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39F0" w14:textId="03308BA1" w:rsidR="001A73E2" w:rsidRDefault="005F100D">
      <w:pPr>
        <w:rPr>
          <w:rFonts w:cstheme="minorHAnsi"/>
        </w:rPr>
      </w:pPr>
      <w:r>
        <w:rPr>
          <w:rFonts w:cstheme="minorHAnsi"/>
        </w:rPr>
        <mc:AlternateContent>
          <mc:Choice Requires="wpg">
            <w:drawing>
              <wp:anchor distT="0" distB="0" distL="114300" distR="114300" simplePos="0" relativeHeight="251658244" behindDoc="0" locked="0" layoutInCell="1" allowOverlap="1" wp14:anchorId="426E7FB4" wp14:editId="4921DA16">
                <wp:simplePos x="0" y="0"/>
                <wp:positionH relativeFrom="column">
                  <wp:posOffset>3530851</wp:posOffset>
                </wp:positionH>
                <wp:positionV relativeFrom="paragraph">
                  <wp:posOffset>-9067605</wp:posOffset>
                </wp:positionV>
                <wp:extent cx="3113890" cy="719455"/>
                <wp:effectExtent l="0" t="0" r="0" b="4445"/>
                <wp:wrapNone/>
                <wp:docPr id="363848215" name="Group 6"/>
                <wp:cNvGraphicFramePr/>
                <a:graphic xmlns:a="http://schemas.openxmlformats.org/drawingml/2006/main">
                  <a:graphicData uri="http://schemas.microsoft.com/office/word/2010/wordprocessingGroup">
                    <wpg:wgp>
                      <wpg:cNvGrpSpPr/>
                      <wpg:grpSpPr>
                        <a:xfrm>
                          <a:off x="0" y="0"/>
                          <a:ext cx="3113890" cy="719455"/>
                          <a:chOff x="1076519" y="0"/>
                          <a:chExt cx="3113890" cy="720000"/>
                        </a:xfrm>
                      </wpg:grpSpPr>
                      <wps:wsp>
                        <wps:cNvPr id="1742941522" name="Rectangle 4"/>
                        <wps:cNvSpPr/>
                        <wps:spPr>
                          <a:xfrm>
                            <a:off x="1425078" y="0"/>
                            <a:ext cx="2765331" cy="720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954199" name="Oval 5"/>
                        <wps:cNvSpPr/>
                        <wps:spPr>
                          <a:xfrm>
                            <a:off x="1076519" y="0"/>
                            <a:ext cx="744279" cy="72000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arto="http://schemas.microsoft.com/office/word/2006/arto" xmlns:asvg="http://schemas.microsoft.com/office/drawing/2016/SVG/main" xmlns:adec="http://schemas.microsoft.com/office/drawing/2017/decorative" xmlns:a16="http://schemas.microsoft.com/office/drawing/2014/main" xmlns:a14="http://schemas.microsoft.com/office/drawing/2010/main" xmlns:pic="http://schemas.openxmlformats.org/drawingml/2006/picture" xmlns:a="http://schemas.openxmlformats.org/drawingml/2006/main">
            <w:pict w14:anchorId="330E8E4C">
              <v:group id="Group 6" style="position:absolute;margin-left:278pt;margin-top:-714pt;width:245.2pt;height:56.65pt;z-index:251658244;mso-width-relative:margin" coordsize="31138,7200" coordorigin="10765" o:spid="_x0000_s1026" w14:anchorId="45680C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">
                <v:rect id="Rectangle 4" style="position:absolute;left:14250;width:27654;height:7200;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"/>
                <v:oval id="Oval 5" style="position:absolute;left:10765;width:7442;height:7200;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">
                  <v:stroke joinstyle="miter"/>
                </v:oval>
              </v:group>
            </w:pict>
          </mc:Fallback>
        </mc:AlternateContent>
      </w:r>
      <w:bookmarkStart w:id="0" w:name="_Ref231246044"/>
      <w:bookmarkEnd w:id="0"/>
      <w:r>
        <w:rPr>
          <w:rFonts w:cstheme="minorHAnsi"/>
        </w:rPr>
        <w:drawing>
          <wp:anchor distT="0" distB="0" distL="114300" distR="114300" simplePos="0" relativeHeight="251658246" behindDoc="0" locked="0" layoutInCell="1" allowOverlap="1" wp14:anchorId="40975C43" wp14:editId="51FDA6D5">
            <wp:simplePos x="0" y="0"/>
            <wp:positionH relativeFrom="page">
              <wp:posOffset>5699760</wp:posOffset>
            </wp:positionH>
            <wp:positionV relativeFrom="paragraph">
              <wp:posOffset>-9014460</wp:posOffset>
            </wp:positionV>
            <wp:extent cx="1849755" cy="616585"/>
            <wp:effectExtent l="0" t="0" r="0" b="0"/>
            <wp:wrapNone/>
            <wp:docPr id="1007222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49755" cy="6165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rPr>
        <w:drawing>
          <wp:anchor distT="0" distB="0" distL="114300" distR="114300" simplePos="0" relativeHeight="251658245" behindDoc="0" locked="0" layoutInCell="1" allowOverlap="1" wp14:anchorId="289C6EE9" wp14:editId="345B3292">
            <wp:simplePos x="0" y="0"/>
            <wp:positionH relativeFrom="column">
              <wp:posOffset>3838575</wp:posOffset>
            </wp:positionH>
            <wp:positionV relativeFrom="paragraph">
              <wp:posOffset>-9034145</wp:posOffset>
            </wp:positionV>
            <wp:extent cx="860425" cy="647700"/>
            <wp:effectExtent l="0" t="0" r="0" b="0"/>
            <wp:wrapNone/>
            <wp:docPr id="21025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042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rPr>
        <mc:AlternateContent>
          <mc:Choice Requires="wps">
            <w:drawing>
              <wp:anchor distT="0" distB="0" distL="114300" distR="114300" simplePos="0" relativeHeight="251658247" behindDoc="0" locked="0" layoutInCell="1" allowOverlap="1" wp14:anchorId="45203177" wp14:editId="08DFAF41">
                <wp:simplePos x="0" y="0"/>
                <wp:positionH relativeFrom="column">
                  <wp:posOffset>4730832</wp:posOffset>
                </wp:positionH>
                <wp:positionV relativeFrom="paragraph">
                  <wp:posOffset>-8990965</wp:posOffset>
                </wp:positionV>
                <wp:extent cx="0" cy="563245"/>
                <wp:effectExtent l="0" t="0" r="38100" b="27305"/>
                <wp:wrapNone/>
                <wp:docPr id="1157261594" name="Straight Connector 9"/>
                <wp:cNvGraphicFramePr/>
                <a:graphic xmlns:a="http://schemas.openxmlformats.org/drawingml/2006/main">
                  <a:graphicData uri="http://schemas.microsoft.com/office/word/2010/wordprocessingShape">
                    <wps:wsp>
                      <wps:cNvCnPr/>
                      <wps:spPr>
                        <a:xfrm>
                          <a:off x="0" y="0"/>
                          <a:ext cx="0" cy="563245"/>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xmlns:arto="http://schemas.microsoft.com/office/word/2006/arto" xmlns:asvg="http://schemas.microsoft.com/office/drawing/2016/SVG/main" xmlns:adec="http://schemas.microsoft.com/office/drawing/2017/decorative" xmlns:a16="http://schemas.microsoft.com/office/drawing/2014/main" xmlns:a14="http://schemas.microsoft.com/office/drawing/2010/main" xmlns:pic="http://schemas.openxmlformats.org/drawingml/2006/picture" xmlns:a="http://schemas.openxmlformats.org/drawingml/2006/main">
            <w:pict w14:anchorId="55D5B5AC">
              <v:line id="Straight Connector 9" style="position:absolute;z-index:251658247;visibility:visible;mso-wrap-style:square;mso-wrap-distance-left:9pt;mso-wrap-distance-top:0;mso-wrap-distance-right:9pt;mso-wrap-distance-bottom:0;mso-position-horizontal:absolute;mso-position-horizontal-relative:text;mso-position-vertical:absolute;mso-position-vertical-relative:text" o:spid="_x0000_s1026" strokecolor="#a5a5a5 [3206]" strokeweight=".5pt" from="372.5pt,-707.95pt" to="372.5pt,-663.6pt" w14:anchorId="49BF87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">
                <v:stroke joinstyle="miter"/>
              </v:line>
            </w:pict>
          </mc:Fallback>
        </mc:AlternateContent>
      </w:r>
      <w:r w:rsidR="00E51828" w:rsidRPr="00E51828">
        <w:rPr>
          <w:rFonts w:cstheme="minorHAnsi"/>
        </w:rPr>
        <w:drawing>
          <wp:anchor distT="0" distB="0" distL="114300" distR="114300" simplePos="0" relativeHeight="251658243" behindDoc="0" locked="0" layoutInCell="1" allowOverlap="1" wp14:anchorId="29F0A91F" wp14:editId="6C19A783">
            <wp:simplePos x="0" y="0"/>
            <wp:positionH relativeFrom="column">
              <wp:posOffset>838200</wp:posOffset>
            </wp:positionH>
            <wp:positionV relativeFrom="paragraph">
              <wp:posOffset>-2774315</wp:posOffset>
            </wp:positionV>
            <wp:extent cx="6969852" cy="5772150"/>
            <wp:effectExtent l="0" t="0" r="0" b="0"/>
            <wp:wrapNone/>
            <wp:docPr id="657103125" name="Picture 16">
              <a:extLst xmlns:a="http://schemas.openxmlformats.org/drawingml/2006/main">
                <a:ext uri="{FF2B5EF4-FFF2-40B4-BE49-F238E27FC236}">
                  <a16:creationId xmlns:a16="http://schemas.microsoft.com/office/drawing/2014/main" id="{21B52807-7673-5576-DEE4-0A88870C0C1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a:extLst>
                        <a:ext uri="{FF2B5EF4-FFF2-40B4-BE49-F238E27FC236}">
                          <a16:creationId xmlns:a16="http://schemas.microsoft.com/office/drawing/2014/main" id="{21B52807-7673-5576-DEE4-0A88870C0C19}"/>
                        </a:ext>
                        <a:ext uri="{C183D7F6-B498-43B3-948B-1728B52AA6E4}">
                          <adec:decorative xmlns:adec="http://schemas.microsoft.com/office/drawing/2017/decorative" val="1"/>
                        </a:ext>
                      </a:extLst>
                    </pic:cNvPr>
                    <pic:cNvPicPr>
                      <a:picLocks noChangeAspect="1"/>
                    </pic:cNvPicPr>
                  </pic:nvPicPr>
                  <pic:blipFill>
                    <a:blip r:embed="rId14" cstate="screen">
                      <a:lum bright="70000" contrast="-70000"/>
                      <a:extLst>
                        <a:ext uri="{28A0092B-C50C-407E-A947-70E740481C1C}">
                          <a14:useLocalDpi xmlns:a14="http://schemas.microsoft.com/office/drawing/2010/main" val="0"/>
                        </a:ext>
                      </a:extLst>
                    </a:blip>
                    <a:stretch>
                      <a:fillRect/>
                    </a:stretch>
                  </pic:blipFill>
                  <pic:spPr>
                    <a:xfrm>
                      <a:off x="0" y="0"/>
                      <a:ext cx="6969852" cy="5772150"/>
                    </a:xfrm>
                    <a:prstGeom prst="rect">
                      <a:avLst/>
                    </a:prstGeom>
                  </pic:spPr>
                </pic:pic>
              </a:graphicData>
            </a:graphic>
            <wp14:sizeRelH relativeFrom="margin">
              <wp14:pctWidth>0</wp14:pctWidth>
            </wp14:sizeRelH>
            <wp14:sizeRelV relativeFrom="margin">
              <wp14:pctHeight>0</wp14:pctHeight>
            </wp14:sizeRelV>
          </wp:anchor>
        </w:drawing>
      </w:r>
      <w:r w:rsidR="00330D52">
        <w:rPr>
          <w:rFonts w:cstheme="minorHAnsi"/>
        </w:rPr>
        <mc:AlternateContent>
          <mc:Choice Requires="wps">
            <w:drawing>
              <wp:anchor distT="0" distB="0" distL="114300" distR="114300" simplePos="0" relativeHeight="251658242" behindDoc="0" locked="0" layoutInCell="1" allowOverlap="1" wp14:anchorId="3FCCA944" wp14:editId="548F24C7">
                <wp:simplePos x="0" y="0"/>
                <wp:positionH relativeFrom="column">
                  <wp:posOffset>-469900</wp:posOffset>
                </wp:positionH>
                <wp:positionV relativeFrom="paragraph">
                  <wp:posOffset>-7105015</wp:posOffset>
                </wp:positionV>
                <wp:extent cx="5257800" cy="3136900"/>
                <wp:effectExtent l="0" t="0" r="0" b="6350"/>
                <wp:wrapNone/>
                <wp:docPr id="1391276295" name="Text Box 2"/>
                <wp:cNvGraphicFramePr/>
                <a:graphic xmlns:a="http://schemas.openxmlformats.org/drawingml/2006/main">
                  <a:graphicData uri="http://schemas.microsoft.com/office/word/2010/wordprocessingShape">
                    <wps:wsp>
                      <wps:cNvSpPr txBox="1"/>
                      <wps:spPr>
                        <a:xfrm>
                          <a:off x="0" y="0"/>
                          <a:ext cx="5257800" cy="3136900"/>
                        </a:xfrm>
                        <a:prstGeom prst="rect">
                          <a:avLst/>
                        </a:prstGeom>
                        <a:noFill/>
                        <a:ln w="6350">
                          <a:noFill/>
                        </a:ln>
                      </wps:spPr>
                      <wps:txbx>
                        <w:txbxContent>
                          <w:p w14:paraId="28C6FEE9" w14:textId="24E1AD29" w:rsidR="00EA49D1" w:rsidRPr="00466531" w:rsidRDefault="00244E02" w:rsidP="00B334A8">
                            <w:pPr>
                              <w:jc w:val="left"/>
                              <w:rPr>
                                <w:color w:val="FFFFFF" w:themeColor="background1"/>
                                <w:sz w:val="52"/>
                                <w:szCs w:val="96"/>
                              </w:rPr>
                            </w:pPr>
                            <w:r w:rsidRPr="00466531">
                              <w:rPr>
                                <w:color w:val="FFFFFF" w:themeColor="background1"/>
                                <w:sz w:val="52"/>
                                <w:szCs w:val="96"/>
                              </w:rPr>
                              <w:t xml:space="preserve">Capgemini response to </w:t>
                            </w:r>
                            <w:r w:rsidR="001631DE" w:rsidRPr="00466531">
                              <w:rPr>
                                <w:color w:val="FFFFFF" w:themeColor="background1"/>
                                <w:sz w:val="52"/>
                                <w:szCs w:val="96"/>
                              </w:rPr>
                              <w:br/>
                            </w:r>
                            <w:r w:rsidR="004130DC" w:rsidRPr="00466531">
                              <w:rPr>
                                <w:color w:val="FFFFFF" w:themeColor="background1"/>
                                <w:sz w:val="52"/>
                                <w:szCs w:val="96"/>
                              </w:rPr>
                              <w:t>Program</w:t>
                            </w:r>
                            <w:r w:rsidR="00E24FCC" w:rsidRPr="00466531">
                              <w:rPr>
                                <w:color w:val="FFFFFF" w:themeColor="background1"/>
                                <w:sz w:val="52"/>
                                <w:szCs w:val="96"/>
                              </w:rPr>
                              <w:t>me</w:t>
                            </w:r>
                            <w:r w:rsidR="004130DC" w:rsidRPr="00466531">
                              <w:rPr>
                                <w:color w:val="FFFFFF" w:themeColor="background1"/>
                                <w:sz w:val="52"/>
                                <w:szCs w:val="96"/>
                              </w:rPr>
                              <w:t xml:space="preserve"> Horizon</w:t>
                            </w:r>
                            <w:r w:rsidR="007D1545" w:rsidRPr="00466531">
                              <w:rPr>
                                <w:color w:val="FFFFFF" w:themeColor="background1"/>
                                <w:sz w:val="52"/>
                                <w:szCs w:val="96"/>
                              </w:rPr>
                              <w:t xml:space="preserve"> </w:t>
                            </w:r>
                            <w:r w:rsidR="00BB76B0" w:rsidRPr="00466531">
                              <w:rPr>
                                <w:color w:val="FFFFFF" w:themeColor="background1"/>
                                <w:sz w:val="52"/>
                                <w:szCs w:val="96"/>
                              </w:rPr>
                              <w:t>2026:</w:t>
                            </w:r>
                            <w:r w:rsidR="007D1545" w:rsidRPr="00466531">
                              <w:rPr>
                                <w:color w:val="FFFFFF" w:themeColor="background1"/>
                                <w:sz w:val="52"/>
                                <w:szCs w:val="96"/>
                              </w:rPr>
                              <w:t xml:space="preserve"> </w:t>
                            </w:r>
                            <w:r w:rsidR="001631DE" w:rsidRPr="00466531">
                              <w:rPr>
                                <w:color w:val="FFFFFF" w:themeColor="background1"/>
                                <w:sz w:val="52"/>
                                <w:szCs w:val="96"/>
                              </w:rPr>
                              <w:br/>
                            </w:r>
                            <w:r w:rsidR="007D1545" w:rsidRPr="00466531">
                              <w:rPr>
                                <w:color w:val="FFFFFF" w:themeColor="background1"/>
                                <w:sz w:val="52"/>
                                <w:szCs w:val="96"/>
                              </w:rPr>
                              <w:t>System Integrator</w:t>
                            </w:r>
                          </w:p>
                          <w:p w14:paraId="3DE1162A" w14:textId="77777777" w:rsidR="00A03289" w:rsidRPr="00466531" w:rsidRDefault="00A03289" w:rsidP="00B334A8">
                            <w:pPr>
                              <w:jc w:val="left"/>
                              <w:rPr>
                                <w:color w:val="FFFFFF" w:themeColor="background1"/>
                                <w:sz w:val="52"/>
                                <w:szCs w:val="96"/>
                              </w:rPr>
                            </w:pPr>
                          </w:p>
                          <w:p w14:paraId="72424CDE" w14:textId="065EA7F5" w:rsidR="00A03289" w:rsidRPr="00466531" w:rsidRDefault="00A03289" w:rsidP="00B334A8">
                            <w:pPr>
                              <w:jc w:val="left"/>
                              <w:rPr>
                                <w:i/>
                                <w:iCs/>
                                <w:color w:val="FFFFFF" w:themeColor="background1"/>
                                <w:sz w:val="52"/>
                                <w:szCs w:val="96"/>
                              </w:rPr>
                            </w:pPr>
                            <w:r w:rsidRPr="00466531">
                              <w:rPr>
                                <w:i/>
                                <w:iCs/>
                                <w:color w:val="FFFFFF" w:themeColor="background1"/>
                                <w:sz w:val="52"/>
                                <w:szCs w:val="96"/>
                              </w:rPr>
                              <w:t>Technical Response</w:t>
                            </w:r>
                          </w:p>
                          <w:p w14:paraId="1CBF0D25" w14:textId="77777777" w:rsidR="007D1545" w:rsidRPr="00466531" w:rsidRDefault="007D1545" w:rsidP="00B334A8">
                            <w:pPr>
                              <w:jc w:val="left"/>
                              <w:rPr>
                                <w:color w:val="FFFFFF" w:themeColor="background1"/>
                                <w:sz w:val="32"/>
                                <w:szCs w:val="44"/>
                              </w:rPr>
                            </w:pPr>
                          </w:p>
                          <w:p w14:paraId="7799044C" w14:textId="7835E805" w:rsidR="007D1545" w:rsidRPr="00466531" w:rsidRDefault="0079537D" w:rsidP="00B334A8">
                            <w:pPr>
                              <w:jc w:val="left"/>
                              <w:rPr>
                                <w:color w:val="FFFFFF" w:themeColor="background1"/>
                                <w:sz w:val="32"/>
                                <w:szCs w:val="44"/>
                              </w:rPr>
                            </w:pPr>
                            <w:r w:rsidRPr="00466531">
                              <w:rPr>
                                <w:color w:val="FFFFFF" w:themeColor="background1"/>
                                <w:sz w:val="32"/>
                                <w:szCs w:val="44"/>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CA944" id="_x0000_t202" coordsize="21600,21600" o:spt="202" path="m,l,21600r21600,l21600,xe">
                <v:stroke joinstyle="miter"/>
                <v:path gradientshapeok="t" o:connecttype="rect"/>
              </v:shapetype>
              <v:shape id="Text Box 2" o:spid="_x0000_s1026" type="#_x0000_t202" style="position:absolute;left:0;text-align:left;margin-left:-37pt;margin-top:-559.45pt;width:414pt;height:24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" filled="f" stroked="f" strokeweight=".5pt">
                <v:textbox>
                  <w:txbxContent>
                    <w:p w14:paraId="28C6FEE9" w14:textId="24E1AD29" w:rsidR="00EA49D1" w:rsidRPr="00466531" w:rsidRDefault="00244E02" w:rsidP="00B334A8">
                      <w:pPr>
                        <w:jc w:val="left"/>
                        <w:rPr>
                          <w:color w:val="FFFFFF" w:themeColor="background1"/>
                          <w:sz w:val="52"/>
                          <w:szCs w:val="96"/>
                        </w:rPr>
                      </w:pPr>
                      <w:r w:rsidRPr="00466531">
                        <w:rPr>
                          <w:color w:val="FFFFFF" w:themeColor="background1"/>
                          <w:sz w:val="52"/>
                          <w:szCs w:val="96"/>
                        </w:rPr>
                        <w:t xml:space="preserve">Capgemini response to </w:t>
                      </w:r>
                      <w:r w:rsidR="001631DE" w:rsidRPr="00466531">
                        <w:rPr>
                          <w:color w:val="FFFFFF" w:themeColor="background1"/>
                          <w:sz w:val="52"/>
                          <w:szCs w:val="96"/>
                        </w:rPr>
                        <w:br/>
                      </w:r>
                      <w:r w:rsidR="004130DC" w:rsidRPr="00466531">
                        <w:rPr>
                          <w:color w:val="FFFFFF" w:themeColor="background1"/>
                          <w:sz w:val="52"/>
                          <w:szCs w:val="96"/>
                        </w:rPr>
                        <w:t>Program</w:t>
                      </w:r>
                      <w:r w:rsidR="00E24FCC" w:rsidRPr="00466531">
                        <w:rPr>
                          <w:color w:val="FFFFFF" w:themeColor="background1"/>
                          <w:sz w:val="52"/>
                          <w:szCs w:val="96"/>
                        </w:rPr>
                        <w:t>me</w:t>
                      </w:r>
                      <w:r w:rsidR="004130DC" w:rsidRPr="00466531">
                        <w:rPr>
                          <w:color w:val="FFFFFF" w:themeColor="background1"/>
                          <w:sz w:val="52"/>
                          <w:szCs w:val="96"/>
                        </w:rPr>
                        <w:t xml:space="preserve"> Horizon</w:t>
                      </w:r>
                      <w:r w:rsidR="007D1545" w:rsidRPr="00466531">
                        <w:rPr>
                          <w:color w:val="FFFFFF" w:themeColor="background1"/>
                          <w:sz w:val="52"/>
                          <w:szCs w:val="96"/>
                        </w:rPr>
                        <w:t xml:space="preserve"> </w:t>
                      </w:r>
                      <w:r w:rsidR="00BB76B0" w:rsidRPr="00466531">
                        <w:rPr>
                          <w:color w:val="FFFFFF" w:themeColor="background1"/>
                          <w:sz w:val="52"/>
                          <w:szCs w:val="96"/>
                        </w:rPr>
                        <w:t>2026:</w:t>
                      </w:r>
                      <w:r w:rsidR="007D1545" w:rsidRPr="00466531">
                        <w:rPr>
                          <w:color w:val="FFFFFF" w:themeColor="background1"/>
                          <w:sz w:val="52"/>
                          <w:szCs w:val="96"/>
                        </w:rPr>
                        <w:t xml:space="preserve"> </w:t>
                      </w:r>
                      <w:r w:rsidR="001631DE" w:rsidRPr="00466531">
                        <w:rPr>
                          <w:color w:val="FFFFFF" w:themeColor="background1"/>
                          <w:sz w:val="52"/>
                          <w:szCs w:val="96"/>
                        </w:rPr>
                        <w:br/>
                      </w:r>
                      <w:r w:rsidR="007D1545" w:rsidRPr="00466531">
                        <w:rPr>
                          <w:color w:val="FFFFFF" w:themeColor="background1"/>
                          <w:sz w:val="52"/>
                          <w:szCs w:val="96"/>
                        </w:rPr>
                        <w:t>System Integrator</w:t>
                      </w:r>
                    </w:p>
                    <w:p w14:paraId="3DE1162A" w14:textId="77777777" w:rsidR="00A03289" w:rsidRPr="00466531" w:rsidRDefault="00A03289" w:rsidP="00B334A8">
                      <w:pPr>
                        <w:jc w:val="left"/>
                        <w:rPr>
                          <w:color w:val="FFFFFF" w:themeColor="background1"/>
                          <w:sz w:val="52"/>
                          <w:szCs w:val="96"/>
                        </w:rPr>
                      </w:pPr>
                    </w:p>
                    <w:p w14:paraId="72424CDE" w14:textId="065EA7F5" w:rsidR="00A03289" w:rsidRPr="00466531" w:rsidRDefault="00A03289" w:rsidP="00B334A8">
                      <w:pPr>
                        <w:jc w:val="left"/>
                        <w:rPr>
                          <w:i/>
                          <w:iCs/>
                          <w:color w:val="FFFFFF" w:themeColor="background1"/>
                          <w:sz w:val="52"/>
                          <w:szCs w:val="96"/>
                        </w:rPr>
                      </w:pPr>
                      <w:r w:rsidRPr="00466531">
                        <w:rPr>
                          <w:i/>
                          <w:iCs/>
                          <w:color w:val="FFFFFF" w:themeColor="background1"/>
                          <w:sz w:val="52"/>
                          <w:szCs w:val="96"/>
                        </w:rPr>
                        <w:t>Technical Response</w:t>
                      </w:r>
                    </w:p>
                    <w:p w14:paraId="1CBF0D25" w14:textId="77777777" w:rsidR="007D1545" w:rsidRPr="00466531" w:rsidRDefault="007D1545" w:rsidP="00B334A8">
                      <w:pPr>
                        <w:jc w:val="left"/>
                        <w:rPr>
                          <w:color w:val="FFFFFF" w:themeColor="background1"/>
                          <w:sz w:val="32"/>
                          <w:szCs w:val="44"/>
                        </w:rPr>
                      </w:pPr>
                    </w:p>
                    <w:p w14:paraId="7799044C" w14:textId="7835E805" w:rsidR="007D1545" w:rsidRPr="00466531" w:rsidRDefault="0079537D" w:rsidP="00B334A8">
                      <w:pPr>
                        <w:jc w:val="left"/>
                        <w:rPr>
                          <w:color w:val="FFFFFF" w:themeColor="background1"/>
                          <w:sz w:val="32"/>
                          <w:szCs w:val="44"/>
                        </w:rPr>
                      </w:pPr>
                      <w:r w:rsidRPr="00466531">
                        <w:rPr>
                          <w:color w:val="FFFFFF" w:themeColor="background1"/>
                          <w:sz w:val="32"/>
                          <w:szCs w:val="44"/>
                        </w:rPr>
                        <w:t>June 2026</w:t>
                      </w:r>
                    </w:p>
                  </w:txbxContent>
                </v:textbox>
              </v:shape>
            </w:pict>
          </mc:Fallback>
        </mc:AlternateContent>
      </w:r>
      <w:r w:rsidR="007170A0">
        <w:rPr>
          <w:rFonts w:cstheme="minorHAnsi"/>
        </w:rPr>
        <w:drawing>
          <wp:anchor distT="0" distB="0" distL="114300" distR="114300" simplePos="0" relativeHeight="251658240" behindDoc="1" locked="0" layoutInCell="1" allowOverlap="1" wp14:anchorId="70C673AC" wp14:editId="3D106E95">
            <wp:simplePos x="0" y="0"/>
            <wp:positionH relativeFrom="page">
              <wp:align>right</wp:align>
            </wp:positionH>
            <wp:positionV relativeFrom="page">
              <wp:posOffset>5715</wp:posOffset>
            </wp:positionV>
            <wp:extent cx="7548880" cy="10753725"/>
            <wp:effectExtent l="0" t="0" r="0" b="9525"/>
            <wp:wrapNone/>
            <wp:docPr id="1723583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3714" name="Picture 17235837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48880" cy="10753725"/>
                    </a:xfrm>
                    <a:prstGeom prst="rect">
                      <a:avLst/>
                    </a:prstGeom>
                  </pic:spPr>
                </pic:pic>
              </a:graphicData>
            </a:graphic>
            <wp14:sizeRelH relativeFrom="margin">
              <wp14:pctWidth>0</wp14:pctWidth>
            </wp14:sizeRelH>
            <wp14:sizeRelV relativeFrom="margin">
              <wp14:pctHeight>0</wp14:pctHeight>
            </wp14:sizeRelV>
          </wp:anchor>
        </w:drawing>
      </w:r>
      <w:r w:rsidR="00635BA6" w:rsidRPr="00DC1D95">
        <w:rPr>
          <w:rFonts w:cstheme="minorHAnsi"/>
        </w:rPr>
        <mc:AlternateContent>
          <mc:Choice Requires="wps">
            <w:drawing>
              <wp:anchor distT="0" distB="0" distL="114300" distR="114300" simplePos="0" relativeHeight="251658241" behindDoc="0" locked="0" layoutInCell="1" allowOverlap="1" wp14:anchorId="775A1C9E" wp14:editId="2221D304">
                <wp:simplePos x="0" y="0"/>
                <wp:positionH relativeFrom="margin">
                  <wp:align>center</wp:align>
                </wp:positionH>
                <wp:positionV relativeFrom="paragraph">
                  <wp:posOffset>2636437</wp:posOffset>
                </wp:positionV>
                <wp:extent cx="5885180" cy="1645920"/>
                <wp:effectExtent l="0" t="0" r="0" b="0"/>
                <wp:wrapNone/>
                <wp:docPr id="4" name="Text Box 4"/>
                <wp:cNvGraphicFramePr/>
                <a:graphic xmlns:a="http://schemas.openxmlformats.org/drawingml/2006/main">
                  <a:graphicData uri="http://schemas.microsoft.com/office/word/2010/wordprocessingShape">
                    <wps:wsp>
                      <wps:cNvSpPr txBox="1"/>
                      <wps:spPr>
                        <a:xfrm>
                          <a:off x="0" y="0"/>
                          <a:ext cx="5885180" cy="16459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AEE679" w14:textId="6A9E9891" w:rsidR="00241F98" w:rsidRPr="00466531" w:rsidRDefault="00241F98" w:rsidP="00241F98">
                            <w:pPr>
                              <w:pStyle w:val="BasicParagraph"/>
                              <w:suppressAutoHyphens/>
                              <w:spacing w:line="240" w:lineRule="auto"/>
                              <w:jc w:val="center"/>
                              <w:rPr>
                                <w:color w:val="FFFFFF" w:themeColor="background1"/>
                                <w:sz w:val="22"/>
                                <w:szCs w:val="22"/>
                                <w:lang w:val="en-AU"/>
                              </w:rPr>
                            </w:pPr>
                            <w:r w:rsidRPr="00466531">
                              <w:rPr>
                                <w:rFonts w:ascii="Century Gothic" w:hAnsi="Century Gothic" w:cs="Century Gothic"/>
                                <w:b/>
                                <w:bCs/>
                                <w:color w:val="FFFFFF" w:themeColor="background1"/>
                                <w:sz w:val="96"/>
                                <w:szCs w:val="96"/>
                                <w:lang w:val="en-AU"/>
                              </w:rPr>
                              <w:t xml:space="preserve">Part D – </w:t>
                            </w:r>
                            <w:r w:rsidR="00FE7FB9" w:rsidRPr="00466531">
                              <w:rPr>
                                <w:rFonts w:ascii="Century Gothic" w:hAnsi="Century Gothic" w:cs="Century Gothic"/>
                                <w:b/>
                                <w:bCs/>
                                <w:color w:val="FFFFFF" w:themeColor="background1"/>
                                <w:sz w:val="96"/>
                                <w:szCs w:val="96"/>
                                <w:lang w:val="en-AU"/>
                              </w:rPr>
                              <w:t>RFP</w:t>
                            </w:r>
                            <w:r w:rsidR="00143932" w:rsidRPr="00466531">
                              <w:rPr>
                                <w:rFonts w:ascii="Century Gothic" w:hAnsi="Century Gothic" w:cs="Century Gothic"/>
                                <w:b/>
                                <w:bCs/>
                                <w:color w:val="FFFFFF" w:themeColor="background1"/>
                                <w:sz w:val="96"/>
                                <w:szCs w:val="96"/>
                                <w:lang w:val="en-AU"/>
                              </w:rPr>
                              <w:t xml:space="preserve"> </w:t>
                            </w:r>
                            <w:r w:rsidRPr="00466531">
                              <w:rPr>
                                <w:rFonts w:ascii="Century Gothic" w:hAnsi="Century Gothic" w:cs="Century Gothic"/>
                                <w:b/>
                                <w:bCs/>
                                <w:color w:val="FFFFFF" w:themeColor="background1"/>
                                <w:sz w:val="96"/>
                                <w:szCs w:val="96"/>
                                <w:lang w:val="en-AU"/>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5A1C9E" id="Text Box 4" o:spid="_x0000_s1027" type="#_x0000_t202" style="position:absolute;left:0;text-align:left;margin-left:0;margin-top:207.6pt;width:463.4pt;height:129.6pt;z-index:25165824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" filled="f" stroked="f">
                <v:textbox>
                  <w:txbxContent>
                    <w:p w14:paraId="71AEE679" w14:textId="6A9E9891" w:rsidR="00241F98" w:rsidRPr="00466531" w:rsidRDefault="00241F98" w:rsidP="00241F98">
                      <w:pPr>
                        <w:pStyle w:val="BasicParagraph"/>
                        <w:suppressAutoHyphens/>
                        <w:spacing w:line="240" w:lineRule="auto"/>
                        <w:jc w:val="center"/>
                        <w:rPr>
                          <w:color w:val="FFFFFF" w:themeColor="background1"/>
                          <w:sz w:val="22"/>
                          <w:szCs w:val="22"/>
                          <w:lang w:val="en-AU"/>
                        </w:rPr>
                      </w:pPr>
                      <w:r w:rsidRPr="00466531">
                        <w:rPr>
                          <w:rFonts w:ascii="Century Gothic" w:hAnsi="Century Gothic" w:cs="Century Gothic"/>
                          <w:b/>
                          <w:bCs/>
                          <w:color w:val="FFFFFF" w:themeColor="background1"/>
                          <w:sz w:val="96"/>
                          <w:szCs w:val="96"/>
                          <w:lang w:val="en-AU"/>
                        </w:rPr>
                        <w:t xml:space="preserve">Part D – </w:t>
                      </w:r>
                      <w:r w:rsidR="00FE7FB9" w:rsidRPr="00466531">
                        <w:rPr>
                          <w:rFonts w:ascii="Century Gothic" w:hAnsi="Century Gothic" w:cs="Century Gothic"/>
                          <w:b/>
                          <w:bCs/>
                          <w:color w:val="FFFFFF" w:themeColor="background1"/>
                          <w:sz w:val="96"/>
                          <w:szCs w:val="96"/>
                          <w:lang w:val="en-AU"/>
                        </w:rPr>
                        <w:t>RFP</w:t>
                      </w:r>
                      <w:r w:rsidR="00143932" w:rsidRPr="00466531">
                        <w:rPr>
                          <w:rFonts w:ascii="Century Gothic" w:hAnsi="Century Gothic" w:cs="Century Gothic"/>
                          <w:b/>
                          <w:bCs/>
                          <w:color w:val="FFFFFF" w:themeColor="background1"/>
                          <w:sz w:val="96"/>
                          <w:szCs w:val="96"/>
                          <w:lang w:val="en-AU"/>
                        </w:rPr>
                        <w:t xml:space="preserve"> </w:t>
                      </w:r>
                      <w:r w:rsidRPr="00466531">
                        <w:rPr>
                          <w:rFonts w:ascii="Century Gothic" w:hAnsi="Century Gothic" w:cs="Century Gothic"/>
                          <w:b/>
                          <w:bCs/>
                          <w:color w:val="FFFFFF" w:themeColor="background1"/>
                          <w:sz w:val="96"/>
                          <w:szCs w:val="96"/>
                          <w:lang w:val="en-AU"/>
                        </w:rPr>
                        <w:t>Response</w:t>
                      </w:r>
                    </w:p>
                  </w:txbxContent>
                </v:textbox>
                <w10:wrap anchorx="margin"/>
              </v:shape>
            </w:pict>
          </mc:Fallback>
        </mc:AlternateContent>
      </w:r>
    </w:p>
    <w:sdt>
      <w:sdtPr>
        <w:rPr>
          <w:rFonts w:eastAsiaTheme="minorEastAsia" w:cstheme="minorBidi"/>
          <w:b w:val="0"/>
          <w:bCs w:val="0"/>
          <w:color w:val="auto"/>
          <w:sz w:val="20"/>
          <w:szCs w:val="20"/>
          <w:lang w:eastAsia="en-US"/>
        </w:rPr>
        <w:id w:val="-1594387558"/>
        <w:docPartObj>
          <w:docPartGallery w:val="Table of Contents"/>
          <w:docPartUnique/>
        </w:docPartObj>
      </w:sdtPr>
      <w:sdtContent>
        <w:p w14:paraId="6486B273" w14:textId="3DD157FF" w:rsidR="00A777C4" w:rsidRPr="00782285" w:rsidRDefault="00A777C4" w:rsidP="009A2416">
          <w:pPr>
            <w:pStyle w:val="Heading1"/>
            <w:numPr>
              <w:ilvl w:val="0"/>
              <w:numId w:val="0"/>
            </w:numPr>
            <w:rPr>
              <w:sz w:val="20"/>
              <w:szCs w:val="20"/>
            </w:rPr>
          </w:pPr>
        </w:p>
        <w:p w14:paraId="3E068A91" w14:textId="4DAB44CA" w:rsidR="00E00186" w:rsidRDefault="00A777C4">
          <w:pPr>
            <w:pStyle w:val="TOC1"/>
            <w:rPr>
              <w:rFonts w:asciiTheme="minorHAnsi" w:eastAsiaTheme="minorEastAsia" w:hAnsiTheme="minorHAnsi" w:cstheme="minorBidi"/>
              <w:b w:val="0"/>
              <w:noProof/>
              <w:kern w:val="2"/>
              <w:sz w:val="24"/>
              <w:szCs w:val="24"/>
              <w:lang w:eastAsia="ja-JP"/>
              <w14:ligatures w14:val="standardContextual"/>
            </w:rPr>
          </w:pPr>
          <w:r w:rsidRPr="00782285">
            <w:rPr>
              <w:sz w:val="20"/>
            </w:rPr>
            <w:fldChar w:fldCharType="begin"/>
          </w:r>
          <w:r w:rsidRPr="00782285">
            <w:rPr>
              <w:sz w:val="20"/>
            </w:rPr>
            <w:instrText>TOC \o "1-3" \z \u \h</w:instrText>
          </w:r>
          <w:r w:rsidRPr="00782285">
            <w:rPr>
              <w:sz w:val="20"/>
            </w:rPr>
            <w:fldChar w:fldCharType="separate"/>
          </w:r>
          <w:hyperlink w:anchor="_Toc231276417" w:history="1">
            <w:r w:rsidR="00E00186" w:rsidRPr="00D57276">
              <w:rPr>
                <w:rStyle w:val="Hyperlink"/>
                <w:noProof/>
              </w:rPr>
              <w:t>1</w:t>
            </w:r>
            <w:r w:rsidR="00E00186">
              <w:rPr>
                <w:rFonts w:asciiTheme="minorHAnsi" w:eastAsiaTheme="minorEastAsia" w:hAnsiTheme="minorHAnsi" w:cstheme="minorBidi"/>
                <w:b w:val="0"/>
                <w:noProof/>
                <w:kern w:val="2"/>
                <w:sz w:val="24"/>
                <w:szCs w:val="24"/>
                <w:lang w:eastAsia="ja-JP"/>
                <w14:ligatures w14:val="standardContextual"/>
              </w:rPr>
              <w:tab/>
            </w:r>
            <w:r w:rsidR="00E00186" w:rsidRPr="00D57276">
              <w:rPr>
                <w:rStyle w:val="Hyperlink"/>
                <w:noProof/>
              </w:rPr>
              <w:t>Cover Letter</w:t>
            </w:r>
            <w:r w:rsidR="00E00186">
              <w:rPr>
                <w:noProof/>
                <w:webHidden/>
              </w:rPr>
              <w:tab/>
            </w:r>
            <w:r w:rsidR="00E00186">
              <w:rPr>
                <w:noProof/>
                <w:webHidden/>
              </w:rPr>
              <w:fldChar w:fldCharType="begin"/>
            </w:r>
            <w:r w:rsidR="00E00186">
              <w:rPr>
                <w:noProof/>
                <w:webHidden/>
              </w:rPr>
              <w:instrText xml:space="preserve"> PAGEREF _Toc231276417 \h </w:instrText>
            </w:r>
            <w:r w:rsidR="00E00186">
              <w:rPr>
                <w:noProof/>
                <w:webHidden/>
              </w:rPr>
            </w:r>
            <w:r w:rsidR="00E00186">
              <w:rPr>
                <w:noProof/>
                <w:webHidden/>
              </w:rPr>
              <w:fldChar w:fldCharType="separate"/>
            </w:r>
            <w:r w:rsidR="00E00186">
              <w:rPr>
                <w:noProof/>
                <w:webHidden/>
              </w:rPr>
              <w:t>6</w:t>
            </w:r>
            <w:r w:rsidR="00E00186">
              <w:rPr>
                <w:noProof/>
                <w:webHidden/>
              </w:rPr>
              <w:fldChar w:fldCharType="end"/>
            </w:r>
          </w:hyperlink>
        </w:p>
        <w:p w14:paraId="1BFEA3B6" w14:textId="07CF915A"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18" w:history="1">
            <w:r w:rsidRPr="00D57276">
              <w:rPr>
                <w:rStyle w:val="Hyperlink"/>
                <w:noProof/>
              </w:rPr>
              <w:t>2</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Executive Summary</w:t>
            </w:r>
            <w:r>
              <w:rPr>
                <w:noProof/>
                <w:webHidden/>
              </w:rPr>
              <w:tab/>
            </w:r>
            <w:r>
              <w:rPr>
                <w:noProof/>
                <w:webHidden/>
              </w:rPr>
              <w:fldChar w:fldCharType="begin"/>
            </w:r>
            <w:r>
              <w:rPr>
                <w:noProof/>
                <w:webHidden/>
              </w:rPr>
              <w:instrText xml:space="preserve"> PAGEREF _Toc231276418 \h </w:instrText>
            </w:r>
            <w:r>
              <w:rPr>
                <w:noProof/>
                <w:webHidden/>
              </w:rPr>
            </w:r>
            <w:r>
              <w:rPr>
                <w:noProof/>
                <w:webHidden/>
              </w:rPr>
              <w:fldChar w:fldCharType="separate"/>
            </w:r>
            <w:r>
              <w:rPr>
                <w:noProof/>
                <w:webHidden/>
              </w:rPr>
              <w:t>7</w:t>
            </w:r>
            <w:r>
              <w:rPr>
                <w:noProof/>
                <w:webHidden/>
              </w:rPr>
              <w:fldChar w:fldCharType="end"/>
            </w:r>
          </w:hyperlink>
        </w:p>
        <w:p w14:paraId="12DB3817" w14:textId="63610DD0"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19" w:history="1">
            <w:r w:rsidRPr="00D57276">
              <w:rPr>
                <w:rStyle w:val="Hyperlink"/>
                <w:noProof/>
              </w:rPr>
              <w:t>2.1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Overview</w:t>
            </w:r>
            <w:r>
              <w:rPr>
                <w:noProof/>
                <w:webHidden/>
              </w:rPr>
              <w:tab/>
            </w:r>
            <w:r>
              <w:rPr>
                <w:noProof/>
                <w:webHidden/>
              </w:rPr>
              <w:fldChar w:fldCharType="begin"/>
            </w:r>
            <w:r>
              <w:rPr>
                <w:noProof/>
                <w:webHidden/>
              </w:rPr>
              <w:instrText xml:space="preserve"> PAGEREF _Toc231276419 \h </w:instrText>
            </w:r>
            <w:r>
              <w:rPr>
                <w:noProof/>
                <w:webHidden/>
              </w:rPr>
            </w:r>
            <w:r>
              <w:rPr>
                <w:noProof/>
                <w:webHidden/>
              </w:rPr>
              <w:fldChar w:fldCharType="separate"/>
            </w:r>
            <w:r>
              <w:rPr>
                <w:noProof/>
                <w:webHidden/>
              </w:rPr>
              <w:t>7</w:t>
            </w:r>
            <w:r>
              <w:rPr>
                <w:noProof/>
                <w:webHidden/>
              </w:rPr>
              <w:fldChar w:fldCharType="end"/>
            </w:r>
          </w:hyperlink>
        </w:p>
        <w:p w14:paraId="7F037BF4" w14:textId="66C922E0"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0" w:history="1">
            <w:r w:rsidRPr="00D57276">
              <w:rPr>
                <w:rStyle w:val="Hyperlink"/>
                <w:noProof/>
              </w:rPr>
              <w:t>2.2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Why select Capgemini</w:t>
            </w:r>
            <w:r>
              <w:rPr>
                <w:noProof/>
                <w:webHidden/>
              </w:rPr>
              <w:tab/>
            </w:r>
            <w:r>
              <w:rPr>
                <w:noProof/>
                <w:webHidden/>
              </w:rPr>
              <w:fldChar w:fldCharType="begin"/>
            </w:r>
            <w:r>
              <w:rPr>
                <w:noProof/>
                <w:webHidden/>
              </w:rPr>
              <w:instrText xml:space="preserve"> PAGEREF _Toc231276420 \h </w:instrText>
            </w:r>
            <w:r>
              <w:rPr>
                <w:noProof/>
                <w:webHidden/>
              </w:rPr>
            </w:r>
            <w:r>
              <w:rPr>
                <w:noProof/>
                <w:webHidden/>
              </w:rPr>
              <w:fldChar w:fldCharType="separate"/>
            </w:r>
            <w:r>
              <w:rPr>
                <w:noProof/>
                <w:webHidden/>
              </w:rPr>
              <w:t>8</w:t>
            </w:r>
            <w:r>
              <w:rPr>
                <w:noProof/>
                <w:webHidden/>
              </w:rPr>
              <w:fldChar w:fldCharType="end"/>
            </w:r>
          </w:hyperlink>
        </w:p>
        <w:p w14:paraId="43B74949" w14:textId="74152462"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1" w:history="1">
            <w:r w:rsidRPr="00D57276">
              <w:rPr>
                <w:rStyle w:val="Hyperlink"/>
                <w:noProof/>
              </w:rPr>
              <w:t>2.3</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Our commercial approach</w:t>
            </w:r>
            <w:r>
              <w:rPr>
                <w:noProof/>
                <w:webHidden/>
              </w:rPr>
              <w:tab/>
            </w:r>
            <w:r>
              <w:rPr>
                <w:noProof/>
                <w:webHidden/>
              </w:rPr>
              <w:fldChar w:fldCharType="begin"/>
            </w:r>
            <w:r>
              <w:rPr>
                <w:noProof/>
                <w:webHidden/>
              </w:rPr>
              <w:instrText xml:space="preserve"> PAGEREF _Toc231276421 \h </w:instrText>
            </w:r>
            <w:r>
              <w:rPr>
                <w:noProof/>
                <w:webHidden/>
              </w:rPr>
            </w:r>
            <w:r>
              <w:rPr>
                <w:noProof/>
                <w:webHidden/>
              </w:rPr>
              <w:fldChar w:fldCharType="separate"/>
            </w:r>
            <w:r>
              <w:rPr>
                <w:noProof/>
                <w:webHidden/>
              </w:rPr>
              <w:t>9</w:t>
            </w:r>
            <w:r>
              <w:rPr>
                <w:noProof/>
                <w:webHidden/>
              </w:rPr>
              <w:fldChar w:fldCharType="end"/>
            </w:r>
          </w:hyperlink>
        </w:p>
        <w:p w14:paraId="698342EB" w14:textId="2BFA0C3D"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2" w:history="1">
            <w:r w:rsidRPr="00D57276">
              <w:rPr>
                <w:rStyle w:val="Hyperlink"/>
                <w:noProof/>
              </w:rPr>
              <w:t>2.4</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Our Values</w:t>
            </w:r>
            <w:r>
              <w:rPr>
                <w:noProof/>
                <w:webHidden/>
              </w:rPr>
              <w:tab/>
            </w:r>
            <w:r>
              <w:rPr>
                <w:noProof/>
                <w:webHidden/>
              </w:rPr>
              <w:fldChar w:fldCharType="begin"/>
            </w:r>
            <w:r>
              <w:rPr>
                <w:noProof/>
                <w:webHidden/>
              </w:rPr>
              <w:instrText xml:space="preserve"> PAGEREF _Toc231276422 \h </w:instrText>
            </w:r>
            <w:r>
              <w:rPr>
                <w:noProof/>
                <w:webHidden/>
              </w:rPr>
            </w:r>
            <w:r>
              <w:rPr>
                <w:noProof/>
                <w:webHidden/>
              </w:rPr>
              <w:fldChar w:fldCharType="separate"/>
            </w:r>
            <w:r>
              <w:rPr>
                <w:noProof/>
                <w:webHidden/>
              </w:rPr>
              <w:t>10</w:t>
            </w:r>
            <w:r>
              <w:rPr>
                <w:noProof/>
                <w:webHidden/>
              </w:rPr>
              <w:fldChar w:fldCharType="end"/>
            </w:r>
          </w:hyperlink>
        </w:p>
        <w:p w14:paraId="6BAB238F" w14:textId="4C242137"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3" w:history="1">
            <w:r w:rsidRPr="00D57276">
              <w:rPr>
                <w:rStyle w:val="Hyperlink"/>
                <w:noProof/>
              </w:rPr>
              <w:t>2.5</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Environmental Sustainability</w:t>
            </w:r>
            <w:r>
              <w:rPr>
                <w:noProof/>
                <w:webHidden/>
              </w:rPr>
              <w:tab/>
            </w:r>
            <w:r>
              <w:rPr>
                <w:noProof/>
                <w:webHidden/>
              </w:rPr>
              <w:fldChar w:fldCharType="begin"/>
            </w:r>
            <w:r>
              <w:rPr>
                <w:noProof/>
                <w:webHidden/>
              </w:rPr>
              <w:instrText xml:space="preserve"> PAGEREF _Toc231276423 \h </w:instrText>
            </w:r>
            <w:r>
              <w:rPr>
                <w:noProof/>
                <w:webHidden/>
              </w:rPr>
            </w:r>
            <w:r>
              <w:rPr>
                <w:noProof/>
                <w:webHidden/>
              </w:rPr>
              <w:fldChar w:fldCharType="separate"/>
            </w:r>
            <w:r>
              <w:rPr>
                <w:noProof/>
                <w:webHidden/>
              </w:rPr>
              <w:t>11</w:t>
            </w:r>
            <w:r>
              <w:rPr>
                <w:noProof/>
                <w:webHidden/>
              </w:rPr>
              <w:fldChar w:fldCharType="end"/>
            </w:r>
          </w:hyperlink>
        </w:p>
        <w:p w14:paraId="1F801E43" w14:textId="26ACF174"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4" w:history="1">
            <w:r w:rsidRPr="00D57276">
              <w:rPr>
                <w:rStyle w:val="Hyperlink"/>
                <w:noProof/>
              </w:rPr>
              <w:t>2.6</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Our love for Rugby</w:t>
            </w:r>
            <w:r>
              <w:rPr>
                <w:noProof/>
                <w:webHidden/>
              </w:rPr>
              <w:tab/>
            </w:r>
            <w:r>
              <w:rPr>
                <w:noProof/>
                <w:webHidden/>
              </w:rPr>
              <w:fldChar w:fldCharType="begin"/>
            </w:r>
            <w:r>
              <w:rPr>
                <w:noProof/>
                <w:webHidden/>
              </w:rPr>
              <w:instrText xml:space="preserve"> PAGEREF _Toc231276424 \h </w:instrText>
            </w:r>
            <w:r>
              <w:rPr>
                <w:noProof/>
                <w:webHidden/>
              </w:rPr>
            </w:r>
            <w:r>
              <w:rPr>
                <w:noProof/>
                <w:webHidden/>
              </w:rPr>
              <w:fldChar w:fldCharType="separate"/>
            </w:r>
            <w:r>
              <w:rPr>
                <w:noProof/>
                <w:webHidden/>
              </w:rPr>
              <w:t>11</w:t>
            </w:r>
            <w:r>
              <w:rPr>
                <w:noProof/>
                <w:webHidden/>
              </w:rPr>
              <w:fldChar w:fldCharType="end"/>
            </w:r>
          </w:hyperlink>
        </w:p>
        <w:p w14:paraId="1115A6D1" w14:textId="4C023E3A"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25" w:history="1">
            <w:r w:rsidRPr="00D57276">
              <w:rPr>
                <w:rStyle w:val="Hyperlink"/>
                <w:noProof/>
              </w:rPr>
              <w:t>3</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Proposed Solution &amp; High-Level Design</w:t>
            </w:r>
            <w:r>
              <w:rPr>
                <w:noProof/>
                <w:webHidden/>
              </w:rPr>
              <w:tab/>
            </w:r>
            <w:r>
              <w:rPr>
                <w:noProof/>
                <w:webHidden/>
              </w:rPr>
              <w:fldChar w:fldCharType="begin"/>
            </w:r>
            <w:r>
              <w:rPr>
                <w:noProof/>
                <w:webHidden/>
              </w:rPr>
              <w:instrText xml:space="preserve"> PAGEREF _Toc231276425 \h </w:instrText>
            </w:r>
            <w:r>
              <w:rPr>
                <w:noProof/>
                <w:webHidden/>
              </w:rPr>
            </w:r>
            <w:r>
              <w:rPr>
                <w:noProof/>
                <w:webHidden/>
              </w:rPr>
              <w:fldChar w:fldCharType="separate"/>
            </w:r>
            <w:r>
              <w:rPr>
                <w:noProof/>
                <w:webHidden/>
              </w:rPr>
              <w:t>12</w:t>
            </w:r>
            <w:r>
              <w:rPr>
                <w:noProof/>
                <w:webHidden/>
              </w:rPr>
              <w:fldChar w:fldCharType="end"/>
            </w:r>
          </w:hyperlink>
        </w:p>
        <w:p w14:paraId="06AD556E" w14:textId="3CAB64F2"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26" w:history="1">
            <w:r w:rsidRPr="00D57276">
              <w:rPr>
                <w:rStyle w:val="Hyperlink"/>
                <w:noProof/>
              </w:rPr>
              <w:t>3.1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Overview of Solution Architecture</w:t>
            </w:r>
            <w:r>
              <w:rPr>
                <w:noProof/>
                <w:webHidden/>
              </w:rPr>
              <w:tab/>
            </w:r>
            <w:r>
              <w:rPr>
                <w:noProof/>
                <w:webHidden/>
              </w:rPr>
              <w:fldChar w:fldCharType="begin"/>
            </w:r>
            <w:r>
              <w:rPr>
                <w:noProof/>
                <w:webHidden/>
              </w:rPr>
              <w:instrText xml:space="preserve"> PAGEREF _Toc231276426 \h </w:instrText>
            </w:r>
            <w:r>
              <w:rPr>
                <w:noProof/>
                <w:webHidden/>
              </w:rPr>
            </w:r>
            <w:r>
              <w:rPr>
                <w:noProof/>
                <w:webHidden/>
              </w:rPr>
              <w:fldChar w:fldCharType="separate"/>
            </w:r>
            <w:r>
              <w:rPr>
                <w:noProof/>
                <w:webHidden/>
              </w:rPr>
              <w:t>12</w:t>
            </w:r>
            <w:r>
              <w:rPr>
                <w:noProof/>
                <w:webHidden/>
              </w:rPr>
              <w:fldChar w:fldCharType="end"/>
            </w:r>
          </w:hyperlink>
        </w:p>
        <w:p w14:paraId="42B30499" w14:textId="0CEE73B6"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27" w:history="1">
            <w:r w:rsidRPr="00D57276">
              <w:rPr>
                <w:rStyle w:val="Hyperlink"/>
                <w:bCs/>
                <w:noProof/>
              </w:rPr>
              <w:t>3.1.1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Scalability of the solution</w:t>
            </w:r>
            <w:r>
              <w:rPr>
                <w:noProof/>
                <w:webHidden/>
              </w:rPr>
              <w:tab/>
            </w:r>
            <w:r>
              <w:rPr>
                <w:noProof/>
                <w:webHidden/>
              </w:rPr>
              <w:fldChar w:fldCharType="begin"/>
            </w:r>
            <w:r>
              <w:rPr>
                <w:noProof/>
                <w:webHidden/>
              </w:rPr>
              <w:instrText xml:space="preserve"> PAGEREF _Toc231276427 \h </w:instrText>
            </w:r>
            <w:r>
              <w:rPr>
                <w:noProof/>
                <w:webHidden/>
              </w:rPr>
            </w:r>
            <w:r>
              <w:rPr>
                <w:noProof/>
                <w:webHidden/>
              </w:rPr>
              <w:fldChar w:fldCharType="separate"/>
            </w:r>
            <w:r>
              <w:rPr>
                <w:noProof/>
                <w:webHidden/>
              </w:rPr>
              <w:t>15</w:t>
            </w:r>
            <w:r>
              <w:rPr>
                <w:noProof/>
                <w:webHidden/>
              </w:rPr>
              <w:fldChar w:fldCharType="end"/>
            </w:r>
          </w:hyperlink>
        </w:p>
        <w:p w14:paraId="68C43ECA" w14:textId="690B9E60"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28" w:history="1">
            <w:r w:rsidRPr="00D57276">
              <w:rPr>
                <w:rStyle w:val="Hyperlink"/>
                <w:bCs/>
                <w:noProof/>
              </w:rPr>
              <w:t>3.1.2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Enterprise integration for monitoring, observability and operational telemetry</w:t>
            </w:r>
            <w:r>
              <w:rPr>
                <w:noProof/>
                <w:webHidden/>
              </w:rPr>
              <w:tab/>
            </w:r>
            <w:r>
              <w:rPr>
                <w:noProof/>
                <w:webHidden/>
              </w:rPr>
              <w:fldChar w:fldCharType="begin"/>
            </w:r>
            <w:r>
              <w:rPr>
                <w:noProof/>
                <w:webHidden/>
              </w:rPr>
              <w:instrText xml:space="preserve"> PAGEREF _Toc231276428 \h </w:instrText>
            </w:r>
            <w:r>
              <w:rPr>
                <w:noProof/>
                <w:webHidden/>
              </w:rPr>
            </w:r>
            <w:r>
              <w:rPr>
                <w:noProof/>
                <w:webHidden/>
              </w:rPr>
              <w:fldChar w:fldCharType="separate"/>
            </w:r>
            <w:r>
              <w:rPr>
                <w:noProof/>
                <w:webHidden/>
              </w:rPr>
              <w:t>16</w:t>
            </w:r>
            <w:r>
              <w:rPr>
                <w:noProof/>
                <w:webHidden/>
              </w:rPr>
              <w:fldChar w:fldCharType="end"/>
            </w:r>
          </w:hyperlink>
        </w:p>
        <w:p w14:paraId="4BA9CA16" w14:textId="7448F822"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29" w:history="1">
            <w:r w:rsidRPr="00D57276">
              <w:rPr>
                <w:rStyle w:val="Hyperlink"/>
                <w:noProof/>
              </w:rPr>
              <w:t>4</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Programme Plan and Delivery Methodology</w:t>
            </w:r>
            <w:r>
              <w:rPr>
                <w:noProof/>
                <w:webHidden/>
              </w:rPr>
              <w:tab/>
            </w:r>
            <w:r>
              <w:rPr>
                <w:noProof/>
                <w:webHidden/>
              </w:rPr>
              <w:fldChar w:fldCharType="begin"/>
            </w:r>
            <w:r>
              <w:rPr>
                <w:noProof/>
                <w:webHidden/>
              </w:rPr>
              <w:instrText xml:space="preserve"> PAGEREF _Toc231276429 \h </w:instrText>
            </w:r>
            <w:r>
              <w:rPr>
                <w:noProof/>
                <w:webHidden/>
              </w:rPr>
            </w:r>
            <w:r>
              <w:rPr>
                <w:noProof/>
                <w:webHidden/>
              </w:rPr>
              <w:fldChar w:fldCharType="separate"/>
            </w:r>
            <w:r>
              <w:rPr>
                <w:noProof/>
                <w:webHidden/>
              </w:rPr>
              <w:t>17</w:t>
            </w:r>
            <w:r>
              <w:rPr>
                <w:noProof/>
                <w:webHidden/>
              </w:rPr>
              <w:fldChar w:fldCharType="end"/>
            </w:r>
          </w:hyperlink>
        </w:p>
        <w:p w14:paraId="4BBA8DC0" w14:textId="5399557D"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30" w:history="1">
            <w:r w:rsidRPr="00D57276">
              <w:rPr>
                <w:rStyle w:val="Hyperlink"/>
                <w:noProof/>
              </w:rPr>
              <w:t>4.1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Integrated Programme Plan on a Page</w:t>
            </w:r>
            <w:r>
              <w:rPr>
                <w:noProof/>
                <w:webHidden/>
              </w:rPr>
              <w:tab/>
            </w:r>
            <w:r>
              <w:rPr>
                <w:noProof/>
                <w:webHidden/>
              </w:rPr>
              <w:fldChar w:fldCharType="begin"/>
            </w:r>
            <w:r>
              <w:rPr>
                <w:noProof/>
                <w:webHidden/>
              </w:rPr>
              <w:instrText xml:space="preserve"> PAGEREF _Toc231276430 \h </w:instrText>
            </w:r>
            <w:r>
              <w:rPr>
                <w:noProof/>
                <w:webHidden/>
              </w:rPr>
            </w:r>
            <w:r>
              <w:rPr>
                <w:noProof/>
                <w:webHidden/>
              </w:rPr>
              <w:fldChar w:fldCharType="separate"/>
            </w:r>
            <w:r>
              <w:rPr>
                <w:noProof/>
                <w:webHidden/>
              </w:rPr>
              <w:t>17</w:t>
            </w:r>
            <w:r>
              <w:rPr>
                <w:noProof/>
                <w:webHidden/>
              </w:rPr>
              <w:fldChar w:fldCharType="end"/>
            </w:r>
          </w:hyperlink>
        </w:p>
        <w:p w14:paraId="4EDCDDD5" w14:textId="695C1534"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31" w:history="1">
            <w:r w:rsidRPr="00D57276">
              <w:rPr>
                <w:rStyle w:val="Hyperlink"/>
                <w:noProof/>
              </w:rPr>
              <w:t>4.2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Proposed Delivery Approach and Methodology</w:t>
            </w:r>
            <w:r>
              <w:rPr>
                <w:noProof/>
                <w:webHidden/>
              </w:rPr>
              <w:tab/>
            </w:r>
            <w:r>
              <w:rPr>
                <w:noProof/>
                <w:webHidden/>
              </w:rPr>
              <w:fldChar w:fldCharType="begin"/>
            </w:r>
            <w:r>
              <w:rPr>
                <w:noProof/>
                <w:webHidden/>
              </w:rPr>
              <w:instrText xml:space="preserve"> PAGEREF _Toc231276431 \h </w:instrText>
            </w:r>
            <w:r>
              <w:rPr>
                <w:noProof/>
                <w:webHidden/>
              </w:rPr>
            </w:r>
            <w:r>
              <w:rPr>
                <w:noProof/>
                <w:webHidden/>
              </w:rPr>
              <w:fldChar w:fldCharType="separate"/>
            </w:r>
            <w:r>
              <w:rPr>
                <w:noProof/>
                <w:webHidden/>
              </w:rPr>
              <w:t>18</w:t>
            </w:r>
            <w:r>
              <w:rPr>
                <w:noProof/>
                <w:webHidden/>
              </w:rPr>
              <w:fldChar w:fldCharType="end"/>
            </w:r>
          </w:hyperlink>
        </w:p>
        <w:p w14:paraId="0A37217A" w14:textId="635D76A1"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32" w:history="1">
            <w:r w:rsidRPr="00D57276">
              <w:rPr>
                <w:rStyle w:val="Hyperlink"/>
                <w:noProof/>
              </w:rPr>
              <w:t>Discovery &amp; Design Phase</w:t>
            </w:r>
            <w:r>
              <w:rPr>
                <w:noProof/>
                <w:webHidden/>
              </w:rPr>
              <w:tab/>
            </w:r>
            <w:r>
              <w:rPr>
                <w:noProof/>
                <w:webHidden/>
              </w:rPr>
              <w:fldChar w:fldCharType="begin"/>
            </w:r>
            <w:r>
              <w:rPr>
                <w:noProof/>
                <w:webHidden/>
              </w:rPr>
              <w:instrText xml:space="preserve"> PAGEREF _Toc231276432 \h </w:instrText>
            </w:r>
            <w:r>
              <w:rPr>
                <w:noProof/>
                <w:webHidden/>
              </w:rPr>
            </w:r>
            <w:r>
              <w:rPr>
                <w:noProof/>
                <w:webHidden/>
              </w:rPr>
              <w:fldChar w:fldCharType="separate"/>
            </w:r>
            <w:r>
              <w:rPr>
                <w:noProof/>
                <w:webHidden/>
              </w:rPr>
              <w:t>19</w:t>
            </w:r>
            <w:r>
              <w:rPr>
                <w:noProof/>
                <w:webHidden/>
              </w:rPr>
              <w:fldChar w:fldCharType="end"/>
            </w:r>
          </w:hyperlink>
        </w:p>
        <w:p w14:paraId="000C0AC8" w14:textId="03773C71"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3" w:history="1">
            <w:r w:rsidRPr="00D57276">
              <w:rPr>
                <w:rStyle w:val="Hyperlink"/>
                <w:bCs/>
                <w:noProof/>
              </w:rPr>
              <w:t>4.2.1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Initiation (Month 1 – Weeks 1–2)</w:t>
            </w:r>
            <w:r>
              <w:rPr>
                <w:noProof/>
                <w:webHidden/>
              </w:rPr>
              <w:tab/>
            </w:r>
            <w:r>
              <w:rPr>
                <w:noProof/>
                <w:webHidden/>
              </w:rPr>
              <w:fldChar w:fldCharType="begin"/>
            </w:r>
            <w:r>
              <w:rPr>
                <w:noProof/>
                <w:webHidden/>
              </w:rPr>
              <w:instrText xml:space="preserve"> PAGEREF _Toc231276433 \h </w:instrText>
            </w:r>
            <w:r>
              <w:rPr>
                <w:noProof/>
                <w:webHidden/>
              </w:rPr>
            </w:r>
            <w:r>
              <w:rPr>
                <w:noProof/>
                <w:webHidden/>
              </w:rPr>
              <w:fldChar w:fldCharType="separate"/>
            </w:r>
            <w:r>
              <w:rPr>
                <w:noProof/>
                <w:webHidden/>
              </w:rPr>
              <w:t>19</w:t>
            </w:r>
            <w:r>
              <w:rPr>
                <w:noProof/>
                <w:webHidden/>
              </w:rPr>
              <w:fldChar w:fldCharType="end"/>
            </w:r>
          </w:hyperlink>
        </w:p>
        <w:p w14:paraId="69065CBE" w14:textId="5E202B1F"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4" w:history="1">
            <w:r w:rsidRPr="00D57276">
              <w:rPr>
                <w:rStyle w:val="Hyperlink"/>
                <w:bCs/>
                <w:noProof/>
              </w:rPr>
              <w:t>4.2.2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Discovery &amp; High</w:t>
            </w:r>
            <w:r w:rsidRPr="00D57276">
              <w:rPr>
                <w:rStyle w:val="Hyperlink"/>
                <w:noProof/>
              </w:rPr>
              <w:noBreakHyphen/>
              <w:t>Level Design (Month 1–2)</w:t>
            </w:r>
            <w:r>
              <w:rPr>
                <w:noProof/>
                <w:webHidden/>
              </w:rPr>
              <w:tab/>
            </w:r>
            <w:r>
              <w:rPr>
                <w:noProof/>
                <w:webHidden/>
              </w:rPr>
              <w:fldChar w:fldCharType="begin"/>
            </w:r>
            <w:r>
              <w:rPr>
                <w:noProof/>
                <w:webHidden/>
              </w:rPr>
              <w:instrText xml:space="preserve"> PAGEREF _Toc231276434 \h </w:instrText>
            </w:r>
            <w:r>
              <w:rPr>
                <w:noProof/>
                <w:webHidden/>
              </w:rPr>
            </w:r>
            <w:r>
              <w:rPr>
                <w:noProof/>
                <w:webHidden/>
              </w:rPr>
              <w:fldChar w:fldCharType="separate"/>
            </w:r>
            <w:r>
              <w:rPr>
                <w:noProof/>
                <w:webHidden/>
              </w:rPr>
              <w:t>19</w:t>
            </w:r>
            <w:r>
              <w:rPr>
                <w:noProof/>
                <w:webHidden/>
              </w:rPr>
              <w:fldChar w:fldCharType="end"/>
            </w:r>
          </w:hyperlink>
        </w:p>
        <w:p w14:paraId="3420C6CF" w14:textId="451B7F0F"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5" w:history="1">
            <w:r w:rsidRPr="00D57276">
              <w:rPr>
                <w:rStyle w:val="Hyperlink"/>
                <w:bCs/>
                <w:noProof/>
              </w:rPr>
              <w:t>4.2.3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Detailed Design (Month 3–4)</w:t>
            </w:r>
            <w:r>
              <w:rPr>
                <w:noProof/>
                <w:webHidden/>
              </w:rPr>
              <w:tab/>
            </w:r>
            <w:r>
              <w:rPr>
                <w:noProof/>
                <w:webHidden/>
              </w:rPr>
              <w:fldChar w:fldCharType="begin"/>
            </w:r>
            <w:r>
              <w:rPr>
                <w:noProof/>
                <w:webHidden/>
              </w:rPr>
              <w:instrText xml:space="preserve"> PAGEREF _Toc231276435 \h </w:instrText>
            </w:r>
            <w:r>
              <w:rPr>
                <w:noProof/>
                <w:webHidden/>
              </w:rPr>
            </w:r>
            <w:r>
              <w:rPr>
                <w:noProof/>
                <w:webHidden/>
              </w:rPr>
              <w:fldChar w:fldCharType="separate"/>
            </w:r>
            <w:r>
              <w:rPr>
                <w:noProof/>
                <w:webHidden/>
              </w:rPr>
              <w:t>20</w:t>
            </w:r>
            <w:r>
              <w:rPr>
                <w:noProof/>
                <w:webHidden/>
              </w:rPr>
              <w:fldChar w:fldCharType="end"/>
            </w:r>
          </w:hyperlink>
        </w:p>
        <w:p w14:paraId="6877B5E2" w14:textId="7B566F10"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6" w:history="1">
            <w:r w:rsidRPr="00D57276">
              <w:rPr>
                <w:rStyle w:val="Hyperlink"/>
                <w:bCs/>
                <w:noProof/>
              </w:rPr>
              <w:t>4.2.4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Team Structure</w:t>
            </w:r>
            <w:r>
              <w:rPr>
                <w:noProof/>
                <w:webHidden/>
              </w:rPr>
              <w:tab/>
            </w:r>
            <w:r>
              <w:rPr>
                <w:noProof/>
                <w:webHidden/>
              </w:rPr>
              <w:fldChar w:fldCharType="begin"/>
            </w:r>
            <w:r>
              <w:rPr>
                <w:noProof/>
                <w:webHidden/>
              </w:rPr>
              <w:instrText xml:space="preserve"> PAGEREF _Toc231276436 \h </w:instrText>
            </w:r>
            <w:r>
              <w:rPr>
                <w:noProof/>
                <w:webHidden/>
              </w:rPr>
            </w:r>
            <w:r>
              <w:rPr>
                <w:noProof/>
                <w:webHidden/>
              </w:rPr>
              <w:fldChar w:fldCharType="separate"/>
            </w:r>
            <w:r>
              <w:rPr>
                <w:noProof/>
                <w:webHidden/>
              </w:rPr>
              <w:t>20</w:t>
            </w:r>
            <w:r>
              <w:rPr>
                <w:noProof/>
                <w:webHidden/>
              </w:rPr>
              <w:fldChar w:fldCharType="end"/>
            </w:r>
          </w:hyperlink>
        </w:p>
        <w:p w14:paraId="53899244" w14:textId="30A7FF7B"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7" w:history="1">
            <w:r w:rsidRPr="00D57276">
              <w:rPr>
                <w:rStyle w:val="Hyperlink"/>
                <w:bCs/>
                <w:noProof/>
              </w:rPr>
              <w:t>4.2.5</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Iterative Build and Configuration and Testing (execute)</w:t>
            </w:r>
            <w:r>
              <w:rPr>
                <w:noProof/>
                <w:webHidden/>
              </w:rPr>
              <w:tab/>
            </w:r>
            <w:r>
              <w:rPr>
                <w:noProof/>
                <w:webHidden/>
              </w:rPr>
              <w:fldChar w:fldCharType="begin"/>
            </w:r>
            <w:r>
              <w:rPr>
                <w:noProof/>
                <w:webHidden/>
              </w:rPr>
              <w:instrText xml:space="preserve"> PAGEREF _Toc231276437 \h </w:instrText>
            </w:r>
            <w:r>
              <w:rPr>
                <w:noProof/>
                <w:webHidden/>
              </w:rPr>
            </w:r>
            <w:r>
              <w:rPr>
                <w:noProof/>
                <w:webHidden/>
              </w:rPr>
              <w:fldChar w:fldCharType="separate"/>
            </w:r>
            <w:r>
              <w:rPr>
                <w:noProof/>
                <w:webHidden/>
              </w:rPr>
              <w:t>25</w:t>
            </w:r>
            <w:r>
              <w:rPr>
                <w:noProof/>
                <w:webHidden/>
              </w:rPr>
              <w:fldChar w:fldCharType="end"/>
            </w:r>
          </w:hyperlink>
        </w:p>
        <w:p w14:paraId="5FBD1B82" w14:textId="133089B2"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8" w:history="1">
            <w:r w:rsidRPr="00D57276">
              <w:rPr>
                <w:rStyle w:val="Hyperlink"/>
                <w:bCs/>
                <w:noProof/>
              </w:rPr>
              <w:t>4.2.6</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Convergence into Integrated Testing and Go</w:t>
            </w:r>
            <w:r w:rsidRPr="00D57276">
              <w:rPr>
                <w:rStyle w:val="Hyperlink"/>
                <w:noProof/>
              </w:rPr>
              <w:noBreakHyphen/>
              <w:t>Live</w:t>
            </w:r>
            <w:r>
              <w:rPr>
                <w:noProof/>
                <w:webHidden/>
              </w:rPr>
              <w:tab/>
            </w:r>
            <w:r>
              <w:rPr>
                <w:noProof/>
                <w:webHidden/>
              </w:rPr>
              <w:fldChar w:fldCharType="begin"/>
            </w:r>
            <w:r>
              <w:rPr>
                <w:noProof/>
                <w:webHidden/>
              </w:rPr>
              <w:instrText xml:space="preserve"> PAGEREF _Toc231276438 \h </w:instrText>
            </w:r>
            <w:r>
              <w:rPr>
                <w:noProof/>
                <w:webHidden/>
              </w:rPr>
            </w:r>
            <w:r>
              <w:rPr>
                <w:noProof/>
                <w:webHidden/>
              </w:rPr>
              <w:fldChar w:fldCharType="separate"/>
            </w:r>
            <w:r>
              <w:rPr>
                <w:noProof/>
                <w:webHidden/>
              </w:rPr>
              <w:t>25</w:t>
            </w:r>
            <w:r>
              <w:rPr>
                <w:noProof/>
                <w:webHidden/>
              </w:rPr>
              <w:fldChar w:fldCharType="end"/>
            </w:r>
          </w:hyperlink>
        </w:p>
        <w:p w14:paraId="74D53E23" w14:textId="6EE07C3D"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39" w:history="1">
            <w:r w:rsidRPr="00D57276">
              <w:rPr>
                <w:rStyle w:val="Hyperlink"/>
                <w:bCs/>
                <w:noProof/>
              </w:rPr>
              <w:t>4.2.7</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Proposed Cut over and Go-Live/ Release Plan</w:t>
            </w:r>
            <w:r>
              <w:rPr>
                <w:noProof/>
                <w:webHidden/>
              </w:rPr>
              <w:tab/>
            </w:r>
            <w:r>
              <w:rPr>
                <w:noProof/>
                <w:webHidden/>
              </w:rPr>
              <w:fldChar w:fldCharType="begin"/>
            </w:r>
            <w:r>
              <w:rPr>
                <w:noProof/>
                <w:webHidden/>
              </w:rPr>
              <w:instrText xml:space="preserve"> PAGEREF _Toc231276439 \h </w:instrText>
            </w:r>
            <w:r>
              <w:rPr>
                <w:noProof/>
                <w:webHidden/>
              </w:rPr>
            </w:r>
            <w:r>
              <w:rPr>
                <w:noProof/>
                <w:webHidden/>
              </w:rPr>
              <w:fldChar w:fldCharType="separate"/>
            </w:r>
            <w:r>
              <w:rPr>
                <w:noProof/>
                <w:webHidden/>
              </w:rPr>
              <w:t>26</w:t>
            </w:r>
            <w:r>
              <w:rPr>
                <w:noProof/>
                <w:webHidden/>
              </w:rPr>
              <w:fldChar w:fldCharType="end"/>
            </w:r>
          </w:hyperlink>
        </w:p>
        <w:p w14:paraId="33BDC4D8" w14:textId="0600F781"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40" w:history="1">
            <w:r w:rsidRPr="00D57276">
              <w:rPr>
                <w:rStyle w:val="Hyperlink"/>
                <w:bCs/>
                <w:noProof/>
              </w:rPr>
              <w:t>4.2.8</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Hypercare and Post Go-Live Support</w:t>
            </w:r>
            <w:r>
              <w:rPr>
                <w:noProof/>
                <w:webHidden/>
              </w:rPr>
              <w:tab/>
            </w:r>
            <w:r>
              <w:rPr>
                <w:noProof/>
                <w:webHidden/>
              </w:rPr>
              <w:fldChar w:fldCharType="begin"/>
            </w:r>
            <w:r>
              <w:rPr>
                <w:noProof/>
                <w:webHidden/>
              </w:rPr>
              <w:instrText xml:space="preserve"> PAGEREF _Toc231276440 \h </w:instrText>
            </w:r>
            <w:r>
              <w:rPr>
                <w:noProof/>
                <w:webHidden/>
              </w:rPr>
            </w:r>
            <w:r>
              <w:rPr>
                <w:noProof/>
                <w:webHidden/>
              </w:rPr>
              <w:fldChar w:fldCharType="separate"/>
            </w:r>
            <w:r>
              <w:rPr>
                <w:noProof/>
                <w:webHidden/>
              </w:rPr>
              <w:t>28</w:t>
            </w:r>
            <w:r>
              <w:rPr>
                <w:noProof/>
                <w:webHidden/>
              </w:rPr>
              <w:fldChar w:fldCharType="end"/>
            </w:r>
          </w:hyperlink>
        </w:p>
        <w:p w14:paraId="12355D53" w14:textId="6C09DDC9"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41" w:history="1">
            <w:r w:rsidRPr="00D57276">
              <w:rPr>
                <w:rStyle w:val="Hyperlink"/>
                <w:bCs/>
                <w:noProof/>
              </w:rPr>
              <w:t>4.2.9</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Post-Hypercare Support Model</w:t>
            </w:r>
            <w:r>
              <w:rPr>
                <w:noProof/>
                <w:webHidden/>
              </w:rPr>
              <w:tab/>
            </w:r>
            <w:r>
              <w:rPr>
                <w:noProof/>
                <w:webHidden/>
              </w:rPr>
              <w:fldChar w:fldCharType="begin"/>
            </w:r>
            <w:r>
              <w:rPr>
                <w:noProof/>
                <w:webHidden/>
              </w:rPr>
              <w:instrText xml:space="preserve"> PAGEREF _Toc231276441 \h </w:instrText>
            </w:r>
            <w:r>
              <w:rPr>
                <w:noProof/>
                <w:webHidden/>
              </w:rPr>
            </w:r>
            <w:r>
              <w:rPr>
                <w:noProof/>
                <w:webHidden/>
              </w:rPr>
              <w:fldChar w:fldCharType="separate"/>
            </w:r>
            <w:r>
              <w:rPr>
                <w:noProof/>
                <w:webHidden/>
              </w:rPr>
              <w:t>30</w:t>
            </w:r>
            <w:r>
              <w:rPr>
                <w:noProof/>
                <w:webHidden/>
              </w:rPr>
              <w:fldChar w:fldCharType="end"/>
            </w:r>
          </w:hyperlink>
        </w:p>
        <w:p w14:paraId="2449FE3D" w14:textId="5CAC0233" w:rsidR="00E00186" w:rsidRDefault="00E00186">
          <w:pPr>
            <w:pStyle w:val="TOC3"/>
            <w:tabs>
              <w:tab w:val="left" w:pos="1600"/>
            </w:tabs>
            <w:rPr>
              <w:rFonts w:asciiTheme="minorHAnsi" w:eastAsiaTheme="minorEastAsia" w:hAnsiTheme="minorHAnsi" w:cstheme="minorBidi"/>
              <w:i w:val="0"/>
              <w:noProof/>
              <w:color w:val="auto"/>
              <w:kern w:val="2"/>
              <w:sz w:val="24"/>
              <w:szCs w:val="24"/>
              <w:lang w:eastAsia="ja-JP"/>
              <w14:ligatures w14:val="standardContextual"/>
            </w:rPr>
          </w:pPr>
          <w:hyperlink w:anchor="_Toc231276442" w:history="1">
            <w:r w:rsidRPr="00D57276">
              <w:rPr>
                <w:rStyle w:val="Hyperlink"/>
                <w:bCs/>
                <w:noProof/>
              </w:rPr>
              <w:t>4.2.10</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Archival and Decommissioning</w:t>
            </w:r>
            <w:r>
              <w:rPr>
                <w:noProof/>
                <w:webHidden/>
              </w:rPr>
              <w:tab/>
            </w:r>
            <w:r>
              <w:rPr>
                <w:noProof/>
                <w:webHidden/>
              </w:rPr>
              <w:fldChar w:fldCharType="begin"/>
            </w:r>
            <w:r>
              <w:rPr>
                <w:noProof/>
                <w:webHidden/>
              </w:rPr>
              <w:instrText xml:space="preserve"> PAGEREF _Toc231276442 \h </w:instrText>
            </w:r>
            <w:r>
              <w:rPr>
                <w:noProof/>
                <w:webHidden/>
              </w:rPr>
            </w:r>
            <w:r>
              <w:rPr>
                <w:noProof/>
                <w:webHidden/>
              </w:rPr>
              <w:fldChar w:fldCharType="separate"/>
            </w:r>
            <w:r>
              <w:rPr>
                <w:noProof/>
                <w:webHidden/>
              </w:rPr>
              <w:t>30</w:t>
            </w:r>
            <w:r>
              <w:rPr>
                <w:noProof/>
                <w:webHidden/>
              </w:rPr>
              <w:fldChar w:fldCharType="end"/>
            </w:r>
          </w:hyperlink>
        </w:p>
        <w:p w14:paraId="45AB2FC5" w14:textId="3A1327F8"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43" w:history="1">
            <w:r w:rsidRPr="00D57276">
              <w:rPr>
                <w:rStyle w:val="Hyperlink"/>
                <w:noProof/>
              </w:rPr>
              <w:t>4.3</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Use of AI</w:t>
            </w:r>
            <w:r>
              <w:rPr>
                <w:noProof/>
                <w:webHidden/>
              </w:rPr>
              <w:tab/>
            </w:r>
            <w:r>
              <w:rPr>
                <w:noProof/>
                <w:webHidden/>
              </w:rPr>
              <w:fldChar w:fldCharType="begin"/>
            </w:r>
            <w:r>
              <w:rPr>
                <w:noProof/>
                <w:webHidden/>
              </w:rPr>
              <w:instrText xml:space="preserve"> PAGEREF _Toc231276443 \h </w:instrText>
            </w:r>
            <w:r>
              <w:rPr>
                <w:noProof/>
                <w:webHidden/>
              </w:rPr>
            </w:r>
            <w:r>
              <w:rPr>
                <w:noProof/>
                <w:webHidden/>
              </w:rPr>
              <w:fldChar w:fldCharType="separate"/>
            </w:r>
            <w:r>
              <w:rPr>
                <w:noProof/>
                <w:webHidden/>
              </w:rPr>
              <w:t>32</w:t>
            </w:r>
            <w:r>
              <w:rPr>
                <w:noProof/>
                <w:webHidden/>
              </w:rPr>
              <w:fldChar w:fldCharType="end"/>
            </w:r>
          </w:hyperlink>
        </w:p>
        <w:p w14:paraId="53546897" w14:textId="3D3B08AA"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44" w:history="1">
            <w:r w:rsidRPr="00D57276">
              <w:rPr>
                <w:rStyle w:val="Hyperlink"/>
                <w:noProof/>
              </w:rPr>
              <w:t>4.4</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Key Assumptions</w:t>
            </w:r>
            <w:r>
              <w:rPr>
                <w:noProof/>
                <w:webHidden/>
              </w:rPr>
              <w:tab/>
            </w:r>
            <w:r>
              <w:rPr>
                <w:noProof/>
                <w:webHidden/>
              </w:rPr>
              <w:fldChar w:fldCharType="begin"/>
            </w:r>
            <w:r>
              <w:rPr>
                <w:noProof/>
                <w:webHidden/>
              </w:rPr>
              <w:instrText xml:space="preserve"> PAGEREF _Toc231276444 \h </w:instrText>
            </w:r>
            <w:r>
              <w:rPr>
                <w:noProof/>
                <w:webHidden/>
              </w:rPr>
            </w:r>
            <w:r>
              <w:rPr>
                <w:noProof/>
                <w:webHidden/>
              </w:rPr>
              <w:fldChar w:fldCharType="separate"/>
            </w:r>
            <w:r>
              <w:rPr>
                <w:noProof/>
                <w:webHidden/>
              </w:rPr>
              <w:t>33</w:t>
            </w:r>
            <w:r>
              <w:rPr>
                <w:noProof/>
                <w:webHidden/>
              </w:rPr>
              <w:fldChar w:fldCharType="end"/>
            </w:r>
          </w:hyperlink>
        </w:p>
        <w:p w14:paraId="683D4265" w14:textId="4547B4EC"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45" w:history="1">
            <w:r w:rsidRPr="00D57276">
              <w:rPr>
                <w:rStyle w:val="Hyperlink"/>
                <w:noProof/>
              </w:rPr>
              <w:t>4.5</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Pre-requisites and Dependencies</w:t>
            </w:r>
            <w:r>
              <w:rPr>
                <w:noProof/>
                <w:webHidden/>
              </w:rPr>
              <w:tab/>
            </w:r>
            <w:r>
              <w:rPr>
                <w:noProof/>
                <w:webHidden/>
              </w:rPr>
              <w:fldChar w:fldCharType="begin"/>
            </w:r>
            <w:r>
              <w:rPr>
                <w:noProof/>
                <w:webHidden/>
              </w:rPr>
              <w:instrText xml:space="preserve"> PAGEREF _Toc231276445 \h </w:instrText>
            </w:r>
            <w:r>
              <w:rPr>
                <w:noProof/>
                <w:webHidden/>
              </w:rPr>
            </w:r>
            <w:r>
              <w:rPr>
                <w:noProof/>
                <w:webHidden/>
              </w:rPr>
              <w:fldChar w:fldCharType="separate"/>
            </w:r>
            <w:r>
              <w:rPr>
                <w:noProof/>
                <w:webHidden/>
              </w:rPr>
              <w:t>33</w:t>
            </w:r>
            <w:r>
              <w:rPr>
                <w:noProof/>
                <w:webHidden/>
              </w:rPr>
              <w:fldChar w:fldCharType="end"/>
            </w:r>
          </w:hyperlink>
        </w:p>
        <w:p w14:paraId="1128F8DB" w14:textId="459F40F6"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46" w:history="1">
            <w:r w:rsidRPr="00D57276">
              <w:rPr>
                <w:rStyle w:val="Hyperlink"/>
                <w:bCs/>
                <w:noProof/>
              </w:rPr>
              <w:t>4.5.1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Pre-requisites</w:t>
            </w:r>
            <w:r>
              <w:rPr>
                <w:noProof/>
                <w:webHidden/>
              </w:rPr>
              <w:tab/>
            </w:r>
            <w:r>
              <w:rPr>
                <w:noProof/>
                <w:webHidden/>
              </w:rPr>
              <w:fldChar w:fldCharType="begin"/>
            </w:r>
            <w:r>
              <w:rPr>
                <w:noProof/>
                <w:webHidden/>
              </w:rPr>
              <w:instrText xml:space="preserve"> PAGEREF _Toc231276446 \h </w:instrText>
            </w:r>
            <w:r>
              <w:rPr>
                <w:noProof/>
                <w:webHidden/>
              </w:rPr>
            </w:r>
            <w:r>
              <w:rPr>
                <w:noProof/>
                <w:webHidden/>
              </w:rPr>
              <w:fldChar w:fldCharType="separate"/>
            </w:r>
            <w:r>
              <w:rPr>
                <w:noProof/>
                <w:webHidden/>
              </w:rPr>
              <w:t>34</w:t>
            </w:r>
            <w:r>
              <w:rPr>
                <w:noProof/>
                <w:webHidden/>
              </w:rPr>
              <w:fldChar w:fldCharType="end"/>
            </w:r>
          </w:hyperlink>
        </w:p>
        <w:p w14:paraId="6BDFAD11" w14:textId="5A10387E"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47" w:history="1">
            <w:r w:rsidRPr="00D57276">
              <w:rPr>
                <w:rStyle w:val="Hyperlink"/>
                <w:bCs/>
                <w:noProof/>
              </w:rPr>
              <w:t>4.5.2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Dependencies</w:t>
            </w:r>
            <w:r>
              <w:rPr>
                <w:noProof/>
                <w:webHidden/>
              </w:rPr>
              <w:tab/>
            </w:r>
            <w:r>
              <w:rPr>
                <w:noProof/>
                <w:webHidden/>
              </w:rPr>
              <w:fldChar w:fldCharType="begin"/>
            </w:r>
            <w:r>
              <w:rPr>
                <w:noProof/>
                <w:webHidden/>
              </w:rPr>
              <w:instrText xml:space="preserve"> PAGEREF _Toc231276447 \h </w:instrText>
            </w:r>
            <w:r>
              <w:rPr>
                <w:noProof/>
                <w:webHidden/>
              </w:rPr>
            </w:r>
            <w:r>
              <w:rPr>
                <w:noProof/>
                <w:webHidden/>
              </w:rPr>
              <w:fldChar w:fldCharType="separate"/>
            </w:r>
            <w:r>
              <w:rPr>
                <w:noProof/>
                <w:webHidden/>
              </w:rPr>
              <w:t>34</w:t>
            </w:r>
            <w:r>
              <w:rPr>
                <w:noProof/>
                <w:webHidden/>
              </w:rPr>
              <w:fldChar w:fldCharType="end"/>
            </w:r>
          </w:hyperlink>
        </w:p>
        <w:p w14:paraId="7EFF5843" w14:textId="263EA027"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48" w:history="1">
            <w:r w:rsidRPr="00D57276">
              <w:rPr>
                <w:rStyle w:val="Hyperlink"/>
                <w:noProof/>
              </w:rPr>
              <w:t>4.6</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TFF Responsibilities</w:t>
            </w:r>
            <w:r>
              <w:rPr>
                <w:noProof/>
                <w:webHidden/>
              </w:rPr>
              <w:tab/>
            </w:r>
            <w:r>
              <w:rPr>
                <w:noProof/>
                <w:webHidden/>
              </w:rPr>
              <w:fldChar w:fldCharType="begin"/>
            </w:r>
            <w:r>
              <w:rPr>
                <w:noProof/>
                <w:webHidden/>
              </w:rPr>
              <w:instrText xml:space="preserve"> PAGEREF _Toc231276448 \h </w:instrText>
            </w:r>
            <w:r>
              <w:rPr>
                <w:noProof/>
                <w:webHidden/>
              </w:rPr>
            </w:r>
            <w:r>
              <w:rPr>
                <w:noProof/>
                <w:webHidden/>
              </w:rPr>
              <w:fldChar w:fldCharType="separate"/>
            </w:r>
            <w:r>
              <w:rPr>
                <w:noProof/>
                <w:webHidden/>
              </w:rPr>
              <w:t>35</w:t>
            </w:r>
            <w:r>
              <w:rPr>
                <w:noProof/>
                <w:webHidden/>
              </w:rPr>
              <w:fldChar w:fldCharType="end"/>
            </w:r>
          </w:hyperlink>
        </w:p>
        <w:p w14:paraId="24EA028B" w14:textId="5947B724"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49" w:history="1">
            <w:r w:rsidRPr="00D57276">
              <w:rPr>
                <w:rStyle w:val="Hyperlink"/>
                <w:noProof/>
              </w:rPr>
              <w:t>4.7</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Out of Scope</w:t>
            </w:r>
            <w:r>
              <w:rPr>
                <w:noProof/>
                <w:webHidden/>
              </w:rPr>
              <w:tab/>
            </w:r>
            <w:r>
              <w:rPr>
                <w:noProof/>
                <w:webHidden/>
              </w:rPr>
              <w:fldChar w:fldCharType="begin"/>
            </w:r>
            <w:r>
              <w:rPr>
                <w:noProof/>
                <w:webHidden/>
              </w:rPr>
              <w:instrText xml:space="preserve"> PAGEREF _Toc231276449 \h </w:instrText>
            </w:r>
            <w:r>
              <w:rPr>
                <w:noProof/>
                <w:webHidden/>
              </w:rPr>
            </w:r>
            <w:r>
              <w:rPr>
                <w:noProof/>
                <w:webHidden/>
              </w:rPr>
              <w:fldChar w:fldCharType="separate"/>
            </w:r>
            <w:r>
              <w:rPr>
                <w:noProof/>
                <w:webHidden/>
              </w:rPr>
              <w:t>36</w:t>
            </w:r>
            <w:r>
              <w:rPr>
                <w:noProof/>
                <w:webHidden/>
              </w:rPr>
              <w:fldChar w:fldCharType="end"/>
            </w:r>
          </w:hyperlink>
        </w:p>
        <w:p w14:paraId="4070603E" w14:textId="3BC72E86"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50" w:history="1">
            <w:r w:rsidRPr="00D57276">
              <w:rPr>
                <w:rStyle w:val="Hyperlink"/>
                <w:noProof/>
              </w:rPr>
              <w:t>5</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Governance and Programme Control</w:t>
            </w:r>
            <w:r>
              <w:rPr>
                <w:noProof/>
                <w:webHidden/>
              </w:rPr>
              <w:tab/>
            </w:r>
            <w:r>
              <w:rPr>
                <w:noProof/>
                <w:webHidden/>
              </w:rPr>
              <w:fldChar w:fldCharType="begin"/>
            </w:r>
            <w:r>
              <w:rPr>
                <w:noProof/>
                <w:webHidden/>
              </w:rPr>
              <w:instrText xml:space="preserve"> PAGEREF _Toc231276450 \h </w:instrText>
            </w:r>
            <w:r>
              <w:rPr>
                <w:noProof/>
                <w:webHidden/>
              </w:rPr>
            </w:r>
            <w:r>
              <w:rPr>
                <w:noProof/>
                <w:webHidden/>
              </w:rPr>
              <w:fldChar w:fldCharType="separate"/>
            </w:r>
            <w:r>
              <w:rPr>
                <w:noProof/>
                <w:webHidden/>
              </w:rPr>
              <w:t>38</w:t>
            </w:r>
            <w:r>
              <w:rPr>
                <w:noProof/>
                <w:webHidden/>
              </w:rPr>
              <w:fldChar w:fldCharType="end"/>
            </w:r>
          </w:hyperlink>
        </w:p>
        <w:p w14:paraId="32290AE2" w14:textId="28540D86"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51" w:history="1">
            <w:r w:rsidRPr="00D57276">
              <w:rPr>
                <w:rStyle w:val="Hyperlink"/>
                <w:noProof/>
              </w:rPr>
              <w:t>5.1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Programme Control Office – the delivery engine for Programme Horizon</w:t>
            </w:r>
            <w:r>
              <w:rPr>
                <w:noProof/>
                <w:webHidden/>
              </w:rPr>
              <w:tab/>
            </w:r>
            <w:r>
              <w:rPr>
                <w:noProof/>
                <w:webHidden/>
              </w:rPr>
              <w:fldChar w:fldCharType="begin"/>
            </w:r>
            <w:r>
              <w:rPr>
                <w:noProof/>
                <w:webHidden/>
              </w:rPr>
              <w:instrText xml:space="preserve"> PAGEREF _Toc231276451 \h </w:instrText>
            </w:r>
            <w:r>
              <w:rPr>
                <w:noProof/>
                <w:webHidden/>
              </w:rPr>
            </w:r>
            <w:r>
              <w:rPr>
                <w:noProof/>
                <w:webHidden/>
              </w:rPr>
              <w:fldChar w:fldCharType="separate"/>
            </w:r>
            <w:r>
              <w:rPr>
                <w:noProof/>
                <w:webHidden/>
              </w:rPr>
              <w:t>42</w:t>
            </w:r>
            <w:r>
              <w:rPr>
                <w:noProof/>
                <w:webHidden/>
              </w:rPr>
              <w:fldChar w:fldCharType="end"/>
            </w:r>
          </w:hyperlink>
        </w:p>
        <w:p w14:paraId="6B934A34" w14:textId="41CF0456"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52" w:history="1">
            <w:r w:rsidRPr="00D57276">
              <w:rPr>
                <w:rStyle w:val="Hyperlink"/>
                <w:noProof/>
              </w:rPr>
              <w:t>5.2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Governance Model</w:t>
            </w:r>
            <w:r>
              <w:rPr>
                <w:noProof/>
                <w:webHidden/>
              </w:rPr>
              <w:tab/>
            </w:r>
            <w:r>
              <w:rPr>
                <w:noProof/>
                <w:webHidden/>
              </w:rPr>
              <w:fldChar w:fldCharType="begin"/>
            </w:r>
            <w:r>
              <w:rPr>
                <w:noProof/>
                <w:webHidden/>
              </w:rPr>
              <w:instrText xml:space="preserve"> PAGEREF _Toc231276452 \h </w:instrText>
            </w:r>
            <w:r>
              <w:rPr>
                <w:noProof/>
                <w:webHidden/>
              </w:rPr>
            </w:r>
            <w:r>
              <w:rPr>
                <w:noProof/>
                <w:webHidden/>
              </w:rPr>
              <w:fldChar w:fldCharType="separate"/>
            </w:r>
            <w:r>
              <w:rPr>
                <w:noProof/>
                <w:webHidden/>
              </w:rPr>
              <w:t>44</w:t>
            </w:r>
            <w:r>
              <w:rPr>
                <w:noProof/>
                <w:webHidden/>
              </w:rPr>
              <w:fldChar w:fldCharType="end"/>
            </w:r>
          </w:hyperlink>
        </w:p>
        <w:p w14:paraId="0C929F62" w14:textId="43350175"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53" w:history="1">
            <w:r w:rsidRPr="00D57276">
              <w:rPr>
                <w:rStyle w:val="Hyperlink"/>
                <w:noProof/>
              </w:rPr>
              <w:t>5.2.1 Decisions and Turnaround assumptions</w:t>
            </w:r>
            <w:r>
              <w:rPr>
                <w:noProof/>
                <w:webHidden/>
              </w:rPr>
              <w:tab/>
            </w:r>
            <w:r>
              <w:rPr>
                <w:noProof/>
                <w:webHidden/>
              </w:rPr>
              <w:fldChar w:fldCharType="begin"/>
            </w:r>
            <w:r>
              <w:rPr>
                <w:noProof/>
                <w:webHidden/>
              </w:rPr>
              <w:instrText xml:space="preserve"> PAGEREF _Toc231276453 \h </w:instrText>
            </w:r>
            <w:r>
              <w:rPr>
                <w:noProof/>
                <w:webHidden/>
              </w:rPr>
            </w:r>
            <w:r>
              <w:rPr>
                <w:noProof/>
                <w:webHidden/>
              </w:rPr>
              <w:fldChar w:fldCharType="separate"/>
            </w:r>
            <w:r>
              <w:rPr>
                <w:noProof/>
                <w:webHidden/>
              </w:rPr>
              <w:t>46</w:t>
            </w:r>
            <w:r>
              <w:rPr>
                <w:noProof/>
                <w:webHidden/>
              </w:rPr>
              <w:fldChar w:fldCharType="end"/>
            </w:r>
          </w:hyperlink>
        </w:p>
        <w:p w14:paraId="6FF93B0E" w14:textId="1AE27D79"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54" w:history="1">
            <w:r w:rsidRPr="00D57276">
              <w:rPr>
                <w:rStyle w:val="Hyperlink"/>
                <w:noProof/>
              </w:rPr>
              <w:t>5.2.2 Escalation Framework</w:t>
            </w:r>
            <w:r>
              <w:rPr>
                <w:noProof/>
                <w:webHidden/>
              </w:rPr>
              <w:tab/>
            </w:r>
            <w:r>
              <w:rPr>
                <w:noProof/>
                <w:webHidden/>
              </w:rPr>
              <w:fldChar w:fldCharType="begin"/>
            </w:r>
            <w:r>
              <w:rPr>
                <w:noProof/>
                <w:webHidden/>
              </w:rPr>
              <w:instrText xml:space="preserve"> PAGEREF _Toc231276454 \h </w:instrText>
            </w:r>
            <w:r>
              <w:rPr>
                <w:noProof/>
                <w:webHidden/>
              </w:rPr>
            </w:r>
            <w:r>
              <w:rPr>
                <w:noProof/>
                <w:webHidden/>
              </w:rPr>
              <w:fldChar w:fldCharType="separate"/>
            </w:r>
            <w:r>
              <w:rPr>
                <w:noProof/>
                <w:webHidden/>
              </w:rPr>
              <w:t>47</w:t>
            </w:r>
            <w:r>
              <w:rPr>
                <w:noProof/>
                <w:webHidden/>
              </w:rPr>
              <w:fldChar w:fldCharType="end"/>
            </w:r>
          </w:hyperlink>
        </w:p>
        <w:p w14:paraId="475B7ABA" w14:textId="21929164"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55" w:history="1">
            <w:r w:rsidRPr="00D57276">
              <w:rPr>
                <w:rStyle w:val="Hyperlink"/>
                <w:noProof/>
              </w:rPr>
              <w:t>5.2.3 Programme Challenges and Risk Considerations</w:t>
            </w:r>
            <w:r>
              <w:rPr>
                <w:noProof/>
                <w:webHidden/>
              </w:rPr>
              <w:tab/>
            </w:r>
            <w:r>
              <w:rPr>
                <w:noProof/>
                <w:webHidden/>
              </w:rPr>
              <w:fldChar w:fldCharType="begin"/>
            </w:r>
            <w:r>
              <w:rPr>
                <w:noProof/>
                <w:webHidden/>
              </w:rPr>
              <w:instrText xml:space="preserve"> PAGEREF _Toc231276455 \h </w:instrText>
            </w:r>
            <w:r>
              <w:rPr>
                <w:noProof/>
                <w:webHidden/>
              </w:rPr>
            </w:r>
            <w:r>
              <w:rPr>
                <w:noProof/>
                <w:webHidden/>
              </w:rPr>
              <w:fldChar w:fldCharType="separate"/>
            </w:r>
            <w:r>
              <w:rPr>
                <w:noProof/>
                <w:webHidden/>
              </w:rPr>
              <w:t>48</w:t>
            </w:r>
            <w:r>
              <w:rPr>
                <w:noProof/>
                <w:webHidden/>
              </w:rPr>
              <w:fldChar w:fldCharType="end"/>
            </w:r>
          </w:hyperlink>
        </w:p>
        <w:p w14:paraId="1B80081D" w14:textId="51D08B70"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56" w:history="1">
            <w:r w:rsidRPr="00D57276">
              <w:rPr>
                <w:rStyle w:val="Hyperlink"/>
                <w:noProof/>
              </w:rPr>
              <w:t>5.3</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RACI Matrix</w:t>
            </w:r>
            <w:r>
              <w:rPr>
                <w:noProof/>
                <w:webHidden/>
              </w:rPr>
              <w:tab/>
            </w:r>
            <w:r>
              <w:rPr>
                <w:noProof/>
                <w:webHidden/>
              </w:rPr>
              <w:fldChar w:fldCharType="begin"/>
            </w:r>
            <w:r>
              <w:rPr>
                <w:noProof/>
                <w:webHidden/>
              </w:rPr>
              <w:instrText xml:space="preserve"> PAGEREF _Toc231276456 \h </w:instrText>
            </w:r>
            <w:r>
              <w:rPr>
                <w:noProof/>
                <w:webHidden/>
              </w:rPr>
            </w:r>
            <w:r>
              <w:rPr>
                <w:noProof/>
                <w:webHidden/>
              </w:rPr>
              <w:fldChar w:fldCharType="separate"/>
            </w:r>
            <w:r>
              <w:rPr>
                <w:noProof/>
                <w:webHidden/>
              </w:rPr>
              <w:t>51</w:t>
            </w:r>
            <w:r>
              <w:rPr>
                <w:noProof/>
                <w:webHidden/>
              </w:rPr>
              <w:fldChar w:fldCharType="end"/>
            </w:r>
          </w:hyperlink>
        </w:p>
        <w:p w14:paraId="19C41282" w14:textId="42335664"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57" w:history="1">
            <w:r w:rsidRPr="00D57276">
              <w:rPr>
                <w:rStyle w:val="Hyperlink"/>
                <w:noProof/>
              </w:rPr>
              <w:t>6</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Detailed Workstream &amp; Work Package Response</w:t>
            </w:r>
            <w:r>
              <w:rPr>
                <w:noProof/>
                <w:webHidden/>
              </w:rPr>
              <w:tab/>
            </w:r>
            <w:r>
              <w:rPr>
                <w:noProof/>
                <w:webHidden/>
              </w:rPr>
              <w:fldChar w:fldCharType="begin"/>
            </w:r>
            <w:r>
              <w:rPr>
                <w:noProof/>
                <w:webHidden/>
              </w:rPr>
              <w:instrText xml:space="preserve"> PAGEREF _Toc231276457 \h </w:instrText>
            </w:r>
            <w:r>
              <w:rPr>
                <w:noProof/>
                <w:webHidden/>
              </w:rPr>
            </w:r>
            <w:r>
              <w:rPr>
                <w:noProof/>
                <w:webHidden/>
              </w:rPr>
              <w:fldChar w:fldCharType="separate"/>
            </w:r>
            <w:r>
              <w:rPr>
                <w:noProof/>
                <w:webHidden/>
              </w:rPr>
              <w:t>54</w:t>
            </w:r>
            <w:r>
              <w:rPr>
                <w:noProof/>
                <w:webHidden/>
              </w:rPr>
              <w:fldChar w:fldCharType="end"/>
            </w:r>
          </w:hyperlink>
        </w:p>
        <w:p w14:paraId="1206D421" w14:textId="1DF7A75E"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58" w:history="1">
            <w:r w:rsidRPr="00D57276">
              <w:rPr>
                <w:rStyle w:val="Hyperlink"/>
                <w:noProof/>
              </w:rPr>
              <w:t>6.1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Workstream A: Portal &amp; Customer</w:t>
            </w:r>
            <w:r>
              <w:rPr>
                <w:noProof/>
                <w:webHidden/>
              </w:rPr>
              <w:tab/>
            </w:r>
            <w:r>
              <w:rPr>
                <w:noProof/>
                <w:webHidden/>
              </w:rPr>
              <w:fldChar w:fldCharType="begin"/>
            </w:r>
            <w:r>
              <w:rPr>
                <w:noProof/>
                <w:webHidden/>
              </w:rPr>
              <w:instrText xml:space="preserve"> PAGEREF _Toc231276458 \h </w:instrText>
            </w:r>
            <w:r>
              <w:rPr>
                <w:noProof/>
                <w:webHidden/>
              </w:rPr>
            </w:r>
            <w:r>
              <w:rPr>
                <w:noProof/>
                <w:webHidden/>
              </w:rPr>
              <w:fldChar w:fldCharType="separate"/>
            </w:r>
            <w:r>
              <w:rPr>
                <w:noProof/>
                <w:webHidden/>
              </w:rPr>
              <w:t>55</w:t>
            </w:r>
            <w:r>
              <w:rPr>
                <w:noProof/>
                <w:webHidden/>
              </w:rPr>
              <w:fldChar w:fldCharType="end"/>
            </w:r>
          </w:hyperlink>
        </w:p>
        <w:p w14:paraId="2B04B3BB" w14:textId="68108627"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59" w:history="1">
            <w:r w:rsidRPr="00D57276">
              <w:rPr>
                <w:rStyle w:val="Hyperlink"/>
                <w:bCs/>
                <w:noProof/>
              </w:rPr>
              <w:t>6.1.1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1: Centralised Catalogues and Party Manager</w:t>
            </w:r>
            <w:r>
              <w:rPr>
                <w:noProof/>
                <w:webHidden/>
              </w:rPr>
              <w:tab/>
            </w:r>
            <w:r>
              <w:rPr>
                <w:noProof/>
                <w:webHidden/>
              </w:rPr>
              <w:fldChar w:fldCharType="begin"/>
            </w:r>
            <w:r>
              <w:rPr>
                <w:noProof/>
                <w:webHidden/>
              </w:rPr>
              <w:instrText xml:space="preserve"> PAGEREF _Toc231276459 \h </w:instrText>
            </w:r>
            <w:r>
              <w:rPr>
                <w:noProof/>
                <w:webHidden/>
              </w:rPr>
            </w:r>
            <w:r>
              <w:rPr>
                <w:noProof/>
                <w:webHidden/>
              </w:rPr>
              <w:fldChar w:fldCharType="separate"/>
            </w:r>
            <w:r>
              <w:rPr>
                <w:noProof/>
                <w:webHidden/>
              </w:rPr>
              <w:t>56</w:t>
            </w:r>
            <w:r>
              <w:rPr>
                <w:noProof/>
                <w:webHidden/>
              </w:rPr>
              <w:fldChar w:fldCharType="end"/>
            </w:r>
          </w:hyperlink>
        </w:p>
        <w:p w14:paraId="6E6FDA2F" w14:textId="1B756405"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0" w:history="1">
            <w:r w:rsidRPr="00D57276">
              <w:rPr>
                <w:rStyle w:val="Hyperlink"/>
                <w:bCs/>
                <w:noProof/>
              </w:rPr>
              <w:t>6.1.2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2: Fibre Ordering Automation and Fulfilment</w:t>
            </w:r>
            <w:r>
              <w:rPr>
                <w:noProof/>
                <w:webHidden/>
              </w:rPr>
              <w:tab/>
            </w:r>
            <w:r>
              <w:rPr>
                <w:noProof/>
                <w:webHidden/>
              </w:rPr>
              <w:fldChar w:fldCharType="begin"/>
            </w:r>
            <w:r>
              <w:rPr>
                <w:noProof/>
                <w:webHidden/>
              </w:rPr>
              <w:instrText xml:space="preserve"> PAGEREF _Toc231276460 \h </w:instrText>
            </w:r>
            <w:r>
              <w:rPr>
                <w:noProof/>
                <w:webHidden/>
              </w:rPr>
            </w:r>
            <w:r>
              <w:rPr>
                <w:noProof/>
                <w:webHidden/>
              </w:rPr>
              <w:fldChar w:fldCharType="separate"/>
            </w:r>
            <w:r>
              <w:rPr>
                <w:noProof/>
                <w:webHidden/>
              </w:rPr>
              <w:t>59</w:t>
            </w:r>
            <w:r>
              <w:rPr>
                <w:noProof/>
                <w:webHidden/>
              </w:rPr>
              <w:fldChar w:fldCharType="end"/>
            </w:r>
          </w:hyperlink>
        </w:p>
        <w:p w14:paraId="54122154" w14:textId="44799501"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1" w:history="1">
            <w:r w:rsidRPr="00D57276">
              <w:rPr>
                <w:rStyle w:val="Hyperlink"/>
                <w:bCs/>
                <w:noProof/>
              </w:rPr>
              <w:t>6.1.3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b/>
                <w:noProof/>
              </w:rPr>
              <w:t>Work Package</w:t>
            </w:r>
            <w:r w:rsidRPr="00D57276">
              <w:rPr>
                <w:rStyle w:val="Hyperlink"/>
                <w:noProof/>
              </w:rPr>
              <w:t xml:space="preserve"> 3: RSP Billing Automation</w:t>
            </w:r>
            <w:r>
              <w:rPr>
                <w:noProof/>
                <w:webHidden/>
              </w:rPr>
              <w:tab/>
            </w:r>
            <w:r>
              <w:rPr>
                <w:noProof/>
                <w:webHidden/>
              </w:rPr>
              <w:fldChar w:fldCharType="begin"/>
            </w:r>
            <w:r>
              <w:rPr>
                <w:noProof/>
                <w:webHidden/>
              </w:rPr>
              <w:instrText xml:space="preserve"> PAGEREF _Toc231276461 \h </w:instrText>
            </w:r>
            <w:r>
              <w:rPr>
                <w:noProof/>
                <w:webHidden/>
              </w:rPr>
            </w:r>
            <w:r>
              <w:rPr>
                <w:noProof/>
                <w:webHidden/>
              </w:rPr>
              <w:fldChar w:fldCharType="separate"/>
            </w:r>
            <w:r>
              <w:rPr>
                <w:noProof/>
                <w:webHidden/>
              </w:rPr>
              <w:t>62</w:t>
            </w:r>
            <w:r>
              <w:rPr>
                <w:noProof/>
                <w:webHidden/>
              </w:rPr>
              <w:fldChar w:fldCharType="end"/>
            </w:r>
          </w:hyperlink>
        </w:p>
        <w:p w14:paraId="56956EDA" w14:textId="0DBAAB3D"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2" w:history="1">
            <w:r w:rsidRPr="00D57276">
              <w:rPr>
                <w:rStyle w:val="Hyperlink"/>
                <w:bCs/>
                <w:noProof/>
              </w:rPr>
              <w:t>6.1.4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4: New RSP Portal</w:t>
            </w:r>
            <w:r>
              <w:rPr>
                <w:noProof/>
                <w:webHidden/>
              </w:rPr>
              <w:tab/>
            </w:r>
            <w:r>
              <w:rPr>
                <w:noProof/>
                <w:webHidden/>
              </w:rPr>
              <w:fldChar w:fldCharType="begin"/>
            </w:r>
            <w:r>
              <w:rPr>
                <w:noProof/>
                <w:webHidden/>
              </w:rPr>
              <w:instrText xml:space="preserve"> PAGEREF _Toc231276462 \h </w:instrText>
            </w:r>
            <w:r>
              <w:rPr>
                <w:noProof/>
                <w:webHidden/>
              </w:rPr>
            </w:r>
            <w:r>
              <w:rPr>
                <w:noProof/>
                <w:webHidden/>
              </w:rPr>
              <w:fldChar w:fldCharType="separate"/>
            </w:r>
            <w:r>
              <w:rPr>
                <w:noProof/>
                <w:webHidden/>
              </w:rPr>
              <w:t>64</w:t>
            </w:r>
            <w:r>
              <w:rPr>
                <w:noProof/>
                <w:webHidden/>
              </w:rPr>
              <w:fldChar w:fldCharType="end"/>
            </w:r>
          </w:hyperlink>
        </w:p>
        <w:p w14:paraId="3DCA8B25" w14:textId="5C6EC127"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3" w:history="1">
            <w:r w:rsidRPr="00D57276">
              <w:rPr>
                <w:rStyle w:val="Hyperlink"/>
                <w:bCs/>
                <w:noProof/>
              </w:rPr>
              <w:t>6.1.5</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5: Order pre-qualification</w:t>
            </w:r>
            <w:r>
              <w:rPr>
                <w:noProof/>
                <w:webHidden/>
              </w:rPr>
              <w:tab/>
            </w:r>
            <w:r>
              <w:rPr>
                <w:noProof/>
                <w:webHidden/>
              </w:rPr>
              <w:fldChar w:fldCharType="begin"/>
            </w:r>
            <w:r>
              <w:rPr>
                <w:noProof/>
                <w:webHidden/>
              </w:rPr>
              <w:instrText xml:space="preserve"> PAGEREF _Toc231276463 \h </w:instrText>
            </w:r>
            <w:r>
              <w:rPr>
                <w:noProof/>
                <w:webHidden/>
              </w:rPr>
            </w:r>
            <w:r>
              <w:rPr>
                <w:noProof/>
                <w:webHidden/>
              </w:rPr>
              <w:fldChar w:fldCharType="separate"/>
            </w:r>
            <w:r>
              <w:rPr>
                <w:noProof/>
                <w:webHidden/>
              </w:rPr>
              <w:t>69</w:t>
            </w:r>
            <w:r>
              <w:rPr>
                <w:noProof/>
                <w:webHidden/>
              </w:rPr>
              <w:fldChar w:fldCharType="end"/>
            </w:r>
          </w:hyperlink>
        </w:p>
        <w:p w14:paraId="1E48DE24" w14:textId="10C70E18"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64" w:history="1">
            <w:r w:rsidRPr="00D57276">
              <w:rPr>
                <w:rStyle w:val="Hyperlink"/>
                <w:noProof/>
              </w:rPr>
              <w:t>6.2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Workstream B: Network</w:t>
            </w:r>
            <w:r>
              <w:rPr>
                <w:noProof/>
                <w:webHidden/>
              </w:rPr>
              <w:tab/>
            </w:r>
            <w:r>
              <w:rPr>
                <w:noProof/>
                <w:webHidden/>
              </w:rPr>
              <w:fldChar w:fldCharType="begin"/>
            </w:r>
            <w:r>
              <w:rPr>
                <w:noProof/>
                <w:webHidden/>
              </w:rPr>
              <w:instrText xml:space="preserve"> PAGEREF _Toc231276464 \h </w:instrText>
            </w:r>
            <w:r>
              <w:rPr>
                <w:noProof/>
                <w:webHidden/>
              </w:rPr>
            </w:r>
            <w:r>
              <w:rPr>
                <w:noProof/>
                <w:webHidden/>
              </w:rPr>
              <w:fldChar w:fldCharType="separate"/>
            </w:r>
            <w:r>
              <w:rPr>
                <w:noProof/>
                <w:webHidden/>
              </w:rPr>
              <w:t>71</w:t>
            </w:r>
            <w:r>
              <w:rPr>
                <w:noProof/>
                <w:webHidden/>
              </w:rPr>
              <w:fldChar w:fldCharType="end"/>
            </w:r>
          </w:hyperlink>
        </w:p>
        <w:p w14:paraId="6C7EBA6E" w14:textId="72B65DFE"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5" w:history="1">
            <w:r w:rsidRPr="00D57276">
              <w:rPr>
                <w:rStyle w:val="Hyperlink"/>
                <w:bCs/>
                <w:noProof/>
              </w:rPr>
              <w:t>6.2.1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6: Consolidate Physical Network Inventory</w:t>
            </w:r>
            <w:r>
              <w:rPr>
                <w:noProof/>
                <w:webHidden/>
              </w:rPr>
              <w:tab/>
            </w:r>
            <w:r>
              <w:rPr>
                <w:noProof/>
                <w:webHidden/>
              </w:rPr>
              <w:fldChar w:fldCharType="begin"/>
            </w:r>
            <w:r>
              <w:rPr>
                <w:noProof/>
                <w:webHidden/>
              </w:rPr>
              <w:instrText xml:space="preserve"> PAGEREF _Toc231276465 \h </w:instrText>
            </w:r>
            <w:r>
              <w:rPr>
                <w:noProof/>
                <w:webHidden/>
              </w:rPr>
            </w:r>
            <w:r>
              <w:rPr>
                <w:noProof/>
                <w:webHidden/>
              </w:rPr>
              <w:fldChar w:fldCharType="separate"/>
            </w:r>
            <w:r>
              <w:rPr>
                <w:noProof/>
                <w:webHidden/>
              </w:rPr>
              <w:t>72</w:t>
            </w:r>
            <w:r>
              <w:rPr>
                <w:noProof/>
                <w:webHidden/>
              </w:rPr>
              <w:fldChar w:fldCharType="end"/>
            </w:r>
          </w:hyperlink>
        </w:p>
        <w:p w14:paraId="54C3065F" w14:textId="256E6B51"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66" w:history="1">
            <w:r w:rsidRPr="00D57276">
              <w:rPr>
                <w:rStyle w:val="Hyperlink"/>
                <w:noProof/>
              </w:rPr>
              <w:t>6.3</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Workstream C: Field Force</w:t>
            </w:r>
            <w:r>
              <w:rPr>
                <w:noProof/>
                <w:webHidden/>
              </w:rPr>
              <w:tab/>
            </w:r>
            <w:r>
              <w:rPr>
                <w:noProof/>
                <w:webHidden/>
              </w:rPr>
              <w:fldChar w:fldCharType="begin"/>
            </w:r>
            <w:r>
              <w:rPr>
                <w:noProof/>
                <w:webHidden/>
              </w:rPr>
              <w:instrText xml:space="preserve"> PAGEREF _Toc231276466 \h </w:instrText>
            </w:r>
            <w:r>
              <w:rPr>
                <w:noProof/>
                <w:webHidden/>
              </w:rPr>
            </w:r>
            <w:r>
              <w:rPr>
                <w:noProof/>
                <w:webHidden/>
              </w:rPr>
              <w:fldChar w:fldCharType="separate"/>
            </w:r>
            <w:r>
              <w:rPr>
                <w:noProof/>
                <w:webHidden/>
              </w:rPr>
              <w:t>86</w:t>
            </w:r>
            <w:r>
              <w:rPr>
                <w:noProof/>
                <w:webHidden/>
              </w:rPr>
              <w:fldChar w:fldCharType="end"/>
            </w:r>
          </w:hyperlink>
        </w:p>
        <w:p w14:paraId="58D84074" w14:textId="639E2E93"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7" w:history="1">
            <w:r w:rsidRPr="00D57276">
              <w:rPr>
                <w:rStyle w:val="Hyperlink"/>
                <w:bCs/>
                <w:noProof/>
              </w:rPr>
              <w:t>6.3.1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7: Automate Assurance Work Orders</w:t>
            </w:r>
            <w:r>
              <w:rPr>
                <w:noProof/>
                <w:webHidden/>
              </w:rPr>
              <w:tab/>
            </w:r>
            <w:r>
              <w:rPr>
                <w:noProof/>
                <w:webHidden/>
              </w:rPr>
              <w:fldChar w:fldCharType="begin"/>
            </w:r>
            <w:r>
              <w:rPr>
                <w:noProof/>
                <w:webHidden/>
              </w:rPr>
              <w:instrText xml:space="preserve"> PAGEREF _Toc231276467 \h </w:instrText>
            </w:r>
            <w:r>
              <w:rPr>
                <w:noProof/>
                <w:webHidden/>
              </w:rPr>
            </w:r>
            <w:r>
              <w:rPr>
                <w:noProof/>
                <w:webHidden/>
              </w:rPr>
              <w:fldChar w:fldCharType="separate"/>
            </w:r>
            <w:r>
              <w:rPr>
                <w:noProof/>
                <w:webHidden/>
              </w:rPr>
              <w:t>87</w:t>
            </w:r>
            <w:r>
              <w:rPr>
                <w:noProof/>
                <w:webHidden/>
              </w:rPr>
              <w:fldChar w:fldCharType="end"/>
            </w:r>
          </w:hyperlink>
        </w:p>
        <w:p w14:paraId="7B2D8917" w14:textId="798BA670"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8" w:history="1">
            <w:r w:rsidRPr="00D57276">
              <w:rPr>
                <w:rStyle w:val="Hyperlink"/>
                <w:bCs/>
                <w:noProof/>
              </w:rPr>
              <w:t>6.3.2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8: Automate Provisioning Work Orders</w:t>
            </w:r>
            <w:r>
              <w:rPr>
                <w:noProof/>
                <w:webHidden/>
              </w:rPr>
              <w:tab/>
            </w:r>
            <w:r>
              <w:rPr>
                <w:noProof/>
                <w:webHidden/>
              </w:rPr>
              <w:fldChar w:fldCharType="begin"/>
            </w:r>
            <w:r>
              <w:rPr>
                <w:noProof/>
                <w:webHidden/>
              </w:rPr>
              <w:instrText xml:space="preserve"> PAGEREF _Toc231276468 \h </w:instrText>
            </w:r>
            <w:r>
              <w:rPr>
                <w:noProof/>
                <w:webHidden/>
              </w:rPr>
            </w:r>
            <w:r>
              <w:rPr>
                <w:noProof/>
                <w:webHidden/>
              </w:rPr>
              <w:fldChar w:fldCharType="separate"/>
            </w:r>
            <w:r>
              <w:rPr>
                <w:noProof/>
                <w:webHidden/>
              </w:rPr>
              <w:t>92</w:t>
            </w:r>
            <w:r>
              <w:rPr>
                <w:noProof/>
                <w:webHidden/>
              </w:rPr>
              <w:fldChar w:fldCharType="end"/>
            </w:r>
          </w:hyperlink>
        </w:p>
        <w:p w14:paraId="1CF1273A" w14:textId="3FF5BC67"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69" w:history="1">
            <w:r w:rsidRPr="00D57276">
              <w:rPr>
                <w:rStyle w:val="Hyperlink"/>
                <w:bCs/>
                <w:noProof/>
              </w:rPr>
              <w:t>6.3.3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Work Package 9: Internal Field Force Integration</w:t>
            </w:r>
            <w:r>
              <w:rPr>
                <w:noProof/>
                <w:webHidden/>
              </w:rPr>
              <w:tab/>
            </w:r>
            <w:r>
              <w:rPr>
                <w:noProof/>
                <w:webHidden/>
              </w:rPr>
              <w:fldChar w:fldCharType="begin"/>
            </w:r>
            <w:r>
              <w:rPr>
                <w:noProof/>
                <w:webHidden/>
              </w:rPr>
              <w:instrText xml:space="preserve"> PAGEREF _Toc231276469 \h </w:instrText>
            </w:r>
            <w:r>
              <w:rPr>
                <w:noProof/>
                <w:webHidden/>
              </w:rPr>
            </w:r>
            <w:r>
              <w:rPr>
                <w:noProof/>
                <w:webHidden/>
              </w:rPr>
              <w:fldChar w:fldCharType="separate"/>
            </w:r>
            <w:r>
              <w:rPr>
                <w:noProof/>
                <w:webHidden/>
              </w:rPr>
              <w:t>94</w:t>
            </w:r>
            <w:r>
              <w:rPr>
                <w:noProof/>
                <w:webHidden/>
              </w:rPr>
              <w:fldChar w:fldCharType="end"/>
            </w:r>
          </w:hyperlink>
        </w:p>
        <w:p w14:paraId="6A7A96E3" w14:textId="112EBCC9"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0" w:history="1">
            <w:r w:rsidRPr="00D57276">
              <w:rPr>
                <w:rStyle w:val="Hyperlink"/>
                <w:bCs/>
                <w:noProof/>
              </w:rPr>
              <w:t>6.3.4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b/>
                <w:noProof/>
              </w:rPr>
              <w:t>Work Package 10: Work Order Finance System Integration</w:t>
            </w:r>
            <w:r>
              <w:rPr>
                <w:noProof/>
                <w:webHidden/>
              </w:rPr>
              <w:tab/>
            </w:r>
            <w:r>
              <w:rPr>
                <w:noProof/>
                <w:webHidden/>
              </w:rPr>
              <w:fldChar w:fldCharType="begin"/>
            </w:r>
            <w:r>
              <w:rPr>
                <w:noProof/>
                <w:webHidden/>
              </w:rPr>
              <w:instrText xml:space="preserve"> PAGEREF _Toc231276470 \h </w:instrText>
            </w:r>
            <w:r>
              <w:rPr>
                <w:noProof/>
                <w:webHidden/>
              </w:rPr>
            </w:r>
            <w:r>
              <w:rPr>
                <w:noProof/>
                <w:webHidden/>
              </w:rPr>
              <w:fldChar w:fldCharType="separate"/>
            </w:r>
            <w:r>
              <w:rPr>
                <w:noProof/>
                <w:webHidden/>
              </w:rPr>
              <w:t>97</w:t>
            </w:r>
            <w:r>
              <w:rPr>
                <w:noProof/>
                <w:webHidden/>
              </w:rPr>
              <w:fldChar w:fldCharType="end"/>
            </w:r>
          </w:hyperlink>
        </w:p>
        <w:p w14:paraId="7BFB72DB" w14:textId="1A3D5E72"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71" w:history="1">
            <w:r w:rsidRPr="00D57276">
              <w:rPr>
                <w:rStyle w:val="Hyperlink"/>
                <w:noProof/>
              </w:rPr>
              <w:t>6.4</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Integration</w:t>
            </w:r>
            <w:r>
              <w:rPr>
                <w:noProof/>
                <w:webHidden/>
              </w:rPr>
              <w:tab/>
            </w:r>
            <w:r>
              <w:rPr>
                <w:noProof/>
                <w:webHidden/>
              </w:rPr>
              <w:fldChar w:fldCharType="begin"/>
            </w:r>
            <w:r>
              <w:rPr>
                <w:noProof/>
                <w:webHidden/>
              </w:rPr>
              <w:instrText xml:space="preserve"> PAGEREF _Toc231276471 \h </w:instrText>
            </w:r>
            <w:r>
              <w:rPr>
                <w:noProof/>
                <w:webHidden/>
              </w:rPr>
            </w:r>
            <w:r>
              <w:rPr>
                <w:noProof/>
                <w:webHidden/>
              </w:rPr>
              <w:fldChar w:fldCharType="separate"/>
            </w:r>
            <w:r>
              <w:rPr>
                <w:noProof/>
                <w:webHidden/>
              </w:rPr>
              <w:t>98</w:t>
            </w:r>
            <w:r>
              <w:rPr>
                <w:noProof/>
                <w:webHidden/>
              </w:rPr>
              <w:fldChar w:fldCharType="end"/>
            </w:r>
          </w:hyperlink>
        </w:p>
        <w:p w14:paraId="78722714" w14:textId="6CD7E064"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2" w:history="1">
            <w:r w:rsidRPr="00D57276">
              <w:rPr>
                <w:rStyle w:val="Hyperlink"/>
                <w:bCs/>
                <w:noProof/>
              </w:rPr>
              <w:t>6.4.1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Solution Details</w:t>
            </w:r>
            <w:r>
              <w:rPr>
                <w:noProof/>
                <w:webHidden/>
              </w:rPr>
              <w:tab/>
            </w:r>
            <w:r>
              <w:rPr>
                <w:noProof/>
                <w:webHidden/>
              </w:rPr>
              <w:fldChar w:fldCharType="begin"/>
            </w:r>
            <w:r>
              <w:rPr>
                <w:noProof/>
                <w:webHidden/>
              </w:rPr>
              <w:instrText xml:space="preserve"> PAGEREF _Toc231276472 \h </w:instrText>
            </w:r>
            <w:r>
              <w:rPr>
                <w:noProof/>
                <w:webHidden/>
              </w:rPr>
            </w:r>
            <w:r>
              <w:rPr>
                <w:noProof/>
                <w:webHidden/>
              </w:rPr>
              <w:fldChar w:fldCharType="separate"/>
            </w:r>
            <w:r>
              <w:rPr>
                <w:noProof/>
                <w:webHidden/>
              </w:rPr>
              <w:t>99</w:t>
            </w:r>
            <w:r>
              <w:rPr>
                <w:noProof/>
                <w:webHidden/>
              </w:rPr>
              <w:fldChar w:fldCharType="end"/>
            </w:r>
          </w:hyperlink>
        </w:p>
        <w:p w14:paraId="4E521D48" w14:textId="1147E285"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3" w:history="1">
            <w:r w:rsidRPr="00D57276">
              <w:rPr>
                <w:rStyle w:val="Hyperlink"/>
                <w:bCs/>
                <w:noProof/>
              </w:rPr>
              <w:t>6.4.2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Activities and Key Dependencies:</w:t>
            </w:r>
            <w:r>
              <w:rPr>
                <w:noProof/>
                <w:webHidden/>
              </w:rPr>
              <w:tab/>
            </w:r>
            <w:r>
              <w:rPr>
                <w:noProof/>
                <w:webHidden/>
              </w:rPr>
              <w:fldChar w:fldCharType="begin"/>
            </w:r>
            <w:r>
              <w:rPr>
                <w:noProof/>
                <w:webHidden/>
              </w:rPr>
              <w:instrText xml:space="preserve"> PAGEREF _Toc231276473 \h </w:instrText>
            </w:r>
            <w:r>
              <w:rPr>
                <w:noProof/>
                <w:webHidden/>
              </w:rPr>
            </w:r>
            <w:r>
              <w:rPr>
                <w:noProof/>
                <w:webHidden/>
              </w:rPr>
              <w:fldChar w:fldCharType="separate"/>
            </w:r>
            <w:r>
              <w:rPr>
                <w:noProof/>
                <w:webHidden/>
              </w:rPr>
              <w:t>102</w:t>
            </w:r>
            <w:r>
              <w:rPr>
                <w:noProof/>
                <w:webHidden/>
              </w:rPr>
              <w:fldChar w:fldCharType="end"/>
            </w:r>
          </w:hyperlink>
        </w:p>
        <w:p w14:paraId="3F3A261A" w14:textId="0EFF8EE1"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74" w:history="1">
            <w:r w:rsidRPr="00D57276">
              <w:rPr>
                <w:rStyle w:val="Hyperlink"/>
                <w:b/>
                <w:noProof/>
              </w:rPr>
              <w:t>6.4.1.4 Out of Scope</w:t>
            </w:r>
            <w:r>
              <w:rPr>
                <w:noProof/>
                <w:webHidden/>
              </w:rPr>
              <w:tab/>
            </w:r>
            <w:r>
              <w:rPr>
                <w:noProof/>
                <w:webHidden/>
              </w:rPr>
              <w:fldChar w:fldCharType="begin"/>
            </w:r>
            <w:r>
              <w:rPr>
                <w:noProof/>
                <w:webHidden/>
              </w:rPr>
              <w:instrText xml:space="preserve"> PAGEREF _Toc231276474 \h </w:instrText>
            </w:r>
            <w:r>
              <w:rPr>
                <w:noProof/>
                <w:webHidden/>
              </w:rPr>
            </w:r>
            <w:r>
              <w:rPr>
                <w:noProof/>
                <w:webHidden/>
              </w:rPr>
              <w:fldChar w:fldCharType="separate"/>
            </w:r>
            <w:r>
              <w:rPr>
                <w:noProof/>
                <w:webHidden/>
              </w:rPr>
              <w:t>105</w:t>
            </w:r>
            <w:r>
              <w:rPr>
                <w:noProof/>
                <w:webHidden/>
              </w:rPr>
              <w:fldChar w:fldCharType="end"/>
            </w:r>
          </w:hyperlink>
        </w:p>
        <w:p w14:paraId="34D49035" w14:textId="437B8AB6"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75" w:history="1">
            <w:r w:rsidRPr="00D57276">
              <w:rPr>
                <w:rStyle w:val="Hyperlink"/>
                <w:noProof/>
              </w:rPr>
              <w:t>6.5</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Data Migration (Non-GIS Data)</w:t>
            </w:r>
            <w:r>
              <w:rPr>
                <w:noProof/>
                <w:webHidden/>
              </w:rPr>
              <w:tab/>
            </w:r>
            <w:r>
              <w:rPr>
                <w:noProof/>
                <w:webHidden/>
              </w:rPr>
              <w:fldChar w:fldCharType="begin"/>
            </w:r>
            <w:r>
              <w:rPr>
                <w:noProof/>
                <w:webHidden/>
              </w:rPr>
              <w:instrText xml:space="preserve"> PAGEREF _Toc231276475 \h </w:instrText>
            </w:r>
            <w:r>
              <w:rPr>
                <w:noProof/>
                <w:webHidden/>
              </w:rPr>
            </w:r>
            <w:r>
              <w:rPr>
                <w:noProof/>
                <w:webHidden/>
              </w:rPr>
              <w:fldChar w:fldCharType="separate"/>
            </w:r>
            <w:r>
              <w:rPr>
                <w:noProof/>
                <w:webHidden/>
              </w:rPr>
              <w:t>105</w:t>
            </w:r>
            <w:r>
              <w:rPr>
                <w:noProof/>
                <w:webHidden/>
              </w:rPr>
              <w:fldChar w:fldCharType="end"/>
            </w:r>
          </w:hyperlink>
        </w:p>
        <w:p w14:paraId="59AD1625" w14:textId="166DCC97"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6" w:history="1">
            <w:r w:rsidRPr="00D57276">
              <w:rPr>
                <w:rStyle w:val="Hyperlink"/>
                <w:bCs/>
                <w:noProof/>
              </w:rPr>
              <w:t>6.5.1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Solution Details</w:t>
            </w:r>
            <w:r>
              <w:rPr>
                <w:noProof/>
                <w:webHidden/>
              </w:rPr>
              <w:tab/>
            </w:r>
            <w:r>
              <w:rPr>
                <w:noProof/>
                <w:webHidden/>
              </w:rPr>
              <w:fldChar w:fldCharType="begin"/>
            </w:r>
            <w:r>
              <w:rPr>
                <w:noProof/>
                <w:webHidden/>
              </w:rPr>
              <w:instrText xml:space="preserve"> PAGEREF _Toc231276476 \h </w:instrText>
            </w:r>
            <w:r>
              <w:rPr>
                <w:noProof/>
                <w:webHidden/>
              </w:rPr>
            </w:r>
            <w:r>
              <w:rPr>
                <w:noProof/>
                <w:webHidden/>
              </w:rPr>
              <w:fldChar w:fldCharType="separate"/>
            </w:r>
            <w:r>
              <w:rPr>
                <w:noProof/>
                <w:webHidden/>
              </w:rPr>
              <w:t>105</w:t>
            </w:r>
            <w:r>
              <w:rPr>
                <w:noProof/>
                <w:webHidden/>
              </w:rPr>
              <w:fldChar w:fldCharType="end"/>
            </w:r>
          </w:hyperlink>
        </w:p>
        <w:p w14:paraId="603781ED" w14:textId="1612B4BA"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7" w:history="1">
            <w:r w:rsidRPr="00D57276">
              <w:rPr>
                <w:rStyle w:val="Hyperlink"/>
                <w:bCs/>
                <w:noProof/>
              </w:rPr>
              <w:t>6.5.2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Scope</w:t>
            </w:r>
            <w:r>
              <w:rPr>
                <w:noProof/>
                <w:webHidden/>
              </w:rPr>
              <w:tab/>
            </w:r>
            <w:r>
              <w:rPr>
                <w:noProof/>
                <w:webHidden/>
              </w:rPr>
              <w:fldChar w:fldCharType="begin"/>
            </w:r>
            <w:r>
              <w:rPr>
                <w:noProof/>
                <w:webHidden/>
              </w:rPr>
              <w:instrText xml:space="preserve"> PAGEREF _Toc231276477 \h </w:instrText>
            </w:r>
            <w:r>
              <w:rPr>
                <w:noProof/>
                <w:webHidden/>
              </w:rPr>
            </w:r>
            <w:r>
              <w:rPr>
                <w:noProof/>
                <w:webHidden/>
              </w:rPr>
              <w:fldChar w:fldCharType="separate"/>
            </w:r>
            <w:r>
              <w:rPr>
                <w:noProof/>
                <w:webHidden/>
              </w:rPr>
              <w:t>105</w:t>
            </w:r>
            <w:r>
              <w:rPr>
                <w:noProof/>
                <w:webHidden/>
              </w:rPr>
              <w:fldChar w:fldCharType="end"/>
            </w:r>
          </w:hyperlink>
        </w:p>
        <w:p w14:paraId="4C803DEF" w14:textId="6D2EA4AB"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8" w:history="1">
            <w:r w:rsidRPr="00D57276">
              <w:rPr>
                <w:rStyle w:val="Hyperlink"/>
                <w:bCs/>
                <w:noProof/>
              </w:rPr>
              <w:t>6.5.3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Non-GIS Data Processing Architecture</w:t>
            </w:r>
            <w:r>
              <w:rPr>
                <w:noProof/>
                <w:webHidden/>
              </w:rPr>
              <w:tab/>
            </w:r>
            <w:r>
              <w:rPr>
                <w:noProof/>
                <w:webHidden/>
              </w:rPr>
              <w:fldChar w:fldCharType="begin"/>
            </w:r>
            <w:r>
              <w:rPr>
                <w:noProof/>
                <w:webHidden/>
              </w:rPr>
              <w:instrText xml:space="preserve"> PAGEREF _Toc231276478 \h </w:instrText>
            </w:r>
            <w:r>
              <w:rPr>
                <w:noProof/>
                <w:webHidden/>
              </w:rPr>
            </w:r>
            <w:r>
              <w:rPr>
                <w:noProof/>
                <w:webHidden/>
              </w:rPr>
              <w:fldChar w:fldCharType="separate"/>
            </w:r>
            <w:r>
              <w:rPr>
                <w:noProof/>
                <w:webHidden/>
              </w:rPr>
              <w:t>107</w:t>
            </w:r>
            <w:r>
              <w:rPr>
                <w:noProof/>
                <w:webHidden/>
              </w:rPr>
              <w:fldChar w:fldCharType="end"/>
            </w:r>
          </w:hyperlink>
        </w:p>
        <w:p w14:paraId="6ED4D5AF" w14:textId="369A3CA9"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79" w:history="1">
            <w:r w:rsidRPr="00D57276">
              <w:rPr>
                <w:rStyle w:val="Hyperlink"/>
                <w:bCs/>
                <w:noProof/>
              </w:rPr>
              <w:t>6.5.4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Non-GIS Data Processing Approach &amp; Activities</w:t>
            </w:r>
            <w:r>
              <w:rPr>
                <w:noProof/>
                <w:webHidden/>
              </w:rPr>
              <w:tab/>
            </w:r>
            <w:r>
              <w:rPr>
                <w:noProof/>
                <w:webHidden/>
              </w:rPr>
              <w:fldChar w:fldCharType="begin"/>
            </w:r>
            <w:r>
              <w:rPr>
                <w:noProof/>
                <w:webHidden/>
              </w:rPr>
              <w:instrText xml:space="preserve"> PAGEREF _Toc231276479 \h </w:instrText>
            </w:r>
            <w:r>
              <w:rPr>
                <w:noProof/>
                <w:webHidden/>
              </w:rPr>
            </w:r>
            <w:r>
              <w:rPr>
                <w:noProof/>
                <w:webHidden/>
              </w:rPr>
              <w:fldChar w:fldCharType="separate"/>
            </w:r>
            <w:r>
              <w:rPr>
                <w:noProof/>
                <w:webHidden/>
              </w:rPr>
              <w:t>108</w:t>
            </w:r>
            <w:r>
              <w:rPr>
                <w:noProof/>
                <w:webHidden/>
              </w:rPr>
              <w:fldChar w:fldCharType="end"/>
            </w:r>
          </w:hyperlink>
        </w:p>
        <w:p w14:paraId="76168EEF" w14:textId="24775F6D"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0" w:history="1">
            <w:r w:rsidRPr="00D57276">
              <w:rPr>
                <w:rStyle w:val="Hyperlink"/>
                <w:bCs/>
                <w:noProof/>
              </w:rPr>
              <w:t>6.5.5</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Assumption and</w:t>
            </w:r>
            <w:r w:rsidRPr="00D57276">
              <w:rPr>
                <w:rStyle w:val="Hyperlink"/>
                <w:b/>
                <w:noProof/>
              </w:rPr>
              <w:t xml:space="preserve"> </w:t>
            </w:r>
            <w:r w:rsidRPr="00D57276">
              <w:rPr>
                <w:rStyle w:val="Hyperlink"/>
                <w:noProof/>
              </w:rPr>
              <w:t>Dependencies</w:t>
            </w:r>
            <w:r>
              <w:rPr>
                <w:noProof/>
                <w:webHidden/>
              </w:rPr>
              <w:tab/>
            </w:r>
            <w:r>
              <w:rPr>
                <w:noProof/>
                <w:webHidden/>
              </w:rPr>
              <w:fldChar w:fldCharType="begin"/>
            </w:r>
            <w:r>
              <w:rPr>
                <w:noProof/>
                <w:webHidden/>
              </w:rPr>
              <w:instrText xml:space="preserve"> PAGEREF _Toc231276480 \h </w:instrText>
            </w:r>
            <w:r>
              <w:rPr>
                <w:noProof/>
                <w:webHidden/>
              </w:rPr>
            </w:r>
            <w:r>
              <w:rPr>
                <w:noProof/>
                <w:webHidden/>
              </w:rPr>
              <w:fldChar w:fldCharType="separate"/>
            </w:r>
            <w:r>
              <w:rPr>
                <w:noProof/>
                <w:webHidden/>
              </w:rPr>
              <w:t>111</w:t>
            </w:r>
            <w:r>
              <w:rPr>
                <w:noProof/>
                <w:webHidden/>
              </w:rPr>
              <w:fldChar w:fldCharType="end"/>
            </w:r>
          </w:hyperlink>
        </w:p>
        <w:p w14:paraId="5A766A79" w14:textId="6C6631AD"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1" w:history="1">
            <w:r w:rsidRPr="00D57276">
              <w:rPr>
                <w:rStyle w:val="Hyperlink"/>
                <w:bCs/>
                <w:noProof/>
              </w:rPr>
              <w:t>6.5.6</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RACI</w:t>
            </w:r>
            <w:r>
              <w:rPr>
                <w:noProof/>
                <w:webHidden/>
              </w:rPr>
              <w:tab/>
            </w:r>
            <w:r>
              <w:rPr>
                <w:noProof/>
                <w:webHidden/>
              </w:rPr>
              <w:fldChar w:fldCharType="begin"/>
            </w:r>
            <w:r>
              <w:rPr>
                <w:noProof/>
                <w:webHidden/>
              </w:rPr>
              <w:instrText xml:space="preserve"> PAGEREF _Toc231276481 \h </w:instrText>
            </w:r>
            <w:r>
              <w:rPr>
                <w:noProof/>
                <w:webHidden/>
              </w:rPr>
            </w:r>
            <w:r>
              <w:rPr>
                <w:noProof/>
                <w:webHidden/>
              </w:rPr>
              <w:fldChar w:fldCharType="separate"/>
            </w:r>
            <w:r>
              <w:rPr>
                <w:noProof/>
                <w:webHidden/>
              </w:rPr>
              <w:t>112</w:t>
            </w:r>
            <w:r>
              <w:rPr>
                <w:noProof/>
                <w:webHidden/>
              </w:rPr>
              <w:fldChar w:fldCharType="end"/>
            </w:r>
          </w:hyperlink>
        </w:p>
        <w:p w14:paraId="0BDF8358" w14:textId="5D17F30D"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82" w:history="1">
            <w:r w:rsidRPr="00D57276">
              <w:rPr>
                <w:rStyle w:val="Hyperlink"/>
                <w:noProof/>
              </w:rPr>
              <w:t>6.6</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Organisation Change Management (OCM)</w:t>
            </w:r>
            <w:r>
              <w:rPr>
                <w:noProof/>
                <w:webHidden/>
              </w:rPr>
              <w:tab/>
            </w:r>
            <w:r>
              <w:rPr>
                <w:noProof/>
                <w:webHidden/>
              </w:rPr>
              <w:fldChar w:fldCharType="begin"/>
            </w:r>
            <w:r>
              <w:rPr>
                <w:noProof/>
                <w:webHidden/>
              </w:rPr>
              <w:instrText xml:space="preserve"> PAGEREF _Toc231276482 \h </w:instrText>
            </w:r>
            <w:r>
              <w:rPr>
                <w:noProof/>
                <w:webHidden/>
              </w:rPr>
            </w:r>
            <w:r>
              <w:rPr>
                <w:noProof/>
                <w:webHidden/>
              </w:rPr>
              <w:fldChar w:fldCharType="separate"/>
            </w:r>
            <w:r>
              <w:rPr>
                <w:noProof/>
                <w:webHidden/>
              </w:rPr>
              <w:t>113</w:t>
            </w:r>
            <w:r>
              <w:rPr>
                <w:noProof/>
                <w:webHidden/>
              </w:rPr>
              <w:fldChar w:fldCharType="end"/>
            </w:r>
          </w:hyperlink>
        </w:p>
        <w:p w14:paraId="18BE8337" w14:textId="37974F1C"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3" w:history="1">
            <w:r w:rsidRPr="00D57276">
              <w:rPr>
                <w:rStyle w:val="Hyperlink"/>
                <w:bCs/>
                <w:noProof/>
              </w:rPr>
              <w:t>6.6.1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Tuatahi-led, Capgemini-enabled</w:t>
            </w:r>
            <w:r>
              <w:rPr>
                <w:noProof/>
                <w:webHidden/>
              </w:rPr>
              <w:tab/>
            </w:r>
            <w:r>
              <w:rPr>
                <w:noProof/>
                <w:webHidden/>
              </w:rPr>
              <w:fldChar w:fldCharType="begin"/>
            </w:r>
            <w:r>
              <w:rPr>
                <w:noProof/>
                <w:webHidden/>
              </w:rPr>
              <w:instrText xml:space="preserve"> PAGEREF _Toc231276483 \h </w:instrText>
            </w:r>
            <w:r>
              <w:rPr>
                <w:noProof/>
                <w:webHidden/>
              </w:rPr>
            </w:r>
            <w:r>
              <w:rPr>
                <w:noProof/>
                <w:webHidden/>
              </w:rPr>
              <w:fldChar w:fldCharType="separate"/>
            </w:r>
            <w:r>
              <w:rPr>
                <w:noProof/>
                <w:webHidden/>
              </w:rPr>
              <w:t>113</w:t>
            </w:r>
            <w:r>
              <w:rPr>
                <w:noProof/>
                <w:webHidden/>
              </w:rPr>
              <w:fldChar w:fldCharType="end"/>
            </w:r>
          </w:hyperlink>
        </w:p>
        <w:p w14:paraId="5FBC89F4" w14:textId="45295C1F"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4" w:history="1">
            <w:r w:rsidRPr="00D57276">
              <w:rPr>
                <w:rStyle w:val="Hyperlink"/>
                <w:bCs/>
                <w:noProof/>
              </w:rPr>
              <w:t>6.6.2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Change Management Delivery Model</w:t>
            </w:r>
            <w:r>
              <w:rPr>
                <w:noProof/>
                <w:webHidden/>
              </w:rPr>
              <w:tab/>
            </w:r>
            <w:r>
              <w:rPr>
                <w:noProof/>
                <w:webHidden/>
              </w:rPr>
              <w:fldChar w:fldCharType="begin"/>
            </w:r>
            <w:r>
              <w:rPr>
                <w:noProof/>
                <w:webHidden/>
              </w:rPr>
              <w:instrText xml:space="preserve"> PAGEREF _Toc231276484 \h </w:instrText>
            </w:r>
            <w:r>
              <w:rPr>
                <w:noProof/>
                <w:webHidden/>
              </w:rPr>
            </w:r>
            <w:r>
              <w:rPr>
                <w:noProof/>
                <w:webHidden/>
              </w:rPr>
              <w:fldChar w:fldCharType="separate"/>
            </w:r>
            <w:r>
              <w:rPr>
                <w:noProof/>
                <w:webHidden/>
              </w:rPr>
              <w:t>113</w:t>
            </w:r>
            <w:r>
              <w:rPr>
                <w:noProof/>
                <w:webHidden/>
              </w:rPr>
              <w:fldChar w:fldCharType="end"/>
            </w:r>
          </w:hyperlink>
        </w:p>
        <w:p w14:paraId="5F053F96" w14:textId="058280E9"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5" w:history="1">
            <w:r w:rsidRPr="00D57276">
              <w:rPr>
                <w:rStyle w:val="Hyperlink"/>
                <w:bCs/>
                <w:noProof/>
              </w:rPr>
              <w:t>6.6.3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Integrated Training Approach</w:t>
            </w:r>
            <w:r>
              <w:rPr>
                <w:noProof/>
                <w:webHidden/>
              </w:rPr>
              <w:tab/>
            </w:r>
            <w:r>
              <w:rPr>
                <w:noProof/>
                <w:webHidden/>
              </w:rPr>
              <w:fldChar w:fldCharType="begin"/>
            </w:r>
            <w:r>
              <w:rPr>
                <w:noProof/>
                <w:webHidden/>
              </w:rPr>
              <w:instrText xml:space="preserve"> PAGEREF _Toc231276485 \h </w:instrText>
            </w:r>
            <w:r>
              <w:rPr>
                <w:noProof/>
                <w:webHidden/>
              </w:rPr>
            </w:r>
            <w:r>
              <w:rPr>
                <w:noProof/>
                <w:webHidden/>
              </w:rPr>
              <w:fldChar w:fldCharType="separate"/>
            </w:r>
            <w:r>
              <w:rPr>
                <w:noProof/>
                <w:webHidden/>
              </w:rPr>
              <w:t>114</w:t>
            </w:r>
            <w:r>
              <w:rPr>
                <w:noProof/>
                <w:webHidden/>
              </w:rPr>
              <w:fldChar w:fldCharType="end"/>
            </w:r>
          </w:hyperlink>
        </w:p>
        <w:p w14:paraId="6765578C" w14:textId="3AEA845D" w:rsidR="00E00186" w:rsidRDefault="00E00186">
          <w:pPr>
            <w:pStyle w:val="TOC3"/>
            <w:rPr>
              <w:rFonts w:asciiTheme="minorHAnsi" w:eastAsiaTheme="minorEastAsia" w:hAnsiTheme="minorHAnsi" w:cstheme="minorBidi"/>
              <w:i w:val="0"/>
              <w:noProof/>
              <w:color w:val="auto"/>
              <w:kern w:val="2"/>
              <w:sz w:val="24"/>
              <w:szCs w:val="24"/>
              <w:lang w:eastAsia="ja-JP"/>
              <w14:ligatures w14:val="standardContextual"/>
            </w:rPr>
          </w:pPr>
          <w:hyperlink w:anchor="_Toc231276486" w:history="1">
            <w:r w:rsidRPr="00D57276">
              <w:rPr>
                <w:rStyle w:val="Hyperlink"/>
                <w:rFonts w:eastAsia="Arial"/>
                <w:noProof/>
              </w:rPr>
              <w:t xml:space="preserve">6.6.1.8 </w:t>
            </w:r>
            <w:r w:rsidRPr="00D57276">
              <w:rPr>
                <w:rStyle w:val="Hyperlink"/>
                <w:noProof/>
              </w:rPr>
              <w:t>Business Readiness and Adoption</w:t>
            </w:r>
            <w:r>
              <w:rPr>
                <w:noProof/>
                <w:webHidden/>
              </w:rPr>
              <w:tab/>
            </w:r>
            <w:r>
              <w:rPr>
                <w:noProof/>
                <w:webHidden/>
              </w:rPr>
              <w:fldChar w:fldCharType="begin"/>
            </w:r>
            <w:r>
              <w:rPr>
                <w:noProof/>
                <w:webHidden/>
              </w:rPr>
              <w:instrText xml:space="preserve"> PAGEREF _Toc231276486 \h </w:instrText>
            </w:r>
            <w:r>
              <w:rPr>
                <w:noProof/>
                <w:webHidden/>
              </w:rPr>
            </w:r>
            <w:r>
              <w:rPr>
                <w:noProof/>
                <w:webHidden/>
              </w:rPr>
              <w:fldChar w:fldCharType="separate"/>
            </w:r>
            <w:r>
              <w:rPr>
                <w:noProof/>
                <w:webHidden/>
              </w:rPr>
              <w:t>116</w:t>
            </w:r>
            <w:r>
              <w:rPr>
                <w:noProof/>
                <w:webHidden/>
              </w:rPr>
              <w:fldChar w:fldCharType="end"/>
            </w:r>
          </w:hyperlink>
        </w:p>
        <w:p w14:paraId="35DC91F1" w14:textId="4CDE90BB"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7" w:history="1">
            <w:r w:rsidRPr="00D57276">
              <w:rPr>
                <w:rStyle w:val="Hyperlink"/>
                <w:bCs/>
                <w:noProof/>
                <w:lang w:eastAsia="en-US"/>
              </w:rPr>
              <w:t>6.6.4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 xml:space="preserve">Training </w:t>
            </w:r>
            <w:r w:rsidRPr="00D57276">
              <w:rPr>
                <w:rStyle w:val="Hyperlink"/>
                <w:noProof/>
                <w:lang w:eastAsia="en-US"/>
              </w:rPr>
              <w:t>Needs Overview</w:t>
            </w:r>
            <w:r>
              <w:rPr>
                <w:noProof/>
                <w:webHidden/>
              </w:rPr>
              <w:tab/>
            </w:r>
            <w:r>
              <w:rPr>
                <w:noProof/>
                <w:webHidden/>
              </w:rPr>
              <w:fldChar w:fldCharType="begin"/>
            </w:r>
            <w:r>
              <w:rPr>
                <w:noProof/>
                <w:webHidden/>
              </w:rPr>
              <w:instrText xml:space="preserve"> PAGEREF _Toc231276487 \h </w:instrText>
            </w:r>
            <w:r>
              <w:rPr>
                <w:noProof/>
                <w:webHidden/>
              </w:rPr>
            </w:r>
            <w:r>
              <w:rPr>
                <w:noProof/>
                <w:webHidden/>
              </w:rPr>
              <w:fldChar w:fldCharType="separate"/>
            </w:r>
            <w:r>
              <w:rPr>
                <w:noProof/>
                <w:webHidden/>
              </w:rPr>
              <w:t>116</w:t>
            </w:r>
            <w:r>
              <w:rPr>
                <w:noProof/>
                <w:webHidden/>
              </w:rPr>
              <w:fldChar w:fldCharType="end"/>
            </w:r>
          </w:hyperlink>
        </w:p>
        <w:p w14:paraId="69D79C98" w14:textId="264643EE"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88" w:history="1">
            <w:r w:rsidRPr="00D57276">
              <w:rPr>
                <w:rStyle w:val="Hyperlink"/>
                <w:bCs/>
                <w:noProof/>
                <w:lang w:eastAsia="en-US"/>
              </w:rPr>
              <w:t>6.6.5</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High-Level OCM &amp; Training RACI</w:t>
            </w:r>
            <w:r>
              <w:rPr>
                <w:noProof/>
                <w:webHidden/>
              </w:rPr>
              <w:tab/>
            </w:r>
            <w:r>
              <w:rPr>
                <w:noProof/>
                <w:webHidden/>
              </w:rPr>
              <w:fldChar w:fldCharType="begin"/>
            </w:r>
            <w:r>
              <w:rPr>
                <w:noProof/>
                <w:webHidden/>
              </w:rPr>
              <w:instrText xml:space="preserve"> PAGEREF _Toc231276488 \h </w:instrText>
            </w:r>
            <w:r>
              <w:rPr>
                <w:noProof/>
                <w:webHidden/>
              </w:rPr>
            </w:r>
            <w:r>
              <w:rPr>
                <w:noProof/>
                <w:webHidden/>
              </w:rPr>
              <w:fldChar w:fldCharType="separate"/>
            </w:r>
            <w:r>
              <w:rPr>
                <w:noProof/>
                <w:webHidden/>
              </w:rPr>
              <w:t>118</w:t>
            </w:r>
            <w:r>
              <w:rPr>
                <w:noProof/>
                <w:webHidden/>
              </w:rPr>
              <w:fldChar w:fldCharType="end"/>
            </w:r>
          </w:hyperlink>
        </w:p>
        <w:p w14:paraId="0F9F6F74" w14:textId="15D88E57"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89" w:history="1">
            <w:r w:rsidRPr="00D57276">
              <w:rPr>
                <w:rStyle w:val="Hyperlink"/>
                <w:noProof/>
              </w:rPr>
              <w:t>6.7</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Testing Solution</w:t>
            </w:r>
            <w:r>
              <w:rPr>
                <w:noProof/>
                <w:webHidden/>
              </w:rPr>
              <w:tab/>
            </w:r>
            <w:r>
              <w:rPr>
                <w:noProof/>
                <w:webHidden/>
              </w:rPr>
              <w:fldChar w:fldCharType="begin"/>
            </w:r>
            <w:r>
              <w:rPr>
                <w:noProof/>
                <w:webHidden/>
              </w:rPr>
              <w:instrText xml:space="preserve"> PAGEREF _Toc231276489 \h </w:instrText>
            </w:r>
            <w:r>
              <w:rPr>
                <w:noProof/>
                <w:webHidden/>
              </w:rPr>
            </w:r>
            <w:r>
              <w:rPr>
                <w:noProof/>
                <w:webHidden/>
              </w:rPr>
              <w:fldChar w:fldCharType="separate"/>
            </w:r>
            <w:r>
              <w:rPr>
                <w:noProof/>
                <w:webHidden/>
              </w:rPr>
              <w:t>119</w:t>
            </w:r>
            <w:r>
              <w:rPr>
                <w:noProof/>
                <w:webHidden/>
              </w:rPr>
              <w:fldChar w:fldCharType="end"/>
            </w:r>
          </w:hyperlink>
        </w:p>
        <w:p w14:paraId="72836EC2" w14:textId="4303F3E2"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0" w:history="1">
            <w:r w:rsidRPr="00D57276">
              <w:rPr>
                <w:rStyle w:val="Hyperlink"/>
                <w:bCs/>
                <w:noProof/>
              </w:rPr>
              <w:t>6.7.1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System Integration Testing (SIT) Approach (Release 1 &amp; Release 2)</w:t>
            </w:r>
            <w:r>
              <w:rPr>
                <w:noProof/>
                <w:webHidden/>
              </w:rPr>
              <w:tab/>
            </w:r>
            <w:r>
              <w:rPr>
                <w:noProof/>
                <w:webHidden/>
              </w:rPr>
              <w:fldChar w:fldCharType="begin"/>
            </w:r>
            <w:r>
              <w:rPr>
                <w:noProof/>
                <w:webHidden/>
              </w:rPr>
              <w:instrText xml:space="preserve"> PAGEREF _Toc231276490 \h </w:instrText>
            </w:r>
            <w:r>
              <w:rPr>
                <w:noProof/>
                <w:webHidden/>
              </w:rPr>
            </w:r>
            <w:r>
              <w:rPr>
                <w:noProof/>
                <w:webHidden/>
              </w:rPr>
              <w:fldChar w:fldCharType="separate"/>
            </w:r>
            <w:r>
              <w:rPr>
                <w:noProof/>
                <w:webHidden/>
              </w:rPr>
              <w:t>121</w:t>
            </w:r>
            <w:r>
              <w:rPr>
                <w:noProof/>
                <w:webHidden/>
              </w:rPr>
              <w:fldChar w:fldCharType="end"/>
            </w:r>
          </w:hyperlink>
        </w:p>
        <w:p w14:paraId="373CFC77" w14:textId="3E6A0585"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1" w:history="1">
            <w:r w:rsidRPr="00D57276">
              <w:rPr>
                <w:rStyle w:val="Hyperlink"/>
                <w:bCs/>
                <w:noProof/>
              </w:rPr>
              <w:t>6.7.2</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Release 1 and 2 – E2E Customer Journeys (Integrated SIT)</w:t>
            </w:r>
            <w:r>
              <w:rPr>
                <w:noProof/>
                <w:webHidden/>
              </w:rPr>
              <w:tab/>
            </w:r>
            <w:r>
              <w:rPr>
                <w:noProof/>
                <w:webHidden/>
              </w:rPr>
              <w:fldChar w:fldCharType="begin"/>
            </w:r>
            <w:r>
              <w:rPr>
                <w:noProof/>
                <w:webHidden/>
              </w:rPr>
              <w:instrText xml:space="preserve"> PAGEREF _Toc231276491 \h </w:instrText>
            </w:r>
            <w:r>
              <w:rPr>
                <w:noProof/>
                <w:webHidden/>
              </w:rPr>
            </w:r>
            <w:r>
              <w:rPr>
                <w:noProof/>
                <w:webHidden/>
              </w:rPr>
              <w:fldChar w:fldCharType="separate"/>
            </w:r>
            <w:r>
              <w:rPr>
                <w:noProof/>
                <w:webHidden/>
              </w:rPr>
              <w:t>121</w:t>
            </w:r>
            <w:r>
              <w:rPr>
                <w:noProof/>
                <w:webHidden/>
              </w:rPr>
              <w:fldChar w:fldCharType="end"/>
            </w:r>
          </w:hyperlink>
        </w:p>
        <w:p w14:paraId="39AE41F7" w14:textId="52DD04C2"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2" w:history="1">
            <w:r w:rsidRPr="00D57276">
              <w:rPr>
                <w:rStyle w:val="Hyperlink"/>
                <w:bCs/>
                <w:noProof/>
              </w:rPr>
              <w:t>6.7.3</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Release 1 and 2– User Acceptance Testing</w:t>
            </w:r>
            <w:r>
              <w:rPr>
                <w:noProof/>
                <w:webHidden/>
              </w:rPr>
              <w:tab/>
            </w:r>
            <w:r>
              <w:rPr>
                <w:noProof/>
                <w:webHidden/>
              </w:rPr>
              <w:fldChar w:fldCharType="begin"/>
            </w:r>
            <w:r>
              <w:rPr>
                <w:noProof/>
                <w:webHidden/>
              </w:rPr>
              <w:instrText xml:space="preserve"> PAGEREF _Toc231276492 \h </w:instrText>
            </w:r>
            <w:r>
              <w:rPr>
                <w:noProof/>
                <w:webHidden/>
              </w:rPr>
            </w:r>
            <w:r>
              <w:rPr>
                <w:noProof/>
                <w:webHidden/>
              </w:rPr>
              <w:fldChar w:fldCharType="separate"/>
            </w:r>
            <w:r>
              <w:rPr>
                <w:noProof/>
                <w:webHidden/>
              </w:rPr>
              <w:t>121</w:t>
            </w:r>
            <w:r>
              <w:rPr>
                <w:noProof/>
                <w:webHidden/>
              </w:rPr>
              <w:fldChar w:fldCharType="end"/>
            </w:r>
          </w:hyperlink>
        </w:p>
        <w:p w14:paraId="6D25674F" w14:textId="6AFD07E7"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3" w:history="1">
            <w:r w:rsidRPr="00D57276">
              <w:rPr>
                <w:rStyle w:val="Hyperlink"/>
                <w:bCs/>
                <w:noProof/>
              </w:rPr>
              <w:t>6.7.4</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Accessibility Testing</w:t>
            </w:r>
            <w:r>
              <w:rPr>
                <w:noProof/>
                <w:webHidden/>
              </w:rPr>
              <w:tab/>
            </w:r>
            <w:r>
              <w:rPr>
                <w:noProof/>
                <w:webHidden/>
              </w:rPr>
              <w:fldChar w:fldCharType="begin"/>
            </w:r>
            <w:r>
              <w:rPr>
                <w:noProof/>
                <w:webHidden/>
              </w:rPr>
              <w:instrText xml:space="preserve"> PAGEREF _Toc231276493 \h </w:instrText>
            </w:r>
            <w:r>
              <w:rPr>
                <w:noProof/>
                <w:webHidden/>
              </w:rPr>
            </w:r>
            <w:r>
              <w:rPr>
                <w:noProof/>
                <w:webHidden/>
              </w:rPr>
              <w:fldChar w:fldCharType="separate"/>
            </w:r>
            <w:r>
              <w:rPr>
                <w:noProof/>
                <w:webHidden/>
              </w:rPr>
              <w:t>122</w:t>
            </w:r>
            <w:r>
              <w:rPr>
                <w:noProof/>
                <w:webHidden/>
              </w:rPr>
              <w:fldChar w:fldCharType="end"/>
            </w:r>
          </w:hyperlink>
        </w:p>
        <w:p w14:paraId="4EF945F2" w14:textId="14D559F1"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4" w:history="1">
            <w:r w:rsidRPr="00D57276">
              <w:rPr>
                <w:rStyle w:val="Hyperlink"/>
                <w:bCs/>
                <w:noProof/>
              </w:rPr>
              <w:t>6.7.5</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Performance Testing Approach</w:t>
            </w:r>
            <w:r>
              <w:rPr>
                <w:noProof/>
                <w:webHidden/>
              </w:rPr>
              <w:tab/>
            </w:r>
            <w:r>
              <w:rPr>
                <w:noProof/>
                <w:webHidden/>
              </w:rPr>
              <w:fldChar w:fldCharType="begin"/>
            </w:r>
            <w:r>
              <w:rPr>
                <w:noProof/>
                <w:webHidden/>
              </w:rPr>
              <w:instrText xml:space="preserve"> PAGEREF _Toc231276494 \h </w:instrText>
            </w:r>
            <w:r>
              <w:rPr>
                <w:noProof/>
                <w:webHidden/>
              </w:rPr>
            </w:r>
            <w:r>
              <w:rPr>
                <w:noProof/>
                <w:webHidden/>
              </w:rPr>
              <w:fldChar w:fldCharType="separate"/>
            </w:r>
            <w:r>
              <w:rPr>
                <w:noProof/>
                <w:webHidden/>
              </w:rPr>
              <w:t>122</w:t>
            </w:r>
            <w:r>
              <w:rPr>
                <w:noProof/>
                <w:webHidden/>
              </w:rPr>
              <w:fldChar w:fldCharType="end"/>
            </w:r>
          </w:hyperlink>
        </w:p>
        <w:p w14:paraId="4BFD45AE" w14:textId="029FAE58"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5" w:history="1">
            <w:r w:rsidRPr="00D57276">
              <w:rPr>
                <w:rStyle w:val="Hyperlink"/>
                <w:bCs/>
                <w:noProof/>
              </w:rPr>
              <w:t>6.7.6</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Test Automation Approach</w:t>
            </w:r>
            <w:r>
              <w:rPr>
                <w:noProof/>
                <w:webHidden/>
              </w:rPr>
              <w:tab/>
            </w:r>
            <w:r>
              <w:rPr>
                <w:noProof/>
                <w:webHidden/>
              </w:rPr>
              <w:fldChar w:fldCharType="begin"/>
            </w:r>
            <w:r>
              <w:rPr>
                <w:noProof/>
                <w:webHidden/>
              </w:rPr>
              <w:instrText xml:space="preserve"> PAGEREF _Toc231276495 \h </w:instrText>
            </w:r>
            <w:r>
              <w:rPr>
                <w:noProof/>
                <w:webHidden/>
              </w:rPr>
            </w:r>
            <w:r>
              <w:rPr>
                <w:noProof/>
                <w:webHidden/>
              </w:rPr>
              <w:fldChar w:fldCharType="separate"/>
            </w:r>
            <w:r>
              <w:rPr>
                <w:noProof/>
                <w:webHidden/>
              </w:rPr>
              <w:t>122</w:t>
            </w:r>
            <w:r>
              <w:rPr>
                <w:noProof/>
                <w:webHidden/>
              </w:rPr>
              <w:fldChar w:fldCharType="end"/>
            </w:r>
          </w:hyperlink>
        </w:p>
        <w:p w14:paraId="4E670C36" w14:textId="110CD095"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496" w:history="1">
            <w:r w:rsidRPr="00D57276">
              <w:rPr>
                <w:rStyle w:val="Hyperlink"/>
                <w:bCs/>
                <w:noProof/>
              </w:rPr>
              <w:t>6.7.7</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Defect Management and Reporting</w:t>
            </w:r>
            <w:r>
              <w:rPr>
                <w:noProof/>
                <w:webHidden/>
              </w:rPr>
              <w:tab/>
            </w:r>
            <w:r>
              <w:rPr>
                <w:noProof/>
                <w:webHidden/>
              </w:rPr>
              <w:fldChar w:fldCharType="begin"/>
            </w:r>
            <w:r>
              <w:rPr>
                <w:noProof/>
                <w:webHidden/>
              </w:rPr>
              <w:instrText xml:space="preserve"> PAGEREF _Toc231276496 \h </w:instrText>
            </w:r>
            <w:r>
              <w:rPr>
                <w:noProof/>
                <w:webHidden/>
              </w:rPr>
            </w:r>
            <w:r>
              <w:rPr>
                <w:noProof/>
                <w:webHidden/>
              </w:rPr>
              <w:fldChar w:fldCharType="separate"/>
            </w:r>
            <w:r>
              <w:rPr>
                <w:noProof/>
                <w:webHidden/>
              </w:rPr>
              <w:t>123</w:t>
            </w:r>
            <w:r>
              <w:rPr>
                <w:noProof/>
                <w:webHidden/>
              </w:rPr>
              <w:fldChar w:fldCharType="end"/>
            </w:r>
          </w:hyperlink>
        </w:p>
        <w:p w14:paraId="624C51F3" w14:textId="32AF252C"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497" w:history="1">
            <w:r w:rsidRPr="00D57276">
              <w:rPr>
                <w:rStyle w:val="Hyperlink"/>
                <w:noProof/>
              </w:rPr>
              <w:t>7</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Delivery Model</w:t>
            </w:r>
            <w:r>
              <w:rPr>
                <w:noProof/>
                <w:webHidden/>
              </w:rPr>
              <w:tab/>
            </w:r>
            <w:r>
              <w:rPr>
                <w:noProof/>
                <w:webHidden/>
              </w:rPr>
              <w:fldChar w:fldCharType="begin"/>
            </w:r>
            <w:r>
              <w:rPr>
                <w:noProof/>
                <w:webHidden/>
              </w:rPr>
              <w:instrText xml:space="preserve"> PAGEREF _Toc231276497 \h </w:instrText>
            </w:r>
            <w:r>
              <w:rPr>
                <w:noProof/>
                <w:webHidden/>
              </w:rPr>
            </w:r>
            <w:r>
              <w:rPr>
                <w:noProof/>
                <w:webHidden/>
              </w:rPr>
              <w:fldChar w:fldCharType="separate"/>
            </w:r>
            <w:r>
              <w:rPr>
                <w:noProof/>
                <w:webHidden/>
              </w:rPr>
              <w:t>123</w:t>
            </w:r>
            <w:r>
              <w:rPr>
                <w:noProof/>
                <w:webHidden/>
              </w:rPr>
              <w:fldChar w:fldCharType="end"/>
            </w:r>
          </w:hyperlink>
        </w:p>
        <w:p w14:paraId="24F0CB6B" w14:textId="05E0AC78"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98" w:history="1">
            <w:r w:rsidRPr="00D57276">
              <w:rPr>
                <w:rStyle w:val="Hyperlink"/>
                <w:noProof/>
              </w:rPr>
              <w:t>7.1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Ways of Working</w:t>
            </w:r>
            <w:r>
              <w:rPr>
                <w:noProof/>
                <w:webHidden/>
              </w:rPr>
              <w:tab/>
            </w:r>
            <w:r>
              <w:rPr>
                <w:noProof/>
                <w:webHidden/>
              </w:rPr>
              <w:fldChar w:fldCharType="begin"/>
            </w:r>
            <w:r>
              <w:rPr>
                <w:noProof/>
                <w:webHidden/>
              </w:rPr>
              <w:instrText xml:space="preserve"> PAGEREF _Toc231276498 \h </w:instrText>
            </w:r>
            <w:r>
              <w:rPr>
                <w:noProof/>
                <w:webHidden/>
              </w:rPr>
            </w:r>
            <w:r>
              <w:rPr>
                <w:noProof/>
                <w:webHidden/>
              </w:rPr>
              <w:fldChar w:fldCharType="separate"/>
            </w:r>
            <w:r>
              <w:rPr>
                <w:noProof/>
                <w:webHidden/>
              </w:rPr>
              <w:t>123</w:t>
            </w:r>
            <w:r>
              <w:rPr>
                <w:noProof/>
                <w:webHidden/>
              </w:rPr>
              <w:fldChar w:fldCharType="end"/>
            </w:r>
          </w:hyperlink>
        </w:p>
        <w:p w14:paraId="44B8902D" w14:textId="5591CC31"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499" w:history="1">
            <w:r w:rsidRPr="00D57276">
              <w:rPr>
                <w:rStyle w:val="Hyperlink"/>
                <w:noProof/>
              </w:rPr>
              <w:t>7.2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Subcontractors/Partners and Responsibilities</w:t>
            </w:r>
            <w:r>
              <w:rPr>
                <w:noProof/>
                <w:webHidden/>
              </w:rPr>
              <w:tab/>
            </w:r>
            <w:r>
              <w:rPr>
                <w:noProof/>
                <w:webHidden/>
              </w:rPr>
              <w:fldChar w:fldCharType="begin"/>
            </w:r>
            <w:r>
              <w:rPr>
                <w:noProof/>
                <w:webHidden/>
              </w:rPr>
              <w:instrText xml:space="preserve"> PAGEREF _Toc231276499 \h </w:instrText>
            </w:r>
            <w:r>
              <w:rPr>
                <w:noProof/>
                <w:webHidden/>
              </w:rPr>
            </w:r>
            <w:r>
              <w:rPr>
                <w:noProof/>
                <w:webHidden/>
              </w:rPr>
              <w:fldChar w:fldCharType="separate"/>
            </w:r>
            <w:r>
              <w:rPr>
                <w:noProof/>
                <w:webHidden/>
              </w:rPr>
              <w:t>126</w:t>
            </w:r>
            <w:r>
              <w:rPr>
                <w:noProof/>
                <w:webHidden/>
              </w:rPr>
              <w:fldChar w:fldCharType="end"/>
            </w:r>
          </w:hyperlink>
        </w:p>
        <w:p w14:paraId="777FF30C" w14:textId="7712E70B" w:rsidR="00E00186" w:rsidRDefault="00E00186">
          <w:pPr>
            <w:pStyle w:val="TOC3"/>
            <w:tabs>
              <w:tab w:val="left" w:pos="1360"/>
            </w:tabs>
            <w:rPr>
              <w:rFonts w:asciiTheme="minorHAnsi" w:eastAsiaTheme="minorEastAsia" w:hAnsiTheme="minorHAnsi" w:cstheme="minorBidi"/>
              <w:i w:val="0"/>
              <w:noProof/>
              <w:color w:val="auto"/>
              <w:kern w:val="2"/>
              <w:sz w:val="24"/>
              <w:szCs w:val="24"/>
              <w:lang w:eastAsia="ja-JP"/>
              <w14:ligatures w14:val="standardContextual"/>
            </w:rPr>
          </w:pPr>
          <w:hyperlink w:anchor="_Toc231276500" w:history="1">
            <w:r w:rsidRPr="00D57276">
              <w:rPr>
                <w:rStyle w:val="Hyperlink"/>
                <w:bCs/>
                <w:noProof/>
              </w:rPr>
              <w:t>7.2.1</w:t>
            </w:r>
            <w:r>
              <w:rPr>
                <w:rFonts w:asciiTheme="minorHAnsi" w:eastAsiaTheme="minorEastAsia" w:hAnsiTheme="minorHAnsi" w:cstheme="minorBidi"/>
                <w:i w:val="0"/>
                <w:noProof/>
                <w:color w:val="auto"/>
                <w:kern w:val="2"/>
                <w:sz w:val="24"/>
                <w:szCs w:val="24"/>
                <w:lang w:eastAsia="ja-JP"/>
                <w14:ligatures w14:val="standardContextual"/>
              </w:rPr>
              <w:tab/>
            </w:r>
            <w:r w:rsidRPr="00D57276">
              <w:rPr>
                <w:rStyle w:val="Hyperlink"/>
                <w:noProof/>
              </w:rPr>
              <w:t>Scope of services delivered by 3</w:t>
            </w:r>
            <w:r w:rsidRPr="00D57276">
              <w:rPr>
                <w:rStyle w:val="Hyperlink"/>
                <w:noProof/>
              </w:rPr>
              <w:noBreakHyphen/>
              <w:t>GIS</w:t>
            </w:r>
            <w:r>
              <w:rPr>
                <w:noProof/>
                <w:webHidden/>
              </w:rPr>
              <w:tab/>
            </w:r>
            <w:r>
              <w:rPr>
                <w:noProof/>
                <w:webHidden/>
              </w:rPr>
              <w:fldChar w:fldCharType="begin"/>
            </w:r>
            <w:r>
              <w:rPr>
                <w:noProof/>
                <w:webHidden/>
              </w:rPr>
              <w:instrText xml:space="preserve"> PAGEREF _Toc231276500 \h </w:instrText>
            </w:r>
            <w:r>
              <w:rPr>
                <w:noProof/>
                <w:webHidden/>
              </w:rPr>
            </w:r>
            <w:r>
              <w:rPr>
                <w:noProof/>
                <w:webHidden/>
              </w:rPr>
              <w:fldChar w:fldCharType="separate"/>
            </w:r>
            <w:r>
              <w:rPr>
                <w:noProof/>
                <w:webHidden/>
              </w:rPr>
              <w:t>128</w:t>
            </w:r>
            <w:r>
              <w:rPr>
                <w:noProof/>
                <w:webHidden/>
              </w:rPr>
              <w:fldChar w:fldCharType="end"/>
            </w:r>
          </w:hyperlink>
        </w:p>
        <w:p w14:paraId="029C185C" w14:textId="635C9217"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501" w:history="1">
            <w:r w:rsidRPr="00D57276">
              <w:rPr>
                <w:rStyle w:val="Hyperlink"/>
                <w:noProof/>
              </w:rPr>
              <w:t>7.3</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Critical Roles &amp; Named Profiles</w:t>
            </w:r>
            <w:r>
              <w:rPr>
                <w:noProof/>
                <w:webHidden/>
              </w:rPr>
              <w:tab/>
            </w:r>
            <w:r>
              <w:rPr>
                <w:noProof/>
                <w:webHidden/>
              </w:rPr>
              <w:fldChar w:fldCharType="begin"/>
            </w:r>
            <w:r>
              <w:rPr>
                <w:noProof/>
                <w:webHidden/>
              </w:rPr>
              <w:instrText xml:space="preserve"> PAGEREF _Toc231276501 \h </w:instrText>
            </w:r>
            <w:r>
              <w:rPr>
                <w:noProof/>
                <w:webHidden/>
              </w:rPr>
            </w:r>
            <w:r>
              <w:rPr>
                <w:noProof/>
                <w:webHidden/>
              </w:rPr>
              <w:fldChar w:fldCharType="separate"/>
            </w:r>
            <w:r>
              <w:rPr>
                <w:noProof/>
                <w:webHidden/>
              </w:rPr>
              <w:t>132</w:t>
            </w:r>
            <w:r>
              <w:rPr>
                <w:noProof/>
                <w:webHidden/>
              </w:rPr>
              <w:fldChar w:fldCharType="end"/>
            </w:r>
          </w:hyperlink>
        </w:p>
        <w:p w14:paraId="395F44C8" w14:textId="2513EA16"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502" w:history="1">
            <w:r w:rsidRPr="00D57276">
              <w:rPr>
                <w:rStyle w:val="Hyperlink"/>
                <w:noProof/>
              </w:rPr>
              <w:t>8</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Relevant Experience and References</w:t>
            </w:r>
            <w:r>
              <w:rPr>
                <w:noProof/>
                <w:webHidden/>
              </w:rPr>
              <w:tab/>
            </w:r>
            <w:r>
              <w:rPr>
                <w:noProof/>
                <w:webHidden/>
              </w:rPr>
              <w:fldChar w:fldCharType="begin"/>
            </w:r>
            <w:r>
              <w:rPr>
                <w:noProof/>
                <w:webHidden/>
              </w:rPr>
              <w:instrText xml:space="preserve"> PAGEREF _Toc231276502 \h </w:instrText>
            </w:r>
            <w:r>
              <w:rPr>
                <w:noProof/>
                <w:webHidden/>
              </w:rPr>
            </w:r>
            <w:r>
              <w:rPr>
                <w:noProof/>
                <w:webHidden/>
              </w:rPr>
              <w:fldChar w:fldCharType="separate"/>
            </w:r>
            <w:r>
              <w:rPr>
                <w:noProof/>
                <w:webHidden/>
              </w:rPr>
              <w:t>135</w:t>
            </w:r>
            <w:r>
              <w:rPr>
                <w:noProof/>
                <w:webHidden/>
              </w:rPr>
              <w:fldChar w:fldCharType="end"/>
            </w:r>
          </w:hyperlink>
        </w:p>
        <w:p w14:paraId="16DE91D1" w14:textId="3B34F054"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503" w:history="1">
            <w:r w:rsidRPr="00D57276">
              <w:rPr>
                <w:rStyle w:val="Hyperlink"/>
                <w:noProof/>
              </w:rPr>
              <w:t>8.1</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Key referenceable case studies</w:t>
            </w:r>
            <w:r>
              <w:rPr>
                <w:noProof/>
                <w:webHidden/>
              </w:rPr>
              <w:tab/>
            </w:r>
            <w:r>
              <w:rPr>
                <w:noProof/>
                <w:webHidden/>
              </w:rPr>
              <w:fldChar w:fldCharType="begin"/>
            </w:r>
            <w:r>
              <w:rPr>
                <w:noProof/>
                <w:webHidden/>
              </w:rPr>
              <w:instrText xml:space="preserve"> PAGEREF _Toc231276503 \h </w:instrText>
            </w:r>
            <w:r>
              <w:rPr>
                <w:noProof/>
                <w:webHidden/>
              </w:rPr>
            </w:r>
            <w:r>
              <w:rPr>
                <w:noProof/>
                <w:webHidden/>
              </w:rPr>
              <w:fldChar w:fldCharType="separate"/>
            </w:r>
            <w:r>
              <w:rPr>
                <w:noProof/>
                <w:webHidden/>
              </w:rPr>
              <w:t>135</w:t>
            </w:r>
            <w:r>
              <w:rPr>
                <w:noProof/>
                <w:webHidden/>
              </w:rPr>
              <w:fldChar w:fldCharType="end"/>
            </w:r>
          </w:hyperlink>
        </w:p>
        <w:p w14:paraId="738CAB48" w14:textId="5AEF5DC8" w:rsidR="00E00186" w:rsidRDefault="00E00186">
          <w:pPr>
            <w:pStyle w:val="TOC2"/>
            <w:rPr>
              <w:rFonts w:asciiTheme="minorHAnsi" w:eastAsiaTheme="minorEastAsia" w:hAnsiTheme="minorHAnsi" w:cstheme="minorBidi"/>
              <w:b w:val="0"/>
              <w:noProof/>
              <w:color w:val="auto"/>
              <w:kern w:val="2"/>
              <w:sz w:val="24"/>
              <w:szCs w:val="24"/>
              <w:lang w:eastAsia="ja-JP"/>
              <w14:ligatures w14:val="standardContextual"/>
            </w:rPr>
          </w:pPr>
          <w:hyperlink w:anchor="_Toc231276504" w:history="1">
            <w:r w:rsidRPr="00D57276">
              <w:rPr>
                <w:rStyle w:val="Hyperlink"/>
                <w:noProof/>
              </w:rPr>
              <w:t>8.2</w:t>
            </w:r>
            <w:r>
              <w:rPr>
                <w:rFonts w:asciiTheme="minorHAnsi" w:eastAsiaTheme="minorEastAsia" w:hAnsiTheme="minorHAnsi" w:cstheme="minorBidi"/>
                <w:b w:val="0"/>
                <w:noProof/>
                <w:color w:val="auto"/>
                <w:kern w:val="2"/>
                <w:sz w:val="24"/>
                <w:szCs w:val="24"/>
                <w:lang w:eastAsia="ja-JP"/>
                <w14:ligatures w14:val="standardContextual"/>
              </w:rPr>
              <w:tab/>
            </w:r>
            <w:r w:rsidRPr="00D57276">
              <w:rPr>
                <w:rStyle w:val="Hyperlink"/>
                <w:noProof/>
              </w:rPr>
              <w:t>Capgemini Capabilities and experiences</w:t>
            </w:r>
            <w:r>
              <w:rPr>
                <w:noProof/>
                <w:webHidden/>
              </w:rPr>
              <w:tab/>
            </w:r>
            <w:r>
              <w:rPr>
                <w:noProof/>
                <w:webHidden/>
              </w:rPr>
              <w:fldChar w:fldCharType="begin"/>
            </w:r>
            <w:r>
              <w:rPr>
                <w:noProof/>
                <w:webHidden/>
              </w:rPr>
              <w:instrText xml:space="preserve"> PAGEREF _Toc231276504 \h </w:instrText>
            </w:r>
            <w:r>
              <w:rPr>
                <w:noProof/>
                <w:webHidden/>
              </w:rPr>
            </w:r>
            <w:r>
              <w:rPr>
                <w:noProof/>
                <w:webHidden/>
              </w:rPr>
              <w:fldChar w:fldCharType="separate"/>
            </w:r>
            <w:r>
              <w:rPr>
                <w:noProof/>
                <w:webHidden/>
              </w:rPr>
              <w:t>142</w:t>
            </w:r>
            <w:r>
              <w:rPr>
                <w:noProof/>
                <w:webHidden/>
              </w:rPr>
              <w:fldChar w:fldCharType="end"/>
            </w:r>
          </w:hyperlink>
        </w:p>
        <w:p w14:paraId="7693D75F" w14:textId="585E872F"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505" w:history="1">
            <w:r w:rsidRPr="00D57276">
              <w:rPr>
                <w:rStyle w:val="Hyperlink"/>
                <w:noProof/>
              </w:rPr>
              <w:t>9</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Addendums</w:t>
            </w:r>
            <w:r>
              <w:rPr>
                <w:noProof/>
                <w:webHidden/>
              </w:rPr>
              <w:tab/>
            </w:r>
            <w:r>
              <w:rPr>
                <w:noProof/>
                <w:webHidden/>
              </w:rPr>
              <w:fldChar w:fldCharType="begin"/>
            </w:r>
            <w:r>
              <w:rPr>
                <w:noProof/>
                <w:webHidden/>
              </w:rPr>
              <w:instrText xml:space="preserve"> PAGEREF _Toc231276505 \h </w:instrText>
            </w:r>
            <w:r>
              <w:rPr>
                <w:noProof/>
                <w:webHidden/>
              </w:rPr>
            </w:r>
            <w:r>
              <w:rPr>
                <w:noProof/>
                <w:webHidden/>
              </w:rPr>
              <w:fldChar w:fldCharType="separate"/>
            </w:r>
            <w:r>
              <w:rPr>
                <w:noProof/>
                <w:webHidden/>
              </w:rPr>
              <w:t>145</w:t>
            </w:r>
            <w:r>
              <w:rPr>
                <w:noProof/>
                <w:webHidden/>
              </w:rPr>
              <w:fldChar w:fldCharType="end"/>
            </w:r>
          </w:hyperlink>
        </w:p>
        <w:p w14:paraId="20BA5F36" w14:textId="4A7AF1CD" w:rsidR="00E00186" w:rsidRDefault="00E00186">
          <w:pPr>
            <w:pStyle w:val="TOC1"/>
            <w:rPr>
              <w:rFonts w:asciiTheme="minorHAnsi" w:eastAsiaTheme="minorEastAsia" w:hAnsiTheme="minorHAnsi" w:cstheme="minorBidi"/>
              <w:b w:val="0"/>
              <w:noProof/>
              <w:kern w:val="2"/>
              <w:sz w:val="24"/>
              <w:szCs w:val="24"/>
              <w:lang w:eastAsia="ja-JP"/>
              <w14:ligatures w14:val="standardContextual"/>
            </w:rPr>
          </w:pPr>
          <w:hyperlink w:anchor="_Toc231276506" w:history="1">
            <w:r w:rsidRPr="00D57276">
              <w:rPr>
                <w:rStyle w:val="Hyperlink"/>
                <w:noProof/>
              </w:rPr>
              <w:t>10</w:t>
            </w:r>
            <w:r>
              <w:rPr>
                <w:rFonts w:asciiTheme="minorHAnsi" w:eastAsiaTheme="minorEastAsia" w:hAnsiTheme="minorHAnsi" w:cstheme="minorBidi"/>
                <w:b w:val="0"/>
                <w:noProof/>
                <w:kern w:val="2"/>
                <w:sz w:val="24"/>
                <w:szCs w:val="24"/>
                <w:lang w:eastAsia="ja-JP"/>
                <w14:ligatures w14:val="standardContextual"/>
              </w:rPr>
              <w:tab/>
            </w:r>
            <w:r w:rsidRPr="00D57276">
              <w:rPr>
                <w:rStyle w:val="Hyperlink"/>
                <w:noProof/>
              </w:rPr>
              <w:t>Declaration</w:t>
            </w:r>
            <w:r>
              <w:rPr>
                <w:noProof/>
                <w:webHidden/>
              </w:rPr>
              <w:tab/>
            </w:r>
            <w:r>
              <w:rPr>
                <w:noProof/>
                <w:webHidden/>
              </w:rPr>
              <w:fldChar w:fldCharType="begin"/>
            </w:r>
            <w:r>
              <w:rPr>
                <w:noProof/>
                <w:webHidden/>
              </w:rPr>
              <w:instrText xml:space="preserve"> PAGEREF _Toc231276506 \h </w:instrText>
            </w:r>
            <w:r>
              <w:rPr>
                <w:noProof/>
                <w:webHidden/>
              </w:rPr>
            </w:r>
            <w:r>
              <w:rPr>
                <w:noProof/>
                <w:webHidden/>
              </w:rPr>
              <w:fldChar w:fldCharType="separate"/>
            </w:r>
            <w:r>
              <w:rPr>
                <w:noProof/>
                <w:webHidden/>
              </w:rPr>
              <w:t>145</w:t>
            </w:r>
            <w:r>
              <w:rPr>
                <w:noProof/>
                <w:webHidden/>
              </w:rPr>
              <w:fldChar w:fldCharType="end"/>
            </w:r>
          </w:hyperlink>
        </w:p>
        <w:p w14:paraId="2DBB017C" w14:textId="28E34C4C" w:rsidR="006E0FC3" w:rsidRPr="00782285" w:rsidRDefault="00A777C4" w:rsidP="006E0FC3">
          <w:pPr>
            <w:rPr>
              <w:szCs w:val="20"/>
            </w:rPr>
          </w:pPr>
          <w:r w:rsidRPr="00782285">
            <w:rPr>
              <w:b/>
              <w:bCs/>
              <w:szCs w:val="20"/>
            </w:rPr>
            <w:fldChar w:fldCharType="end"/>
          </w:r>
        </w:p>
      </w:sdtContent>
    </w:sdt>
    <w:bookmarkStart w:id="1" w:name="_Toc231251387" w:displacedByCustomXml="prev"/>
    <w:p w14:paraId="3E757B77" w14:textId="3C0E59CD" w:rsidR="00782285" w:rsidRDefault="00782285">
      <w:pPr>
        <w:spacing w:before="0" w:after="0"/>
        <w:jc w:val="left"/>
        <w:rPr>
          <w:rFonts w:eastAsia="Arial" w:cs="Times New Roman"/>
          <w:b/>
          <w:bCs/>
          <w:color w:val="0070C0"/>
          <w:sz w:val="28"/>
          <w:szCs w:val="28"/>
          <w:lang w:eastAsia="en-AU"/>
        </w:rPr>
      </w:pPr>
      <w:r>
        <w:br w:type="page"/>
      </w:r>
    </w:p>
    <w:p w14:paraId="38FE5966" w14:textId="281484EC" w:rsidR="00354B76" w:rsidRDefault="00354B76" w:rsidP="005410C4">
      <w:pPr>
        <w:pStyle w:val="Heading1"/>
      </w:pPr>
      <w:bookmarkStart w:id="2" w:name="_Toc231276417"/>
      <w:r>
        <w:t>Cover Letter</w:t>
      </w:r>
      <w:bookmarkEnd w:id="1"/>
      <w:bookmarkEnd w:id="2"/>
    </w:p>
    <w:p w14:paraId="5E7F8CB1" w14:textId="77777777" w:rsidR="006360DD" w:rsidRDefault="006360DD" w:rsidP="005410C4">
      <w:pPr>
        <w:rPr>
          <w:color w:val="262626" w:themeColor="text1" w:themeTint="D9"/>
          <w:szCs w:val="20"/>
        </w:rPr>
      </w:pPr>
    </w:p>
    <w:p w14:paraId="2DCA133D" w14:textId="3DF11A82" w:rsidR="005410C4" w:rsidRPr="005410C4" w:rsidRDefault="005410C4" w:rsidP="005410C4">
      <w:pPr>
        <w:rPr>
          <w:color w:val="262626" w:themeColor="text1" w:themeTint="D9"/>
          <w:szCs w:val="20"/>
        </w:rPr>
      </w:pPr>
      <w:r w:rsidRPr="005410C4">
        <w:rPr>
          <w:color w:val="262626" w:themeColor="text1" w:themeTint="D9"/>
          <w:szCs w:val="20"/>
        </w:rPr>
        <w:t xml:space="preserve">Dear </w:t>
      </w:r>
      <w:r w:rsidR="00515C81" w:rsidRPr="00515C81">
        <w:rPr>
          <w:color w:val="262626" w:themeColor="text1" w:themeTint="D9"/>
          <w:szCs w:val="20"/>
        </w:rPr>
        <w:t>Program</w:t>
      </w:r>
      <w:r w:rsidR="00C2722E">
        <w:rPr>
          <w:color w:val="262626" w:themeColor="text1" w:themeTint="D9"/>
          <w:szCs w:val="20"/>
        </w:rPr>
        <w:t>me</w:t>
      </w:r>
      <w:r w:rsidR="00515C81" w:rsidRPr="00515C81">
        <w:rPr>
          <w:color w:val="262626" w:themeColor="text1" w:themeTint="D9"/>
          <w:szCs w:val="20"/>
        </w:rPr>
        <w:t xml:space="preserve"> Horizon </w:t>
      </w:r>
      <w:r w:rsidR="00C2722E">
        <w:rPr>
          <w:color w:val="262626" w:themeColor="text1" w:themeTint="D9"/>
          <w:szCs w:val="20"/>
        </w:rPr>
        <w:t>RFP</w:t>
      </w:r>
      <w:r w:rsidRPr="005410C4">
        <w:rPr>
          <w:color w:val="262626" w:themeColor="text1" w:themeTint="D9"/>
          <w:szCs w:val="20"/>
        </w:rPr>
        <w:t xml:space="preserve"> Evaluation Team,</w:t>
      </w:r>
    </w:p>
    <w:p w14:paraId="304C4972" w14:textId="77777777" w:rsidR="009F6823" w:rsidRPr="005410C4" w:rsidRDefault="009F6823" w:rsidP="005410C4">
      <w:pPr>
        <w:rPr>
          <w:color w:val="262626" w:themeColor="text1" w:themeTint="D9"/>
          <w:szCs w:val="20"/>
        </w:rPr>
      </w:pPr>
    </w:p>
    <w:p w14:paraId="3C50E97F" w14:textId="4A5A4A13" w:rsidR="005410C4" w:rsidRPr="005410C4" w:rsidRDefault="005410C4" w:rsidP="009F6823">
      <w:pPr>
        <w:spacing w:before="120" w:after="120"/>
        <w:rPr>
          <w:color w:val="262626" w:themeColor="text1" w:themeTint="D9"/>
          <w:szCs w:val="20"/>
        </w:rPr>
      </w:pPr>
      <w:r w:rsidRPr="005410C4">
        <w:rPr>
          <w:color w:val="262626" w:themeColor="text1" w:themeTint="D9"/>
          <w:szCs w:val="20"/>
        </w:rPr>
        <w:t xml:space="preserve">Capgemini is pleased to submit our response to Tuatahi First Fibre’s Request for Proposal for Programme Horizon - Systems Integration Services for Digital </w:t>
      </w:r>
      <w:r w:rsidR="00A23560">
        <w:rPr>
          <w:color w:val="262626" w:themeColor="text1" w:themeTint="D9"/>
          <w:szCs w:val="20"/>
        </w:rPr>
        <w:t>(</w:t>
      </w:r>
      <w:r w:rsidRPr="005410C4">
        <w:rPr>
          <w:color w:val="262626" w:themeColor="text1" w:themeTint="D9"/>
          <w:szCs w:val="20"/>
        </w:rPr>
        <w:t>Wholesale BSS</w:t>
      </w:r>
      <w:r w:rsidR="00A23560">
        <w:rPr>
          <w:color w:val="262626" w:themeColor="text1" w:themeTint="D9"/>
          <w:szCs w:val="20"/>
        </w:rPr>
        <w:t>)</w:t>
      </w:r>
      <w:r w:rsidRPr="005410C4">
        <w:rPr>
          <w:color w:val="262626" w:themeColor="text1" w:themeTint="D9"/>
          <w:szCs w:val="20"/>
        </w:rPr>
        <w:t xml:space="preserve"> Modernisation.</w:t>
      </w:r>
    </w:p>
    <w:p w14:paraId="071A7AEB" w14:textId="2AD3D939" w:rsidR="005410C4" w:rsidRPr="005410C4" w:rsidRDefault="005410C4" w:rsidP="009F6823">
      <w:pPr>
        <w:spacing w:before="120" w:after="120"/>
        <w:rPr>
          <w:color w:val="262626" w:themeColor="text1" w:themeTint="D9"/>
          <w:szCs w:val="20"/>
        </w:rPr>
      </w:pPr>
      <w:r w:rsidRPr="005410C4">
        <w:rPr>
          <w:color w:val="262626" w:themeColor="text1" w:themeTint="D9"/>
          <w:szCs w:val="20"/>
        </w:rPr>
        <w:t>We are grateful for the opportunity to be considered as a strategic partner on a programme that is central to Tuatahi First Fibre’s digital and operational transformation agenda. We recognise that Programme Horizon is more than a technology implementation. It is a business-critical transformation intended to enable a more scalable, efficient and resilient wholesale operating model, while maintaining compliance, service continuity and confidence for Retail Service Providers, internal teams and the wider stakeholder ecosystem.</w:t>
      </w:r>
    </w:p>
    <w:p w14:paraId="1DEA2B51" w14:textId="77777777" w:rsidR="005410C4" w:rsidRPr="005410C4" w:rsidRDefault="005410C4" w:rsidP="009F6823">
      <w:pPr>
        <w:spacing w:before="120" w:after="120"/>
        <w:rPr>
          <w:color w:val="262626" w:themeColor="text1" w:themeTint="D9"/>
          <w:szCs w:val="20"/>
        </w:rPr>
      </w:pPr>
      <w:r w:rsidRPr="005410C4">
        <w:rPr>
          <w:color w:val="262626" w:themeColor="text1" w:themeTint="D9"/>
          <w:szCs w:val="20"/>
        </w:rPr>
        <w:t>Our response has been shaped around Tuatahi First Fibre’s ambition to modernise its wholesale digital platform across customer, network and field-force domains. Capgemini’s proposed approach is designed to help move from fragmented and manually intensive operations to a modern, integrated and customer-centric platform, with stronger order-to-bill traceability, trusted network data, improved RSP experience and disciplined programme delivery.</w:t>
      </w:r>
    </w:p>
    <w:p w14:paraId="3B8C80C4" w14:textId="77777777" w:rsidR="005410C4" w:rsidRPr="005410C4" w:rsidRDefault="005410C4" w:rsidP="009F6823">
      <w:pPr>
        <w:spacing w:before="120" w:after="120"/>
        <w:rPr>
          <w:color w:val="262626" w:themeColor="text1" w:themeTint="D9"/>
          <w:szCs w:val="20"/>
        </w:rPr>
      </w:pPr>
      <w:r w:rsidRPr="005410C4">
        <w:rPr>
          <w:color w:val="262626" w:themeColor="text1" w:themeTint="D9"/>
          <w:szCs w:val="20"/>
        </w:rPr>
        <w:t>As Prime System Integrator, Capgemini will bring the leadership, integration capability and delivery discipline required to coordinate across retained platforms, new solution components, third-party providers and programme workstreams. Our delivery model combines strong governance, embedded testing, disciplined data migration, structured hypercare and active dependency management, supported by a collaborative New Zealand-compatible engagement model.</w:t>
      </w:r>
    </w:p>
    <w:p w14:paraId="1834BDD7" w14:textId="77777777" w:rsidR="005410C4" w:rsidRPr="005410C4" w:rsidRDefault="005410C4" w:rsidP="009F6823">
      <w:pPr>
        <w:spacing w:before="120" w:after="120"/>
        <w:rPr>
          <w:color w:val="262626" w:themeColor="text1" w:themeTint="D9"/>
          <w:szCs w:val="20"/>
        </w:rPr>
      </w:pPr>
      <w:r w:rsidRPr="005410C4">
        <w:rPr>
          <w:color w:val="262626" w:themeColor="text1" w:themeTint="D9"/>
          <w:szCs w:val="20"/>
        </w:rPr>
        <w:t>We bring relevant telecommunications transformation experience, regional delivery leadership and access to specialist capability across Capgemini’s global network. Our proposal is underpinned by delivery confidence, clear integration accountability, pragmatic commercial discipline and an open partnership approach with Tuatahi First Fibre and its broader delivery ecosystem.</w:t>
      </w:r>
    </w:p>
    <w:p w14:paraId="3A63A464" w14:textId="77777777" w:rsidR="005410C4" w:rsidRPr="005410C4" w:rsidRDefault="005410C4" w:rsidP="009F6823">
      <w:pPr>
        <w:spacing w:before="120" w:after="120"/>
        <w:rPr>
          <w:color w:val="262626" w:themeColor="text1" w:themeTint="D9"/>
          <w:szCs w:val="20"/>
        </w:rPr>
      </w:pPr>
      <w:r w:rsidRPr="005410C4">
        <w:rPr>
          <w:color w:val="262626" w:themeColor="text1" w:themeTint="D9"/>
          <w:szCs w:val="20"/>
        </w:rPr>
        <w:t>We sincerely thank Tuatahi First Fibre for the opportunity to respond. We would welcome the opportunity to discuss our proposal further and explore how Capgemini can support the successful delivery of Programme Horizon.</w:t>
      </w:r>
    </w:p>
    <w:p w14:paraId="16D19318" w14:textId="77777777" w:rsidR="009F6823" w:rsidRPr="005410C4" w:rsidRDefault="009F6823" w:rsidP="005410C4">
      <w:pPr>
        <w:rPr>
          <w:color w:val="262626" w:themeColor="text1" w:themeTint="D9"/>
          <w:szCs w:val="20"/>
        </w:rPr>
      </w:pPr>
    </w:p>
    <w:p w14:paraId="1BA66E84" w14:textId="03C8BCE7" w:rsidR="005410C4" w:rsidRPr="005410C4" w:rsidRDefault="005410C4" w:rsidP="005410C4">
      <w:pPr>
        <w:rPr>
          <w:color w:val="262626" w:themeColor="text1" w:themeTint="D9"/>
          <w:szCs w:val="20"/>
        </w:rPr>
      </w:pPr>
      <w:r w:rsidRPr="005410C4">
        <w:rPr>
          <w:color w:val="262626" w:themeColor="text1" w:themeTint="D9"/>
          <w:szCs w:val="20"/>
        </w:rPr>
        <w:t>Yours sincerely,</w:t>
      </w:r>
    </w:p>
    <w:p w14:paraId="4CD42DD5" w14:textId="2A0CD3F4" w:rsidR="005E56F7" w:rsidRDefault="005E56F7" w:rsidP="005410C4">
      <w:pPr>
        <w:rPr>
          <w:color w:val="262626" w:themeColor="text1" w:themeTint="D9"/>
          <w:szCs w:val="20"/>
        </w:rPr>
      </w:pPr>
      <w:r w:rsidRPr="005E56F7">
        <w:rPr>
          <w:rFonts w:ascii="Times New Roman" w:eastAsia="Times New Roman" w:hAnsi="Times New Roman" w:cs="Times New Roman"/>
          <w:noProof/>
          <w:sz w:val="24"/>
          <w:lang w:val="en-US"/>
        </w:rPr>
        <w:drawing>
          <wp:anchor distT="0" distB="0" distL="114300" distR="114300" simplePos="0" relativeHeight="251658253" behindDoc="1" locked="0" layoutInCell="1" allowOverlap="1" wp14:anchorId="106E12B8" wp14:editId="79320556">
            <wp:simplePos x="0" y="0"/>
            <wp:positionH relativeFrom="margin">
              <wp:align>left</wp:align>
            </wp:positionH>
            <wp:positionV relativeFrom="paragraph">
              <wp:posOffset>166370</wp:posOffset>
            </wp:positionV>
            <wp:extent cx="1511300" cy="525780"/>
            <wp:effectExtent l="0" t="0" r="0" b="7620"/>
            <wp:wrapTight wrapText="bothSides">
              <wp:wrapPolygon edited="0">
                <wp:start x="0" y="0"/>
                <wp:lineTo x="0" y="21130"/>
                <wp:lineTo x="21237" y="21130"/>
                <wp:lineTo x="21237"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238" cy="5303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EDAD5" w14:textId="5543EDF6" w:rsidR="005E56F7" w:rsidRPr="005E56F7" w:rsidRDefault="008D120A" w:rsidP="005E56F7">
      <w:pPr>
        <w:spacing w:before="100" w:beforeAutospacing="1" w:after="100" w:afterAutospacing="1"/>
        <w:jc w:val="left"/>
        <w:rPr>
          <w:rFonts w:ascii="Times New Roman" w:eastAsia="Times New Roman" w:hAnsi="Times New Roman" w:cs="Times New Roman"/>
          <w:sz w:val="24"/>
          <w:lang w:val="en-US"/>
        </w:rPr>
      </w:pPr>
      <w:r w:rsidRPr="005410C4">
        <w:rPr>
          <w:color w:val="262626" w:themeColor="text1" w:themeTint="D9"/>
          <w:szCs w:val="20"/>
          <w14:ligatures w14:val="standardContextual"/>
        </w:rPr>
        <mc:AlternateContent>
          <mc:Choice Requires="wpg">
            <w:drawing>
              <wp:anchor distT="0" distB="0" distL="114300" distR="114300" simplePos="0" relativeHeight="251658251" behindDoc="0" locked="0" layoutInCell="1" allowOverlap="1" wp14:anchorId="5AEA7DCA" wp14:editId="33596CCA">
                <wp:simplePos x="0" y="0"/>
                <wp:positionH relativeFrom="margin">
                  <wp:posOffset>25400</wp:posOffset>
                </wp:positionH>
                <wp:positionV relativeFrom="paragraph">
                  <wp:posOffset>598170</wp:posOffset>
                </wp:positionV>
                <wp:extent cx="2209800" cy="1837055"/>
                <wp:effectExtent l="0" t="0" r="0" b="0"/>
                <wp:wrapTopAndBottom/>
                <wp:docPr id="1007821700" name="Group 1">
                  <a:extLst xmlns:a="http://schemas.openxmlformats.org/drawingml/2006/main">
                    <a:ext uri="{FF2B5EF4-FFF2-40B4-BE49-F238E27FC236}">
                      <a16:creationId xmlns:a16="http://schemas.microsoft.com/office/drawing/2014/main" id="{4C5C6697-F922-4E11-8724-32092C76D15B}"/>
                    </a:ext>
                  </a:extLst>
                </wp:docPr>
                <wp:cNvGraphicFramePr/>
                <a:graphic xmlns:a="http://schemas.openxmlformats.org/drawingml/2006/main">
                  <a:graphicData uri="http://schemas.microsoft.com/office/word/2010/wordprocessingGroup">
                    <wpg:wgp>
                      <wpg:cNvGrpSpPr/>
                      <wpg:grpSpPr>
                        <a:xfrm>
                          <a:off x="0" y="0"/>
                          <a:ext cx="2209800" cy="1837055"/>
                          <a:chOff x="247650" y="29726"/>
                          <a:chExt cx="2209800" cy="1837174"/>
                        </a:xfrm>
                      </wpg:grpSpPr>
                      <pic:pic xmlns:pic="http://schemas.openxmlformats.org/drawingml/2006/picture">
                        <pic:nvPicPr>
                          <pic:cNvPr id="392596474" name="Picture 125833888">
                            <a:extLst>
                              <a:ext uri="{FF2B5EF4-FFF2-40B4-BE49-F238E27FC236}">
                                <a16:creationId xmlns:a16="http://schemas.microsoft.com/office/drawing/2014/main" id="{6E939740-BA30-1A67-7DA7-8C88A7C37AD1}"/>
                              </a:ext>
                            </a:extLst>
                          </pic:cNvPr>
                          <pic:cNvPicPr>
                            <a:picLocks noChangeAspect="1"/>
                          </pic:cNvPicPr>
                        </pic:nvPicPr>
                        <pic:blipFill>
                          <a:blip r:embed="rId17"/>
                          <a:srcRect/>
                          <a:stretch/>
                        </pic:blipFill>
                        <pic:spPr>
                          <a:xfrm>
                            <a:off x="274081" y="29726"/>
                            <a:ext cx="765959" cy="765958"/>
                          </a:xfrm>
                          <a:prstGeom prst="flowChartConnector">
                            <a:avLst/>
                          </a:prstGeom>
                        </pic:spPr>
                      </pic:pic>
                      <wps:wsp>
                        <wps:cNvPr id="1461040414" name="ZoneTexte 13">
                          <a:extLst>
                            <a:ext uri="{FF2B5EF4-FFF2-40B4-BE49-F238E27FC236}">
                              <a16:creationId xmlns:a16="http://schemas.microsoft.com/office/drawing/2014/main" id="{13213828-D677-35BA-B906-0C4FB3BB341D}"/>
                            </a:ext>
                          </a:extLst>
                        </wps:cNvPr>
                        <wps:cNvSpPr txBox="1"/>
                        <wps:spPr>
                          <a:xfrm>
                            <a:off x="247650" y="942974"/>
                            <a:ext cx="2209800" cy="923926"/>
                          </a:xfrm>
                          <a:prstGeom prst="rect">
                            <a:avLst/>
                          </a:prstGeom>
                          <a:noFill/>
                        </wps:spPr>
                        <wps:txbx>
                          <w:txbxContent>
                            <w:p w14:paraId="7E3462DD" w14:textId="77777777" w:rsidR="005410C4" w:rsidRDefault="005410C4" w:rsidP="00F50DE0">
                              <w:pPr>
                                <w:jc w:val="left"/>
                                <w:rPr>
                                  <w:b/>
                                  <w:color w:val="44546A" w:themeColor="text2"/>
                                  <w:kern w:val="24"/>
                                  <w:szCs w:val="20"/>
                                </w:rPr>
                              </w:pPr>
                              <w:r w:rsidRPr="009F6823">
                                <w:rPr>
                                  <w:b/>
                                  <w:color w:val="0070C0"/>
                                  <w:kern w:val="24"/>
                                  <w:szCs w:val="20"/>
                                </w:rPr>
                                <w:t>Bruce Koefoed</w:t>
                              </w:r>
                              <w:r w:rsidRPr="009F6823">
                                <w:rPr>
                                  <w:b/>
                                  <w:color w:val="0070C0"/>
                                  <w:kern w:val="24"/>
                                  <w:szCs w:val="20"/>
                                </w:rPr>
                                <w:br/>
                              </w:r>
                              <w:r w:rsidRPr="002F20B7">
                                <w:rPr>
                                  <w:bCs/>
                                  <w:color w:val="44546A" w:themeColor="text2"/>
                                  <w:kern w:val="24"/>
                                  <w:szCs w:val="20"/>
                                </w:rPr>
                                <w:t>Client Partner</w:t>
                              </w:r>
                            </w:p>
                            <w:p w14:paraId="3AC1C620" w14:textId="77777777" w:rsidR="00C84260" w:rsidRPr="00036E88" w:rsidRDefault="00C84260" w:rsidP="00F50DE0">
                              <w:pPr>
                                <w:jc w:val="left"/>
                                <w:rPr>
                                  <w:bCs/>
                                  <w:color w:val="44546A" w:themeColor="text2"/>
                                  <w:kern w:val="24"/>
                                  <w:szCs w:val="20"/>
                                </w:rPr>
                              </w:pPr>
                              <w:r w:rsidRPr="00036E88">
                                <w:rPr>
                                  <w:bCs/>
                                  <w:color w:val="44546A" w:themeColor="text2"/>
                                  <w:kern w:val="24"/>
                                  <w:szCs w:val="20"/>
                                </w:rPr>
                                <w:t>m.</w:t>
                              </w:r>
                              <w:r w:rsidR="00036E88" w:rsidRPr="00036E88">
                                <w:rPr>
                                  <w:bCs/>
                                  <w:color w:val="44546A" w:themeColor="text2"/>
                                  <w:kern w:val="24"/>
                                  <w:szCs w:val="20"/>
                                </w:rPr>
                                <w:t xml:space="preserve"> </w:t>
                              </w:r>
                              <w:r w:rsidRPr="00036E88">
                                <w:rPr>
                                  <w:bCs/>
                                  <w:color w:val="44546A" w:themeColor="text2"/>
                                  <w:kern w:val="24"/>
                                  <w:szCs w:val="20"/>
                                </w:rPr>
                                <w:t>+64 21 974981</w:t>
                              </w:r>
                            </w:p>
                            <w:p w14:paraId="36DA8D9F" w14:textId="77777777" w:rsidR="00036E88" w:rsidRPr="00036E88" w:rsidRDefault="00036E88" w:rsidP="00F50DE0">
                              <w:pPr>
                                <w:jc w:val="left"/>
                                <w:rPr>
                                  <w:bCs/>
                                  <w:color w:val="44546A" w:themeColor="text2"/>
                                  <w:kern w:val="24"/>
                                  <w:szCs w:val="20"/>
                                </w:rPr>
                              </w:pPr>
                              <w:r w:rsidRPr="00036E88">
                                <w:rPr>
                                  <w:bCs/>
                                  <w:color w:val="44546A" w:themeColor="text2"/>
                                  <w:kern w:val="24"/>
                                  <w:szCs w:val="20"/>
                                </w:rPr>
                                <w:t>bruce.koefoed@capgemini.com</w:t>
                              </w:r>
                            </w:p>
                            <w:p w14:paraId="7977D7FD" w14:textId="77777777" w:rsidR="00C84260" w:rsidRPr="009F6823" w:rsidRDefault="00C84260" w:rsidP="005410C4">
                              <w:pPr>
                                <w:jc w:val="center"/>
                                <w:rPr>
                                  <w:b/>
                                  <w:color w:val="44546A" w:themeColor="text2"/>
                                  <w:kern w:val="24"/>
                                  <w:szCs w:val="2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AEA7DCA" id="Group 1" o:spid="_x0000_s1028" style="position:absolute;margin-left:2pt;margin-top:47.1pt;width:174pt;height:144.65pt;z-index:251658251;mso-position-horizontal-relative:margin;mso-width-relative:margin;mso-height-relative:margin" coordorigin="2476,297" coordsize="22098,18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833888" o:spid="_x0000_s1029" type="#_x0000_t75" style="position:absolute;left:2740;top:297;width:7660;height:7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">
                  <v:imagedata r:id="rId18" o:title=""/>
                </v:shape>
                <v:shape id="ZoneTexte 13" o:spid="_x0000_s1030" type="#_x0000_t202" style="position:absolute;left:2476;top:9429;width:22098;height:9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" filled="f" stroked="f">
                  <v:textbox>
                    <w:txbxContent>
                      <w:p w14:paraId="7E3462DD" w14:textId="77777777" w:rsidR="005410C4" w:rsidRDefault="005410C4" w:rsidP="00F50DE0">
                        <w:pPr>
                          <w:jc w:val="left"/>
                          <w:rPr>
                            <w:b/>
                            <w:color w:val="44546A" w:themeColor="text2"/>
                            <w:kern w:val="24"/>
                            <w:szCs w:val="20"/>
                          </w:rPr>
                        </w:pPr>
                        <w:r w:rsidRPr="009F6823">
                          <w:rPr>
                            <w:b/>
                            <w:color w:val="0070C0"/>
                            <w:kern w:val="24"/>
                            <w:szCs w:val="20"/>
                          </w:rPr>
                          <w:t>Bruce Koefoed</w:t>
                        </w:r>
                        <w:r w:rsidRPr="009F6823">
                          <w:rPr>
                            <w:b/>
                            <w:color w:val="0070C0"/>
                            <w:kern w:val="24"/>
                            <w:szCs w:val="20"/>
                          </w:rPr>
                          <w:br/>
                        </w:r>
                        <w:r w:rsidRPr="002F20B7">
                          <w:rPr>
                            <w:bCs/>
                            <w:color w:val="44546A" w:themeColor="text2"/>
                            <w:kern w:val="24"/>
                            <w:szCs w:val="20"/>
                          </w:rPr>
                          <w:t>Client Partner</w:t>
                        </w:r>
                      </w:p>
                      <w:p w14:paraId="3AC1C620" w14:textId="77777777" w:rsidR="00C84260" w:rsidRPr="00036E88" w:rsidRDefault="00C84260" w:rsidP="00F50DE0">
                        <w:pPr>
                          <w:jc w:val="left"/>
                          <w:rPr>
                            <w:bCs/>
                            <w:color w:val="44546A" w:themeColor="text2"/>
                            <w:kern w:val="24"/>
                            <w:szCs w:val="20"/>
                          </w:rPr>
                        </w:pPr>
                        <w:r w:rsidRPr="00036E88">
                          <w:rPr>
                            <w:bCs/>
                            <w:color w:val="44546A" w:themeColor="text2"/>
                            <w:kern w:val="24"/>
                            <w:szCs w:val="20"/>
                          </w:rPr>
                          <w:t>m.</w:t>
                        </w:r>
                        <w:r w:rsidR="00036E88" w:rsidRPr="00036E88">
                          <w:rPr>
                            <w:bCs/>
                            <w:color w:val="44546A" w:themeColor="text2"/>
                            <w:kern w:val="24"/>
                            <w:szCs w:val="20"/>
                          </w:rPr>
                          <w:t xml:space="preserve"> </w:t>
                        </w:r>
                        <w:r w:rsidRPr="00036E88">
                          <w:rPr>
                            <w:bCs/>
                            <w:color w:val="44546A" w:themeColor="text2"/>
                            <w:kern w:val="24"/>
                            <w:szCs w:val="20"/>
                          </w:rPr>
                          <w:t>+64 21 974981</w:t>
                        </w:r>
                      </w:p>
                      <w:p w14:paraId="36DA8D9F" w14:textId="77777777" w:rsidR="00036E88" w:rsidRPr="00036E88" w:rsidRDefault="00036E88" w:rsidP="00F50DE0">
                        <w:pPr>
                          <w:jc w:val="left"/>
                          <w:rPr>
                            <w:bCs/>
                            <w:color w:val="44546A" w:themeColor="text2"/>
                            <w:kern w:val="24"/>
                            <w:szCs w:val="20"/>
                          </w:rPr>
                        </w:pPr>
                        <w:r w:rsidRPr="00036E88">
                          <w:rPr>
                            <w:bCs/>
                            <w:color w:val="44546A" w:themeColor="text2"/>
                            <w:kern w:val="24"/>
                            <w:szCs w:val="20"/>
                          </w:rPr>
                          <w:t>bruce.koefoed@capgemini.com</w:t>
                        </w:r>
                      </w:p>
                      <w:p w14:paraId="7977D7FD" w14:textId="77777777" w:rsidR="00C84260" w:rsidRPr="009F6823" w:rsidRDefault="00C84260" w:rsidP="005410C4">
                        <w:pPr>
                          <w:jc w:val="center"/>
                          <w:rPr>
                            <w:b/>
                            <w:color w:val="44546A" w:themeColor="text2"/>
                            <w:kern w:val="24"/>
                            <w:szCs w:val="20"/>
                          </w:rPr>
                        </w:pPr>
                      </w:p>
                    </w:txbxContent>
                  </v:textbox>
                </v:shape>
                <w10:wrap type="topAndBottom" anchorx="margin"/>
              </v:group>
            </w:pict>
          </mc:Fallback>
        </mc:AlternateContent>
      </w:r>
    </w:p>
    <w:p w14:paraId="0C025EB5" w14:textId="43F92114" w:rsidR="00354B76" w:rsidRPr="00DC1D95" w:rsidRDefault="005410C4">
      <w:pPr>
        <w:spacing w:before="0" w:after="0"/>
        <w:jc w:val="left"/>
        <w:rPr>
          <w:rFonts w:eastAsia="Arial" w:cs="Times New Roman"/>
          <w:b/>
          <w:color w:val="000000" w:themeColor="text1"/>
          <w:sz w:val="28"/>
          <w:szCs w:val="28"/>
          <w:lang w:eastAsia="en-AU"/>
        </w:rPr>
      </w:pPr>
      <w:r>
        <w:rPr>
          <w:rFonts w:eastAsia="Arial" w:cs="Times New Roman"/>
          <w:b/>
          <w:color w:val="000000" w:themeColor="text1"/>
          <w:sz w:val="28"/>
          <w:szCs w:val="28"/>
          <w:lang w:eastAsia="en-AU"/>
        </w:rPr>
        <w:br w:type="page"/>
      </w:r>
    </w:p>
    <w:p w14:paraId="4C0409ED" w14:textId="4003E931" w:rsidR="00D932CD" w:rsidRPr="001048BA" w:rsidRDefault="006752C2" w:rsidP="0088636D">
      <w:pPr>
        <w:pStyle w:val="Heading1"/>
      </w:pPr>
      <w:bookmarkStart w:id="3" w:name="_Toc231251388"/>
      <w:bookmarkStart w:id="4" w:name="_Toc423520136"/>
      <w:bookmarkStart w:id="5" w:name="_Toc220506937"/>
      <w:bookmarkStart w:id="6" w:name="_Toc221192736"/>
      <w:bookmarkStart w:id="7" w:name="_Toc231276418"/>
      <w:commentRangeStart w:id="8"/>
      <w:r w:rsidRPr="001048BA">
        <w:t>Executive Summary</w:t>
      </w:r>
      <w:bookmarkEnd w:id="3"/>
      <w:bookmarkEnd w:id="7"/>
      <w:commentRangeEnd w:id="8"/>
      <w:r w:rsidR="00B23089" w:rsidRPr="001048BA">
        <w:rPr>
          <w:rStyle w:val="CommentReference"/>
          <w:sz w:val="28"/>
          <w:szCs w:val="28"/>
        </w:rPr>
        <w:commentReference w:id="8"/>
      </w:r>
    </w:p>
    <w:p w14:paraId="0ECBEFC1" w14:textId="12DEED6A" w:rsidR="003A41B6" w:rsidRDefault="003A41B6" w:rsidP="003A41B6">
      <w:pPr>
        <w:pStyle w:val="Heading2"/>
      </w:pPr>
      <w:bookmarkStart w:id="9" w:name="_Toc231251389"/>
      <w:bookmarkStart w:id="10" w:name="_Toc231276419"/>
      <w:r>
        <w:t>Overview</w:t>
      </w:r>
      <w:bookmarkEnd w:id="9"/>
      <w:bookmarkEnd w:id="10"/>
    </w:p>
    <w:p w14:paraId="1AB86A10" w14:textId="77777777" w:rsidR="001C381C" w:rsidRPr="001048BA" w:rsidRDefault="009A2A77" w:rsidP="001C381C">
      <w:pPr>
        <w:spacing w:line="276" w:lineRule="auto"/>
        <w:rPr>
          <w:color w:val="262626" w:themeColor="text1" w:themeTint="D9"/>
        </w:rPr>
      </w:pPr>
      <w:r w:rsidRPr="001048BA">
        <w:rPr>
          <w:color w:val="262626" w:themeColor="text1" w:themeTint="D9"/>
        </w:rPr>
        <w:t>Tuatahi First Fibre’s Programme Horizon is a pivotal opportunity to establish a modern, scalable and future-ready wholesale operating environment</w:t>
      </w:r>
      <w:r w:rsidR="001C381C" w:rsidRPr="001048BA">
        <w:rPr>
          <w:color w:val="262626" w:themeColor="text1" w:themeTint="D9"/>
        </w:rPr>
        <w:t>. It will support growth, improve the Retail Service Provider (RSP) experience, and strengthen operational resilience.</w:t>
      </w:r>
    </w:p>
    <w:p w14:paraId="2FC9A5B4" w14:textId="77777777" w:rsidR="001C381C" w:rsidRPr="001048BA" w:rsidRDefault="001C381C" w:rsidP="001C381C">
      <w:pPr>
        <w:spacing w:line="276" w:lineRule="auto"/>
        <w:rPr>
          <w:color w:val="262626" w:themeColor="text1" w:themeTint="D9"/>
        </w:rPr>
      </w:pPr>
      <w:r w:rsidRPr="001048BA">
        <w:rPr>
          <w:color w:val="262626" w:themeColor="text1" w:themeTint="D9"/>
        </w:rPr>
        <w:t>Capgemini recognises that Programme Horizon is far more than a technology refresh. It is a business-critical transformation that will shape how Tuatahi delivers, manages and evolves its services in the years ahead. Our response is built around this ambition, with a clear focus on helping Tuatahi accelerate value realisation through a pragmatic, outcome-led transformation approach.</w:t>
      </w:r>
    </w:p>
    <w:p w14:paraId="65E6C594" w14:textId="77777777" w:rsidR="001C381C" w:rsidRPr="001048BA" w:rsidRDefault="001C381C" w:rsidP="001C381C">
      <w:pPr>
        <w:spacing w:line="276" w:lineRule="auto"/>
        <w:rPr>
          <w:color w:val="262626" w:themeColor="text1" w:themeTint="D9"/>
        </w:rPr>
      </w:pPr>
      <w:r w:rsidRPr="001048BA">
        <w:rPr>
          <w:color w:val="262626" w:themeColor="text1" w:themeTint="D9"/>
        </w:rPr>
        <w:t>Tuatahi’s current environment has supported the business to date. However, it now presents increasing constraints through fragmented workflows, duplicated data, legacy complexity, and manual intervention across ordering, service management, billing, resource visibility and field operations. These challenges create friction for internal teams and RSPs alike, limiting agility, transparency and scale.</w:t>
      </w:r>
    </w:p>
    <w:p w14:paraId="61369AC7" w14:textId="77777777" w:rsidR="001C381C" w:rsidRPr="001048BA" w:rsidRDefault="001C381C" w:rsidP="001C381C">
      <w:pPr>
        <w:spacing w:line="276" w:lineRule="auto"/>
        <w:rPr>
          <w:color w:val="262626" w:themeColor="text1" w:themeTint="D9"/>
        </w:rPr>
      </w:pPr>
      <w:r w:rsidRPr="001048BA">
        <w:rPr>
          <w:color w:val="262626" w:themeColor="text1" w:themeTint="D9"/>
        </w:rPr>
        <w:t>Programme Horizon provides the opportunity to address these constraints decisively. It will establish trusted data foundations, enable greater automation, simplify the customer and operational journey, and create the end-to-end traceability needed to improve performance, accountability and long-term efficiency.</w:t>
      </w:r>
    </w:p>
    <w:p w14:paraId="06DCA03C" w14:textId="593B18DD" w:rsidR="001C381C" w:rsidRPr="001048BA" w:rsidRDefault="001C381C" w:rsidP="001C381C">
      <w:pPr>
        <w:spacing w:line="276" w:lineRule="auto"/>
        <w:rPr>
          <w:color w:val="262626" w:themeColor="text1" w:themeTint="D9"/>
        </w:rPr>
      </w:pPr>
      <w:r w:rsidRPr="001048BA">
        <w:rPr>
          <w:color w:val="262626" w:themeColor="text1" w:themeTint="D9"/>
        </w:rPr>
        <w:t xml:space="preserve">Capgemini will </w:t>
      </w:r>
      <w:r w:rsidR="00A1313F" w:rsidRPr="00A1313F">
        <w:rPr>
          <w:color w:val="262626" w:themeColor="text1" w:themeTint="D9"/>
        </w:rPr>
        <w:t>provide delivery accountability</w:t>
      </w:r>
      <w:r w:rsidRPr="001048BA">
        <w:rPr>
          <w:color w:val="262626" w:themeColor="text1" w:themeTint="D9"/>
        </w:rPr>
        <w:t xml:space="preserve"> for </w:t>
      </w:r>
      <w:r w:rsidR="00A1313F" w:rsidRPr="00A1313F">
        <w:rPr>
          <w:color w:val="262626" w:themeColor="text1" w:themeTint="D9"/>
        </w:rPr>
        <w:t>in-scope activities, supporting Tuatahi in achieving its</w:t>
      </w:r>
      <w:r w:rsidRPr="001048BA">
        <w:rPr>
          <w:color w:val="262626" w:themeColor="text1" w:themeTint="D9"/>
        </w:rPr>
        <w:t xml:space="preserve"> business outcomes</w:t>
      </w:r>
      <w:r w:rsidR="00A1313F" w:rsidRPr="00A1313F">
        <w:rPr>
          <w:color w:val="262626" w:themeColor="text1" w:themeTint="D9"/>
        </w:rPr>
        <w:t xml:space="preserve"> through integrated programme leadership, governance and delivery discipline</w:t>
      </w:r>
      <w:r w:rsidRPr="001048BA">
        <w:rPr>
          <w:color w:val="262626" w:themeColor="text1" w:themeTint="D9"/>
        </w:rPr>
        <w:t xml:space="preserve">. Our proposed solution is aligned to Tuatahi’s </w:t>
      </w:r>
      <w:r w:rsidR="0007694F">
        <w:rPr>
          <w:color w:val="262626" w:themeColor="text1" w:themeTint="D9"/>
        </w:rPr>
        <w:t>ten</w:t>
      </w:r>
      <w:r w:rsidRPr="001048BA">
        <w:rPr>
          <w:color w:val="262626" w:themeColor="text1" w:themeTint="D9"/>
        </w:rPr>
        <w:t xml:space="preserve"> stated business objectives, including:</w:t>
      </w:r>
    </w:p>
    <w:p w14:paraId="58FBCC67"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Centralised Catalogues and Party Manager</w:t>
      </w:r>
    </w:p>
    <w:p w14:paraId="4EDD6482"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Fibre Ordering Automation and Fulfilment</w:t>
      </w:r>
    </w:p>
    <w:p w14:paraId="1E65A7F2"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RSP Billing Automation</w:t>
      </w:r>
    </w:p>
    <w:p w14:paraId="3CE8A4CA"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New RSP Portal</w:t>
      </w:r>
    </w:p>
    <w:p w14:paraId="050975A0" w14:textId="2D6ADDD1" w:rsidR="00C4547A" w:rsidRPr="001048BA" w:rsidRDefault="00C4547A" w:rsidP="00DA78E1">
      <w:pPr>
        <w:numPr>
          <w:ilvl w:val="0"/>
          <w:numId w:val="41"/>
        </w:numPr>
        <w:spacing w:line="276" w:lineRule="auto"/>
        <w:rPr>
          <w:color w:val="262626" w:themeColor="text1" w:themeTint="D9"/>
        </w:rPr>
      </w:pPr>
      <w:r>
        <w:rPr>
          <w:color w:val="262626" w:themeColor="text1" w:themeTint="D9"/>
        </w:rPr>
        <w:t>Order Pre-Qualification</w:t>
      </w:r>
    </w:p>
    <w:p w14:paraId="4406A3DD"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Consolidated Physical Network Inventory</w:t>
      </w:r>
    </w:p>
    <w:p w14:paraId="4DC91DE4"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Automated Assurance Work Orders</w:t>
      </w:r>
    </w:p>
    <w:p w14:paraId="378C8E0B"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Automated Provisioning Work Orders</w:t>
      </w:r>
    </w:p>
    <w:p w14:paraId="26320A26"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Internal Field Force Integration</w:t>
      </w:r>
    </w:p>
    <w:p w14:paraId="68BC1896" w14:textId="77777777" w:rsidR="001C381C" w:rsidRPr="001048BA" w:rsidRDefault="001C381C" w:rsidP="001B66AD">
      <w:pPr>
        <w:numPr>
          <w:ilvl w:val="0"/>
          <w:numId w:val="41"/>
        </w:numPr>
        <w:spacing w:line="276" w:lineRule="auto"/>
        <w:rPr>
          <w:color w:val="262626" w:themeColor="text1" w:themeTint="D9"/>
        </w:rPr>
      </w:pPr>
      <w:r w:rsidRPr="001048BA">
        <w:rPr>
          <w:color w:val="262626" w:themeColor="text1" w:themeTint="D9"/>
        </w:rPr>
        <w:t>Work Order Finance System Integration</w:t>
      </w:r>
    </w:p>
    <w:p w14:paraId="130828F5" w14:textId="77777777" w:rsidR="001C381C" w:rsidRPr="001048BA" w:rsidRDefault="001C381C" w:rsidP="001C381C">
      <w:pPr>
        <w:spacing w:line="276" w:lineRule="auto"/>
        <w:rPr>
          <w:color w:val="262626" w:themeColor="text1" w:themeTint="D9"/>
        </w:rPr>
      </w:pPr>
      <w:r w:rsidRPr="001048BA">
        <w:rPr>
          <w:color w:val="262626" w:themeColor="text1" w:themeTint="D9"/>
        </w:rPr>
        <w:t>These objectives are addressed through three integrated workstreams: Portal &amp; Customer, Network, and Field Force.</w:t>
      </w:r>
    </w:p>
    <w:p w14:paraId="3B17F926" w14:textId="77777777" w:rsidR="001C381C" w:rsidRPr="001048BA" w:rsidRDefault="001C381C" w:rsidP="001C381C">
      <w:pPr>
        <w:spacing w:line="276" w:lineRule="auto"/>
        <w:rPr>
          <w:color w:val="262626" w:themeColor="text1" w:themeTint="D9"/>
        </w:rPr>
      </w:pPr>
      <w:r w:rsidRPr="001048BA">
        <w:rPr>
          <w:color w:val="262626" w:themeColor="text1" w:themeTint="D9"/>
        </w:rPr>
        <w:t>As Prime System Integrator, Capgemini brings the leadership, integration capability and delivery discipline required for a transformation of this scale. We will orchestrate delivery across ServiceNow, ArcGIS/3-GIS, Dynamics 365, Okta, Microsoft data platforms and the broader integration ecosystem, while maintaining clear accountability for outcomes.</w:t>
      </w:r>
    </w:p>
    <w:p w14:paraId="21BDFED9" w14:textId="77777777" w:rsidR="001C381C" w:rsidRPr="001048BA" w:rsidRDefault="001C381C" w:rsidP="001C381C">
      <w:pPr>
        <w:spacing w:line="276" w:lineRule="auto"/>
        <w:rPr>
          <w:color w:val="262626" w:themeColor="text1" w:themeTint="D9"/>
        </w:rPr>
      </w:pPr>
      <w:r w:rsidRPr="001048BA">
        <w:rPr>
          <w:color w:val="262626" w:themeColor="text1" w:themeTint="D9"/>
        </w:rPr>
        <w:t>This combination of telecommunications domain knowledge, systems integration expertise and transformation delivery experience enables Capgemini to help Tuatahi simplify complexity, reduce delivery risk and accelerate progress.</w:t>
      </w:r>
    </w:p>
    <w:p w14:paraId="10E68EB8" w14:textId="77777777" w:rsidR="001C381C" w:rsidRPr="001048BA" w:rsidRDefault="001C381C" w:rsidP="001C381C">
      <w:pPr>
        <w:spacing w:line="276" w:lineRule="auto"/>
        <w:rPr>
          <w:color w:val="262626" w:themeColor="text1" w:themeTint="D9"/>
        </w:rPr>
      </w:pPr>
      <w:r w:rsidRPr="001048BA">
        <w:rPr>
          <w:color w:val="262626" w:themeColor="text1" w:themeTint="D9"/>
        </w:rPr>
        <w:t>Our delivery approach is designed to give Tuatahi confidence that Programme Horizon can be delivered in a controlled, collaborative and commercially responsible way. We combine strong programme governance, clear integration ownership, disciplined data migration, embedded testing, phased implementation and structured hypercare. This ensures that transformation ambition is matched by delivery certainty.</w:t>
      </w:r>
    </w:p>
    <w:p w14:paraId="77FDF20C" w14:textId="77777777" w:rsidR="001C381C" w:rsidRPr="001048BA" w:rsidRDefault="001C381C" w:rsidP="001C381C">
      <w:pPr>
        <w:spacing w:line="276" w:lineRule="auto"/>
        <w:rPr>
          <w:color w:val="262626" w:themeColor="text1" w:themeTint="D9"/>
        </w:rPr>
      </w:pPr>
      <w:r w:rsidRPr="001048BA">
        <w:rPr>
          <w:color w:val="262626" w:themeColor="text1" w:themeTint="D9"/>
        </w:rPr>
        <w:t>Importantly, we recognise the need to protect service continuity, manage third-party and Tuatahi-owned dependencies, and support adoption across the business. Our approach is therefore designed not only to implement the target-state architecture, but also to embed the operating model, governance and readiness required for sustainable success.</w:t>
      </w:r>
    </w:p>
    <w:p w14:paraId="643BA1F4" w14:textId="1B21466B" w:rsidR="001C381C" w:rsidRPr="001048BA" w:rsidRDefault="001C381C" w:rsidP="001C381C">
      <w:pPr>
        <w:spacing w:line="276" w:lineRule="auto"/>
        <w:rPr>
          <w:color w:val="262626" w:themeColor="text1" w:themeTint="D9"/>
        </w:rPr>
      </w:pPr>
      <w:r w:rsidRPr="001048BA">
        <w:rPr>
          <w:color w:val="262626" w:themeColor="text1" w:themeTint="D9"/>
        </w:rPr>
        <w:t>Our proposal is underpinned by themes closely aligned to Tuatahi’s priorities:</w:t>
      </w:r>
    </w:p>
    <w:p w14:paraId="5EC1078C" w14:textId="77777777" w:rsidR="001C381C" w:rsidRPr="001048BA" w:rsidRDefault="001C381C" w:rsidP="001B66AD">
      <w:pPr>
        <w:numPr>
          <w:ilvl w:val="0"/>
          <w:numId w:val="42"/>
        </w:numPr>
        <w:spacing w:line="276" w:lineRule="auto"/>
        <w:rPr>
          <w:color w:val="262626" w:themeColor="text1" w:themeTint="D9"/>
        </w:rPr>
      </w:pPr>
      <w:r w:rsidRPr="001048BA">
        <w:rPr>
          <w:b/>
          <w:color w:val="262626" w:themeColor="text1" w:themeTint="D9"/>
        </w:rPr>
        <w:t>Delivery confidence and lower risk</w:t>
      </w:r>
      <w:r w:rsidRPr="001048BA">
        <w:rPr>
          <w:color w:val="262626" w:themeColor="text1" w:themeTint="D9"/>
        </w:rPr>
        <w:t xml:space="preserve"> through a governed, phased and commercially disciplined delivery model, supported by strong programme controls, embedded testing, data migration discipline and structured hypercare.</w:t>
      </w:r>
    </w:p>
    <w:p w14:paraId="2E4B7401" w14:textId="77777777" w:rsidR="001C381C" w:rsidRPr="001048BA" w:rsidRDefault="001C381C" w:rsidP="001B66AD">
      <w:pPr>
        <w:numPr>
          <w:ilvl w:val="0"/>
          <w:numId w:val="42"/>
        </w:numPr>
        <w:spacing w:line="276" w:lineRule="auto"/>
        <w:rPr>
          <w:color w:val="262626" w:themeColor="text1" w:themeTint="D9"/>
        </w:rPr>
      </w:pPr>
      <w:r w:rsidRPr="001048BA">
        <w:rPr>
          <w:b/>
          <w:color w:val="262626" w:themeColor="text1" w:themeTint="D9"/>
        </w:rPr>
        <w:t>Prime System Integrator leadership</w:t>
      </w:r>
      <w:r w:rsidRPr="001048BA">
        <w:rPr>
          <w:color w:val="262626" w:themeColor="text1" w:themeTint="D9"/>
        </w:rPr>
        <w:t xml:space="preserve"> with clear accountability for coordinating delivery across Tuatahi’s retained and new platforms, managing interdependencies, and maintaining end-to-end ownership of outcomes.</w:t>
      </w:r>
    </w:p>
    <w:p w14:paraId="1FAE24A7" w14:textId="77777777" w:rsidR="001C381C" w:rsidRPr="001048BA" w:rsidRDefault="001C381C" w:rsidP="001B66AD">
      <w:pPr>
        <w:numPr>
          <w:ilvl w:val="0"/>
          <w:numId w:val="42"/>
        </w:numPr>
        <w:spacing w:line="276" w:lineRule="auto"/>
        <w:rPr>
          <w:color w:val="262626" w:themeColor="text1" w:themeTint="D9"/>
        </w:rPr>
      </w:pPr>
      <w:r w:rsidRPr="001048BA">
        <w:rPr>
          <w:b/>
          <w:color w:val="262626" w:themeColor="text1" w:themeTint="D9"/>
        </w:rPr>
        <w:t>A collaborative, New Zealand-compatible delivery model</w:t>
      </w:r>
      <w:r w:rsidRPr="001048BA">
        <w:rPr>
          <w:color w:val="262626" w:themeColor="text1" w:themeTint="D9"/>
        </w:rPr>
        <w:t xml:space="preserve"> that supports accessible leadership, effective on-site engagement during critical phases, and close alignment with Tuatahi’s ways of working.</w:t>
      </w:r>
    </w:p>
    <w:p w14:paraId="76C0EFC9" w14:textId="77777777" w:rsidR="001C381C" w:rsidRPr="001048BA" w:rsidRDefault="001C381C" w:rsidP="001B66AD">
      <w:pPr>
        <w:numPr>
          <w:ilvl w:val="0"/>
          <w:numId w:val="42"/>
        </w:numPr>
        <w:spacing w:line="276" w:lineRule="auto"/>
        <w:rPr>
          <w:color w:val="262626" w:themeColor="text1" w:themeTint="D9"/>
        </w:rPr>
      </w:pPr>
      <w:r w:rsidRPr="001048BA">
        <w:rPr>
          <w:b/>
          <w:color w:val="262626" w:themeColor="text1" w:themeTint="D9"/>
        </w:rPr>
        <w:t>Relevant telecommunications transformation experience</w:t>
      </w:r>
      <w:r w:rsidRPr="001048BA">
        <w:rPr>
          <w:color w:val="262626" w:themeColor="text1" w:themeTint="D9"/>
        </w:rPr>
        <w:t xml:space="preserve"> across complex BSS, OSS, customer, network and field-force programmes, combining strategic insight with practical execution and long-term operational value.</w:t>
      </w:r>
    </w:p>
    <w:p w14:paraId="62BBD90B" w14:textId="77777777" w:rsidR="001C381C" w:rsidRPr="001048BA" w:rsidRDefault="001C381C" w:rsidP="001C381C">
      <w:pPr>
        <w:spacing w:line="276" w:lineRule="auto"/>
        <w:rPr>
          <w:color w:val="262626" w:themeColor="text1" w:themeTint="D9"/>
        </w:rPr>
      </w:pPr>
      <w:r w:rsidRPr="001048BA">
        <w:rPr>
          <w:color w:val="262626" w:themeColor="text1" w:themeTint="D9"/>
        </w:rPr>
        <w:t>In summary, Capgemini’s proposal is designed to help Tuatahi move with confidence from a fragmented, manually intensive environment to a modern, integrated and customer-centric wholesale platform. We bring the delivery model, integration accountability, collaborative resourcing approach, post-go-live support discipline and telecommunications transformation experience required to translate Programme Horizon’s strategic intent into measurable business outcomes.</w:t>
      </w:r>
    </w:p>
    <w:p w14:paraId="240FE32A" w14:textId="23740089" w:rsidR="008766D5" w:rsidRPr="001048BA" w:rsidRDefault="001C381C" w:rsidP="00556166">
      <w:pPr>
        <w:spacing w:line="276" w:lineRule="auto"/>
        <w:rPr>
          <w:color w:val="262626" w:themeColor="text1" w:themeTint="D9"/>
        </w:rPr>
      </w:pPr>
      <w:r w:rsidRPr="001048BA">
        <w:rPr>
          <w:color w:val="262626" w:themeColor="text1" w:themeTint="D9"/>
        </w:rPr>
        <w:t>We believe this combination aligns strongly with Tuatahi’s priorities and positions Capgemini as a proven partner able to deliver and support Programme Horizon with certainty, pace and enduring value.</w:t>
      </w:r>
    </w:p>
    <w:p w14:paraId="3E66A501" w14:textId="55BDCC2B" w:rsidR="00810BAC" w:rsidRPr="00004480" w:rsidRDefault="00BA637F" w:rsidP="00B23089">
      <w:pPr>
        <w:pStyle w:val="Heading2"/>
        <w:spacing w:before="120" w:line="276" w:lineRule="auto"/>
        <w:ind w:left="578" w:hanging="578"/>
        <w:rPr>
          <w:kern w:val="2"/>
          <w14:ligatures w14:val="standardContextual"/>
        </w:rPr>
      </w:pPr>
      <w:bookmarkStart w:id="11" w:name="_Toc231251390"/>
      <w:bookmarkStart w:id="12" w:name="_Toc231276420"/>
      <w:r w:rsidRPr="001048BA">
        <w:t>Why select Capgemini</w:t>
      </w:r>
      <w:bookmarkEnd w:id="11"/>
      <w:bookmarkEnd w:id="12"/>
    </w:p>
    <w:p w14:paraId="003BA3D9" w14:textId="271FFECB" w:rsidR="00BA637F" w:rsidRPr="001048BA" w:rsidRDefault="00D5592E" w:rsidP="00556166">
      <w:pPr>
        <w:spacing w:line="276" w:lineRule="auto"/>
        <w:rPr>
          <w:color w:val="262626" w:themeColor="text1" w:themeTint="D9"/>
        </w:rPr>
      </w:pPr>
      <w:r w:rsidRPr="001048BA">
        <w:rPr>
          <w:color w:val="262626" w:themeColor="text1" w:themeTint="D9"/>
        </w:rPr>
        <w:t>Capgemini New Zealand Limited is part of the global Capgemini Group, a recognised leader in consulting, digital transformation, technology, and managed services, with more than 4</w:t>
      </w:r>
      <w:r w:rsidR="0022517F" w:rsidRPr="001048BA">
        <w:rPr>
          <w:color w:val="262626" w:themeColor="text1" w:themeTint="D9"/>
        </w:rPr>
        <w:t>3</w:t>
      </w:r>
      <w:r w:rsidRPr="001048BA">
        <w:rPr>
          <w:color w:val="262626" w:themeColor="text1" w:themeTint="D9"/>
        </w:rPr>
        <w:t>0,000 professionals worldwide. Across Australia and New Zealand, Capgemini employs over 3,000 consultants operating as a single, integrated team enabling rapid mobilisation, delivery resilience, and strong local accountability.</w:t>
      </w:r>
      <w:r w:rsidR="00FD07B8" w:rsidRPr="001048BA">
        <w:rPr>
          <w:color w:val="262626" w:themeColor="text1" w:themeTint="D9"/>
        </w:rPr>
        <w:t xml:space="preserve"> </w:t>
      </w:r>
      <w:r w:rsidR="00D14693" w:rsidRPr="001048BA">
        <w:rPr>
          <w:color w:val="262626" w:themeColor="text1" w:themeTint="D9"/>
        </w:rPr>
        <w:t xml:space="preserve">Capgemini has </w:t>
      </w:r>
      <w:r w:rsidR="00772383" w:rsidRPr="001048BA">
        <w:rPr>
          <w:color w:val="262626" w:themeColor="text1" w:themeTint="D9"/>
        </w:rPr>
        <w:t xml:space="preserve">been operating in New Zealand for </w:t>
      </w:r>
      <w:r w:rsidR="003019F7" w:rsidRPr="001048BA">
        <w:rPr>
          <w:color w:val="262626" w:themeColor="text1" w:themeTint="D9"/>
        </w:rPr>
        <w:t>the past 20 years</w:t>
      </w:r>
      <w:r w:rsidR="00501164" w:rsidRPr="001048BA">
        <w:rPr>
          <w:color w:val="262626" w:themeColor="text1" w:themeTint="D9"/>
        </w:rPr>
        <w:t xml:space="preserve"> and has </w:t>
      </w:r>
      <w:r w:rsidR="00B47403" w:rsidRPr="001048BA">
        <w:rPr>
          <w:color w:val="262626" w:themeColor="text1" w:themeTint="D9"/>
        </w:rPr>
        <w:t xml:space="preserve">been a trusted and valued SI partner to Tuatahi </w:t>
      </w:r>
      <w:r w:rsidR="00E12488" w:rsidRPr="001048BA">
        <w:rPr>
          <w:color w:val="262626" w:themeColor="text1" w:themeTint="D9"/>
        </w:rPr>
        <w:t xml:space="preserve">for the past 5 years since </w:t>
      </w:r>
      <w:r w:rsidR="00901B52" w:rsidRPr="001048BA">
        <w:rPr>
          <w:color w:val="262626" w:themeColor="text1" w:themeTint="D9"/>
        </w:rPr>
        <w:t>successfully</w:t>
      </w:r>
      <w:r w:rsidR="00E12488" w:rsidRPr="001048BA">
        <w:rPr>
          <w:color w:val="262626" w:themeColor="text1" w:themeTint="D9"/>
        </w:rPr>
        <w:t xml:space="preserve"> implementing and </w:t>
      </w:r>
      <w:r w:rsidR="005D2FBF" w:rsidRPr="001048BA">
        <w:rPr>
          <w:color w:val="262626" w:themeColor="text1" w:themeTint="D9"/>
        </w:rPr>
        <w:t>support</w:t>
      </w:r>
      <w:r w:rsidR="00901B52" w:rsidRPr="001048BA">
        <w:rPr>
          <w:color w:val="262626" w:themeColor="text1" w:themeTint="D9"/>
        </w:rPr>
        <w:t xml:space="preserve">ing </w:t>
      </w:r>
      <w:r w:rsidR="00394775" w:rsidRPr="001048BA">
        <w:rPr>
          <w:color w:val="262626" w:themeColor="text1" w:themeTint="D9"/>
        </w:rPr>
        <w:t xml:space="preserve">the </w:t>
      </w:r>
      <w:r w:rsidR="00870933" w:rsidRPr="001048BA">
        <w:rPr>
          <w:color w:val="262626" w:themeColor="text1" w:themeTint="D9"/>
        </w:rPr>
        <w:t>Microsoft Dynamics 365 Finance</w:t>
      </w:r>
      <w:r w:rsidR="00B04F12" w:rsidRPr="001048BA">
        <w:rPr>
          <w:color w:val="262626" w:themeColor="text1" w:themeTint="D9"/>
        </w:rPr>
        <w:t xml:space="preserve"> system. </w:t>
      </w:r>
      <w:r w:rsidR="00BA637F" w:rsidRPr="001048BA">
        <w:rPr>
          <w:color w:val="262626" w:themeColor="text1" w:themeTint="D9"/>
        </w:rPr>
        <w:t>Capgemini offers Tuatahi a compelling combination of local accessibility, global scale and proven transformation delivery capability. Across Australia and New Zealand, we operate as one integrated team, allowing us to mobilise the right mix of programme leadership, architecture, integration, data, testing, change and operational transition expertise quickly and flexibly. This gives Tuatahi access to senior, regionally aligned delivery leadership while also benefiting from the scale, specialist depth and repeatable assets of a global transformation partner.</w:t>
      </w:r>
    </w:p>
    <w:p w14:paraId="37E7577D" w14:textId="2A12F958" w:rsidR="00285E46" w:rsidRPr="001048BA" w:rsidRDefault="00BD7AB8" w:rsidP="00556166">
      <w:pPr>
        <w:spacing w:line="276" w:lineRule="auto"/>
        <w:rPr>
          <w:color w:val="262626" w:themeColor="text1" w:themeTint="D9"/>
        </w:rPr>
      </w:pPr>
      <w:r w:rsidRPr="001048BA">
        <w:rPr>
          <w:color w:val="262626" w:themeColor="text1" w:themeTint="D9"/>
        </w:rPr>
        <w:drawing>
          <wp:inline distT="0" distB="0" distL="0" distR="0" wp14:anchorId="34F47C69" wp14:editId="396646D9">
            <wp:extent cx="5727700" cy="2581910"/>
            <wp:effectExtent l="0" t="0" r="6350" b="8890"/>
            <wp:docPr id="41" name="Picture 40">
              <a:extLst xmlns:a="http://schemas.openxmlformats.org/drawingml/2006/main">
                <a:ext uri="{FF2B5EF4-FFF2-40B4-BE49-F238E27FC236}">
                  <a16:creationId xmlns:a16="http://schemas.microsoft.com/office/drawing/2014/main" id="{3A5E95F2-B6A1-057A-AC5E-E5CA4054A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3A5E95F2-B6A1-057A-AC5E-E5CA4054A286}"/>
                        </a:ext>
                      </a:extLst>
                    </pic:cNvPr>
                    <pic:cNvPicPr>
                      <a:picLocks noChangeAspect="1"/>
                    </pic:cNvPicPr>
                  </pic:nvPicPr>
                  <pic:blipFill>
                    <a:blip r:embed="rId23"/>
                    <a:stretch>
                      <a:fillRect/>
                    </a:stretch>
                  </pic:blipFill>
                  <pic:spPr>
                    <a:xfrm>
                      <a:off x="0" y="0"/>
                      <a:ext cx="5727700" cy="2581910"/>
                    </a:xfrm>
                    <a:prstGeom prst="rect">
                      <a:avLst/>
                    </a:prstGeom>
                  </pic:spPr>
                </pic:pic>
              </a:graphicData>
            </a:graphic>
          </wp:inline>
        </w:drawing>
      </w:r>
    </w:p>
    <w:p w14:paraId="0E101A2D" w14:textId="0A5D0E77" w:rsidR="00E32BBB" w:rsidRPr="00004480" w:rsidRDefault="00E32BBB" w:rsidP="00E32BBB">
      <w:pPr>
        <w:spacing w:line="276" w:lineRule="auto"/>
        <w:jc w:val="center"/>
        <w:rPr>
          <w:color w:val="262626" w:themeColor="text1" w:themeTint="D9"/>
          <w:kern w:val="2"/>
          <w14:ligatures w14:val="standardContextual"/>
        </w:rPr>
      </w:pPr>
    </w:p>
    <w:p w14:paraId="4AC64EAF" w14:textId="5F8E16A3" w:rsidR="00BA637F" w:rsidRPr="001048BA" w:rsidRDefault="00BA637F" w:rsidP="00556166">
      <w:pPr>
        <w:spacing w:line="276" w:lineRule="auto"/>
        <w:rPr>
          <w:color w:val="262626" w:themeColor="text1" w:themeTint="D9"/>
        </w:rPr>
      </w:pPr>
      <w:r w:rsidRPr="001048BA">
        <w:rPr>
          <w:color w:val="262626" w:themeColor="text1" w:themeTint="D9"/>
        </w:rPr>
        <w:t>For Programme Horizon specifically, Capgemini brings the profile of a Prime System Integrator able to simplify delivery across a complex ecosystem while maintaining clear accountability for outcomes. We combine strong experience in large-scale business and systems transformation with deep capability across integration, data migration, programme governance, change management and post-go-live transition. This breadth matters for Horizon because success depends not only on implementing individual platforms, but on orchestrating them effectively across Portal &amp; Customer, Network and Field Force workstreams, while protecting service continuity and supporting operational readiness.</w:t>
      </w:r>
    </w:p>
    <w:p w14:paraId="2E431765" w14:textId="1C417DC0" w:rsidR="008766D5" w:rsidRPr="00004480" w:rsidRDefault="00BA637F" w:rsidP="00FB7BFE">
      <w:pPr>
        <w:spacing w:line="276" w:lineRule="auto"/>
        <w:rPr>
          <w:color w:val="262626" w:themeColor="text1" w:themeTint="D9"/>
          <w:kern w:val="2"/>
          <w14:ligatures w14:val="standardContextual"/>
        </w:rPr>
      </w:pPr>
      <w:r w:rsidRPr="001048BA">
        <w:rPr>
          <w:color w:val="262626" w:themeColor="text1" w:themeTint="D9"/>
        </w:rPr>
        <w:t>Capgemini also brings a pragmatic, business-led approach designed to help Tuatahi realise value with lower delivery risk. We are recognised for combining strategic insight with practical execution, transparent collaboration and disciplined delivery controls. Our approach is grounded in scalable architecture, structured governance, embedded quality, and sustainable adoption, ensuring that Programme Horizon is not only delivered successfully, but also positioned to support Tuatahi’s long-term growth, customer experience ambitions and wholesale operating model transformation.</w:t>
      </w:r>
    </w:p>
    <w:p w14:paraId="0E89142C" w14:textId="0BA48460" w:rsidR="003A41B6" w:rsidRPr="001048BA" w:rsidRDefault="003A41B6" w:rsidP="000758B3">
      <w:pPr>
        <w:pStyle w:val="Heading2"/>
      </w:pPr>
      <w:bookmarkStart w:id="13" w:name="_Toc231251391"/>
      <w:bookmarkStart w:id="14" w:name="_Toc231276421"/>
      <w:bookmarkEnd w:id="4"/>
      <w:bookmarkEnd w:id="5"/>
      <w:bookmarkEnd w:id="6"/>
      <w:r>
        <w:t>Our commercial approach</w:t>
      </w:r>
      <w:bookmarkEnd w:id="13"/>
      <w:bookmarkEnd w:id="14"/>
    </w:p>
    <w:p w14:paraId="16123F7F" w14:textId="039731C9" w:rsidR="000758B3" w:rsidRPr="009F07D1" w:rsidRDefault="000758B3" w:rsidP="00750A09">
      <w:pPr>
        <w:spacing w:line="276" w:lineRule="auto"/>
        <w:rPr>
          <w:lang w:eastAsia="en-AU"/>
        </w:rPr>
      </w:pPr>
      <w:r w:rsidRPr="009F07D1">
        <w:rPr>
          <w:lang w:eastAsia="en-AU"/>
        </w:rPr>
        <w:t xml:space="preserve">Capgemini proposes a phased commercial model for Programme Horizon that balances early delivery commitment with appropriate commercial discipline for a complex, multi-workstream transformation. The model is designed to enable Tuatahi First Fibre to commit to the programme in a controlled, outcome-led manner, with clear cost certainty for the upfront foundation phase and </w:t>
      </w:r>
      <w:r w:rsidR="00B80A72" w:rsidRPr="009F07D1">
        <w:rPr>
          <w:lang w:eastAsia="en-AU"/>
        </w:rPr>
        <w:t>an</w:t>
      </w:r>
      <w:r w:rsidRPr="009F07D1">
        <w:rPr>
          <w:lang w:eastAsia="en-AU"/>
        </w:rPr>
        <w:t xml:space="preserve"> </w:t>
      </w:r>
      <w:r w:rsidR="00756A01">
        <w:rPr>
          <w:lang w:eastAsia="en-AU"/>
        </w:rPr>
        <w:t>estimate</w:t>
      </w:r>
      <w:r w:rsidRPr="009F07D1">
        <w:rPr>
          <w:lang w:eastAsia="en-AU"/>
        </w:rPr>
        <w:t>-based pathway for the remaining implementation scope.</w:t>
      </w:r>
    </w:p>
    <w:p w14:paraId="551A9AF1" w14:textId="77777777" w:rsidR="000758B3" w:rsidRPr="009F07D1" w:rsidRDefault="000758B3" w:rsidP="00750A09">
      <w:pPr>
        <w:spacing w:line="276" w:lineRule="auto"/>
        <w:rPr>
          <w:lang w:eastAsia="en-AU"/>
        </w:rPr>
      </w:pPr>
      <w:r w:rsidRPr="009F07D1">
        <w:rPr>
          <w:lang w:eastAsia="en-AU"/>
        </w:rPr>
        <w:t>This commercial approach has two components:</w:t>
      </w:r>
    </w:p>
    <w:p w14:paraId="78B6E50A" w14:textId="15043041" w:rsidR="000758B3" w:rsidRPr="009F07D1" w:rsidRDefault="000758B3" w:rsidP="00750A09">
      <w:pPr>
        <w:numPr>
          <w:ilvl w:val="0"/>
          <w:numId w:val="192"/>
        </w:numPr>
        <w:spacing w:line="276" w:lineRule="auto"/>
        <w:rPr>
          <w:b/>
          <w:bCs/>
          <w:lang w:eastAsia="en-AU"/>
        </w:rPr>
      </w:pPr>
      <w:r w:rsidRPr="009F07D1">
        <w:rPr>
          <w:b/>
          <w:bCs/>
          <w:lang w:eastAsia="en-AU"/>
        </w:rPr>
        <w:t>Fixed component</w:t>
      </w:r>
      <w:r w:rsidRPr="009F07D1">
        <w:rPr>
          <w:lang w:eastAsia="en-AU"/>
        </w:rPr>
        <w:t xml:space="preserve"> covering Initiation, Discovery and Detailed Design / Target Operating Model definition.</w:t>
      </w:r>
    </w:p>
    <w:p w14:paraId="1B7DBA81" w14:textId="6CF6DAF2" w:rsidR="000758B3" w:rsidRPr="009F07D1" w:rsidRDefault="00756A01" w:rsidP="00750A09">
      <w:pPr>
        <w:numPr>
          <w:ilvl w:val="0"/>
          <w:numId w:val="192"/>
        </w:numPr>
        <w:spacing w:line="276" w:lineRule="auto"/>
        <w:rPr>
          <w:b/>
          <w:bCs/>
          <w:lang w:eastAsia="en-AU"/>
        </w:rPr>
      </w:pPr>
      <w:r>
        <w:rPr>
          <w:b/>
          <w:bCs/>
          <w:lang w:eastAsia="en-AU"/>
        </w:rPr>
        <w:t>Estimated</w:t>
      </w:r>
      <w:r w:rsidR="000758B3" w:rsidRPr="009F07D1">
        <w:rPr>
          <w:b/>
          <w:bCs/>
          <w:lang w:eastAsia="en-AU"/>
        </w:rPr>
        <w:t xml:space="preserve"> component</w:t>
      </w:r>
      <w:r w:rsidR="000758B3" w:rsidRPr="009F07D1">
        <w:rPr>
          <w:lang w:eastAsia="en-AU"/>
        </w:rPr>
        <w:t xml:space="preserve"> covering Build, Implementation, Hypercare and Support.</w:t>
      </w:r>
    </w:p>
    <w:p w14:paraId="4168A2BB" w14:textId="77777777" w:rsidR="000758B3" w:rsidRDefault="000758B3" w:rsidP="00750A09">
      <w:pPr>
        <w:spacing w:line="276" w:lineRule="auto"/>
        <w:rPr>
          <w:lang w:eastAsia="en-AU"/>
        </w:rPr>
      </w:pPr>
      <w:r w:rsidRPr="009F07D1">
        <w:rPr>
          <w:lang w:eastAsia="en-AU"/>
        </w:rPr>
        <w:t xml:space="preserve">This structure provides Tuatahi First Fibre with a clear commercial commitment for the work required to mobilise, validate, shape and de-risk the programme before committing to the broader implementation scope. </w:t>
      </w:r>
    </w:p>
    <w:p w14:paraId="6637BECA" w14:textId="77777777" w:rsidR="000758B3" w:rsidRPr="009F07D1" w:rsidRDefault="000758B3" w:rsidP="00750A09">
      <w:pPr>
        <w:spacing w:line="276" w:lineRule="auto"/>
        <w:rPr>
          <w:lang w:eastAsia="en-AU"/>
        </w:rPr>
      </w:pPr>
      <w:r w:rsidRPr="009F07D1">
        <w:rPr>
          <w:lang w:eastAsia="en-AU"/>
        </w:rPr>
        <w:t>It also supports progressive decision-making by allowing the delivery scope, assumptions, dependencies, implementation sequencing, data readiness, integration complexity and third-party inputs to be refined before the full delivery commitment is finalised.</w:t>
      </w:r>
      <w:bookmarkStart w:id="15" w:name="_Toc231275994"/>
      <w:bookmarkEnd w:id="15"/>
    </w:p>
    <w:p w14:paraId="4799EA02" w14:textId="5E869347" w:rsidR="00943979" w:rsidRPr="001048BA" w:rsidRDefault="007B058B" w:rsidP="00BB77E3">
      <w:pPr>
        <w:pStyle w:val="Heading2"/>
      </w:pPr>
      <w:bookmarkStart w:id="16" w:name="_Toc231251392"/>
      <w:bookmarkStart w:id="17" w:name="_Toc231276422"/>
      <w:r w:rsidRPr="001048BA">
        <w:t>Our Values</w:t>
      </w:r>
      <w:bookmarkEnd w:id="16"/>
      <w:bookmarkEnd w:id="17"/>
    </w:p>
    <w:p w14:paraId="54DA00C6" w14:textId="678CC2E5" w:rsidR="00943979" w:rsidRPr="001048BA" w:rsidRDefault="00F6670B" w:rsidP="00A6558F">
      <w:pPr>
        <w:spacing w:line="276" w:lineRule="auto"/>
        <w:rPr>
          <w:lang w:eastAsia="en-AU"/>
        </w:rPr>
      </w:pPr>
      <w:r w:rsidRPr="001048BA">
        <w:rPr>
          <w:lang w:eastAsia="en-AU"/>
        </w:rPr>
        <w:t xml:space="preserve">Much like </w:t>
      </w:r>
      <w:r w:rsidR="00D15DBA" w:rsidRPr="001048BA">
        <w:rPr>
          <w:lang w:eastAsia="en-AU"/>
        </w:rPr>
        <w:t>Tuata</w:t>
      </w:r>
      <w:r w:rsidR="00B606B2" w:rsidRPr="001048BA">
        <w:rPr>
          <w:lang w:eastAsia="en-AU"/>
        </w:rPr>
        <w:t xml:space="preserve">hi’s Values </w:t>
      </w:r>
      <w:r w:rsidR="00B95CB8" w:rsidRPr="001048BA">
        <w:rPr>
          <w:lang w:eastAsia="en-AU"/>
        </w:rPr>
        <w:t xml:space="preserve">meaning First </w:t>
      </w:r>
    </w:p>
    <w:p w14:paraId="302BA556" w14:textId="17E36D75" w:rsidR="001273DD" w:rsidRPr="001048BA" w:rsidRDefault="001F5B47" w:rsidP="00A6558F">
      <w:pPr>
        <w:pStyle w:val="ListParagraph"/>
        <w:numPr>
          <w:ilvl w:val="0"/>
          <w:numId w:val="33"/>
        </w:numPr>
        <w:spacing w:line="276" w:lineRule="auto"/>
      </w:pPr>
      <w:r w:rsidRPr="001048BA">
        <w:t>First choice for Internet connectivity</w:t>
      </w:r>
    </w:p>
    <w:p w14:paraId="7229A29D" w14:textId="7C6A2712" w:rsidR="001F5B47" w:rsidRPr="001048BA" w:rsidRDefault="00DB4BAC" w:rsidP="00A6558F">
      <w:pPr>
        <w:pStyle w:val="ListParagraph"/>
        <w:numPr>
          <w:ilvl w:val="0"/>
          <w:numId w:val="33"/>
        </w:numPr>
        <w:spacing w:line="276" w:lineRule="auto"/>
      </w:pPr>
      <w:r w:rsidRPr="001048BA">
        <w:t>Putting our communities first</w:t>
      </w:r>
    </w:p>
    <w:p w14:paraId="245481D8" w14:textId="3EB32F22" w:rsidR="00830080" w:rsidRPr="001048BA" w:rsidRDefault="00830080" w:rsidP="00A6558F">
      <w:pPr>
        <w:pStyle w:val="ListParagraph"/>
        <w:numPr>
          <w:ilvl w:val="0"/>
          <w:numId w:val="33"/>
        </w:numPr>
        <w:spacing w:line="276" w:lineRule="auto"/>
      </w:pPr>
      <w:r w:rsidRPr="001048BA">
        <w:t xml:space="preserve">First to recognise our </w:t>
      </w:r>
      <w:r w:rsidR="00C31C39" w:rsidRPr="001048BA">
        <w:t>place in society</w:t>
      </w:r>
    </w:p>
    <w:p w14:paraId="2CFC9C19" w14:textId="0BD43581" w:rsidR="00C31C39" w:rsidRPr="001048BA" w:rsidRDefault="00C31C39" w:rsidP="00A6558F">
      <w:pPr>
        <w:pStyle w:val="ListParagraph"/>
        <w:numPr>
          <w:ilvl w:val="0"/>
          <w:numId w:val="33"/>
        </w:numPr>
        <w:spacing w:line="276" w:lineRule="auto"/>
      </w:pPr>
      <w:r w:rsidRPr="001048BA">
        <w:t>A track record of first</w:t>
      </w:r>
    </w:p>
    <w:p w14:paraId="3AF81972" w14:textId="0BC964C9" w:rsidR="00E26A61" w:rsidRPr="001048BA" w:rsidRDefault="00E26A61" w:rsidP="00A6558F">
      <w:pPr>
        <w:pStyle w:val="ListParagraph"/>
        <w:numPr>
          <w:ilvl w:val="0"/>
          <w:numId w:val="33"/>
        </w:numPr>
        <w:spacing w:line="276" w:lineRule="auto"/>
      </w:pPr>
      <w:r w:rsidRPr="001048BA">
        <w:t>First to the future</w:t>
      </w:r>
    </w:p>
    <w:p w14:paraId="62F58EFA" w14:textId="43A67436" w:rsidR="00E26A61" w:rsidRPr="001048BA" w:rsidRDefault="00C621DE" w:rsidP="00A6558F">
      <w:pPr>
        <w:pStyle w:val="ListParagraph"/>
        <w:numPr>
          <w:ilvl w:val="0"/>
          <w:numId w:val="33"/>
        </w:numPr>
        <w:spacing w:line="276" w:lineRule="auto"/>
      </w:pPr>
      <w:r w:rsidRPr="001048BA">
        <w:t xml:space="preserve">People first culture </w:t>
      </w:r>
    </w:p>
    <w:p w14:paraId="660297F2" w14:textId="77777777" w:rsidR="00704599" w:rsidRPr="001048BA" w:rsidRDefault="00704599" w:rsidP="00A6558F">
      <w:pPr>
        <w:spacing w:line="276" w:lineRule="auto"/>
      </w:pPr>
      <w:r w:rsidRPr="001048BA">
        <w:t>Capgemini is committed to fostering inclusive, respectful and culturally aware workplaces and delivery models.</w:t>
      </w:r>
    </w:p>
    <w:p w14:paraId="0C8C1335" w14:textId="0FFF184D" w:rsidR="00704599" w:rsidRPr="001048BA" w:rsidRDefault="00704599" w:rsidP="00A6558F">
      <w:pPr>
        <w:spacing w:line="276" w:lineRule="auto"/>
      </w:pPr>
      <w:r w:rsidRPr="001048BA">
        <w:t xml:space="preserve">Our approach </w:t>
      </w:r>
      <w:r w:rsidRPr="00741D3C">
        <w:t xml:space="preserve">supports </w:t>
      </w:r>
      <w:r w:rsidR="00741D3C" w:rsidRPr="00741D3C">
        <w:t>business</w:t>
      </w:r>
      <w:r w:rsidRPr="00741D3C">
        <w:t xml:space="preserve"> outcomes </w:t>
      </w:r>
      <w:r w:rsidR="00741D3C" w:rsidRPr="00741D3C">
        <w:t>while</w:t>
      </w:r>
      <w:r w:rsidRPr="00741D3C">
        <w:t>:</w:t>
      </w:r>
    </w:p>
    <w:p w14:paraId="74C98821" w14:textId="62F00CBC" w:rsidR="00704599" w:rsidRPr="001048BA" w:rsidRDefault="00704599" w:rsidP="00A6558F">
      <w:pPr>
        <w:pStyle w:val="ListParagraph"/>
        <w:numPr>
          <w:ilvl w:val="0"/>
          <w:numId w:val="99"/>
        </w:numPr>
        <w:spacing w:line="276" w:lineRule="auto"/>
      </w:pPr>
      <w:r w:rsidRPr="001048BA">
        <w:t>Promoting diversity, inclusion and equitable participation across the workforce</w:t>
      </w:r>
    </w:p>
    <w:p w14:paraId="72785CCF" w14:textId="4EF8002D" w:rsidR="00704599" w:rsidRPr="001048BA" w:rsidRDefault="00704599" w:rsidP="00A6558F">
      <w:pPr>
        <w:pStyle w:val="ListParagraph"/>
        <w:numPr>
          <w:ilvl w:val="0"/>
          <w:numId w:val="99"/>
        </w:numPr>
        <w:spacing w:line="276" w:lineRule="auto"/>
      </w:pPr>
      <w:r w:rsidRPr="001048BA">
        <w:t>Aligning delivery practices with New Zealand public sector values and community expectations</w:t>
      </w:r>
    </w:p>
    <w:p w14:paraId="0E8D7719" w14:textId="3F179784" w:rsidR="00704599" w:rsidRPr="001048BA" w:rsidRDefault="00704599" w:rsidP="00A6558F">
      <w:pPr>
        <w:pStyle w:val="ListParagraph"/>
        <w:numPr>
          <w:ilvl w:val="0"/>
          <w:numId w:val="99"/>
        </w:numPr>
        <w:spacing w:line="276" w:lineRule="auto"/>
      </w:pPr>
      <w:r w:rsidRPr="001048BA">
        <w:t>Supporting engagement models that are respectful of Māori and Pasifika communities where relevant to the engagement</w:t>
      </w:r>
    </w:p>
    <w:p w14:paraId="641EC456" w14:textId="77777777" w:rsidR="00704599" w:rsidRPr="001048BA" w:rsidRDefault="00704599" w:rsidP="00A6558F">
      <w:pPr>
        <w:spacing w:line="276" w:lineRule="auto"/>
      </w:pPr>
      <w:r w:rsidRPr="001048BA">
        <w:t xml:space="preserve">Capgemini recognises the importance of cultural context in Aotearoa New Zealand and works to ensure that its people, practices and behaviours reflect this understanding. </w:t>
      </w:r>
    </w:p>
    <w:p w14:paraId="0B5EF14F" w14:textId="00AEA809" w:rsidR="00704599" w:rsidRPr="001048BA" w:rsidRDefault="00704599" w:rsidP="00A6558F">
      <w:pPr>
        <w:pStyle w:val="ListParagraph"/>
        <w:numPr>
          <w:ilvl w:val="1"/>
          <w:numId w:val="100"/>
        </w:numPr>
        <w:spacing w:line="276" w:lineRule="auto"/>
      </w:pPr>
      <w:r w:rsidRPr="001048BA">
        <w:t>Capgemini supports the principles of the Te Tiriti o Waitangi</w:t>
      </w:r>
    </w:p>
    <w:p w14:paraId="545C23E9" w14:textId="4A821286" w:rsidR="00704599" w:rsidRPr="001048BA" w:rsidRDefault="00704599" w:rsidP="00A6558F">
      <w:pPr>
        <w:pStyle w:val="ListParagraph"/>
        <w:numPr>
          <w:ilvl w:val="1"/>
          <w:numId w:val="100"/>
        </w:numPr>
        <w:spacing w:line="276" w:lineRule="auto"/>
      </w:pPr>
      <w:r w:rsidRPr="001048BA">
        <w:t>Capgemini staff are encouraged to participate in cultural activities</w:t>
      </w:r>
    </w:p>
    <w:p w14:paraId="6DDA9508" w14:textId="1949B7EB" w:rsidR="00704599" w:rsidRPr="001048BA" w:rsidRDefault="00704599" w:rsidP="00A6558F">
      <w:pPr>
        <w:pStyle w:val="ListParagraph"/>
        <w:numPr>
          <w:ilvl w:val="1"/>
          <w:numId w:val="100"/>
        </w:numPr>
        <w:spacing w:line="276" w:lineRule="auto"/>
      </w:pPr>
      <w:r w:rsidRPr="001048BA">
        <w:t>Capgemini offers voluntary attendance to regular Te Reo training classes</w:t>
      </w:r>
    </w:p>
    <w:p w14:paraId="54D91A06" w14:textId="77777777" w:rsidR="00704599" w:rsidRPr="001048BA" w:rsidRDefault="00704599" w:rsidP="00A6558F">
      <w:pPr>
        <w:spacing w:line="276" w:lineRule="auto"/>
      </w:pPr>
      <w:r w:rsidRPr="001048BA">
        <w:t xml:space="preserve">At Capgemini, our culture stems from our values. For more than 50 years, the way we operate, work and collaborate has been guided by our seven core values. They are at the heart of everything we do.  These values shape who we are today, a responsible leader, determined to create a positive impact on our stakeholders and industry.  </w:t>
      </w:r>
    </w:p>
    <w:p w14:paraId="27C83A1D" w14:textId="363A80D8" w:rsidR="00704599" w:rsidRPr="001048BA" w:rsidRDefault="00704599" w:rsidP="00A6558F">
      <w:pPr>
        <w:spacing w:line="276" w:lineRule="auto"/>
      </w:pPr>
      <w:r w:rsidRPr="001048BA">
        <w:t xml:space="preserve">In 2023 we translated our Capgemini seven values to guide our mahi (work) into te reo Māori. These are being proudly displayed in all our </w:t>
      </w:r>
      <w:r w:rsidR="00932570">
        <w:t>four</w:t>
      </w:r>
      <w:r w:rsidRPr="001048BA">
        <w:t xml:space="preserve"> offices in Aotearoa New Zealand. </w:t>
      </w:r>
    </w:p>
    <w:p w14:paraId="05DED9FF" w14:textId="476A2D85" w:rsidR="00C621DE" w:rsidRPr="001048BA" w:rsidRDefault="00704599" w:rsidP="00A6558F">
      <w:pPr>
        <w:spacing w:line="276" w:lineRule="auto"/>
      </w:pPr>
      <w:r w:rsidRPr="001048BA">
        <w:t xml:space="preserve">Our values provide the foundation for how we engage and lead our industry. In our interactions with clients and peers:  </w:t>
      </w:r>
    </w:p>
    <w:p w14:paraId="073673B9" w14:textId="77D9CCEF" w:rsidR="00181804" w:rsidRPr="001048BA" w:rsidRDefault="00886F5F" w:rsidP="00866972">
      <w:pPr>
        <w:jc w:val="center"/>
      </w:pPr>
      <w:r w:rsidRPr="001048BA">
        <w:br/>
      </w:r>
      <w:r w:rsidRPr="001048BA">
        <w:drawing>
          <wp:inline distT="0" distB="0" distL="0" distR="0" wp14:anchorId="4A4AFA25" wp14:editId="25A5920E">
            <wp:extent cx="2563491" cy="2686073"/>
            <wp:effectExtent l="0" t="0" r="0" b="0"/>
            <wp:docPr id="4927847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74566" cy="2697677"/>
                    </a:xfrm>
                    <a:prstGeom prst="rect">
                      <a:avLst/>
                    </a:prstGeom>
                    <a:noFill/>
                  </pic:spPr>
                </pic:pic>
              </a:graphicData>
            </a:graphic>
          </wp:inline>
        </w:drawing>
      </w:r>
      <w:r w:rsidRPr="001048BA">
        <w:br/>
      </w:r>
    </w:p>
    <w:p w14:paraId="22CD6F04" w14:textId="06EFEA7C" w:rsidR="00181804" w:rsidRPr="001048BA" w:rsidRDefault="005C784B" w:rsidP="00BB77E3">
      <w:pPr>
        <w:pStyle w:val="Heading2"/>
      </w:pPr>
      <w:bookmarkStart w:id="18" w:name="_Toc231251393"/>
      <w:bookmarkStart w:id="19" w:name="_Toc231276423"/>
      <w:r w:rsidRPr="001048BA">
        <w:t>Environmental Sustainability</w:t>
      </w:r>
      <w:bookmarkEnd w:id="18"/>
      <w:bookmarkEnd w:id="19"/>
    </w:p>
    <w:p w14:paraId="655A9689" w14:textId="77777777" w:rsidR="006304EE" w:rsidRPr="001048BA" w:rsidRDefault="006304EE" w:rsidP="00237484">
      <w:pPr>
        <w:spacing w:line="276" w:lineRule="auto"/>
        <w:rPr>
          <w:lang w:eastAsia="en-AU"/>
        </w:rPr>
      </w:pPr>
      <w:r w:rsidRPr="001048BA">
        <w:rPr>
          <w:lang w:eastAsia="en-AU"/>
        </w:rPr>
        <w:t>Environmental sustainability is embedded within Capgemini’s global operating model and informs how services are delivered locally.</w:t>
      </w:r>
    </w:p>
    <w:p w14:paraId="5F4DFFFA" w14:textId="77777777" w:rsidR="006304EE" w:rsidRPr="001048BA" w:rsidRDefault="006304EE" w:rsidP="00237484">
      <w:pPr>
        <w:spacing w:line="276" w:lineRule="auto"/>
        <w:rPr>
          <w:lang w:eastAsia="en-AU"/>
        </w:rPr>
      </w:pPr>
      <w:r w:rsidRPr="001048BA">
        <w:rPr>
          <w:lang w:eastAsia="en-AU"/>
        </w:rPr>
        <w:t>This engagement will support environmental outcomes through:</w:t>
      </w:r>
    </w:p>
    <w:p w14:paraId="4E61FD79" w14:textId="7E6B8F26" w:rsidR="006304EE" w:rsidRPr="001048BA" w:rsidRDefault="006304EE" w:rsidP="00237484">
      <w:pPr>
        <w:pStyle w:val="ListParagraph"/>
        <w:numPr>
          <w:ilvl w:val="1"/>
          <w:numId w:val="101"/>
        </w:numPr>
        <w:spacing w:line="276" w:lineRule="auto"/>
      </w:pPr>
      <w:r w:rsidRPr="001048BA">
        <w:t>Digital first delivery that reduces travel related emissions</w:t>
      </w:r>
    </w:p>
    <w:p w14:paraId="2045FB20" w14:textId="5E10BBA2" w:rsidR="006304EE" w:rsidRPr="001048BA" w:rsidRDefault="006304EE" w:rsidP="00237484">
      <w:pPr>
        <w:pStyle w:val="ListParagraph"/>
        <w:numPr>
          <w:ilvl w:val="1"/>
          <w:numId w:val="101"/>
        </w:numPr>
        <w:spacing w:line="276" w:lineRule="auto"/>
      </w:pPr>
      <w:r w:rsidRPr="001048BA">
        <w:t>Efficient use of technology to minimise resource consumption</w:t>
      </w:r>
    </w:p>
    <w:p w14:paraId="37BFD13E" w14:textId="5CE0CFC6" w:rsidR="006304EE" w:rsidRPr="001048BA" w:rsidRDefault="006304EE" w:rsidP="00237484">
      <w:pPr>
        <w:pStyle w:val="ListParagraph"/>
        <w:numPr>
          <w:ilvl w:val="1"/>
          <w:numId w:val="101"/>
        </w:numPr>
        <w:spacing w:line="276" w:lineRule="auto"/>
      </w:pPr>
      <w:r w:rsidRPr="001048BA">
        <w:t>Alignment with Capgemini’s broader sustainability commitments, including emissions reduction and responsible sourcing</w:t>
      </w:r>
    </w:p>
    <w:p w14:paraId="0D437003" w14:textId="77777777" w:rsidR="006304EE" w:rsidRPr="001048BA" w:rsidRDefault="006304EE" w:rsidP="00237484">
      <w:pPr>
        <w:spacing w:line="276" w:lineRule="auto"/>
        <w:rPr>
          <w:lang w:eastAsia="en-AU"/>
        </w:rPr>
      </w:pPr>
      <w:r w:rsidRPr="001048BA">
        <w:rPr>
          <w:lang w:eastAsia="en-AU"/>
        </w:rPr>
        <w:t>In 2025 Capgemini saw a 94% reduction in overall carbon emissions, including a 70% reduction in CO2 emissions per head by reducing unnecessary travel.</w:t>
      </w:r>
    </w:p>
    <w:p w14:paraId="2BAA7895" w14:textId="6F2CE134" w:rsidR="00B606B2" w:rsidRPr="001048BA" w:rsidRDefault="006304EE" w:rsidP="00237484">
      <w:pPr>
        <w:spacing w:line="276" w:lineRule="auto"/>
        <w:rPr>
          <w:lang w:eastAsia="en-AU"/>
        </w:rPr>
      </w:pPr>
      <w:r w:rsidRPr="001048BA">
        <w:rPr>
          <w:lang w:eastAsia="en-AU"/>
        </w:rPr>
        <w:t>Where applicable, digital solutions will be designed to improve operational efficiency and reduce environmental impact over time.</w:t>
      </w:r>
    </w:p>
    <w:p w14:paraId="0E011B59" w14:textId="64113832" w:rsidR="00B158F2" w:rsidRPr="001048BA" w:rsidRDefault="00B158F2" w:rsidP="00237484">
      <w:pPr>
        <w:spacing w:line="276" w:lineRule="auto"/>
        <w:rPr>
          <w:lang w:eastAsia="en-AU"/>
        </w:rPr>
      </w:pPr>
      <w:r w:rsidRPr="001048BA">
        <w:rPr>
          <w:lang w:eastAsia="en-AU"/>
        </w:rPr>
        <w:t xml:space="preserve">Our 2026 sustainability report </w:t>
      </w:r>
      <w:hyperlink r:id="rId25" w:history="1">
        <w:r w:rsidR="00C80ED9" w:rsidRPr="001048BA">
          <w:rPr>
            <w:rStyle w:val="Hyperlink"/>
            <w:rFonts w:cstheme="minorBidi"/>
            <w:lang w:eastAsia="en-AU"/>
          </w:rPr>
          <w:t>Approach to ESG</w:t>
        </w:r>
      </w:hyperlink>
    </w:p>
    <w:p w14:paraId="7B667ED0" w14:textId="7629F8B0" w:rsidR="005323D4" w:rsidRPr="001048BA" w:rsidRDefault="00B52752" w:rsidP="00BB77E3">
      <w:pPr>
        <w:pStyle w:val="Heading2"/>
      </w:pPr>
      <w:bookmarkStart w:id="20" w:name="_Toc231251394"/>
      <w:bookmarkStart w:id="21" w:name="_Toc231276424"/>
      <w:r w:rsidRPr="001048BA">
        <w:t xml:space="preserve">Our </w:t>
      </w:r>
      <w:r w:rsidR="00252134" w:rsidRPr="001048BA">
        <w:t>love</w:t>
      </w:r>
      <w:r w:rsidR="00B158F2" w:rsidRPr="001048BA">
        <w:t xml:space="preserve"> for Rugby</w:t>
      </w:r>
      <w:bookmarkEnd w:id="20"/>
      <w:bookmarkEnd w:id="21"/>
      <w:r w:rsidR="00B158F2" w:rsidRPr="001048BA">
        <w:t xml:space="preserve"> </w:t>
      </w:r>
    </w:p>
    <w:p w14:paraId="7D473001" w14:textId="7341EC57" w:rsidR="00EC0EC3" w:rsidRPr="001048BA" w:rsidRDefault="00B06F87" w:rsidP="00237484">
      <w:pPr>
        <w:spacing w:line="276" w:lineRule="auto"/>
        <w:rPr>
          <w:lang w:eastAsia="en-AU"/>
        </w:rPr>
      </w:pPr>
      <w:r w:rsidRPr="001048BA">
        <w:rPr>
          <w:lang w:eastAsia="en-AU"/>
        </w:rPr>
        <w:t xml:space="preserve">Much like </w:t>
      </w:r>
      <w:r w:rsidR="002614D5" w:rsidRPr="001048BA">
        <w:rPr>
          <w:lang w:eastAsia="en-AU"/>
        </w:rPr>
        <w:t xml:space="preserve">Tuatahi’s </w:t>
      </w:r>
      <w:r w:rsidR="00F87020" w:rsidRPr="001048BA">
        <w:rPr>
          <w:lang w:eastAsia="en-AU"/>
        </w:rPr>
        <w:t xml:space="preserve">love </w:t>
      </w:r>
      <w:r w:rsidR="000871DB" w:rsidRPr="001048BA">
        <w:rPr>
          <w:lang w:eastAsia="en-AU"/>
        </w:rPr>
        <w:t>for</w:t>
      </w:r>
      <w:r w:rsidR="00F87020" w:rsidRPr="001048BA">
        <w:rPr>
          <w:lang w:eastAsia="en-AU"/>
        </w:rPr>
        <w:t xml:space="preserve"> </w:t>
      </w:r>
      <w:r w:rsidR="00013CF9" w:rsidRPr="001048BA">
        <w:rPr>
          <w:lang w:eastAsia="en-AU"/>
        </w:rPr>
        <w:t xml:space="preserve">Rugby </w:t>
      </w:r>
      <w:r w:rsidR="005B46D0" w:rsidRPr="001048BA">
        <w:rPr>
          <w:lang w:eastAsia="en-AU"/>
        </w:rPr>
        <w:t>with its major spon</w:t>
      </w:r>
      <w:r w:rsidR="00C81584" w:rsidRPr="001048BA">
        <w:rPr>
          <w:lang w:eastAsia="en-AU"/>
        </w:rPr>
        <w:t>sor</w:t>
      </w:r>
      <w:r w:rsidR="005B46D0" w:rsidRPr="001048BA">
        <w:rPr>
          <w:lang w:eastAsia="en-AU"/>
        </w:rPr>
        <w:t xml:space="preserve">ship </w:t>
      </w:r>
      <w:r w:rsidR="00C81584" w:rsidRPr="001048BA">
        <w:rPr>
          <w:lang w:eastAsia="en-AU"/>
        </w:rPr>
        <w:t>of the</w:t>
      </w:r>
      <w:r w:rsidR="005B46D0" w:rsidRPr="001048BA">
        <w:rPr>
          <w:lang w:eastAsia="en-AU"/>
        </w:rPr>
        <w:t xml:space="preserve"> </w:t>
      </w:r>
      <w:r w:rsidR="004E4F8F" w:rsidRPr="001048BA">
        <w:rPr>
          <w:lang w:eastAsia="en-AU"/>
        </w:rPr>
        <w:t>Gallagher Chiefs</w:t>
      </w:r>
      <w:r w:rsidR="008D63B5" w:rsidRPr="001048BA">
        <w:rPr>
          <w:lang w:eastAsia="en-AU"/>
        </w:rPr>
        <w:t>. Capgemini also loves Rugby</w:t>
      </w:r>
      <w:r w:rsidR="004E4F8F" w:rsidRPr="001048BA">
        <w:rPr>
          <w:lang w:eastAsia="en-AU"/>
        </w:rPr>
        <w:t xml:space="preserve"> </w:t>
      </w:r>
      <w:r w:rsidR="00C45B9B" w:rsidRPr="001048BA">
        <w:rPr>
          <w:lang w:eastAsia="en-AU"/>
        </w:rPr>
        <w:t xml:space="preserve">with our support and sponsorship of </w:t>
      </w:r>
      <w:r w:rsidR="00973B92" w:rsidRPr="001048BA">
        <w:rPr>
          <w:lang w:eastAsia="en-AU"/>
        </w:rPr>
        <w:t>Rugby World Cup 2023</w:t>
      </w:r>
      <w:r w:rsidR="00460D50" w:rsidRPr="001048BA">
        <w:rPr>
          <w:lang w:eastAsia="en-AU"/>
        </w:rPr>
        <w:t>, Women</w:t>
      </w:r>
      <w:r w:rsidR="005D5386" w:rsidRPr="001048BA">
        <w:rPr>
          <w:lang w:eastAsia="en-AU"/>
        </w:rPr>
        <w:t>’s Rugby World Cup 2025</w:t>
      </w:r>
      <w:r w:rsidR="005E591A" w:rsidRPr="001048BA">
        <w:rPr>
          <w:lang w:eastAsia="en-AU"/>
        </w:rPr>
        <w:t>, Rugby Sevens</w:t>
      </w:r>
      <w:r w:rsidR="001A144C" w:rsidRPr="001048BA">
        <w:rPr>
          <w:lang w:eastAsia="en-AU"/>
        </w:rPr>
        <w:t xml:space="preserve">, </w:t>
      </w:r>
      <w:r w:rsidR="00A22651" w:rsidRPr="001048BA">
        <w:rPr>
          <w:lang w:eastAsia="en-AU"/>
        </w:rPr>
        <w:t>6</w:t>
      </w:r>
      <w:r w:rsidR="001A144C" w:rsidRPr="001048BA">
        <w:rPr>
          <w:lang w:eastAsia="en-AU"/>
        </w:rPr>
        <w:t xml:space="preserve"> Nations Sponsor and </w:t>
      </w:r>
      <w:r w:rsidR="00114A00" w:rsidRPr="001048BA">
        <w:rPr>
          <w:lang w:eastAsia="en-AU"/>
        </w:rPr>
        <w:t>we developed TryZone IQ</w:t>
      </w:r>
      <w:r w:rsidR="005E591A" w:rsidRPr="001048BA">
        <w:rPr>
          <w:lang w:eastAsia="en-AU"/>
        </w:rPr>
        <w:t xml:space="preserve"> </w:t>
      </w:r>
      <w:r w:rsidR="00D66D0D" w:rsidRPr="001048BA">
        <w:rPr>
          <w:lang w:eastAsia="en-AU"/>
        </w:rPr>
        <w:t>as</w:t>
      </w:r>
      <w:r w:rsidR="00CA7E51" w:rsidRPr="001048BA">
        <w:rPr>
          <w:lang w:eastAsia="en-AU"/>
        </w:rPr>
        <w:t xml:space="preserve"> Principal Partner of the Women’s Rugby World Cup 2025, we bring real-time, AI-driven match insights to the Women’s Rugby World Cup 2025, a first for World Rugby. TryZone IQ will provide live match insights throughout the global competition, offering millions of rugby fans a clearer understanding of each game as it unfolds.</w:t>
      </w:r>
    </w:p>
    <w:p w14:paraId="15F18B78" w14:textId="68751D31" w:rsidR="0039550E" w:rsidRPr="001048BA" w:rsidRDefault="00EC0EC3" w:rsidP="005323D4">
      <w:pPr>
        <w:rPr>
          <w:lang w:eastAsia="en-AU"/>
        </w:rPr>
      </w:pPr>
      <w:hyperlink r:id="rId26" w:history="1">
        <w:r w:rsidRPr="001048BA">
          <w:rPr>
            <w:rStyle w:val="Hyperlink"/>
            <w:rFonts w:cstheme="minorBidi"/>
            <w:lang w:eastAsia="en-AU"/>
          </w:rPr>
          <w:t>Capgemini brings real-time, AI-driven match insights to the Women’s Rugby World Cup 2025, a first for World Rugby</w:t>
        </w:r>
      </w:hyperlink>
    </w:p>
    <w:p w14:paraId="3FF8298F" w14:textId="77777777" w:rsidR="00252134" w:rsidRPr="001048BA" w:rsidRDefault="00252134" w:rsidP="005323D4">
      <w:pPr>
        <w:rPr>
          <w:lang w:eastAsia="en-AU"/>
        </w:rPr>
      </w:pPr>
      <w:hyperlink r:id="rId27" w:history="1">
        <w:r w:rsidRPr="001048BA">
          <w:rPr>
            <w:rStyle w:val="Hyperlink"/>
            <w:rFonts w:cstheme="minorBidi"/>
            <w:lang w:eastAsia="en-AU"/>
          </w:rPr>
          <w:t>Capgemini becomes an Official Partner of Six Nations Rugby</w:t>
        </w:r>
      </w:hyperlink>
    </w:p>
    <w:p w14:paraId="424C4263" w14:textId="5C083881" w:rsidR="005323D4" w:rsidRPr="001048BA" w:rsidRDefault="005E591A" w:rsidP="00DF036D">
      <w:pPr>
        <w:rPr>
          <w:lang w:eastAsia="en-AU"/>
        </w:rPr>
      </w:pPr>
      <w:r w:rsidRPr="001048BA">
        <w:rPr>
          <w:lang w:eastAsia="en-AU"/>
        </w:rPr>
        <w:t xml:space="preserve"> </w:t>
      </w:r>
    </w:p>
    <w:p w14:paraId="3322E91E" w14:textId="77777777" w:rsidR="00237484" w:rsidRPr="001048BA" w:rsidRDefault="00237484" w:rsidP="00DF036D">
      <w:pPr>
        <w:rPr>
          <w:lang w:eastAsia="en-AU"/>
        </w:rPr>
      </w:pPr>
    </w:p>
    <w:p w14:paraId="5613472A" w14:textId="552A4DDB" w:rsidR="00216A22" w:rsidRPr="001048BA" w:rsidRDefault="00216A22" w:rsidP="00E950E0">
      <w:pPr>
        <w:pStyle w:val="Heading1"/>
      </w:pPr>
      <w:bookmarkStart w:id="22" w:name="_Toc231251395"/>
      <w:bookmarkStart w:id="23" w:name="_Toc231276425"/>
      <w:r w:rsidRPr="001048BA">
        <w:t>Proposed Solution &amp; High-Level Design</w:t>
      </w:r>
      <w:bookmarkEnd w:id="22"/>
      <w:bookmarkEnd w:id="23"/>
    </w:p>
    <w:p w14:paraId="4AC2F0B5" w14:textId="77777777" w:rsidR="000D76DA" w:rsidRPr="00C924E7" w:rsidRDefault="000D76DA" w:rsidP="00237484">
      <w:pPr>
        <w:spacing w:line="276" w:lineRule="auto"/>
        <w:rPr>
          <w:rFonts w:cstheme="minorHAnsi"/>
          <w:color w:val="262626" w:themeColor="text1" w:themeTint="D9"/>
          <w:szCs w:val="20"/>
          <w:lang w:eastAsia="ja-JP"/>
        </w:rPr>
      </w:pPr>
      <w:r w:rsidRPr="00C924E7">
        <w:rPr>
          <w:rFonts w:cstheme="minorHAnsi"/>
          <w:color w:val="262626" w:themeColor="text1" w:themeTint="D9"/>
          <w:szCs w:val="20"/>
          <w:lang w:eastAsia="ja-JP"/>
        </w:rPr>
        <w:t>This section outlines Capgemini’s proposed high-level solution and design approach for Programme Horizon. It describes the target solution architecture, guiding design principles, core platform components, integration approach, scalability considerations, and key scope boundaries. The proposed solution builds on Tuatahi First Fibre’s existing architectural direction and mandated technology choices, with a focus on enabling a scalable, automated, data-driven, and customer-centric wholesale operating model.</w:t>
      </w:r>
    </w:p>
    <w:p w14:paraId="33992C24" w14:textId="3C3763F8" w:rsidR="000D76DA" w:rsidRPr="00C924E7" w:rsidRDefault="000D76DA" w:rsidP="00237484">
      <w:pPr>
        <w:spacing w:line="276" w:lineRule="auto"/>
        <w:rPr>
          <w:rFonts w:cstheme="minorHAnsi"/>
          <w:color w:val="262626" w:themeColor="text1" w:themeTint="D9"/>
          <w:szCs w:val="20"/>
          <w:lang w:eastAsia="ja-JP"/>
        </w:rPr>
      </w:pPr>
      <w:r w:rsidRPr="00C924E7">
        <w:rPr>
          <w:rFonts w:cstheme="minorHAnsi"/>
          <w:color w:val="262626" w:themeColor="text1" w:themeTint="D9"/>
          <w:szCs w:val="20"/>
          <w:lang w:eastAsia="ja-JP"/>
        </w:rPr>
        <w:t xml:space="preserve">Capgemini’s approach is to configure, integrate, and orchestrate the agreed platforms </w:t>
      </w:r>
      <w:r w:rsidR="00C924E7">
        <w:rPr>
          <w:rFonts w:cstheme="minorHAnsi"/>
          <w:color w:val="262626" w:themeColor="text1" w:themeTint="D9"/>
          <w:szCs w:val="20"/>
          <w:lang w:eastAsia="ja-JP"/>
        </w:rPr>
        <w:t>-</w:t>
      </w:r>
      <w:r w:rsidRPr="00C924E7">
        <w:rPr>
          <w:rFonts w:cstheme="minorHAnsi"/>
          <w:color w:val="262626" w:themeColor="text1" w:themeTint="D9"/>
          <w:szCs w:val="20"/>
          <w:lang w:eastAsia="ja-JP"/>
        </w:rPr>
        <w:t xml:space="preserve"> including ServiceNow, Microsoft Dynamics 365, 3-GIS/ArcGIS, Okta, the RSP Portal, and Tuatahi’s broader data and integration ecosystem </w:t>
      </w:r>
      <w:r w:rsidR="00C924E7">
        <w:rPr>
          <w:rFonts w:cstheme="minorHAnsi"/>
          <w:color w:val="262626" w:themeColor="text1" w:themeTint="D9"/>
          <w:szCs w:val="20"/>
          <w:lang w:eastAsia="ja-JP"/>
        </w:rPr>
        <w:t>-</w:t>
      </w:r>
      <w:r w:rsidRPr="00C924E7">
        <w:rPr>
          <w:rFonts w:cstheme="minorHAnsi"/>
          <w:color w:val="262626" w:themeColor="text1" w:themeTint="D9"/>
          <w:szCs w:val="20"/>
          <w:lang w:eastAsia="ja-JP"/>
        </w:rPr>
        <w:t xml:space="preserve"> to support the end-to-end order-to-bill lifecycle. The architecture is based on modular, API-first, catalogue-driven and governed design principles, with clear systems of record and strong traceability across customer, order, service, network, and billing domains.</w:t>
      </w:r>
    </w:p>
    <w:p w14:paraId="41631B6E" w14:textId="163F397F" w:rsidR="007D73FC" w:rsidRPr="00C924E7" w:rsidRDefault="000D76DA" w:rsidP="00237484">
      <w:pPr>
        <w:spacing w:line="276" w:lineRule="auto"/>
        <w:rPr>
          <w:rFonts w:cstheme="minorHAnsi"/>
          <w:color w:val="262626" w:themeColor="text1" w:themeTint="D9"/>
          <w:szCs w:val="20"/>
          <w:lang w:eastAsia="ja-JP"/>
        </w:rPr>
      </w:pPr>
      <w:r w:rsidRPr="00C924E7">
        <w:rPr>
          <w:rFonts w:cstheme="minorHAnsi"/>
          <w:color w:val="262626" w:themeColor="text1" w:themeTint="D9"/>
          <w:szCs w:val="20"/>
          <w:lang w:eastAsia="ja-JP"/>
        </w:rPr>
        <w:t>The solution is also designed to minimise disruption to Tuatahi’s existing business operations through a phased transition approach. New capabilities will be introduced progressively, with controlled integration points, iterative data validation, planned cutover activities, and structured hypercare to support operational stability. The following sections describe the proposed architecture and the design considerations that underpin Capgemini’s response.</w:t>
      </w:r>
    </w:p>
    <w:p w14:paraId="40CF5F5A" w14:textId="77777777" w:rsidR="007340F2" w:rsidRPr="00C924E7" w:rsidRDefault="007340F2" w:rsidP="00253D82">
      <w:pPr>
        <w:rPr>
          <w:rFonts w:cstheme="minorHAnsi"/>
          <w:color w:val="262626" w:themeColor="text1" w:themeTint="D9"/>
          <w:szCs w:val="20"/>
          <w:lang w:eastAsia="ja-JP"/>
        </w:rPr>
      </w:pPr>
    </w:p>
    <w:p w14:paraId="52BE9452" w14:textId="4451DE13" w:rsidR="00E33E94" w:rsidRPr="001048BA" w:rsidRDefault="00683F6A" w:rsidP="00BB77E3">
      <w:pPr>
        <w:pStyle w:val="Heading2"/>
      </w:pPr>
      <w:bookmarkStart w:id="24" w:name="_Toc231251396"/>
      <w:bookmarkStart w:id="25" w:name="_Toc231276426"/>
      <w:commentRangeStart w:id="26"/>
      <w:commentRangeStart w:id="27"/>
      <w:r w:rsidRPr="001048BA">
        <w:t>Overview of Solution Architecture</w:t>
      </w:r>
      <w:bookmarkEnd w:id="24"/>
      <w:bookmarkEnd w:id="25"/>
      <w:commentRangeEnd w:id="26"/>
      <w:r w:rsidR="00865819" w:rsidRPr="001048BA">
        <w:rPr>
          <w:rStyle w:val="CommentReference"/>
          <w:rFonts w:cs="Arial"/>
          <w:sz w:val="22"/>
          <w:szCs w:val="28"/>
        </w:rPr>
        <w:commentReference w:id="26"/>
      </w:r>
      <w:commentRangeEnd w:id="27"/>
      <w:r w:rsidRPr="001048BA">
        <w:rPr>
          <w:rStyle w:val="CommentReference"/>
          <w:rFonts w:cs="Arial"/>
          <w:sz w:val="22"/>
          <w:szCs w:val="28"/>
        </w:rPr>
        <w:commentReference w:id="27"/>
      </w:r>
    </w:p>
    <w:p w14:paraId="55571D42" w14:textId="3E0EAD39" w:rsidR="00FB66D6" w:rsidRPr="003C013D" w:rsidRDefault="00863FAD" w:rsidP="00237484">
      <w:pPr>
        <w:spacing w:before="0" w:after="0" w:line="276" w:lineRule="auto"/>
        <w:jc w:val="left"/>
        <w:rPr>
          <w:rFonts w:cstheme="minorHAnsi"/>
          <w:szCs w:val="20"/>
          <w:lang w:eastAsia="ja-JP"/>
        </w:rPr>
      </w:pPr>
      <w:r w:rsidRPr="003C013D">
        <w:rPr>
          <w:rFonts w:cstheme="minorHAnsi"/>
          <w:szCs w:val="20"/>
          <w:lang w:eastAsia="ja-JP"/>
        </w:rPr>
        <w:t xml:space="preserve">Tuatahi </w:t>
      </w:r>
      <w:r w:rsidRPr="008A311E">
        <w:rPr>
          <w:rFonts w:cstheme="minorHAnsi"/>
          <w:color w:val="262626" w:themeColor="text1" w:themeTint="D9"/>
          <w:szCs w:val="20"/>
          <w:lang w:eastAsia="ja-JP"/>
        </w:rPr>
        <w:t xml:space="preserve">First Fibre have put significant effort in over the past couple of years to formulate a high-level plan for the digital transformation necessary to underpin the scalability, efficiency and improved customer experience </w:t>
      </w:r>
      <w:r w:rsidRPr="003C013D">
        <w:rPr>
          <w:rFonts w:cstheme="minorHAnsi"/>
          <w:szCs w:val="20"/>
          <w:lang w:eastAsia="ja-JP"/>
        </w:rPr>
        <w:t xml:space="preserve">that is critical to realise their vision of becoming New Zealand’s preferred connectivity provider. This </w:t>
      </w:r>
      <w:r w:rsidR="00C85AD1" w:rsidRPr="003C013D">
        <w:rPr>
          <w:rFonts w:cstheme="minorHAnsi"/>
          <w:szCs w:val="20"/>
          <w:lang w:eastAsia="ja-JP"/>
        </w:rPr>
        <w:t xml:space="preserve">has included </w:t>
      </w:r>
      <w:r w:rsidR="00CE0E73" w:rsidRPr="003C013D">
        <w:rPr>
          <w:rFonts w:cstheme="minorHAnsi"/>
          <w:szCs w:val="20"/>
          <w:lang w:eastAsia="ja-JP"/>
        </w:rPr>
        <w:t>a deep</w:t>
      </w:r>
      <w:r w:rsidR="00C85AD1" w:rsidRPr="003C013D">
        <w:rPr>
          <w:rFonts w:cstheme="minorHAnsi"/>
          <w:szCs w:val="20"/>
          <w:lang w:eastAsia="ja-JP"/>
        </w:rPr>
        <w:t xml:space="preserve"> analysis of </w:t>
      </w:r>
      <w:r w:rsidR="00D67A44" w:rsidRPr="003C013D">
        <w:rPr>
          <w:rFonts w:cstheme="minorHAnsi"/>
          <w:szCs w:val="20"/>
          <w:lang w:eastAsia="ja-JP"/>
        </w:rPr>
        <w:t>platforms and applications</w:t>
      </w:r>
      <w:r w:rsidR="00B524D9" w:rsidRPr="003C013D">
        <w:rPr>
          <w:rFonts w:cstheme="minorHAnsi"/>
          <w:szCs w:val="20"/>
          <w:lang w:eastAsia="ja-JP"/>
        </w:rPr>
        <w:t xml:space="preserve"> that can provide the requisite functionality to realise this vision</w:t>
      </w:r>
      <w:r w:rsidR="00391C8B" w:rsidRPr="003C013D">
        <w:rPr>
          <w:rFonts w:cstheme="minorHAnsi"/>
          <w:szCs w:val="20"/>
          <w:lang w:eastAsia="ja-JP"/>
        </w:rPr>
        <w:t>. As such, the starting point for our solution architecture is th</w:t>
      </w:r>
      <w:r w:rsidR="00EA04EA" w:rsidRPr="003C013D">
        <w:rPr>
          <w:rFonts w:cstheme="minorHAnsi"/>
          <w:szCs w:val="20"/>
          <w:lang w:eastAsia="ja-JP"/>
        </w:rPr>
        <w:t>e</w:t>
      </w:r>
      <w:r w:rsidR="00391C8B" w:rsidRPr="003C013D">
        <w:rPr>
          <w:rFonts w:cstheme="minorHAnsi"/>
          <w:szCs w:val="20"/>
          <w:lang w:eastAsia="ja-JP"/>
        </w:rPr>
        <w:t xml:space="preserve"> solid foundation that Tuatahi has laid </w:t>
      </w:r>
      <w:r w:rsidR="00F77EAB" w:rsidRPr="003C013D">
        <w:rPr>
          <w:rFonts w:cstheme="minorHAnsi"/>
          <w:szCs w:val="20"/>
          <w:lang w:eastAsia="ja-JP"/>
        </w:rPr>
        <w:t>in the selection of key applications</w:t>
      </w:r>
      <w:r w:rsidR="001A57F9" w:rsidRPr="003C013D">
        <w:rPr>
          <w:rFonts w:cstheme="minorHAnsi"/>
          <w:szCs w:val="20"/>
          <w:lang w:eastAsia="ja-JP"/>
        </w:rPr>
        <w:t xml:space="preserve"> and</w:t>
      </w:r>
      <w:r w:rsidR="002C49A5" w:rsidRPr="003C013D">
        <w:rPr>
          <w:rFonts w:cstheme="minorHAnsi"/>
          <w:szCs w:val="20"/>
          <w:lang w:eastAsia="ja-JP"/>
        </w:rPr>
        <w:t xml:space="preserve"> defined</w:t>
      </w:r>
      <w:r w:rsidR="001A57F9" w:rsidRPr="003C013D">
        <w:rPr>
          <w:rFonts w:cstheme="minorHAnsi"/>
          <w:szCs w:val="20"/>
          <w:lang w:eastAsia="ja-JP"/>
        </w:rPr>
        <w:t xml:space="preserve"> </w:t>
      </w:r>
      <w:r w:rsidR="00731627" w:rsidRPr="003C013D">
        <w:rPr>
          <w:rFonts w:cstheme="minorHAnsi"/>
          <w:szCs w:val="20"/>
          <w:lang w:eastAsia="ja-JP"/>
        </w:rPr>
        <w:t>target state</w:t>
      </w:r>
      <w:r w:rsidR="001A57F9" w:rsidRPr="003C013D">
        <w:rPr>
          <w:rFonts w:cstheme="minorHAnsi"/>
          <w:szCs w:val="20"/>
          <w:lang w:eastAsia="ja-JP"/>
        </w:rPr>
        <w:t xml:space="preserve"> architecture.</w:t>
      </w:r>
    </w:p>
    <w:p w14:paraId="1F8CA570" w14:textId="161EC037" w:rsidR="00CB2C2C" w:rsidRPr="003C013D" w:rsidRDefault="00CB2C2C" w:rsidP="00237484">
      <w:pPr>
        <w:spacing w:before="0" w:after="0" w:line="276" w:lineRule="auto"/>
        <w:jc w:val="left"/>
        <w:rPr>
          <w:rFonts w:cstheme="minorHAnsi"/>
          <w:szCs w:val="20"/>
          <w:lang w:eastAsia="ja-JP"/>
        </w:rPr>
      </w:pPr>
      <w:r w:rsidRPr="003C013D">
        <w:rPr>
          <w:rFonts w:cstheme="minorHAnsi"/>
          <w:szCs w:val="20"/>
          <w:lang w:eastAsia="ja-JP"/>
        </w:rPr>
        <w:t>Capgemini</w:t>
      </w:r>
      <w:r w:rsidR="00540C76" w:rsidRPr="003C013D">
        <w:rPr>
          <w:rFonts w:cstheme="minorHAnsi"/>
          <w:szCs w:val="20"/>
          <w:lang w:eastAsia="ja-JP"/>
        </w:rPr>
        <w:t xml:space="preserve">’s </w:t>
      </w:r>
      <w:r w:rsidR="00731627" w:rsidRPr="003C013D">
        <w:rPr>
          <w:rFonts w:cstheme="minorHAnsi"/>
          <w:szCs w:val="20"/>
          <w:lang w:eastAsia="ja-JP"/>
        </w:rPr>
        <w:t xml:space="preserve">solution architecture is </w:t>
      </w:r>
      <w:r w:rsidRPr="003C013D">
        <w:rPr>
          <w:rFonts w:cstheme="minorHAnsi"/>
          <w:szCs w:val="20"/>
          <w:lang w:eastAsia="ja-JP"/>
        </w:rPr>
        <w:t xml:space="preserve">grounded in five </w:t>
      </w:r>
      <w:r w:rsidR="00731627" w:rsidRPr="003C013D">
        <w:rPr>
          <w:rFonts w:cstheme="minorHAnsi"/>
          <w:szCs w:val="20"/>
          <w:lang w:eastAsia="ja-JP"/>
        </w:rPr>
        <w:t xml:space="preserve">key </w:t>
      </w:r>
      <w:r w:rsidRPr="003C013D">
        <w:rPr>
          <w:rFonts w:cstheme="minorHAnsi"/>
          <w:szCs w:val="20"/>
          <w:lang w:eastAsia="ja-JP"/>
        </w:rPr>
        <w:t>design principles that directly reflect Tuatahi’s objectives, constraints, and target-state architecture</w:t>
      </w:r>
      <w:r w:rsidR="002C49A5" w:rsidRPr="003C013D">
        <w:rPr>
          <w:rFonts w:cstheme="minorHAnsi"/>
          <w:szCs w:val="20"/>
          <w:lang w:eastAsia="ja-JP"/>
        </w:rPr>
        <w:t>:</w:t>
      </w:r>
    </w:p>
    <w:p w14:paraId="6B77F565" w14:textId="77777777" w:rsidR="007F4AC9" w:rsidRPr="003C013D" w:rsidRDefault="007F4AC9" w:rsidP="002105AD">
      <w:pPr>
        <w:spacing w:before="0" w:after="0" w:line="300" w:lineRule="atLeast"/>
        <w:jc w:val="left"/>
        <w:rPr>
          <w:rFonts w:cstheme="minorHAnsi"/>
          <w:szCs w:val="20"/>
          <w:lang w:eastAsia="ja-JP"/>
        </w:rPr>
      </w:pPr>
    </w:p>
    <w:p w14:paraId="21BD3C76" w14:textId="2C8B4AE3" w:rsidR="002C49A5" w:rsidRPr="003C013D" w:rsidRDefault="002C49A5" w:rsidP="00275D4E">
      <w:pPr>
        <w:pStyle w:val="ListParagraph"/>
        <w:numPr>
          <w:ilvl w:val="0"/>
          <w:numId w:val="71"/>
        </w:numPr>
        <w:spacing w:before="0" w:after="0" w:line="300" w:lineRule="atLeast"/>
        <w:jc w:val="left"/>
        <w:rPr>
          <w:rFonts w:cstheme="minorHAnsi"/>
          <w:lang w:eastAsia="ja-JP"/>
        </w:rPr>
      </w:pPr>
      <w:r w:rsidRPr="003C013D">
        <w:rPr>
          <w:rFonts w:cstheme="minorHAnsi"/>
          <w:b/>
          <w:lang w:eastAsia="ja-JP"/>
        </w:rPr>
        <w:t>API-first, modular and loosely coupled architecture</w:t>
      </w:r>
      <w:r w:rsidRPr="003C013D">
        <w:rPr>
          <w:rFonts w:cstheme="minorHAnsi"/>
          <w:lang w:eastAsia="ja-JP"/>
        </w:rPr>
        <w:t xml:space="preserve"> – </w:t>
      </w:r>
      <w:r w:rsidR="005A14F9" w:rsidRPr="003C013D">
        <w:rPr>
          <w:rFonts w:cstheme="minorHAnsi"/>
          <w:lang w:eastAsia="ja-JP"/>
        </w:rPr>
        <w:t xml:space="preserve">The solution </w:t>
      </w:r>
      <w:r w:rsidR="00F047A7" w:rsidRPr="003C013D">
        <w:rPr>
          <w:rFonts w:cstheme="minorHAnsi"/>
          <w:lang w:eastAsia="ja-JP"/>
        </w:rPr>
        <w:t>is designed</w:t>
      </w:r>
      <w:r w:rsidR="005A14F9" w:rsidRPr="003C013D">
        <w:rPr>
          <w:rFonts w:cstheme="minorHAnsi"/>
          <w:lang w:eastAsia="ja-JP"/>
        </w:rPr>
        <w:t xml:space="preserve"> around an API-first, event-driven architecture with clear separation of domains (e.g. Product, Order, Billing, Network) to avoid tight coupling and fragile integrations. This aligns to the TM Forum ODA direction and ensures all customer and system interactions are exposed through governed APIs (including the Experience APIs and portal), enabling scalability, partner onboarding, and resilience to system change. </w:t>
      </w:r>
      <w:r w:rsidR="002E74EC">
        <w:rPr>
          <w:rFonts w:cstheme="minorHAnsi"/>
          <w:lang w:eastAsia="ja-JP"/>
        </w:rPr>
        <w:t xml:space="preserve">Direct database access </w:t>
      </w:r>
      <w:r w:rsidR="00361820" w:rsidRPr="00361820">
        <w:rPr>
          <w:rFonts w:cstheme="minorHAnsi"/>
          <w:lang w:eastAsia="ja-JP"/>
        </w:rPr>
        <w:t>will be avoided unless</w:t>
      </w:r>
      <w:r w:rsidR="004329AA">
        <w:rPr>
          <w:rFonts w:cstheme="minorHAnsi"/>
          <w:lang w:eastAsia="ja-JP"/>
        </w:rPr>
        <w:t xml:space="preserve"> </w:t>
      </w:r>
      <w:r w:rsidR="006B2E00">
        <w:rPr>
          <w:rFonts w:cstheme="minorHAnsi"/>
          <w:lang w:eastAsia="ja-JP"/>
        </w:rPr>
        <w:t>explicitly</w:t>
      </w:r>
      <w:r w:rsidR="004329AA">
        <w:rPr>
          <w:rFonts w:cstheme="minorHAnsi"/>
          <w:lang w:eastAsia="ja-JP"/>
        </w:rPr>
        <w:t xml:space="preserve"> </w:t>
      </w:r>
      <w:r w:rsidR="00361820" w:rsidRPr="00361820">
        <w:rPr>
          <w:rFonts w:cstheme="minorHAnsi"/>
          <w:lang w:eastAsia="ja-JP"/>
        </w:rPr>
        <w:t>agreed through design governance.</w:t>
      </w:r>
      <w:r w:rsidR="00361820">
        <w:rPr>
          <w:rFonts w:cstheme="minorHAnsi"/>
          <w:lang w:eastAsia="ja-JP"/>
        </w:rPr>
        <w:t xml:space="preserve"> O</w:t>
      </w:r>
      <w:r w:rsidR="005A14F9" w:rsidRPr="003C013D">
        <w:rPr>
          <w:rFonts w:cstheme="minorHAnsi"/>
          <w:lang w:eastAsia="ja-JP"/>
        </w:rPr>
        <w:t xml:space="preserve">rchestration logic </w:t>
      </w:r>
      <w:r w:rsidR="00361820">
        <w:rPr>
          <w:rFonts w:cstheme="minorHAnsi"/>
          <w:lang w:eastAsia="ja-JP"/>
        </w:rPr>
        <w:t>will remain</w:t>
      </w:r>
      <w:r w:rsidR="005A14F9" w:rsidRPr="003C013D">
        <w:rPr>
          <w:rFonts w:cstheme="minorHAnsi"/>
          <w:lang w:eastAsia="ja-JP"/>
        </w:rPr>
        <w:t xml:space="preserve"> centralised (e.g. in ServiceNow SOMT) while downstream systems execute discrete responsibilities, preventing duplication of logic and maintaining end-to-end traceability.</w:t>
      </w:r>
    </w:p>
    <w:p w14:paraId="0B63F71C" w14:textId="1FB689E1" w:rsidR="002C49A5" w:rsidRPr="003C013D" w:rsidRDefault="002C49A5" w:rsidP="00275D4E">
      <w:pPr>
        <w:pStyle w:val="ListParagraph"/>
        <w:numPr>
          <w:ilvl w:val="0"/>
          <w:numId w:val="71"/>
        </w:numPr>
        <w:spacing w:before="0" w:after="0" w:line="300" w:lineRule="atLeast"/>
        <w:jc w:val="left"/>
        <w:rPr>
          <w:rFonts w:cstheme="minorHAnsi"/>
          <w:lang w:eastAsia="ja-JP"/>
        </w:rPr>
      </w:pPr>
      <w:r w:rsidRPr="003C013D">
        <w:rPr>
          <w:rFonts w:cstheme="minorHAnsi"/>
          <w:b/>
          <w:lang w:eastAsia="ja-JP"/>
        </w:rPr>
        <w:t>Configuration-driven, catalogue-centric design (OPSR-aligned)</w:t>
      </w:r>
      <w:r w:rsidRPr="003C013D">
        <w:rPr>
          <w:rFonts w:cstheme="minorHAnsi"/>
          <w:lang w:eastAsia="ja-JP"/>
        </w:rPr>
        <w:t xml:space="preserve"> – </w:t>
      </w:r>
      <w:r w:rsidR="00791A8C" w:rsidRPr="003C013D">
        <w:rPr>
          <w:rFonts w:cstheme="minorHAnsi"/>
          <w:lang w:eastAsia="ja-JP"/>
        </w:rPr>
        <w:t>All core business capabilities</w:t>
      </w:r>
      <w:r w:rsidR="00F047A7" w:rsidRPr="003C013D">
        <w:rPr>
          <w:rFonts w:cstheme="minorHAnsi"/>
          <w:lang w:eastAsia="ja-JP"/>
        </w:rPr>
        <w:t xml:space="preserve"> (</w:t>
      </w:r>
      <w:r w:rsidR="00791A8C" w:rsidRPr="003C013D">
        <w:rPr>
          <w:rFonts w:cstheme="minorHAnsi"/>
          <w:lang w:eastAsia="ja-JP"/>
        </w:rPr>
        <w:t>products, pricing, workflows, and rules</w:t>
      </w:r>
      <w:r w:rsidR="00F047A7" w:rsidRPr="003C013D">
        <w:rPr>
          <w:rFonts w:cstheme="minorHAnsi"/>
          <w:lang w:eastAsia="ja-JP"/>
        </w:rPr>
        <w:t>) are</w:t>
      </w:r>
      <w:r w:rsidR="00791A8C" w:rsidRPr="003C013D">
        <w:rPr>
          <w:rFonts w:cstheme="minorHAnsi"/>
          <w:lang w:eastAsia="ja-JP"/>
        </w:rPr>
        <w:t xml:space="preserve"> driven through configurable catalogues aligned to the Offer–Product–Service–Resource (OPSR) model. This allows rapid introduction of new wholesale products and pricing without code changes and ensures consistency of data and behaviour across ordering, fulfilment, and billing. Centralised catalogues and lifecycle/version control are essential to enable automation, maintain auditability, and reduce reliance on custom logic, directly addressing current data fragmentation and operational inefficiencies.</w:t>
      </w:r>
    </w:p>
    <w:p w14:paraId="1BABE072" w14:textId="17E5251C" w:rsidR="002C49A5" w:rsidRPr="003C013D" w:rsidRDefault="003C62A3" w:rsidP="00275D4E">
      <w:pPr>
        <w:pStyle w:val="ListParagraph"/>
        <w:numPr>
          <w:ilvl w:val="0"/>
          <w:numId w:val="71"/>
        </w:numPr>
        <w:spacing w:before="0" w:after="0" w:line="300" w:lineRule="atLeast"/>
        <w:jc w:val="left"/>
        <w:rPr>
          <w:rFonts w:cstheme="minorHAnsi"/>
          <w:lang w:eastAsia="ja-JP"/>
        </w:rPr>
      </w:pPr>
      <w:r w:rsidRPr="003C013D">
        <w:rPr>
          <w:rFonts w:cstheme="minorHAnsi"/>
          <w:b/>
          <w:lang w:eastAsia="ja-JP"/>
        </w:rPr>
        <w:t>End-to-end automation with human exception handling</w:t>
      </w:r>
      <w:r w:rsidRPr="003C013D">
        <w:rPr>
          <w:rFonts w:cstheme="minorHAnsi"/>
          <w:lang w:eastAsia="ja-JP"/>
        </w:rPr>
        <w:t xml:space="preserve"> – </w:t>
      </w:r>
      <w:r w:rsidR="00F047A7" w:rsidRPr="003C013D">
        <w:rPr>
          <w:rFonts w:cstheme="minorHAnsi"/>
          <w:lang w:eastAsia="ja-JP"/>
        </w:rPr>
        <w:t>The design prioritises straight-through processing across the full order-to-bill lifecycle</w:t>
      </w:r>
      <w:r w:rsidR="00037C6F" w:rsidRPr="003C013D">
        <w:rPr>
          <w:rFonts w:cstheme="minorHAnsi"/>
          <w:lang w:eastAsia="ja-JP"/>
        </w:rPr>
        <w:t xml:space="preserve">, </w:t>
      </w:r>
      <w:r w:rsidR="00F047A7" w:rsidRPr="003C013D">
        <w:rPr>
          <w:rFonts w:cstheme="minorHAnsi"/>
          <w:lang w:eastAsia="ja-JP"/>
        </w:rPr>
        <w:t>including qualification, ordering, fulfilment, provisioning, and billing</w:t>
      </w:r>
      <w:r w:rsidR="00037C6F" w:rsidRPr="003C013D">
        <w:rPr>
          <w:rFonts w:cstheme="minorHAnsi"/>
          <w:lang w:eastAsia="ja-JP"/>
        </w:rPr>
        <w:t xml:space="preserve">, </w:t>
      </w:r>
      <w:r w:rsidR="00F047A7" w:rsidRPr="003C013D">
        <w:rPr>
          <w:rFonts w:cstheme="minorHAnsi"/>
          <w:lang w:eastAsia="ja-JP"/>
        </w:rPr>
        <w:t xml:space="preserve">such that manual intervention is the exception rather than the norm. Automated orchestration, SLA tracking, Work Order generation, and billing triggers </w:t>
      </w:r>
      <w:r w:rsidR="00037C6F" w:rsidRPr="003C013D">
        <w:rPr>
          <w:rFonts w:cstheme="minorHAnsi"/>
          <w:lang w:eastAsia="ja-JP"/>
        </w:rPr>
        <w:t>are</w:t>
      </w:r>
      <w:r w:rsidR="00F047A7" w:rsidRPr="003C013D">
        <w:rPr>
          <w:rFonts w:cstheme="minorHAnsi"/>
          <w:lang w:eastAsia="ja-JP"/>
        </w:rPr>
        <w:t xml:space="preserve"> seamlessly integrated across systems, with humans focused on exception handling and risk management. This principle is fundamental to improving customer experience, reducing operational overhead, and increasing SLA performance.</w:t>
      </w:r>
    </w:p>
    <w:p w14:paraId="14DAA748" w14:textId="5BE9D133" w:rsidR="003C62A3" w:rsidRPr="003C013D" w:rsidRDefault="003C62A3" w:rsidP="00275D4E">
      <w:pPr>
        <w:pStyle w:val="ListParagraph"/>
        <w:numPr>
          <w:ilvl w:val="0"/>
          <w:numId w:val="71"/>
        </w:numPr>
        <w:spacing w:before="0" w:after="0" w:line="300" w:lineRule="atLeast"/>
        <w:jc w:val="left"/>
        <w:rPr>
          <w:rFonts w:cstheme="minorHAnsi"/>
          <w:lang w:eastAsia="ja-JP"/>
        </w:rPr>
      </w:pPr>
      <w:r w:rsidRPr="003C013D">
        <w:rPr>
          <w:rFonts w:cstheme="minorHAnsi"/>
          <w:b/>
          <w:lang w:eastAsia="ja-JP"/>
        </w:rPr>
        <w:t>Single source of truth with governed data integrity and traceability</w:t>
      </w:r>
      <w:r w:rsidRPr="003C013D">
        <w:rPr>
          <w:rFonts w:cstheme="minorHAnsi"/>
          <w:lang w:eastAsia="ja-JP"/>
        </w:rPr>
        <w:t xml:space="preserve"> – </w:t>
      </w:r>
      <w:r w:rsidR="00037C6F" w:rsidRPr="003C013D">
        <w:rPr>
          <w:rFonts w:cstheme="minorHAnsi"/>
          <w:lang w:eastAsia="ja-JP"/>
        </w:rPr>
        <w:t>The solution enforces authoritative systems of record for key domains (catalogues, parties, orders, billing, and physical network inventory), eliminating duplication and inconsistency. Data will be consistent, auditable, and traceable across the lifecycle, from customer order through to underlying network resources and billing events. This includes enforcing Place-based traceability, OPSR relationships, and reconciliation between systems (e.g. fulfilment and billing). Strong data governance is essential to enable automation, compliance reporting, and operational visibility.</w:t>
      </w:r>
    </w:p>
    <w:p w14:paraId="5FF20ED9" w14:textId="12B51F0C" w:rsidR="003C62A3" w:rsidRPr="003C013D" w:rsidRDefault="003C62A3" w:rsidP="00275D4E">
      <w:pPr>
        <w:pStyle w:val="ListParagraph"/>
        <w:numPr>
          <w:ilvl w:val="0"/>
          <w:numId w:val="71"/>
        </w:numPr>
        <w:spacing w:before="0" w:after="0" w:line="300" w:lineRule="atLeast"/>
        <w:jc w:val="left"/>
        <w:rPr>
          <w:rFonts w:cstheme="minorHAnsi"/>
          <w:lang w:eastAsia="ja-JP"/>
        </w:rPr>
      </w:pPr>
      <w:r w:rsidRPr="003C013D">
        <w:rPr>
          <w:rFonts w:cstheme="minorHAnsi"/>
          <w:b/>
          <w:lang w:eastAsia="ja-JP"/>
        </w:rPr>
        <w:t>Design for extensibility, maintainability and upgrade safety</w:t>
      </w:r>
      <w:r w:rsidRPr="003C013D">
        <w:rPr>
          <w:rFonts w:cstheme="minorHAnsi"/>
          <w:lang w:eastAsia="ja-JP"/>
        </w:rPr>
        <w:t xml:space="preserve"> – </w:t>
      </w:r>
      <w:r w:rsidR="00623EA0" w:rsidRPr="003C013D">
        <w:rPr>
          <w:rFonts w:cstheme="minorHAnsi"/>
          <w:lang w:eastAsia="ja-JP"/>
        </w:rPr>
        <w:t>The architecture supports long-term evolution without rework, including the ability to scale data volumes, onboard new partners, and extend capabilities (e.g. additional portal features or services). This requires strict adherence to vendor-supported patterns (e.g. ServiceNow, Dynamics 365), isolation of custom extensions, and avoidance of monolithic or shadow systems. Configuration will be maintainable by Tuatahi teams post-implementation, with clear separation between configuration and custom code, ensuring upgrade safety and reducing total cost of ownership over time.</w:t>
      </w:r>
    </w:p>
    <w:p w14:paraId="594F8F54" w14:textId="77777777" w:rsidR="00EA04EA" w:rsidRPr="003C013D" w:rsidRDefault="00EA04EA" w:rsidP="00FB66D6">
      <w:pPr>
        <w:spacing w:before="0" w:after="0" w:line="300" w:lineRule="atLeast"/>
        <w:ind w:left="360"/>
        <w:jc w:val="left"/>
        <w:rPr>
          <w:rFonts w:cstheme="minorHAnsi"/>
          <w:szCs w:val="20"/>
          <w:lang w:eastAsia="ja-JP"/>
        </w:rPr>
      </w:pPr>
    </w:p>
    <w:p w14:paraId="6591E3D5" w14:textId="0C6CC6BC" w:rsidR="0057746C" w:rsidRPr="007F4AC9" w:rsidRDefault="00AD1448" w:rsidP="004474AF">
      <w:pPr>
        <w:spacing w:line="300" w:lineRule="atLeast"/>
        <w:rPr>
          <w:sz w:val="21"/>
          <w:szCs w:val="21"/>
          <w:lang w:eastAsia="ja-JP"/>
        </w:rPr>
      </w:pPr>
      <w:r w:rsidRPr="003C013D">
        <w:rPr>
          <w:szCs w:val="20"/>
          <w:lang w:eastAsia="ja-JP"/>
        </w:rPr>
        <w:t xml:space="preserve">Together, these principles ensure the solution directly addresses Tuatahi’s core challenges, </w:t>
      </w:r>
      <w:r w:rsidR="003515F5" w:rsidRPr="003C013D">
        <w:rPr>
          <w:szCs w:val="20"/>
          <w:lang w:eastAsia="ja-JP"/>
        </w:rPr>
        <w:t>being</w:t>
      </w:r>
      <w:r w:rsidRPr="003C013D">
        <w:rPr>
          <w:szCs w:val="20"/>
          <w:lang w:eastAsia="ja-JP"/>
        </w:rPr>
        <w:t xml:space="preserve"> fragmented data, manual processes, and rigid legacy systems, whilst enabling a scalable, automated, and customer-centric wholesale digital platform.</w:t>
      </w:r>
      <w:r w:rsidR="00D858A0" w:rsidRPr="003C013D">
        <w:rPr>
          <w:szCs w:val="20"/>
          <w:lang w:eastAsia="ja-JP"/>
        </w:rPr>
        <w:t xml:space="preserve"> This solution is illustrated below, noting that the components </w:t>
      </w:r>
      <w:r w:rsidR="00617D79">
        <w:rPr>
          <w:szCs w:val="20"/>
          <w:lang w:eastAsia="ja-JP"/>
        </w:rPr>
        <w:t>are</w:t>
      </w:r>
      <w:r w:rsidR="00D858A0" w:rsidRPr="003C013D">
        <w:rPr>
          <w:szCs w:val="20"/>
          <w:lang w:eastAsia="ja-JP"/>
        </w:rPr>
        <w:t xml:space="preserve"> described in more detail in Section</w:t>
      </w:r>
      <w:r w:rsidR="00236509" w:rsidRPr="003C013D">
        <w:rPr>
          <w:szCs w:val="20"/>
          <w:lang w:eastAsia="ja-JP"/>
        </w:rPr>
        <w:t xml:space="preserve"> </w:t>
      </w:r>
      <w:r w:rsidR="00236509" w:rsidRPr="003C013D">
        <w:rPr>
          <w:szCs w:val="20"/>
          <w:lang w:eastAsia="ja-JP"/>
        </w:rPr>
        <w:fldChar w:fldCharType="begin"/>
      </w:r>
      <w:r w:rsidR="00236509" w:rsidRPr="003C013D">
        <w:rPr>
          <w:szCs w:val="20"/>
          <w:lang w:eastAsia="ja-JP"/>
        </w:rPr>
        <w:instrText xml:space="preserve"> REF _Ref231205525 \w \h </w:instrText>
      </w:r>
      <w:r w:rsidR="003C013D">
        <w:rPr>
          <w:szCs w:val="20"/>
          <w:lang w:eastAsia="ja-JP"/>
        </w:rPr>
        <w:instrText xml:space="preserve"> \* MERGEFORMAT </w:instrText>
      </w:r>
      <w:r w:rsidR="00236509" w:rsidRPr="003C013D">
        <w:rPr>
          <w:szCs w:val="20"/>
          <w:lang w:eastAsia="ja-JP"/>
        </w:rPr>
      </w:r>
      <w:r w:rsidR="00236509" w:rsidRPr="003C013D">
        <w:rPr>
          <w:szCs w:val="20"/>
          <w:lang w:eastAsia="ja-JP"/>
        </w:rPr>
        <w:fldChar w:fldCharType="separate"/>
      </w:r>
      <w:r w:rsidR="00236509" w:rsidRPr="003C013D">
        <w:rPr>
          <w:szCs w:val="20"/>
          <w:lang w:eastAsia="ja-JP"/>
        </w:rPr>
        <w:t>6</w:t>
      </w:r>
      <w:r w:rsidR="00236509" w:rsidRPr="003C013D">
        <w:rPr>
          <w:szCs w:val="20"/>
          <w:lang w:eastAsia="ja-JP"/>
        </w:rPr>
        <w:fldChar w:fldCharType="end"/>
      </w:r>
      <w:r w:rsidR="00D858A0" w:rsidRPr="007F4AC9">
        <w:rPr>
          <w:sz w:val="21"/>
          <w:szCs w:val="21"/>
          <w:lang w:eastAsia="ja-JP"/>
        </w:rPr>
        <w:t>.</w:t>
      </w:r>
    </w:p>
    <w:p w14:paraId="595BE94A" w14:textId="77777777" w:rsidR="004474AF" w:rsidRPr="00AD1448" w:rsidRDefault="004474AF" w:rsidP="00683F6A">
      <w:pPr>
        <w:spacing w:before="0" w:after="0"/>
        <w:ind w:left="360"/>
        <w:jc w:val="left"/>
        <w:rPr>
          <w:rFonts w:cstheme="minorHAnsi"/>
          <w:sz w:val="21"/>
          <w:szCs w:val="21"/>
          <w:lang w:eastAsia="ja-JP"/>
        </w:rPr>
      </w:pPr>
    </w:p>
    <w:p w14:paraId="7314A6DB" w14:textId="4D8C9CA6" w:rsidR="0057746C" w:rsidRPr="00004480" w:rsidRDefault="007B60F1" w:rsidP="00683F6A">
      <w:pPr>
        <w:spacing w:before="0" w:after="0"/>
        <w:ind w:left="360"/>
        <w:jc w:val="left"/>
        <w:rPr>
          <w:sz w:val="24"/>
          <w:lang w:eastAsia="en-IN"/>
        </w:rPr>
      </w:pPr>
      <w:r w:rsidRPr="001048BA">
        <w:drawing>
          <wp:inline distT="0" distB="0" distL="0" distR="0" wp14:anchorId="6ECFE4EE" wp14:editId="0EB1D7EF">
            <wp:extent cx="5727700" cy="3221990"/>
            <wp:effectExtent l="0" t="0" r="6350" b="0"/>
            <wp:docPr id="17651130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303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27700" cy="3221990"/>
                    </a:xfrm>
                    <a:prstGeom prst="rect">
                      <a:avLst/>
                    </a:prstGeom>
                  </pic:spPr>
                </pic:pic>
              </a:graphicData>
            </a:graphic>
          </wp:inline>
        </w:drawing>
      </w:r>
    </w:p>
    <w:p w14:paraId="023FBB5C" w14:textId="77777777" w:rsidR="0050671E" w:rsidRPr="00CD2AEE" w:rsidRDefault="0050671E" w:rsidP="00CD2AEE">
      <w:pPr>
        <w:spacing w:line="300" w:lineRule="atLeast"/>
        <w:rPr>
          <w:sz w:val="21"/>
          <w:szCs w:val="21"/>
        </w:rPr>
      </w:pPr>
    </w:p>
    <w:p w14:paraId="6107E877" w14:textId="1D30106C" w:rsidR="00287920" w:rsidRPr="003C013D" w:rsidRDefault="00772839" w:rsidP="00CD2AEE">
      <w:pPr>
        <w:spacing w:line="300" w:lineRule="atLeast"/>
        <w:rPr>
          <w:szCs w:val="20"/>
        </w:rPr>
      </w:pPr>
      <w:r w:rsidRPr="003C013D">
        <w:rPr>
          <w:szCs w:val="20"/>
        </w:rPr>
        <w:t xml:space="preserve">The proposed solution also respects Tuatahi’s </w:t>
      </w:r>
      <w:r w:rsidR="001B4A28" w:rsidRPr="003C013D">
        <w:rPr>
          <w:szCs w:val="20"/>
        </w:rPr>
        <w:t>mandatory</w:t>
      </w:r>
      <w:r w:rsidRPr="003C013D">
        <w:rPr>
          <w:szCs w:val="20"/>
        </w:rPr>
        <w:t xml:space="preserve"> </w:t>
      </w:r>
      <w:r w:rsidR="003D3530" w:rsidRPr="003C013D">
        <w:rPr>
          <w:szCs w:val="20"/>
        </w:rPr>
        <w:t>systems and associated licensing constructs</w:t>
      </w:r>
      <w:r w:rsidR="00287920" w:rsidRPr="003C013D">
        <w:rPr>
          <w:szCs w:val="20"/>
        </w:rPr>
        <w:t>:</w:t>
      </w:r>
    </w:p>
    <w:p w14:paraId="6AFE529C" w14:textId="2FC7340E" w:rsidR="00287920" w:rsidRPr="003C013D" w:rsidRDefault="00287920" w:rsidP="00275D4E">
      <w:pPr>
        <w:pStyle w:val="ListParagraph"/>
        <w:numPr>
          <w:ilvl w:val="0"/>
          <w:numId w:val="71"/>
        </w:numPr>
        <w:spacing w:line="300" w:lineRule="atLeast"/>
      </w:pPr>
      <w:r w:rsidRPr="003C013D">
        <w:t xml:space="preserve">ServiceNow TSM – Provides the CSM, ITSM and ITOM </w:t>
      </w:r>
      <w:r w:rsidR="008B0B7F" w:rsidRPr="003C013D">
        <w:t>applications</w:t>
      </w:r>
      <w:r w:rsidRPr="003C013D">
        <w:t xml:space="preserve"> that are leveraged by the solution</w:t>
      </w:r>
      <w:r w:rsidR="008B0B7F" w:rsidRPr="003C013D">
        <w:t>, with no uplift in existing licensing required.</w:t>
      </w:r>
    </w:p>
    <w:p w14:paraId="1273F6F5" w14:textId="5A4564FA" w:rsidR="00287920" w:rsidRPr="003C013D" w:rsidRDefault="00287920" w:rsidP="00275D4E">
      <w:pPr>
        <w:pStyle w:val="ListParagraph"/>
        <w:numPr>
          <w:ilvl w:val="0"/>
          <w:numId w:val="71"/>
        </w:numPr>
        <w:spacing w:line="300" w:lineRule="atLeast"/>
      </w:pPr>
      <w:r w:rsidRPr="003C013D">
        <w:t>ServiceNow TSOM</w:t>
      </w:r>
      <w:r w:rsidR="008B0B7F" w:rsidRPr="003C013D">
        <w:t xml:space="preserve"> – Provides the </w:t>
      </w:r>
      <w:r w:rsidR="005D1330" w:rsidRPr="003C013D">
        <w:t>Tel</w:t>
      </w:r>
      <w:r w:rsidR="007A6FB3" w:rsidRPr="003C013D">
        <w:t>e</w:t>
      </w:r>
      <w:r w:rsidR="005D1330" w:rsidRPr="003C013D">
        <w:t>communication</w:t>
      </w:r>
      <w:r w:rsidR="007A6FB3" w:rsidRPr="003C013D">
        <w:t>s</w:t>
      </w:r>
      <w:r w:rsidR="005D1330" w:rsidRPr="003C013D">
        <w:t>-specific ITOM and E</w:t>
      </w:r>
      <w:r w:rsidR="00BC2C98" w:rsidRPr="003C013D">
        <w:t xml:space="preserve">vent </w:t>
      </w:r>
      <w:r w:rsidR="005D1330" w:rsidRPr="003C013D">
        <w:t>M</w:t>
      </w:r>
      <w:r w:rsidR="00BC2C98" w:rsidRPr="003C013D">
        <w:t xml:space="preserve">anagement capabilities </w:t>
      </w:r>
      <w:r w:rsidR="00017922" w:rsidRPr="003C013D">
        <w:t xml:space="preserve">will </w:t>
      </w:r>
      <w:r w:rsidR="00AC3CD7" w:rsidRPr="003C013D">
        <w:t xml:space="preserve">drive the assurance processes. This is an input into the assurance workflow automation, </w:t>
      </w:r>
      <w:r w:rsidR="007A6FB3" w:rsidRPr="003C013D">
        <w:t>and will utilise existing configuration and</w:t>
      </w:r>
      <w:r w:rsidR="00C443A9" w:rsidRPr="003C013D">
        <w:t xml:space="preserve"> licensing.</w:t>
      </w:r>
    </w:p>
    <w:p w14:paraId="05D5D6A5" w14:textId="4BAF2F91" w:rsidR="00287920" w:rsidRPr="003C013D" w:rsidRDefault="00287920" w:rsidP="00275D4E">
      <w:pPr>
        <w:pStyle w:val="ListParagraph"/>
        <w:numPr>
          <w:ilvl w:val="0"/>
          <w:numId w:val="71"/>
        </w:numPr>
        <w:spacing w:line="300" w:lineRule="atLeast"/>
      </w:pPr>
      <w:r w:rsidRPr="003C013D">
        <w:t>Okta</w:t>
      </w:r>
      <w:r w:rsidR="00C443A9" w:rsidRPr="003C013D">
        <w:t xml:space="preserve"> – Will integrate with the new Party Management capability for </w:t>
      </w:r>
      <w:r w:rsidR="00BA2F85" w:rsidRPr="003C013D">
        <w:t>authentication and authorisation of RSP personnel.</w:t>
      </w:r>
    </w:p>
    <w:p w14:paraId="77982FE9" w14:textId="2197C467" w:rsidR="00287920" w:rsidRPr="003C013D" w:rsidRDefault="00287920" w:rsidP="00275D4E">
      <w:pPr>
        <w:pStyle w:val="ListParagraph"/>
        <w:numPr>
          <w:ilvl w:val="0"/>
          <w:numId w:val="71"/>
        </w:numPr>
        <w:spacing w:line="300" w:lineRule="atLeast"/>
      </w:pPr>
      <w:r w:rsidRPr="003C013D">
        <w:t>Microsoft Dynamics 365</w:t>
      </w:r>
      <w:r w:rsidR="00BA2F85" w:rsidRPr="003C013D">
        <w:t xml:space="preserve"> – Provides the billing capability, in alignment with existing licensing.</w:t>
      </w:r>
    </w:p>
    <w:p w14:paraId="2472F1C9" w14:textId="72069EE0" w:rsidR="00287920" w:rsidRPr="003C013D" w:rsidRDefault="00287920" w:rsidP="00275D4E">
      <w:pPr>
        <w:pStyle w:val="ListParagraph"/>
        <w:numPr>
          <w:ilvl w:val="0"/>
          <w:numId w:val="71"/>
        </w:numPr>
        <w:spacing w:line="300" w:lineRule="atLeast"/>
      </w:pPr>
      <w:r w:rsidRPr="003C013D">
        <w:t>Microsoft Power BI</w:t>
      </w:r>
      <w:r w:rsidR="005B41AC" w:rsidRPr="003C013D">
        <w:t xml:space="preserve"> </w:t>
      </w:r>
      <w:r w:rsidR="00BA2F85" w:rsidRPr="003C013D">
        <w:t xml:space="preserve">– Part of the </w:t>
      </w:r>
      <w:r w:rsidR="007F5AE0" w:rsidRPr="003C013D">
        <w:t xml:space="preserve">Business Intelligence stack </w:t>
      </w:r>
      <w:r w:rsidR="00110B86" w:rsidRPr="003C013D">
        <w:t>that solution components will feed into, in alignment with existing licensing.</w:t>
      </w:r>
    </w:p>
    <w:p w14:paraId="68B27479" w14:textId="6D25941B" w:rsidR="00287920" w:rsidRPr="003C013D" w:rsidRDefault="00287920" w:rsidP="00275D4E">
      <w:pPr>
        <w:pStyle w:val="ListParagraph"/>
        <w:numPr>
          <w:ilvl w:val="0"/>
          <w:numId w:val="71"/>
        </w:numPr>
        <w:spacing w:line="300" w:lineRule="atLeast"/>
      </w:pPr>
      <w:r w:rsidRPr="003C013D">
        <w:t>Purview</w:t>
      </w:r>
      <w:r w:rsidR="005B41AC" w:rsidRPr="003C013D">
        <w:t xml:space="preserve"> – </w:t>
      </w:r>
      <w:r w:rsidR="003F7EB4" w:rsidRPr="003C013D">
        <w:t xml:space="preserve">Part of the </w:t>
      </w:r>
      <w:r w:rsidR="007F5AE0" w:rsidRPr="003C013D">
        <w:t xml:space="preserve">Business Intelligence stack </w:t>
      </w:r>
      <w:r w:rsidR="003F7EB4" w:rsidRPr="003C013D">
        <w:t>that solution components will feed into, in alignment with existing licensing.</w:t>
      </w:r>
    </w:p>
    <w:p w14:paraId="212B3899" w14:textId="22CF7EAF" w:rsidR="00287920" w:rsidRPr="003C013D" w:rsidRDefault="00287920" w:rsidP="00275D4E">
      <w:pPr>
        <w:pStyle w:val="ListParagraph"/>
        <w:numPr>
          <w:ilvl w:val="0"/>
          <w:numId w:val="71"/>
        </w:numPr>
        <w:spacing w:line="300" w:lineRule="atLeast"/>
      </w:pPr>
      <w:r w:rsidRPr="003C013D">
        <w:t>Synapse</w:t>
      </w:r>
      <w:r w:rsidR="005B41AC" w:rsidRPr="003C013D">
        <w:t xml:space="preserve"> – </w:t>
      </w:r>
      <w:r w:rsidR="003F7EB4" w:rsidRPr="003C013D">
        <w:t xml:space="preserve">Part of the </w:t>
      </w:r>
      <w:r w:rsidR="007F5AE0" w:rsidRPr="003C013D">
        <w:t xml:space="preserve">Business Intelligence stack </w:t>
      </w:r>
      <w:r w:rsidR="003F7EB4" w:rsidRPr="003C013D">
        <w:t>that solution components will feed into, in alignment with existing licensing.</w:t>
      </w:r>
    </w:p>
    <w:p w14:paraId="074801A1" w14:textId="3A7A54E3" w:rsidR="006304E3" w:rsidRPr="003C013D" w:rsidRDefault="00287920" w:rsidP="00275D4E">
      <w:pPr>
        <w:pStyle w:val="ListParagraph"/>
        <w:numPr>
          <w:ilvl w:val="0"/>
          <w:numId w:val="71"/>
        </w:numPr>
        <w:spacing w:line="300" w:lineRule="atLeast"/>
      </w:pPr>
      <w:r w:rsidRPr="003C013D">
        <w:t>ArcGIS</w:t>
      </w:r>
      <w:r w:rsidR="00110B86" w:rsidRPr="003C013D">
        <w:t xml:space="preserve"> – Underpins the 3-GIS </w:t>
      </w:r>
      <w:r w:rsidR="005B41AC" w:rsidRPr="003C013D">
        <w:t>application</w:t>
      </w:r>
      <w:r w:rsidR="00110B86" w:rsidRPr="003C013D">
        <w:t xml:space="preserve"> for PNI.</w:t>
      </w:r>
    </w:p>
    <w:p w14:paraId="65DCF7D2" w14:textId="6A37C353" w:rsidR="0050671E" w:rsidRPr="003C013D" w:rsidRDefault="003816BC" w:rsidP="00CD2AEE">
      <w:pPr>
        <w:spacing w:line="300" w:lineRule="atLeast"/>
        <w:rPr>
          <w:szCs w:val="20"/>
        </w:rPr>
      </w:pPr>
      <w:r w:rsidRPr="003C013D">
        <w:rPr>
          <w:szCs w:val="20"/>
        </w:rPr>
        <w:t>Further to the technology that makes up the solution, we have also given significant consideration to how th</w:t>
      </w:r>
      <w:r w:rsidR="00752C58" w:rsidRPr="003C013D">
        <w:rPr>
          <w:szCs w:val="20"/>
        </w:rPr>
        <w:t>is</w:t>
      </w:r>
      <w:r w:rsidRPr="003C013D">
        <w:rPr>
          <w:szCs w:val="20"/>
        </w:rPr>
        <w:t xml:space="preserve"> solution can be </w:t>
      </w:r>
      <w:r w:rsidR="00CD2AEE" w:rsidRPr="003C013D">
        <w:rPr>
          <w:szCs w:val="20"/>
        </w:rPr>
        <w:t>delivered in a manner to minimise disruption to Tuatahi’s existing business operations</w:t>
      </w:r>
      <w:r w:rsidR="00CC1697" w:rsidRPr="003C013D">
        <w:rPr>
          <w:szCs w:val="20"/>
        </w:rPr>
        <w:t>,</w:t>
      </w:r>
      <w:r w:rsidR="00CD2AEE" w:rsidRPr="003C013D">
        <w:rPr>
          <w:szCs w:val="20"/>
        </w:rPr>
        <w:t xml:space="preserve"> by adopting a phased, parallel, and low-risk transformation strategy.</w:t>
      </w:r>
      <w:r w:rsidR="00CC1697" w:rsidRPr="003C013D">
        <w:rPr>
          <w:szCs w:val="20"/>
        </w:rPr>
        <w:t xml:space="preserve"> </w:t>
      </w:r>
      <w:r w:rsidR="00CD2AEE" w:rsidRPr="003C013D">
        <w:rPr>
          <w:szCs w:val="20"/>
        </w:rPr>
        <w:t>Core capabilities</w:t>
      </w:r>
      <w:r w:rsidR="00CC1697" w:rsidRPr="003C013D">
        <w:rPr>
          <w:szCs w:val="20"/>
        </w:rPr>
        <w:t xml:space="preserve">, </w:t>
      </w:r>
      <w:r w:rsidR="00CD2AEE" w:rsidRPr="003C013D">
        <w:rPr>
          <w:szCs w:val="20"/>
        </w:rPr>
        <w:t>such as the new catalogues, ordering orchestration, and portal</w:t>
      </w:r>
      <w:r w:rsidR="00CC1697" w:rsidRPr="003C013D">
        <w:rPr>
          <w:szCs w:val="20"/>
        </w:rPr>
        <w:t>,</w:t>
      </w:r>
      <w:r w:rsidR="00AF5133" w:rsidRPr="003C013D">
        <w:rPr>
          <w:szCs w:val="20"/>
        </w:rPr>
        <w:t xml:space="preserve"> </w:t>
      </w:r>
      <w:r w:rsidR="00752C58" w:rsidRPr="003C013D">
        <w:rPr>
          <w:szCs w:val="20"/>
        </w:rPr>
        <w:t>will be</w:t>
      </w:r>
      <w:r w:rsidR="00CD2AEE" w:rsidRPr="003C013D">
        <w:rPr>
          <w:szCs w:val="20"/>
        </w:rPr>
        <w:t xml:space="preserve"> introduced incrementally alongside existing systems, with controlled integration points ensuring continuity of service during transition. Data migration </w:t>
      </w:r>
      <w:r w:rsidR="00752C58" w:rsidRPr="003C013D">
        <w:rPr>
          <w:szCs w:val="20"/>
        </w:rPr>
        <w:t>will be</w:t>
      </w:r>
      <w:r w:rsidR="00CD2AEE" w:rsidRPr="003C013D">
        <w:rPr>
          <w:szCs w:val="20"/>
        </w:rPr>
        <w:t xml:space="preserve"> executed through iterative cycles with validation and reconciliation at each stage, allowing defects to be identified and resolved early without impacting live operations. Cutover </w:t>
      </w:r>
      <w:r w:rsidR="00752C58" w:rsidRPr="003C013D">
        <w:rPr>
          <w:szCs w:val="20"/>
        </w:rPr>
        <w:t>will be</w:t>
      </w:r>
      <w:r w:rsidR="00CD2AEE" w:rsidRPr="003C013D">
        <w:rPr>
          <w:szCs w:val="20"/>
        </w:rPr>
        <w:t xml:space="preserve"> carefully planned with rollback and contingency measures, and legacy systems </w:t>
      </w:r>
      <w:r w:rsidR="00AF5133" w:rsidRPr="003C013D">
        <w:rPr>
          <w:szCs w:val="20"/>
        </w:rPr>
        <w:t>will</w:t>
      </w:r>
      <w:r w:rsidR="00CD2AEE" w:rsidRPr="003C013D">
        <w:rPr>
          <w:szCs w:val="20"/>
        </w:rPr>
        <w:t xml:space="preserve"> only </w:t>
      </w:r>
      <w:r w:rsidR="00AF5133" w:rsidRPr="003C013D">
        <w:rPr>
          <w:szCs w:val="20"/>
        </w:rPr>
        <w:t xml:space="preserve">be </w:t>
      </w:r>
      <w:r w:rsidR="00CD2AEE" w:rsidRPr="003C013D">
        <w:rPr>
          <w:szCs w:val="20"/>
        </w:rPr>
        <w:t xml:space="preserve">decommissioned once full functional parity and data integrity </w:t>
      </w:r>
      <w:r w:rsidR="009351F5" w:rsidRPr="003C013D">
        <w:rPr>
          <w:szCs w:val="20"/>
        </w:rPr>
        <w:t>is</w:t>
      </w:r>
      <w:r w:rsidR="00CD2AEE" w:rsidRPr="003C013D">
        <w:rPr>
          <w:szCs w:val="20"/>
        </w:rPr>
        <w:t xml:space="preserve"> achieved. This is reinforced by a structured hypercare period post </w:t>
      </w:r>
      <w:r w:rsidR="009351F5" w:rsidRPr="003C013D">
        <w:rPr>
          <w:szCs w:val="20"/>
        </w:rPr>
        <w:t>release</w:t>
      </w:r>
      <w:r w:rsidR="00CD2AEE" w:rsidRPr="003C013D">
        <w:rPr>
          <w:szCs w:val="20"/>
        </w:rPr>
        <w:t>, providing dedicated support, rapid issue resolution, and continuous monitoring to stabilise the environment while maintaining service continuity for RSPs and internal teams.</w:t>
      </w:r>
      <w:r w:rsidR="004171E0" w:rsidRPr="003C013D">
        <w:rPr>
          <w:szCs w:val="20"/>
        </w:rPr>
        <w:t xml:space="preserve"> Th</w:t>
      </w:r>
      <w:r w:rsidR="00236509" w:rsidRPr="003C013D">
        <w:rPr>
          <w:szCs w:val="20"/>
        </w:rPr>
        <w:t xml:space="preserve">is deliver approach is described in more detail in Section </w:t>
      </w:r>
      <w:r w:rsidR="00236509" w:rsidRPr="003C013D">
        <w:rPr>
          <w:szCs w:val="20"/>
        </w:rPr>
        <w:fldChar w:fldCharType="begin"/>
      </w:r>
      <w:r w:rsidR="00236509" w:rsidRPr="003C013D">
        <w:rPr>
          <w:szCs w:val="20"/>
        </w:rPr>
        <w:instrText xml:space="preserve"> REF _Ref231205507 \w \h </w:instrText>
      </w:r>
      <w:r w:rsidR="003C013D">
        <w:rPr>
          <w:szCs w:val="20"/>
        </w:rPr>
        <w:instrText xml:space="preserve"> \* MERGEFORMAT </w:instrText>
      </w:r>
      <w:r w:rsidR="00236509" w:rsidRPr="003C013D">
        <w:rPr>
          <w:szCs w:val="20"/>
        </w:rPr>
      </w:r>
      <w:r w:rsidR="00236509" w:rsidRPr="003C013D">
        <w:rPr>
          <w:szCs w:val="20"/>
        </w:rPr>
        <w:fldChar w:fldCharType="separate"/>
      </w:r>
      <w:r w:rsidR="00236509" w:rsidRPr="003C013D">
        <w:rPr>
          <w:szCs w:val="20"/>
        </w:rPr>
        <w:t>4</w:t>
      </w:r>
      <w:r w:rsidR="00236509" w:rsidRPr="003C013D">
        <w:rPr>
          <w:szCs w:val="20"/>
        </w:rPr>
        <w:fldChar w:fldCharType="end"/>
      </w:r>
      <w:r w:rsidR="00236509" w:rsidRPr="003C013D">
        <w:rPr>
          <w:szCs w:val="20"/>
        </w:rPr>
        <w:t>.</w:t>
      </w:r>
    </w:p>
    <w:p w14:paraId="1A7B10C0" w14:textId="77777777" w:rsidR="00224431" w:rsidRPr="003C013D" w:rsidRDefault="00224431" w:rsidP="00CD2AEE">
      <w:pPr>
        <w:spacing w:line="300" w:lineRule="atLeast"/>
        <w:rPr>
          <w:szCs w:val="20"/>
        </w:rPr>
      </w:pPr>
    </w:p>
    <w:p w14:paraId="59D59C27" w14:textId="0F5B26CE" w:rsidR="0050671E" w:rsidRDefault="00224431" w:rsidP="00224431">
      <w:pPr>
        <w:pStyle w:val="Heading3CG"/>
      </w:pPr>
      <w:bookmarkStart w:id="31" w:name="_Toc231251397"/>
      <w:bookmarkStart w:id="32" w:name="_Toc231276427"/>
      <w:r>
        <w:t>Scalability of the solution</w:t>
      </w:r>
      <w:bookmarkEnd w:id="31"/>
      <w:bookmarkEnd w:id="32"/>
    </w:p>
    <w:p w14:paraId="1674DA9E" w14:textId="77777777" w:rsidR="00551F18" w:rsidRPr="00551F18" w:rsidRDefault="00551F18" w:rsidP="00551F18">
      <w:pPr>
        <w:spacing w:line="300" w:lineRule="atLeast"/>
        <w:rPr>
          <w:sz w:val="21"/>
          <w:szCs w:val="21"/>
        </w:rPr>
      </w:pPr>
      <w:r w:rsidRPr="00551F18">
        <w:rPr>
          <w:sz w:val="21"/>
          <w:szCs w:val="21"/>
        </w:rPr>
        <w:t>The solution leverages enterprise-grade platforms that are inherently designed for scale and high-volume transaction processing. ServiceNow (SOMT, FSMT, CSM) operates on a multi</w:t>
      </w:r>
      <w:r w:rsidRPr="00551F18">
        <w:rPr>
          <w:rFonts w:ascii="Cambria Math" w:hAnsi="Cambria Math" w:cs="Cambria Math"/>
          <w:sz w:val="21"/>
          <w:szCs w:val="21"/>
        </w:rPr>
        <w:t>‑</w:t>
      </w:r>
      <w:r w:rsidRPr="00551F18">
        <w:rPr>
          <w:sz w:val="21"/>
          <w:szCs w:val="21"/>
        </w:rPr>
        <w:t>tenant, cloud-native architecture with horizontal scaling across application nodes and database tiers, supporting high concurrency through stateless services and load-balanced API layers. It is proven to handle large-scale telecom workloads, including high transaction throughput (orders, Work Orders, API calls) and can elastically scale infrastructure resources to meet peak demand without service interruption. Its event-driven architecture and asynchronous processing model also allow integration workloads and orchestration logic to scale independently, ensuring that spikes in ordering or fulfilment activity do not degrade overall system performance.</w:t>
      </w:r>
    </w:p>
    <w:p w14:paraId="0BCE102F" w14:textId="77777777" w:rsidR="00551F18" w:rsidRDefault="00551F18" w:rsidP="00551F18">
      <w:pPr>
        <w:spacing w:line="300" w:lineRule="atLeast"/>
        <w:rPr>
          <w:sz w:val="21"/>
          <w:szCs w:val="21"/>
        </w:rPr>
      </w:pPr>
      <w:r w:rsidRPr="00551F18">
        <w:rPr>
          <w:sz w:val="21"/>
          <w:szCs w:val="21"/>
        </w:rPr>
        <w:t>Microsoft Dynamics 365 provides scalable financial and billing capabilities through its Azure-based platform, supporting elastic compute, distributed data services, and partitioned workloads for invoice generation, revenue calculation, and reconciliation. It can handle large billing volumes (hundreds of thousands of records per cycle) through batch processing and parallel execution, while maintaining transactional integrity.</w:t>
      </w:r>
    </w:p>
    <w:p w14:paraId="2F34A8CB" w14:textId="77777777" w:rsidR="00551F18" w:rsidRDefault="00551F18" w:rsidP="00551F18">
      <w:pPr>
        <w:spacing w:line="300" w:lineRule="atLeast"/>
        <w:rPr>
          <w:sz w:val="21"/>
          <w:szCs w:val="21"/>
        </w:rPr>
      </w:pPr>
      <w:r w:rsidRPr="00551F18">
        <w:rPr>
          <w:sz w:val="21"/>
          <w:szCs w:val="21"/>
        </w:rPr>
        <w:t>3-GIS (on ArcGIS) delivers scalable network inventory management by leveraging ArcGIS Enterprise’s distributed architecture, including scalable map services, geospatial databases, and real-time data services. It supports large, complex network models with high read/write concurrency, enabling simultaneous planning, provisioning, and analytics workloads.</w:t>
      </w:r>
    </w:p>
    <w:p w14:paraId="2B80255A" w14:textId="79A72385" w:rsidR="00FF03EB" w:rsidRDefault="00342B80" w:rsidP="00551F18">
      <w:pPr>
        <w:spacing w:line="300" w:lineRule="atLeast"/>
        <w:rPr>
          <w:sz w:val="21"/>
          <w:szCs w:val="21"/>
        </w:rPr>
      </w:pPr>
      <w:r>
        <w:rPr>
          <w:sz w:val="21"/>
          <w:szCs w:val="21"/>
        </w:rPr>
        <w:t>The qualification engine platform, InRule,</w:t>
      </w:r>
      <w:r w:rsidR="00FF03EB">
        <w:rPr>
          <w:sz w:val="21"/>
          <w:szCs w:val="21"/>
        </w:rPr>
        <w:t xml:space="preserve"> </w:t>
      </w:r>
      <w:r w:rsidR="00FF03EB" w:rsidRPr="00FF03EB">
        <w:rPr>
          <w:sz w:val="21"/>
          <w:szCs w:val="21"/>
        </w:rPr>
        <w:t>supports high-throughput, parallel rule execution, making it suitable for synchronous API-driven use cases such as real-time pre</w:t>
      </w:r>
      <w:r w:rsidR="00FF03EB" w:rsidRPr="00FF03EB">
        <w:rPr>
          <w:rFonts w:ascii="Cambria Math" w:hAnsi="Cambria Math" w:cs="Cambria Math"/>
          <w:sz w:val="21"/>
          <w:szCs w:val="21"/>
        </w:rPr>
        <w:t>‑</w:t>
      </w:r>
      <w:r w:rsidR="00FF03EB" w:rsidRPr="00FF03EB">
        <w:rPr>
          <w:sz w:val="21"/>
          <w:szCs w:val="21"/>
        </w:rPr>
        <w:t>qualification. It can also be integrated into asynchronous processing pipelines where needed (e.g. for batch or retry scenarios), and benefits from caching of reference data and pre-initialised rule sessions to minimise execution overhead. Since rule sets in this context remain relatively stable and modest in size, the primary scaling lever is compute elasticity</w:t>
      </w:r>
      <w:r w:rsidR="00EF0437">
        <w:rPr>
          <w:rFonts w:cs="Ubuntu"/>
          <w:sz w:val="21"/>
          <w:szCs w:val="21"/>
        </w:rPr>
        <w:t xml:space="preserve">, </w:t>
      </w:r>
      <w:r w:rsidR="00FF03EB" w:rsidRPr="00FF03EB">
        <w:rPr>
          <w:sz w:val="21"/>
          <w:szCs w:val="21"/>
        </w:rPr>
        <w:t xml:space="preserve">achieved through containerisation and auto-scaling based on request volume. This </w:t>
      </w:r>
      <w:r w:rsidR="00EF0437">
        <w:rPr>
          <w:sz w:val="21"/>
          <w:szCs w:val="21"/>
        </w:rPr>
        <w:t>will ensure</w:t>
      </w:r>
      <w:r w:rsidR="00FF03EB" w:rsidRPr="00FF03EB">
        <w:rPr>
          <w:sz w:val="21"/>
          <w:szCs w:val="21"/>
        </w:rPr>
        <w:t xml:space="preserve"> the qualification engine can meet peak demand without compromising response times or introducing bottlenecks in the ordering workflow.</w:t>
      </w:r>
    </w:p>
    <w:p w14:paraId="1AB6B133" w14:textId="2808175A" w:rsidR="00401986" w:rsidRDefault="00401986" w:rsidP="00551F18">
      <w:pPr>
        <w:spacing w:line="300" w:lineRule="atLeast"/>
        <w:rPr>
          <w:sz w:val="21"/>
          <w:szCs w:val="21"/>
        </w:rPr>
      </w:pPr>
      <w:r w:rsidRPr="00401986">
        <w:rPr>
          <w:sz w:val="21"/>
          <w:szCs w:val="21"/>
        </w:rPr>
        <w:t>The RSP portal, built as a lightweight React web application and hosted on AWS, is inherently scalable through a separation of static front-end delivery and backend API orchestration. The React application can be deployed via services such as AWS S3 with CloudFront, enabling effectively unlimited horizontal scaling for user access with minimal latency</w:t>
      </w:r>
      <w:r>
        <w:rPr>
          <w:sz w:val="21"/>
          <w:szCs w:val="21"/>
        </w:rPr>
        <w:t xml:space="preserve">, although expected </w:t>
      </w:r>
      <w:r w:rsidR="00B24D87">
        <w:rPr>
          <w:sz w:val="21"/>
          <w:szCs w:val="21"/>
        </w:rPr>
        <w:t>user loads are expected to be relatively low, due to the limited number of RSPs and their personnel.</w:t>
      </w:r>
    </w:p>
    <w:p w14:paraId="2870A99F" w14:textId="64714C0C" w:rsidR="00224431" w:rsidRDefault="00551F18" w:rsidP="00CD2AEE">
      <w:pPr>
        <w:spacing w:line="300" w:lineRule="atLeast"/>
        <w:rPr>
          <w:sz w:val="21"/>
          <w:szCs w:val="21"/>
        </w:rPr>
      </w:pPr>
      <w:r w:rsidRPr="00551F18">
        <w:rPr>
          <w:sz w:val="21"/>
          <w:szCs w:val="21"/>
        </w:rPr>
        <w:t xml:space="preserve">Together, these platforms provide a proven, horizontally scalable foundation across orchestration, billing, and network domains, aligned to </w:t>
      </w:r>
      <w:r w:rsidR="00342B80">
        <w:rPr>
          <w:sz w:val="21"/>
          <w:szCs w:val="21"/>
        </w:rPr>
        <w:t>Tuatahi’s</w:t>
      </w:r>
      <w:r w:rsidRPr="00551F18">
        <w:rPr>
          <w:sz w:val="21"/>
          <w:szCs w:val="21"/>
        </w:rPr>
        <w:t xml:space="preserve"> requirements for growth (≥4.5x data scale) and sustained peak performance.</w:t>
      </w:r>
    </w:p>
    <w:p w14:paraId="37411F98" w14:textId="77777777" w:rsidR="00224431" w:rsidRDefault="00224431" w:rsidP="00CD2AEE">
      <w:pPr>
        <w:spacing w:line="300" w:lineRule="atLeast"/>
        <w:rPr>
          <w:sz w:val="21"/>
          <w:szCs w:val="21"/>
        </w:rPr>
      </w:pPr>
    </w:p>
    <w:p w14:paraId="5CFCDC63" w14:textId="3A087BC6" w:rsidR="00224431" w:rsidRDefault="00415751" w:rsidP="00224431">
      <w:pPr>
        <w:pStyle w:val="Heading3CG"/>
      </w:pPr>
      <w:bookmarkStart w:id="33" w:name="_Toc231251398"/>
      <w:bookmarkStart w:id="34" w:name="_Toc231276428"/>
      <w:r>
        <w:t>Enterprise integration for monitoring, observability and operational telemetry</w:t>
      </w:r>
      <w:bookmarkEnd w:id="33"/>
      <w:bookmarkEnd w:id="34"/>
    </w:p>
    <w:p w14:paraId="363929F9" w14:textId="569FDFA1" w:rsidR="00415751" w:rsidRPr="00415751" w:rsidRDefault="00415751" w:rsidP="00415751">
      <w:pPr>
        <w:spacing w:line="300" w:lineRule="atLeast"/>
        <w:rPr>
          <w:sz w:val="21"/>
          <w:szCs w:val="21"/>
        </w:rPr>
      </w:pPr>
      <w:r w:rsidRPr="00415751">
        <w:rPr>
          <w:sz w:val="21"/>
          <w:szCs w:val="21"/>
        </w:rPr>
        <w:t xml:space="preserve">The solution is designed to integrate seamlessly with Tuatahi’s enterprise monitoring, observability, and logging ecosystem by embedding instrumentation and telemetry as a foundational capability across all components. All APIs, orchestration layers (e.g. ServiceNow SOMT), and field/workflow systems </w:t>
      </w:r>
      <w:r w:rsidR="00CD314D">
        <w:rPr>
          <w:sz w:val="21"/>
          <w:szCs w:val="21"/>
        </w:rPr>
        <w:t xml:space="preserve">can </w:t>
      </w:r>
      <w:r w:rsidRPr="00415751">
        <w:rPr>
          <w:sz w:val="21"/>
          <w:szCs w:val="21"/>
        </w:rPr>
        <w:t>emit structured logs, metrics, and events that conform to enterprise standards, ensuring consistent visibility across the full order</w:t>
      </w:r>
      <w:r w:rsidRPr="00415751">
        <w:rPr>
          <w:rFonts w:ascii="Cambria Math" w:hAnsi="Cambria Math" w:cs="Cambria Math"/>
          <w:sz w:val="21"/>
          <w:szCs w:val="21"/>
        </w:rPr>
        <w:t>‑</w:t>
      </w:r>
      <w:r w:rsidRPr="00415751">
        <w:rPr>
          <w:sz w:val="21"/>
          <w:szCs w:val="21"/>
        </w:rPr>
        <w:t>to</w:t>
      </w:r>
      <w:r w:rsidRPr="00415751">
        <w:rPr>
          <w:rFonts w:ascii="Cambria Math" w:hAnsi="Cambria Math" w:cs="Cambria Math"/>
          <w:sz w:val="21"/>
          <w:szCs w:val="21"/>
        </w:rPr>
        <w:t>‑</w:t>
      </w:r>
      <w:r w:rsidRPr="00415751">
        <w:rPr>
          <w:sz w:val="21"/>
          <w:szCs w:val="21"/>
        </w:rPr>
        <w:t>bill and Work Order lifecycle. Correlation identifiers are propagated end</w:t>
      </w:r>
      <w:r w:rsidRPr="00415751">
        <w:rPr>
          <w:rFonts w:ascii="Cambria Math" w:hAnsi="Cambria Math" w:cs="Cambria Math"/>
          <w:sz w:val="21"/>
          <w:szCs w:val="21"/>
        </w:rPr>
        <w:t>‑</w:t>
      </w:r>
      <w:r w:rsidRPr="00415751">
        <w:rPr>
          <w:sz w:val="21"/>
          <w:szCs w:val="21"/>
        </w:rPr>
        <w:t>to</w:t>
      </w:r>
      <w:r w:rsidRPr="00415751">
        <w:rPr>
          <w:rFonts w:ascii="Cambria Math" w:hAnsi="Cambria Math" w:cs="Cambria Math"/>
          <w:sz w:val="21"/>
          <w:szCs w:val="21"/>
        </w:rPr>
        <w:t>‑</w:t>
      </w:r>
      <w:r w:rsidRPr="00415751">
        <w:rPr>
          <w:sz w:val="21"/>
          <w:szCs w:val="21"/>
        </w:rPr>
        <w:t>end, enabling tracing of individual transactions</w:t>
      </w:r>
      <w:r w:rsidR="00CD314D">
        <w:rPr>
          <w:rFonts w:cs="Ubuntu"/>
          <w:sz w:val="21"/>
          <w:szCs w:val="21"/>
        </w:rPr>
        <w:t xml:space="preserve"> </w:t>
      </w:r>
      <w:r w:rsidRPr="00415751">
        <w:rPr>
          <w:sz w:val="21"/>
          <w:szCs w:val="21"/>
        </w:rPr>
        <w:t>across multiple systems and integration layers</w:t>
      </w:r>
      <w:r w:rsidR="00CD314D">
        <w:rPr>
          <w:sz w:val="21"/>
          <w:szCs w:val="21"/>
        </w:rPr>
        <w:t xml:space="preserve">, </w:t>
      </w:r>
      <w:r w:rsidRPr="00415751">
        <w:rPr>
          <w:sz w:val="21"/>
          <w:szCs w:val="21"/>
        </w:rPr>
        <w:t>from customer order through fulfilment, network allocation, and billing. This ensures that operational teams can rapidly diagnose issues, understand system behaviour, and maintain full traceability across distributed workflows, in line with the requirement for end</w:t>
      </w:r>
      <w:r w:rsidRPr="00415751">
        <w:rPr>
          <w:rFonts w:ascii="Cambria Math" w:hAnsi="Cambria Math" w:cs="Cambria Math"/>
          <w:sz w:val="21"/>
          <w:szCs w:val="21"/>
        </w:rPr>
        <w:t>‑</w:t>
      </w:r>
      <w:r w:rsidRPr="00415751">
        <w:rPr>
          <w:sz w:val="21"/>
          <w:szCs w:val="21"/>
        </w:rPr>
        <w:t>to</w:t>
      </w:r>
      <w:r w:rsidRPr="00415751">
        <w:rPr>
          <w:rFonts w:ascii="Cambria Math" w:hAnsi="Cambria Math" w:cs="Cambria Math"/>
          <w:sz w:val="21"/>
          <w:szCs w:val="21"/>
        </w:rPr>
        <w:t>‑</w:t>
      </w:r>
      <w:r w:rsidRPr="00415751">
        <w:rPr>
          <w:sz w:val="21"/>
          <w:szCs w:val="21"/>
        </w:rPr>
        <w:t>end observability and diagnosable integration behaviour.</w:t>
      </w:r>
    </w:p>
    <w:p w14:paraId="11863025" w14:textId="3647F35B" w:rsidR="00A6473B" w:rsidRPr="002C5FEA" w:rsidRDefault="00415751" w:rsidP="002C5FEA">
      <w:pPr>
        <w:spacing w:line="300" w:lineRule="atLeast"/>
        <w:rPr>
          <w:sz w:val="21"/>
          <w:szCs w:val="21"/>
        </w:rPr>
      </w:pPr>
      <w:r w:rsidRPr="00415751">
        <w:rPr>
          <w:sz w:val="21"/>
          <w:szCs w:val="21"/>
        </w:rPr>
        <w:t xml:space="preserve">In addition, the solution </w:t>
      </w:r>
      <w:r w:rsidR="00CD314D">
        <w:rPr>
          <w:sz w:val="21"/>
          <w:szCs w:val="21"/>
        </w:rPr>
        <w:t>can integrate</w:t>
      </w:r>
      <w:r w:rsidRPr="00415751">
        <w:rPr>
          <w:sz w:val="21"/>
          <w:szCs w:val="21"/>
        </w:rPr>
        <w:t xml:space="preserve"> with Tuatahi’s central monitoring and alerting platforms to provide real-time operational visibility and proactive incident management. Business and technical metrics (such as order throughput, SLA performance, Work Order progression, and API response times) are exposed through dashboards, while alerting mechanisms are aligned to agreed severity levels with clear ownership and remediation pathways. Failure scenarios generate actionable alerts and structured error responses, enabling rapid triage without reliance on customer-reported issues. Logging and monitoring outputs are also designed to support audit, security, and compliance requirements, ensuring that all system activity</w:t>
      </w:r>
      <w:r w:rsidR="008A1E1E">
        <w:rPr>
          <w:sz w:val="21"/>
          <w:szCs w:val="21"/>
        </w:rPr>
        <w:t xml:space="preserve"> (</w:t>
      </w:r>
      <w:r w:rsidRPr="00415751">
        <w:rPr>
          <w:sz w:val="21"/>
          <w:szCs w:val="21"/>
        </w:rPr>
        <w:t>including exceptions, retries, and integration failures</w:t>
      </w:r>
      <w:r w:rsidR="008A1E1E">
        <w:rPr>
          <w:sz w:val="21"/>
          <w:szCs w:val="21"/>
        </w:rPr>
        <w:t xml:space="preserve">) </w:t>
      </w:r>
      <w:r w:rsidRPr="00415751">
        <w:rPr>
          <w:sz w:val="21"/>
          <w:szCs w:val="21"/>
        </w:rPr>
        <w:t>is captured, traceable, and available for analysis, continuous improvement, and governance.</w:t>
      </w:r>
      <w:commentRangeStart w:id="35"/>
      <w:commentRangeStart w:id="36"/>
      <w:commentRangeStart w:id="37"/>
      <w:commentRangeStart w:id="38"/>
      <w:commentRangeStart w:id="39"/>
    </w:p>
    <w:commentRangeEnd w:id="35"/>
    <w:p w14:paraId="1D423EBA" w14:textId="77777777" w:rsidR="005532F2" w:rsidRPr="00B21A33" w:rsidRDefault="00B32D68" w:rsidP="005532F2">
      <w:pPr>
        <w:spacing w:before="120" w:after="120"/>
        <w:ind w:left="1094"/>
        <w:textAlignment w:val="center"/>
        <w:rPr>
          <w:rFonts w:eastAsia="Times New Roman" w:cs="Calibri"/>
          <w:szCs w:val="20"/>
          <w:lang w:eastAsia="ja-JP"/>
        </w:rPr>
      </w:pPr>
      <w:r w:rsidRPr="00B21A33">
        <w:rPr>
          <w:rStyle w:val="CommentReference"/>
          <w:rFonts w:eastAsia="Times New Roman" w:cs="Calibri"/>
          <w:sz w:val="20"/>
          <w:szCs w:val="20"/>
          <w:lang w:eastAsia="ja-JP"/>
        </w:rPr>
        <w:commentReference w:id="35"/>
      </w:r>
      <w:commentRangeEnd w:id="36"/>
      <w:r w:rsidRPr="00B21A33">
        <w:rPr>
          <w:rStyle w:val="CommentReference"/>
          <w:rFonts w:eastAsia="Times New Roman" w:cs="Calibri"/>
          <w:sz w:val="20"/>
          <w:szCs w:val="20"/>
          <w:lang w:eastAsia="ja-JP"/>
        </w:rPr>
        <w:commentReference w:id="36"/>
      </w:r>
      <w:commentRangeEnd w:id="37"/>
      <w:r w:rsidRPr="00B21A33">
        <w:rPr>
          <w:rStyle w:val="CommentReference"/>
          <w:rFonts w:eastAsia="Times New Roman" w:cs="Calibri"/>
          <w:sz w:val="20"/>
          <w:szCs w:val="20"/>
          <w:lang w:eastAsia="ja-JP"/>
        </w:rPr>
        <w:commentReference w:id="37"/>
      </w:r>
      <w:commentRangeEnd w:id="38"/>
      <w:r w:rsidRPr="00B21A33">
        <w:rPr>
          <w:rStyle w:val="CommentReference"/>
          <w:rFonts w:eastAsia="Times New Roman" w:cs="Calibri"/>
          <w:sz w:val="20"/>
          <w:szCs w:val="20"/>
          <w:lang w:eastAsia="ja-JP"/>
        </w:rPr>
        <w:commentReference w:id="38"/>
      </w:r>
      <w:commentRangeEnd w:id="39"/>
      <w:r w:rsidRPr="00B21A33">
        <w:rPr>
          <w:rStyle w:val="CommentReference"/>
          <w:rFonts w:eastAsia="Times New Roman" w:cs="Calibri"/>
          <w:sz w:val="20"/>
          <w:szCs w:val="20"/>
          <w:lang w:eastAsia="ja-JP"/>
        </w:rPr>
        <w:commentReference w:id="39"/>
      </w:r>
    </w:p>
    <w:p w14:paraId="5218F7F7" w14:textId="4E4CB66C" w:rsidR="00265133" w:rsidRPr="00265133" w:rsidRDefault="009601C9" w:rsidP="00265133">
      <w:r>
        <w:br w:type="page"/>
      </w:r>
    </w:p>
    <w:p w14:paraId="35A7AA0D" w14:textId="46C68134" w:rsidR="00265133" w:rsidRDefault="00AC4F87" w:rsidP="009601C9">
      <w:pPr>
        <w:pStyle w:val="Heading1"/>
      </w:pPr>
      <w:bookmarkStart w:id="43" w:name="_Ref231205507"/>
      <w:bookmarkStart w:id="44" w:name="_Toc231251399"/>
      <w:bookmarkStart w:id="45" w:name="_Toc231276429"/>
      <w:r w:rsidRPr="001048BA">
        <w:t>Program</w:t>
      </w:r>
      <w:r w:rsidR="00AF6A28">
        <w:t>me</w:t>
      </w:r>
      <w:r w:rsidRPr="001048BA">
        <w:t xml:space="preserve"> Plan</w:t>
      </w:r>
      <w:r w:rsidR="008F0ADD" w:rsidRPr="001048BA">
        <w:t xml:space="preserve"> and Delivery Methodology</w:t>
      </w:r>
      <w:bookmarkEnd w:id="43"/>
      <w:bookmarkEnd w:id="44"/>
      <w:bookmarkEnd w:id="45"/>
    </w:p>
    <w:p w14:paraId="20AA4B52" w14:textId="77777777" w:rsidR="00EC5E4C" w:rsidRPr="00004480" w:rsidRDefault="00EC5E4C" w:rsidP="003C013D">
      <w:pPr>
        <w:spacing w:before="0" w:after="0" w:line="300" w:lineRule="atLeast"/>
        <w:rPr>
          <w:rFonts w:eastAsia="Times New Roman" w:cs="Segoe UI"/>
          <w:szCs w:val="20"/>
          <w:lang w:eastAsia="en-IN"/>
        </w:rPr>
      </w:pPr>
      <w:r w:rsidRPr="00004480">
        <w:rPr>
          <w:rFonts w:eastAsia="Times New Roman" w:cs="Segoe UI"/>
          <w:szCs w:val="20"/>
          <w:lang w:eastAsia="en-IN"/>
        </w:rPr>
        <w:t>This section outlines Capgemini’s end</w:t>
      </w:r>
      <w:r w:rsidRPr="00004480">
        <w:rPr>
          <w:rFonts w:eastAsia="Times New Roman" w:cs="Segoe UI"/>
          <w:szCs w:val="20"/>
          <w:lang w:eastAsia="en-IN"/>
        </w:rPr>
        <w:noBreakHyphen/>
        <w:t>to</w:t>
      </w:r>
      <w:r w:rsidRPr="00004480">
        <w:rPr>
          <w:rFonts w:eastAsia="Times New Roman" w:cs="Segoe UI"/>
          <w:szCs w:val="20"/>
          <w:lang w:eastAsia="en-IN"/>
        </w:rPr>
        <w:noBreakHyphen/>
        <w:t>end delivery approach for Programme Horizon, combining a structured, governance</w:t>
      </w:r>
      <w:r w:rsidRPr="00004480">
        <w:rPr>
          <w:rFonts w:eastAsia="Times New Roman" w:cs="Segoe UI"/>
          <w:szCs w:val="20"/>
          <w:lang w:eastAsia="en-IN"/>
        </w:rPr>
        <w:noBreakHyphen/>
        <w:t>led foundation with an iterative, release</w:t>
      </w:r>
      <w:r w:rsidRPr="00004480">
        <w:rPr>
          <w:rFonts w:eastAsia="Times New Roman" w:cs="Segoe UI"/>
          <w:szCs w:val="20"/>
          <w:lang w:eastAsia="en-IN"/>
        </w:rPr>
        <w:noBreakHyphen/>
        <w:t>based execution model to ensure controlled delivery, progressive value realisation, and alignment to Tuatahi’s strategic outcomes.</w:t>
      </w:r>
    </w:p>
    <w:p w14:paraId="7FD20E8B" w14:textId="77777777" w:rsidR="00EC5E4C" w:rsidRPr="00EC5E4C" w:rsidRDefault="00EC5E4C" w:rsidP="00EC5E4C">
      <w:pPr>
        <w:rPr>
          <w:lang w:eastAsia="en-AU"/>
        </w:rPr>
      </w:pPr>
    </w:p>
    <w:p w14:paraId="5DCE367F" w14:textId="481C10CA" w:rsidR="005E5A8B" w:rsidRPr="001048BA" w:rsidRDefault="00E65E64" w:rsidP="00BB77E3">
      <w:pPr>
        <w:pStyle w:val="Heading2"/>
      </w:pPr>
      <w:bookmarkStart w:id="46" w:name="_Toc231251400"/>
      <w:bookmarkStart w:id="47" w:name="_Toc231276430"/>
      <w:r w:rsidRPr="001048BA">
        <w:t xml:space="preserve">Integrated </w:t>
      </w:r>
      <w:r w:rsidR="000605B3" w:rsidRPr="001048BA">
        <w:t>Program</w:t>
      </w:r>
      <w:r w:rsidR="00AF6A28">
        <w:t>me</w:t>
      </w:r>
      <w:r w:rsidR="000605B3" w:rsidRPr="001048BA">
        <w:t xml:space="preserve"> </w:t>
      </w:r>
      <w:commentRangeStart w:id="48"/>
      <w:r w:rsidRPr="001048BA">
        <w:t>Plan</w:t>
      </w:r>
      <w:r w:rsidR="000605B3" w:rsidRPr="001048BA">
        <w:t xml:space="preserve"> on a Page</w:t>
      </w:r>
      <w:bookmarkEnd w:id="46"/>
      <w:bookmarkEnd w:id="47"/>
      <w:commentRangeEnd w:id="48"/>
      <w:r w:rsidR="005F0E12" w:rsidRPr="001048BA">
        <w:rPr>
          <w:rStyle w:val="CommentReference"/>
          <w:rFonts w:cs="Arial"/>
          <w:sz w:val="22"/>
          <w:szCs w:val="28"/>
        </w:rPr>
        <w:commentReference w:id="48"/>
      </w:r>
    </w:p>
    <w:p w14:paraId="120DF5B2" w14:textId="23FBE8DC" w:rsidR="007D0B35" w:rsidRPr="001048BA" w:rsidRDefault="007D0B35" w:rsidP="007D0B35">
      <w:pPr>
        <w:pStyle w:val="NormalWeb"/>
        <w:spacing w:line="300" w:lineRule="atLeast"/>
        <w:rPr>
          <w:rFonts w:ascii="Ubuntu" w:hAnsi="Ubuntu" w:cs="Segoe UI"/>
        </w:rPr>
      </w:pPr>
      <w:r w:rsidRPr="001048BA">
        <w:rPr>
          <w:rFonts w:ascii="Ubuntu" w:hAnsi="Ubuntu" w:cs="Segoe UI"/>
        </w:rPr>
        <w:t>Capgemini</w:t>
      </w:r>
      <w:r w:rsidR="008F0ADD" w:rsidRPr="001048BA">
        <w:rPr>
          <w:rFonts w:ascii="Ubuntu" w:hAnsi="Ubuntu" w:cs="Segoe UI"/>
        </w:rPr>
        <w:t>’s</w:t>
      </w:r>
      <w:r w:rsidRPr="001048BA">
        <w:rPr>
          <w:rFonts w:ascii="Ubuntu" w:hAnsi="Ubuntu" w:cs="Segoe UI"/>
        </w:rPr>
        <w:t xml:space="preserve"> </w:t>
      </w:r>
      <w:r w:rsidR="008F0ADD" w:rsidRPr="001048BA">
        <w:rPr>
          <w:rFonts w:ascii="Ubuntu" w:hAnsi="Ubuntu" w:cs="Segoe UI"/>
        </w:rPr>
        <w:t>program</w:t>
      </w:r>
      <w:r w:rsidR="00AF6A28">
        <w:rPr>
          <w:rFonts w:ascii="Ubuntu" w:hAnsi="Ubuntu" w:cs="Segoe UI"/>
        </w:rPr>
        <w:t>me</w:t>
      </w:r>
      <w:r w:rsidR="008F0ADD" w:rsidRPr="001048BA">
        <w:rPr>
          <w:rFonts w:ascii="Ubuntu" w:hAnsi="Ubuntu" w:cs="Segoe UI"/>
        </w:rPr>
        <w:t xml:space="preserve"> plan</w:t>
      </w:r>
      <w:r w:rsidRPr="001048BA">
        <w:rPr>
          <w:rFonts w:ascii="Ubuntu" w:hAnsi="Ubuntu" w:cs="Segoe UI"/>
        </w:rPr>
        <w:t xml:space="preserve"> and delivery approach for the </w:t>
      </w:r>
      <w:r w:rsidR="008F0ADD" w:rsidRPr="001048BA">
        <w:rPr>
          <w:rFonts w:ascii="Ubuntu" w:hAnsi="Ubuntu" w:cs="Segoe UI"/>
        </w:rPr>
        <w:t>Programme Horizon</w:t>
      </w:r>
      <w:r w:rsidRPr="001048BA">
        <w:rPr>
          <w:rFonts w:ascii="Ubuntu" w:hAnsi="Ubuntu" w:cs="Segoe UI"/>
        </w:rPr>
        <w:t xml:space="preserve"> is structured to provide a clear, phased, and collaborative pathway across a </w:t>
      </w:r>
      <w:r w:rsidRPr="001048BA">
        <w:rPr>
          <w:rStyle w:val="Strong"/>
          <w:rFonts w:ascii="Ubuntu" w:hAnsi="Ubuntu" w:cs="Segoe UI"/>
          <w:b w:val="0"/>
          <w:bCs w:val="0"/>
        </w:rPr>
        <w:t>three</w:t>
      </w:r>
      <w:r w:rsidRPr="001048BA">
        <w:rPr>
          <w:rStyle w:val="Strong"/>
          <w:rFonts w:ascii="Ubuntu" w:hAnsi="Ubuntu" w:cs="Segoe UI"/>
          <w:b w:val="0"/>
          <w:bCs w:val="0"/>
        </w:rPr>
        <w:noBreakHyphen/>
        <w:t>release delivery model</w:t>
      </w:r>
      <w:r w:rsidRPr="001048BA">
        <w:rPr>
          <w:rFonts w:ascii="Ubuntu" w:hAnsi="Ubuntu" w:cs="Segoe UI"/>
          <w:b/>
          <w:bCs/>
        </w:rPr>
        <w:t>.</w:t>
      </w:r>
      <w:r w:rsidRPr="001048BA">
        <w:rPr>
          <w:rFonts w:ascii="Ubuntu" w:hAnsi="Ubuntu" w:cs="Segoe UI"/>
        </w:rPr>
        <w:t xml:space="preserve"> This approach combines disciplined planning with iterative validation to ensure transparency, predictable outcomes, and early risk mitigation.</w:t>
      </w:r>
    </w:p>
    <w:p w14:paraId="3C97688F" w14:textId="3ECE5E19" w:rsidR="007D0B35" w:rsidRDefault="007D0B35" w:rsidP="007D0B35">
      <w:pPr>
        <w:pStyle w:val="NormalWeb"/>
        <w:spacing w:line="300" w:lineRule="atLeast"/>
        <w:rPr>
          <w:rFonts w:ascii="Ubuntu" w:hAnsi="Ubuntu" w:cs="Segoe UI"/>
        </w:rPr>
      </w:pPr>
      <w:r w:rsidRPr="001048BA">
        <w:rPr>
          <w:rFonts w:ascii="Ubuntu" w:hAnsi="Ubuntu" w:cs="Segoe UI"/>
        </w:rPr>
        <w:t xml:space="preserve">The </w:t>
      </w:r>
      <w:r w:rsidRPr="001048BA">
        <w:rPr>
          <w:rStyle w:val="Strong"/>
          <w:rFonts w:ascii="Ubuntu" w:hAnsi="Ubuntu" w:cs="Segoe UI"/>
          <w:b w:val="0"/>
          <w:bCs w:val="0"/>
        </w:rPr>
        <w:t>Plan on a Page</w:t>
      </w:r>
      <w:r>
        <w:rPr>
          <w:rStyle w:val="Strong"/>
          <w:rFonts w:ascii="Ubuntu" w:hAnsi="Ubuntu" w:cs="Segoe UI"/>
          <w:b w:val="0"/>
        </w:rPr>
        <w:t xml:space="preserve"> </w:t>
      </w:r>
      <w:r w:rsidR="001E1541">
        <w:rPr>
          <w:rStyle w:val="Strong"/>
          <w:rFonts w:ascii="Ubuntu" w:hAnsi="Ubuntu" w:cs="Segoe UI"/>
          <w:b w:val="0"/>
          <w:bCs w:val="0"/>
        </w:rPr>
        <w:t xml:space="preserve">below </w:t>
      </w:r>
      <w:r w:rsidRPr="001048BA">
        <w:rPr>
          <w:rFonts w:ascii="Ubuntu" w:hAnsi="Ubuntu" w:cs="Segoe UI"/>
        </w:rPr>
        <w:t xml:space="preserve">outlines key activities, deliverables, governance checkpoints, and milestones from initiation through to completion across approximately </w:t>
      </w:r>
      <w:commentRangeStart w:id="50"/>
      <w:commentRangeStart w:id="51"/>
      <w:r w:rsidRPr="001048BA">
        <w:rPr>
          <w:rStyle w:val="Strong"/>
          <w:rFonts w:ascii="Ubuntu" w:hAnsi="Ubuntu" w:cs="Segoe UI"/>
          <w:b w:val="0"/>
          <w:bCs w:val="0"/>
        </w:rPr>
        <w:t>2</w:t>
      </w:r>
      <w:r w:rsidR="005F0E12">
        <w:rPr>
          <w:rStyle w:val="Strong"/>
          <w:rFonts w:ascii="Ubuntu" w:hAnsi="Ubuntu" w:cs="Segoe UI"/>
          <w:b w:val="0"/>
          <w:bCs w:val="0"/>
        </w:rPr>
        <w:t>7</w:t>
      </w:r>
      <w:r w:rsidRPr="001048BA">
        <w:rPr>
          <w:rStyle w:val="Strong"/>
          <w:rFonts w:ascii="Ubuntu" w:hAnsi="Ubuntu" w:cs="Segoe UI"/>
          <w:b w:val="0"/>
          <w:bCs w:val="0"/>
        </w:rPr>
        <w:t xml:space="preserve"> months</w:t>
      </w:r>
      <w:commentRangeEnd w:id="50"/>
      <w:r w:rsidR="00C9695B" w:rsidRPr="001048BA">
        <w:rPr>
          <w:rStyle w:val="CommentReference"/>
          <w:rFonts w:ascii="Ubuntu" w:hAnsi="Ubuntu" w:cs="Segoe UI"/>
          <w:b/>
          <w:bCs/>
          <w:sz w:val="20"/>
          <w:szCs w:val="20"/>
        </w:rPr>
        <w:commentReference w:id="50"/>
      </w:r>
      <w:commentRangeEnd w:id="51"/>
      <w:r w:rsidRPr="001048BA">
        <w:rPr>
          <w:rStyle w:val="CommentReference"/>
          <w:rFonts w:ascii="Ubuntu" w:hAnsi="Ubuntu" w:cs="Segoe UI"/>
          <w:b/>
          <w:bCs/>
          <w:sz w:val="20"/>
          <w:szCs w:val="20"/>
        </w:rPr>
        <w:commentReference w:id="51"/>
      </w:r>
      <w:r w:rsidRPr="001048BA">
        <w:rPr>
          <w:rFonts w:ascii="Ubuntu" w:hAnsi="Ubuntu" w:cs="Segoe UI"/>
          <w:b/>
          <w:bCs/>
        </w:rPr>
        <w:t xml:space="preserve">. </w:t>
      </w:r>
      <w:r w:rsidRPr="001048BA">
        <w:rPr>
          <w:rFonts w:ascii="Ubuntu" w:hAnsi="Ubuntu" w:cs="Segoe UI"/>
        </w:rPr>
        <w:t xml:space="preserve">It provides </w:t>
      </w:r>
      <w:r w:rsidR="00CF437C" w:rsidRPr="001048BA">
        <w:rPr>
          <w:rFonts w:ascii="Ubuntu" w:hAnsi="Ubuntu" w:cs="Segoe UI"/>
        </w:rPr>
        <w:t xml:space="preserve">Tuatahi </w:t>
      </w:r>
      <w:r w:rsidRPr="001048BA">
        <w:rPr>
          <w:rFonts w:ascii="Ubuntu" w:hAnsi="Ubuntu" w:cs="Segoe UI"/>
        </w:rPr>
        <w:t>stakeholders with clear visibility of objectives, responsibilities, sequencing, and indicative delivery timeframes, while maintaining flexibility to adapt as required.</w:t>
      </w:r>
    </w:p>
    <w:p w14:paraId="3C2AB6E1" w14:textId="77777777" w:rsidR="00067E18" w:rsidRDefault="00067E18" w:rsidP="007D0B35">
      <w:pPr>
        <w:pStyle w:val="NormalWeb"/>
        <w:spacing w:line="300" w:lineRule="atLeast"/>
        <w:rPr>
          <w:rFonts w:ascii="Ubuntu" w:hAnsi="Ubuntu" w:cs="Segoe UI"/>
        </w:rPr>
      </w:pPr>
    </w:p>
    <w:p w14:paraId="118467BB" w14:textId="0DE5F05B" w:rsidR="00546182" w:rsidRPr="001048BA" w:rsidRDefault="00E45B4F" w:rsidP="007D0B35">
      <w:pPr>
        <w:pStyle w:val="NormalWeb"/>
        <w:spacing w:line="300" w:lineRule="atLeast"/>
        <w:rPr>
          <w:rFonts w:ascii="Ubuntu" w:hAnsi="Ubuntu" w:cs="Segoe UI"/>
        </w:rPr>
      </w:pPr>
      <w:r>
        <w:drawing>
          <wp:inline distT="0" distB="0" distL="0" distR="0" wp14:anchorId="06284F63" wp14:editId="21DD399F">
            <wp:extent cx="5727700" cy="3221990"/>
            <wp:effectExtent l="0" t="0" r="6350" b="0"/>
            <wp:docPr id="819118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184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27700" cy="3221990"/>
                    </a:xfrm>
                    <a:prstGeom prst="rect">
                      <a:avLst/>
                    </a:prstGeom>
                  </pic:spPr>
                </pic:pic>
              </a:graphicData>
            </a:graphic>
          </wp:inline>
        </w:drawing>
      </w:r>
    </w:p>
    <w:p w14:paraId="6773CCD7" w14:textId="4EBAC445" w:rsidR="00CF437C" w:rsidRPr="001048BA" w:rsidRDefault="00DE2407" w:rsidP="003042C3">
      <w:r>
        <w:t>The highlights of this plan include:</w:t>
      </w:r>
    </w:p>
    <w:p w14:paraId="608637C2" w14:textId="160697A4"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Style w:val="Strong"/>
          <w:rFonts w:cs="Segoe UI"/>
          <w:b w:val="0"/>
          <w:szCs w:val="20"/>
        </w:rPr>
        <w:t>Program</w:t>
      </w:r>
      <w:r w:rsidR="00AF6A28">
        <w:rPr>
          <w:rStyle w:val="Strong"/>
          <w:rFonts w:cs="Segoe UI"/>
          <w:b w:val="0"/>
          <w:szCs w:val="20"/>
        </w:rPr>
        <w:t>me</w:t>
      </w:r>
      <w:r w:rsidRPr="001048BA">
        <w:rPr>
          <w:rStyle w:val="Strong"/>
          <w:rFonts w:cs="Segoe UI"/>
          <w:b w:val="0"/>
          <w:szCs w:val="20"/>
        </w:rPr>
        <w:t xml:space="preserve"> initiation through Discovery &amp; Design (M1–M</w:t>
      </w:r>
      <w:r w:rsidR="003E760E" w:rsidRPr="001048BA">
        <w:rPr>
          <w:rStyle w:val="Strong"/>
          <w:rFonts w:cs="Segoe UI"/>
          <w:b w:val="0"/>
          <w:szCs w:val="20"/>
        </w:rPr>
        <w:t>4</w:t>
      </w:r>
      <w:r w:rsidRPr="001048BA">
        <w:rPr>
          <w:rStyle w:val="Strong"/>
          <w:rFonts w:cs="Segoe UI"/>
          <w:b w:val="0"/>
          <w:szCs w:val="20"/>
        </w:rPr>
        <w:t>)</w:t>
      </w:r>
      <w:r w:rsidRPr="001048BA">
        <w:rPr>
          <w:rFonts w:cs="Segoe UI"/>
          <w:szCs w:val="20"/>
        </w:rPr>
        <w:t xml:space="preserve"> establishes scope, architecture, and detailed delivery planning across all work packages.</w:t>
      </w:r>
    </w:p>
    <w:p w14:paraId="1815FDA6" w14:textId="1F1BE5F8"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Fonts w:cs="Segoe UI"/>
          <w:szCs w:val="20"/>
        </w:rPr>
        <w:t xml:space="preserve">A formal </w:t>
      </w:r>
      <w:r w:rsidRPr="001048BA">
        <w:rPr>
          <w:rStyle w:val="Strong"/>
          <w:rFonts w:cs="Segoe UI"/>
          <w:b w:val="0"/>
          <w:szCs w:val="20"/>
        </w:rPr>
        <w:t>scope and timeline checkpoint (decision gate)</w:t>
      </w:r>
      <w:r w:rsidRPr="001048BA">
        <w:rPr>
          <w:rFonts w:cs="Segoe UI"/>
          <w:szCs w:val="20"/>
        </w:rPr>
        <w:t xml:space="preserve"> is embedded at the end of the Design phase and prior to </w:t>
      </w:r>
      <w:r w:rsidR="003E760E" w:rsidRPr="001048BA">
        <w:rPr>
          <w:rFonts w:cs="Segoe UI"/>
          <w:szCs w:val="20"/>
        </w:rPr>
        <w:t>the</w:t>
      </w:r>
      <w:r w:rsidRPr="001048BA">
        <w:rPr>
          <w:rFonts w:cs="Segoe UI"/>
          <w:szCs w:val="20"/>
        </w:rPr>
        <w:t xml:space="preserve"> build activities in each release.</w:t>
      </w:r>
    </w:p>
    <w:p w14:paraId="1EB07990" w14:textId="6E347683"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Style w:val="Strong"/>
          <w:rFonts w:cs="Segoe UI"/>
          <w:b w:val="0"/>
          <w:szCs w:val="20"/>
        </w:rPr>
        <w:t>Build, configuration, integration, and testing activities</w:t>
      </w:r>
      <w:r w:rsidRPr="001048BA">
        <w:rPr>
          <w:rFonts w:cs="Segoe UI"/>
          <w:szCs w:val="20"/>
        </w:rPr>
        <w:t xml:space="preserve"> are </w:t>
      </w:r>
      <w:r w:rsidR="00C15BC5" w:rsidRPr="001048BA">
        <w:rPr>
          <w:rFonts w:cs="Segoe UI"/>
          <w:szCs w:val="20"/>
        </w:rPr>
        <w:t>iteratively</w:t>
      </w:r>
      <w:r w:rsidRPr="001048BA">
        <w:rPr>
          <w:rFonts w:cs="Segoe UI"/>
          <w:szCs w:val="20"/>
        </w:rPr>
        <w:t xml:space="preserve"> delivered and refined across releases, with detailed sequencing confirmed during </w:t>
      </w:r>
      <w:r w:rsidR="00C15BC5" w:rsidRPr="001048BA">
        <w:rPr>
          <w:rFonts w:cs="Segoe UI"/>
          <w:szCs w:val="20"/>
        </w:rPr>
        <w:t>Design phase</w:t>
      </w:r>
      <w:r w:rsidRPr="001048BA">
        <w:rPr>
          <w:rFonts w:cs="Segoe UI"/>
          <w:szCs w:val="20"/>
        </w:rPr>
        <w:t xml:space="preserve"> and re</w:t>
      </w:r>
      <w:r w:rsidRPr="001048BA">
        <w:rPr>
          <w:rFonts w:cs="Segoe UI"/>
          <w:szCs w:val="20"/>
        </w:rPr>
        <w:noBreakHyphen/>
        <w:t>baselined before Build.</w:t>
      </w:r>
    </w:p>
    <w:p w14:paraId="73343BE3" w14:textId="277A1BDB"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Fonts w:cs="Segoe UI"/>
          <w:szCs w:val="20"/>
        </w:rPr>
        <w:t>Each release includes</w:t>
      </w:r>
      <w:r w:rsidR="00FC1917" w:rsidRPr="001048BA">
        <w:rPr>
          <w:rFonts w:cs="Segoe UI"/>
          <w:szCs w:val="20"/>
        </w:rPr>
        <w:t xml:space="preserve"> a dedicated cycle</w:t>
      </w:r>
      <w:r w:rsidRPr="001048BA">
        <w:rPr>
          <w:rFonts w:cs="Segoe UI"/>
          <w:szCs w:val="20"/>
        </w:rPr>
        <w:t xml:space="preserve">: </w:t>
      </w:r>
    </w:p>
    <w:p w14:paraId="35EA649C" w14:textId="77777777" w:rsidR="00CF437C" w:rsidRPr="001048BA" w:rsidRDefault="00CF437C" w:rsidP="00275D4E">
      <w:pPr>
        <w:numPr>
          <w:ilvl w:val="1"/>
          <w:numId w:val="124"/>
        </w:numPr>
        <w:spacing w:before="100" w:beforeAutospacing="1" w:after="100" w:afterAutospacing="1" w:line="300" w:lineRule="atLeast"/>
        <w:ind w:left="1094" w:hanging="357"/>
        <w:rPr>
          <w:rFonts w:cs="Segoe UI"/>
          <w:szCs w:val="20"/>
        </w:rPr>
      </w:pPr>
      <w:r w:rsidRPr="001048BA">
        <w:rPr>
          <w:rStyle w:val="Strong"/>
          <w:rFonts w:cs="Segoe UI"/>
          <w:b w:val="0"/>
          <w:szCs w:val="20"/>
        </w:rPr>
        <w:t>System Integration Testing (SIT)</w:t>
      </w:r>
    </w:p>
    <w:p w14:paraId="7C2272EF" w14:textId="4EC0C590" w:rsidR="00CF437C" w:rsidRPr="001048BA" w:rsidRDefault="00CF437C" w:rsidP="00275D4E">
      <w:pPr>
        <w:numPr>
          <w:ilvl w:val="1"/>
          <w:numId w:val="124"/>
        </w:numPr>
        <w:spacing w:before="100" w:beforeAutospacing="1" w:after="100" w:afterAutospacing="1" w:line="300" w:lineRule="atLeast"/>
        <w:ind w:left="1094" w:hanging="357"/>
        <w:rPr>
          <w:rFonts w:cs="Segoe UI"/>
          <w:szCs w:val="20"/>
        </w:rPr>
      </w:pPr>
      <w:r w:rsidRPr="001048BA">
        <w:rPr>
          <w:rStyle w:val="Strong"/>
          <w:rFonts w:cs="Segoe UI"/>
          <w:b w:val="0"/>
          <w:szCs w:val="20"/>
        </w:rPr>
        <w:t>User Acceptance Testing (UAT)</w:t>
      </w:r>
      <w:r w:rsidRPr="001048BA">
        <w:rPr>
          <w:rFonts w:cs="Segoe UI"/>
          <w:szCs w:val="20"/>
        </w:rPr>
        <w:t xml:space="preserve"> and security/penetration testing (</w:t>
      </w:r>
      <w:r w:rsidR="00551267">
        <w:rPr>
          <w:rFonts w:cs="Segoe UI"/>
          <w:szCs w:val="20"/>
        </w:rPr>
        <w:t>Execution by TFF)</w:t>
      </w:r>
      <w:r w:rsidRPr="001048BA">
        <w:rPr>
          <w:rFonts w:cs="Segoe UI"/>
          <w:szCs w:val="20"/>
        </w:rPr>
        <w:t xml:space="preserve"> (combined ~4 weeks)</w:t>
      </w:r>
    </w:p>
    <w:p w14:paraId="50A038DA" w14:textId="77777777" w:rsidR="00CF437C" w:rsidRPr="001048BA" w:rsidRDefault="00CF437C" w:rsidP="00275D4E">
      <w:pPr>
        <w:numPr>
          <w:ilvl w:val="1"/>
          <w:numId w:val="124"/>
        </w:numPr>
        <w:spacing w:before="100" w:beforeAutospacing="1" w:after="100" w:afterAutospacing="1" w:line="300" w:lineRule="atLeast"/>
        <w:ind w:left="1094" w:hanging="357"/>
        <w:rPr>
          <w:rFonts w:cs="Segoe UI"/>
          <w:szCs w:val="20"/>
        </w:rPr>
      </w:pPr>
      <w:r w:rsidRPr="001048BA">
        <w:rPr>
          <w:rStyle w:val="Strong"/>
          <w:rFonts w:cs="Segoe UI"/>
          <w:b w:val="0"/>
          <w:szCs w:val="20"/>
        </w:rPr>
        <w:t>Deployment readiness and controlled go</w:t>
      </w:r>
      <w:r w:rsidRPr="001048BA">
        <w:rPr>
          <w:rStyle w:val="Strong"/>
          <w:rFonts w:cs="Segoe UI"/>
          <w:b w:val="0"/>
          <w:szCs w:val="20"/>
        </w:rPr>
        <w:noBreakHyphen/>
        <w:t>live</w:t>
      </w:r>
    </w:p>
    <w:p w14:paraId="2DB1F11E" w14:textId="391207F1" w:rsidR="00CF437C" w:rsidRPr="001048BA" w:rsidRDefault="00CF437C" w:rsidP="00275D4E">
      <w:pPr>
        <w:numPr>
          <w:ilvl w:val="1"/>
          <w:numId w:val="124"/>
        </w:numPr>
        <w:spacing w:before="100" w:beforeAutospacing="1" w:after="100" w:afterAutospacing="1" w:line="300" w:lineRule="atLeast"/>
        <w:ind w:left="1094" w:hanging="357"/>
        <w:rPr>
          <w:rFonts w:cs="Segoe UI"/>
          <w:szCs w:val="20"/>
        </w:rPr>
      </w:pPr>
      <w:r w:rsidRPr="001048BA">
        <w:rPr>
          <w:rStyle w:val="Strong"/>
          <w:rFonts w:cs="Segoe UI"/>
          <w:b w:val="0"/>
          <w:szCs w:val="20"/>
        </w:rPr>
        <w:t>Hypercare support (~4 weeks</w:t>
      </w:r>
      <w:r w:rsidR="00FC1917" w:rsidRPr="001048BA">
        <w:rPr>
          <w:rStyle w:val="Strong"/>
          <w:rFonts w:cs="Segoe UI"/>
          <w:b w:val="0"/>
          <w:szCs w:val="20"/>
        </w:rPr>
        <w:t>-12 weeks depending on the complexity of work package</w:t>
      </w:r>
      <w:r w:rsidRPr="001048BA">
        <w:rPr>
          <w:rStyle w:val="Strong"/>
          <w:rFonts w:cs="Segoe UI"/>
          <w:b w:val="0"/>
          <w:szCs w:val="20"/>
        </w:rPr>
        <w:t>)</w:t>
      </w:r>
    </w:p>
    <w:p w14:paraId="1E7BD149" w14:textId="77777777"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Fonts w:cs="Segoe UI"/>
          <w:szCs w:val="20"/>
        </w:rPr>
        <w:t xml:space="preserve">A </w:t>
      </w:r>
      <w:r w:rsidRPr="001048BA">
        <w:rPr>
          <w:rStyle w:val="Strong"/>
          <w:rFonts w:cs="Segoe UI"/>
          <w:b w:val="0"/>
          <w:szCs w:val="20"/>
        </w:rPr>
        <w:t>transition window between Release 1 and Release 2</w:t>
      </w:r>
      <w:r w:rsidRPr="001048BA">
        <w:rPr>
          <w:rFonts w:cs="Segoe UI"/>
          <w:szCs w:val="20"/>
        </w:rPr>
        <w:t xml:space="preserve"> ensures stability and readiness before scaling delivery.</w:t>
      </w:r>
    </w:p>
    <w:p w14:paraId="0F1898A4" w14:textId="77777777" w:rsidR="00CF437C" w:rsidRPr="001048BA" w:rsidRDefault="00CF437C" w:rsidP="00275D4E">
      <w:pPr>
        <w:numPr>
          <w:ilvl w:val="0"/>
          <w:numId w:val="124"/>
        </w:numPr>
        <w:spacing w:before="100" w:beforeAutospacing="1" w:after="100" w:afterAutospacing="1" w:line="300" w:lineRule="atLeast"/>
        <w:rPr>
          <w:rFonts w:cs="Segoe UI"/>
          <w:szCs w:val="20"/>
        </w:rPr>
      </w:pPr>
      <w:r w:rsidRPr="001048BA">
        <w:rPr>
          <w:rFonts w:cs="Segoe UI"/>
          <w:szCs w:val="20"/>
        </w:rPr>
        <w:t xml:space="preserve">Ongoing </w:t>
      </w:r>
      <w:r w:rsidRPr="001048BA">
        <w:rPr>
          <w:rStyle w:val="Strong"/>
          <w:rFonts w:cs="Segoe UI"/>
          <w:b w:val="0"/>
          <w:szCs w:val="20"/>
        </w:rPr>
        <w:t>programme governance, delivery control, and training enablement</w:t>
      </w:r>
      <w:r w:rsidRPr="001048BA">
        <w:rPr>
          <w:rFonts w:cs="Segoe UI"/>
          <w:szCs w:val="20"/>
        </w:rPr>
        <w:t xml:space="preserve"> run across the full timeline to support adoption and business readiness.</w:t>
      </w:r>
    </w:p>
    <w:p w14:paraId="2F9D51E4" w14:textId="40E4B7E0" w:rsidR="007D0B35" w:rsidRPr="001048BA" w:rsidRDefault="007D0B35" w:rsidP="007D0B35">
      <w:pPr>
        <w:pStyle w:val="NormalWeb"/>
        <w:spacing w:line="300" w:lineRule="atLeast"/>
        <w:rPr>
          <w:rFonts w:ascii="Ubuntu" w:hAnsi="Ubuntu" w:cs="Segoe UI"/>
        </w:rPr>
      </w:pPr>
      <w:r w:rsidRPr="001048BA">
        <w:rPr>
          <w:rFonts w:ascii="Ubuntu" w:hAnsi="Ubuntu" w:cs="Segoe UI"/>
        </w:rPr>
        <w:t>The monthly view presented is indicative and will be refined based on finalised commencement dates and outcomes of the Discovery phase.</w:t>
      </w:r>
    </w:p>
    <w:p w14:paraId="3EE52629" w14:textId="58903AC7" w:rsidR="00CA50DC" w:rsidRPr="00DC1D95" w:rsidRDefault="00CA50DC" w:rsidP="008459F1">
      <w:pPr>
        <w:rPr>
          <w:lang w:eastAsia="en-AU"/>
        </w:rPr>
      </w:pPr>
    </w:p>
    <w:p w14:paraId="274C1C9A" w14:textId="4994D95F" w:rsidR="00A42007" w:rsidRPr="001048BA" w:rsidRDefault="00126B83" w:rsidP="00BB77E3">
      <w:pPr>
        <w:pStyle w:val="Heading2"/>
      </w:pPr>
      <w:bookmarkStart w:id="55" w:name="_Toc231251401"/>
      <w:bookmarkStart w:id="56" w:name="_Toc231276431"/>
      <w:r w:rsidRPr="001048BA">
        <w:t xml:space="preserve">Proposed </w:t>
      </w:r>
      <w:r w:rsidR="0035116F">
        <w:t xml:space="preserve">Delivery </w:t>
      </w:r>
      <w:r w:rsidR="00712AC1" w:rsidRPr="001048BA">
        <w:t xml:space="preserve">Approach </w:t>
      </w:r>
      <w:r w:rsidR="00712AC1">
        <w:t xml:space="preserve">and </w:t>
      </w:r>
      <w:r>
        <w:t>Methodology</w:t>
      </w:r>
      <w:bookmarkEnd w:id="55"/>
      <w:bookmarkEnd w:id="56"/>
    </w:p>
    <w:p w14:paraId="02F983D7" w14:textId="554C1C68" w:rsidR="00CC7FD2" w:rsidRPr="00004480" w:rsidRDefault="00CC7FD2" w:rsidP="003C013D">
      <w:pPr>
        <w:spacing w:before="0" w:after="0" w:line="300" w:lineRule="atLeast"/>
        <w:rPr>
          <w:rFonts w:eastAsia="Times New Roman" w:cs="Segoe UI"/>
          <w:szCs w:val="20"/>
          <w:lang w:eastAsia="en-IN"/>
        </w:rPr>
      </w:pPr>
      <w:r w:rsidRPr="00004480">
        <w:rPr>
          <w:rFonts w:eastAsia="Times New Roman" w:cs="Segoe UI"/>
          <w:szCs w:val="20"/>
          <w:lang w:eastAsia="en-IN"/>
        </w:rPr>
        <w:t>Capgemini proposes a hybrid delivery methodology for the Program</w:t>
      </w:r>
      <w:r w:rsidR="00AF6A28">
        <w:rPr>
          <w:rFonts w:eastAsia="Times New Roman" w:cs="Segoe UI"/>
          <w:szCs w:val="20"/>
          <w:lang w:eastAsia="en-IN"/>
        </w:rPr>
        <w:t>me</w:t>
      </w:r>
      <w:r w:rsidRPr="00004480">
        <w:rPr>
          <w:rFonts w:eastAsia="Times New Roman" w:cs="Segoe UI"/>
          <w:szCs w:val="20"/>
          <w:lang w:eastAsia="en-IN"/>
        </w:rPr>
        <w:t xml:space="preserve"> Horizon</w:t>
      </w:r>
      <w:r w:rsidR="007F5192" w:rsidRPr="00004480">
        <w:rPr>
          <w:rFonts w:eastAsia="Times New Roman" w:cs="Segoe UI"/>
          <w:szCs w:val="20"/>
          <w:lang w:eastAsia="en-IN"/>
        </w:rPr>
        <w:t xml:space="preserve">. This approach </w:t>
      </w:r>
      <w:r w:rsidRPr="00004480">
        <w:rPr>
          <w:rFonts w:eastAsia="Times New Roman" w:cs="Segoe UI"/>
          <w:szCs w:val="20"/>
          <w:lang w:eastAsia="en-IN"/>
        </w:rPr>
        <w:t>adopts a structured front</w:t>
      </w:r>
      <w:r w:rsidRPr="00004480">
        <w:rPr>
          <w:rFonts w:eastAsia="Times New Roman" w:cs="Segoe UI"/>
          <w:szCs w:val="20"/>
          <w:lang w:eastAsia="en-IN"/>
        </w:rPr>
        <w:noBreakHyphen/>
        <w:t>end with iterative downstream execution, aligned to a three</w:t>
      </w:r>
      <w:r w:rsidRPr="00004480">
        <w:rPr>
          <w:rFonts w:eastAsia="Times New Roman" w:cs="Segoe UI"/>
          <w:szCs w:val="20"/>
          <w:lang w:eastAsia="en-IN"/>
        </w:rPr>
        <w:noBreakHyphen/>
        <w:t>release delivery model that ensures control, transparency, and progressive value realisation.</w:t>
      </w:r>
    </w:p>
    <w:p w14:paraId="03879791" w14:textId="1735CB62" w:rsidR="00A730FC" w:rsidRPr="00004480" w:rsidRDefault="00A730FC"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The programme commences with a fixed</w:t>
      </w:r>
      <w:r w:rsidR="00E772D3" w:rsidRPr="00004480">
        <w:rPr>
          <w:rFonts w:eastAsia="Times New Roman" w:cs="Segoe UI"/>
          <w:szCs w:val="20"/>
          <w:lang w:eastAsia="en-IN"/>
        </w:rPr>
        <w:t xml:space="preserve"> pr</w:t>
      </w:r>
      <w:r w:rsidR="00DC5535" w:rsidRPr="00004480">
        <w:rPr>
          <w:rFonts w:eastAsia="Times New Roman" w:cs="Segoe UI"/>
          <w:szCs w:val="20"/>
          <w:lang w:eastAsia="en-IN"/>
        </w:rPr>
        <w:t>iced</w:t>
      </w:r>
      <w:r w:rsidRPr="00004480">
        <w:rPr>
          <w:rFonts w:eastAsia="Times New Roman" w:cs="Segoe UI"/>
          <w:szCs w:val="20"/>
          <w:lang w:eastAsia="en-IN"/>
        </w:rPr>
        <w:t>, structured four</w:t>
      </w:r>
      <w:r w:rsidRPr="00004480">
        <w:rPr>
          <w:rFonts w:eastAsia="Times New Roman" w:cs="Segoe UI"/>
          <w:szCs w:val="20"/>
          <w:lang w:eastAsia="en-IN"/>
        </w:rPr>
        <w:noBreakHyphen/>
        <w:t>month Discovery and Design phase (M1–M4), as reflected in the Plan</w:t>
      </w:r>
      <w:r w:rsidRPr="00004480">
        <w:rPr>
          <w:rFonts w:eastAsia="Times New Roman" w:cs="Segoe UI"/>
          <w:szCs w:val="20"/>
          <w:lang w:eastAsia="en-IN"/>
        </w:rPr>
        <w:noBreakHyphen/>
        <w:t>on</w:t>
      </w:r>
      <w:r w:rsidRPr="00004480">
        <w:rPr>
          <w:rFonts w:eastAsia="Times New Roman" w:cs="Segoe UI"/>
          <w:szCs w:val="20"/>
          <w:lang w:eastAsia="en-IN"/>
        </w:rPr>
        <w:noBreakHyphen/>
        <w:t>a</w:t>
      </w:r>
      <w:r w:rsidRPr="00004480">
        <w:rPr>
          <w:rFonts w:eastAsia="Times New Roman" w:cs="Segoe UI"/>
          <w:szCs w:val="20"/>
          <w:lang w:eastAsia="en-IN"/>
        </w:rPr>
        <w:noBreakHyphen/>
        <w:t>Page. This phase is deliberately designed as a comprehensive, all</w:t>
      </w:r>
      <w:r w:rsidRPr="00004480">
        <w:rPr>
          <w:rFonts w:eastAsia="Times New Roman" w:cs="Segoe UI"/>
          <w:szCs w:val="20"/>
          <w:lang w:eastAsia="en-IN"/>
        </w:rPr>
        <w:noBreakHyphen/>
        <w:t>work</w:t>
      </w:r>
      <w:r w:rsidRPr="00004480">
        <w:rPr>
          <w:rFonts w:eastAsia="Times New Roman" w:cs="Segoe UI"/>
          <w:szCs w:val="20"/>
          <w:lang w:eastAsia="en-IN"/>
        </w:rPr>
        <w:noBreakHyphen/>
        <w:t>package activity, ensuring that scope, architecture, and delivery pathways are established holistically rather than incrementally.</w:t>
      </w:r>
    </w:p>
    <w:p w14:paraId="03CE3E71" w14:textId="77777777" w:rsidR="00A730FC" w:rsidRPr="00004480" w:rsidRDefault="00A730FC"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During this period, all work packages progress through:</w:t>
      </w:r>
    </w:p>
    <w:p w14:paraId="1A3E3854" w14:textId="77777777" w:rsidR="00A730FC" w:rsidRPr="00004480" w:rsidRDefault="00A730FC" w:rsidP="00275D4E">
      <w:pPr>
        <w:numPr>
          <w:ilvl w:val="0"/>
          <w:numId w:val="12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Discovery activities to establish current state, requirements, and constraints</w:t>
      </w:r>
    </w:p>
    <w:p w14:paraId="6003BD71" w14:textId="77777777" w:rsidR="00A730FC" w:rsidRPr="00004480" w:rsidRDefault="00A730FC" w:rsidP="00275D4E">
      <w:pPr>
        <w:numPr>
          <w:ilvl w:val="0"/>
          <w:numId w:val="12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Detailed design to define future</w:t>
      </w:r>
      <w:r w:rsidRPr="00004480">
        <w:rPr>
          <w:rFonts w:eastAsia="Times New Roman" w:cs="Segoe UI"/>
          <w:szCs w:val="20"/>
          <w:lang w:eastAsia="en-IN"/>
        </w:rPr>
        <w:noBreakHyphen/>
        <w:t>state processes, integrations, data models, and solution architecture</w:t>
      </w:r>
    </w:p>
    <w:p w14:paraId="0A878394" w14:textId="77777777" w:rsidR="00A730FC" w:rsidRPr="00004480" w:rsidRDefault="00A730FC" w:rsidP="00275D4E">
      <w:pPr>
        <w:numPr>
          <w:ilvl w:val="0"/>
          <w:numId w:val="12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Data readiness activities, including cleansing, profiling, and migration strategy definition</w:t>
      </w:r>
    </w:p>
    <w:p w14:paraId="0BCF6AFC" w14:textId="77777777" w:rsidR="00A730FC" w:rsidRPr="00004480" w:rsidRDefault="00A730FC" w:rsidP="00275D4E">
      <w:pPr>
        <w:numPr>
          <w:ilvl w:val="0"/>
          <w:numId w:val="12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Integration and environment planning, ensuring downstream build readiness</w:t>
      </w:r>
    </w:p>
    <w:p w14:paraId="2F47EB16" w14:textId="31F55A53" w:rsidR="00A730FC" w:rsidRPr="00004480" w:rsidRDefault="00A730FC"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A key characteristic of this phase is formal governance and controlled sign</w:t>
      </w:r>
      <w:r w:rsidRPr="00004480">
        <w:rPr>
          <w:rFonts w:eastAsia="Times New Roman" w:cs="Segoe UI"/>
          <w:szCs w:val="20"/>
          <w:lang w:eastAsia="en-IN"/>
        </w:rPr>
        <w:noBreakHyphen/>
        <w:t>offs. Clearly defined outputs</w:t>
      </w:r>
      <w:r w:rsidR="0083779A" w:rsidRPr="00004480">
        <w:rPr>
          <w:rFonts w:eastAsia="Times New Roman" w:cs="Segoe UI"/>
          <w:szCs w:val="20"/>
          <w:lang w:eastAsia="en-IN"/>
        </w:rPr>
        <w:t xml:space="preserve"> </w:t>
      </w:r>
      <w:r w:rsidRPr="00004480">
        <w:rPr>
          <w:rFonts w:eastAsia="Times New Roman" w:cs="Segoe UI"/>
          <w:szCs w:val="20"/>
          <w:lang w:eastAsia="en-IN"/>
        </w:rPr>
        <w:t>covering scope, design artefacts, architecture, and delivery plans</w:t>
      </w:r>
      <w:r w:rsidR="0083779A" w:rsidRPr="00004480">
        <w:rPr>
          <w:rFonts w:eastAsia="Times New Roman" w:cs="Segoe UI"/>
          <w:szCs w:val="20"/>
          <w:lang w:eastAsia="en-IN"/>
        </w:rPr>
        <w:t xml:space="preserve"> </w:t>
      </w:r>
      <w:r w:rsidRPr="00004480">
        <w:rPr>
          <w:rFonts w:eastAsia="Times New Roman" w:cs="Segoe UI"/>
          <w:szCs w:val="20"/>
          <w:lang w:eastAsia="en-IN"/>
        </w:rPr>
        <w:t>are validated and signed off at the end of the phase, creating a baseline for execution. This acts as a critical decision gate, ensuring alignment on scope, timeline, and investment before entering build.</w:t>
      </w:r>
    </w:p>
    <w:p w14:paraId="22F32336" w14:textId="1017D72C" w:rsidR="004E56C7" w:rsidRPr="00004480" w:rsidRDefault="00B401E3" w:rsidP="003C013D">
      <w:pPr>
        <w:spacing w:before="0" w:after="0" w:line="300" w:lineRule="atLeast"/>
        <w:rPr>
          <w:rFonts w:eastAsia="Times New Roman" w:cs="Segoe UI"/>
          <w:sz w:val="21"/>
          <w:szCs w:val="21"/>
          <w:lang w:eastAsia="en-IN"/>
        </w:rPr>
      </w:pPr>
      <w:r w:rsidRPr="00004480">
        <w:rPr>
          <w:rFonts w:eastAsia="Times New Roman" w:cs="Segoe UI"/>
          <w:sz w:val="21"/>
          <w:szCs w:val="21"/>
          <w:lang w:eastAsia="en-IN"/>
        </w:rPr>
        <w:t>Transition to build</w:t>
      </w:r>
      <w:r w:rsidR="00D17048" w:rsidRPr="00004480">
        <w:rPr>
          <w:rFonts w:eastAsia="Times New Roman" w:cs="Segoe UI"/>
          <w:sz w:val="21"/>
          <w:szCs w:val="21"/>
          <w:lang w:eastAsia="en-IN"/>
        </w:rPr>
        <w:t xml:space="preserve">: </w:t>
      </w:r>
      <w:r w:rsidR="004E56C7" w:rsidRPr="00004480">
        <w:rPr>
          <w:rFonts w:eastAsia="Times New Roman" w:cs="Segoe UI"/>
          <w:szCs w:val="20"/>
          <w:lang w:eastAsia="en-IN"/>
        </w:rPr>
        <w:t>Following Discovery &amp; Design sign</w:t>
      </w:r>
      <w:r w:rsidR="004E56C7" w:rsidRPr="00004480">
        <w:rPr>
          <w:rFonts w:eastAsia="Times New Roman" w:cs="Segoe UI"/>
          <w:szCs w:val="20"/>
          <w:lang w:eastAsia="en-IN"/>
        </w:rPr>
        <w:noBreakHyphen/>
        <w:t>off, the programme transitions into an iterative build and testing model across parallel work packages, with progressive validation and planned convergence into integrated testing and release events.</w:t>
      </w:r>
      <w:r w:rsidR="00832B9B" w:rsidRPr="00004480">
        <w:rPr>
          <w:rFonts w:eastAsia="Times New Roman" w:cs="Segoe UI"/>
          <w:szCs w:val="20"/>
          <w:lang w:eastAsia="en-IN"/>
        </w:rPr>
        <w:t xml:space="preserve"> </w:t>
      </w:r>
    </w:p>
    <w:p w14:paraId="0B831282" w14:textId="4103449A" w:rsidR="007F7DAD" w:rsidRPr="00004480" w:rsidRDefault="007F7DAD"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This hybrid delivery methodology provides Tuatahi with:</w:t>
      </w:r>
    </w:p>
    <w:p w14:paraId="3E69C7FD" w14:textId="02C92BCB" w:rsidR="007F7DAD" w:rsidRPr="00004480" w:rsidRDefault="007F7DAD" w:rsidP="00275D4E">
      <w:pPr>
        <w:numPr>
          <w:ilvl w:val="0"/>
          <w:numId w:val="129"/>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Upfront certainty through a fixed</w:t>
      </w:r>
      <w:r w:rsidR="008B7754" w:rsidRPr="00004480">
        <w:rPr>
          <w:rFonts w:eastAsia="Times New Roman" w:cs="Segoe UI"/>
          <w:szCs w:val="20"/>
          <w:lang w:eastAsia="en-IN"/>
        </w:rPr>
        <w:t xml:space="preserve"> priced</w:t>
      </w:r>
      <w:r w:rsidRPr="00004480">
        <w:rPr>
          <w:rFonts w:eastAsia="Times New Roman" w:cs="Segoe UI"/>
          <w:szCs w:val="20"/>
          <w:lang w:eastAsia="en-IN"/>
        </w:rPr>
        <w:t>, sign</w:t>
      </w:r>
      <w:r w:rsidRPr="00004480">
        <w:rPr>
          <w:rFonts w:eastAsia="Times New Roman" w:cs="Segoe UI"/>
          <w:szCs w:val="20"/>
          <w:lang w:eastAsia="en-IN"/>
        </w:rPr>
        <w:noBreakHyphen/>
        <w:t>off driven Discovery &amp; Design phase</w:t>
      </w:r>
    </w:p>
    <w:p w14:paraId="7B2A08AD" w14:textId="77777777" w:rsidR="007F7DAD" w:rsidRPr="00004480" w:rsidRDefault="007F7DAD" w:rsidP="00275D4E">
      <w:pPr>
        <w:numPr>
          <w:ilvl w:val="0"/>
          <w:numId w:val="129"/>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Execution flexibility via iterative build and testing across work packages</w:t>
      </w:r>
    </w:p>
    <w:p w14:paraId="169BD7E6" w14:textId="77777777" w:rsidR="007F7DAD" w:rsidRPr="00004480" w:rsidRDefault="007F7DAD" w:rsidP="00275D4E">
      <w:pPr>
        <w:numPr>
          <w:ilvl w:val="0"/>
          <w:numId w:val="129"/>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Reduced integration risk through structured convergence into integrated SIT and UAT</w:t>
      </w:r>
    </w:p>
    <w:p w14:paraId="73B6608D" w14:textId="77777777" w:rsidR="007F7DAD" w:rsidRPr="00004480" w:rsidRDefault="007F7DAD" w:rsidP="00275D4E">
      <w:pPr>
        <w:numPr>
          <w:ilvl w:val="0"/>
          <w:numId w:val="129"/>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Predictable value delivery through a clearly sequenced three</w:t>
      </w:r>
      <w:r w:rsidRPr="00004480">
        <w:rPr>
          <w:rFonts w:eastAsia="Times New Roman" w:cs="Segoe UI"/>
          <w:szCs w:val="20"/>
          <w:lang w:eastAsia="en-IN"/>
        </w:rPr>
        <w:noBreakHyphen/>
        <w:t>release model</w:t>
      </w:r>
    </w:p>
    <w:p w14:paraId="34A07C6E" w14:textId="3A093730" w:rsidR="00DD6736" w:rsidRPr="00DC1D95" w:rsidRDefault="007F7DAD" w:rsidP="003C013D">
      <w:pPr>
        <w:spacing w:before="100" w:beforeAutospacing="1" w:after="100" w:afterAutospacing="1" w:line="300" w:lineRule="atLeast"/>
      </w:pPr>
      <w:r w:rsidRPr="00004480">
        <w:rPr>
          <w:rFonts w:eastAsia="Times New Roman" w:cs="Segoe UI"/>
          <w:szCs w:val="20"/>
          <w:lang w:eastAsia="en-IN"/>
        </w:rPr>
        <w:t>The result is a balanced approach combining control and agility, ensuring that Tuatahi achieves a scalable, high</w:t>
      </w:r>
      <w:r w:rsidRPr="00004480">
        <w:rPr>
          <w:rFonts w:eastAsia="Times New Roman" w:cs="Segoe UI"/>
          <w:szCs w:val="20"/>
          <w:lang w:eastAsia="en-IN"/>
        </w:rPr>
        <w:noBreakHyphen/>
        <w:t>quality solution while maintaining confidence in delivery outcomes at every stage of the programme.</w:t>
      </w:r>
    </w:p>
    <w:p w14:paraId="55939BC2" w14:textId="1B10A639" w:rsidR="00885BDB" w:rsidRPr="00DC1D95" w:rsidRDefault="00FC167E" w:rsidP="00FB5FC8">
      <w:pPr>
        <w:pStyle w:val="Heading3step2"/>
      </w:pPr>
      <w:bookmarkStart w:id="57" w:name="_Toc231251402"/>
      <w:bookmarkStart w:id="58" w:name="_Toc231276432"/>
      <w:r>
        <w:t>Discovery &amp; Design Phase</w:t>
      </w:r>
      <w:bookmarkEnd w:id="57"/>
      <w:bookmarkEnd w:id="58"/>
    </w:p>
    <w:p w14:paraId="5C2DDA41" w14:textId="77777777" w:rsidR="007F64B8" w:rsidRPr="00004480" w:rsidRDefault="007F64B8" w:rsidP="003C013D">
      <w:pPr>
        <w:spacing w:before="0" w:after="0" w:line="300" w:lineRule="atLeast"/>
        <w:rPr>
          <w:rFonts w:eastAsia="Times New Roman" w:cs="Segoe UI"/>
          <w:szCs w:val="20"/>
          <w:lang w:eastAsia="en-IN"/>
        </w:rPr>
      </w:pPr>
      <w:r w:rsidRPr="00004480">
        <w:rPr>
          <w:rFonts w:eastAsia="Times New Roman" w:cs="Segoe UI"/>
          <w:szCs w:val="20"/>
          <w:lang w:eastAsia="en-IN"/>
        </w:rPr>
        <w:t>The Discovery &amp; Design phase is a critical control point, ensuring full alignment across scope, architecture, data, and integration, and establishing a governed baseline for execution through formal sign</w:t>
      </w:r>
      <w:r w:rsidRPr="00004480">
        <w:rPr>
          <w:rFonts w:eastAsia="Times New Roman" w:cs="Segoe UI"/>
          <w:szCs w:val="20"/>
          <w:lang w:eastAsia="en-IN"/>
        </w:rPr>
        <w:noBreakHyphen/>
        <w:t>offs and re</w:t>
      </w:r>
      <w:r w:rsidRPr="00004480">
        <w:rPr>
          <w:rFonts w:eastAsia="Times New Roman" w:cs="Segoe UI"/>
          <w:szCs w:val="20"/>
          <w:lang w:eastAsia="en-IN"/>
        </w:rPr>
        <w:noBreakHyphen/>
        <w:t>baselining of the programme plan.</w:t>
      </w:r>
    </w:p>
    <w:p w14:paraId="2F7D2E17" w14:textId="705DF228" w:rsidR="00D9222B" w:rsidRPr="00D9222B" w:rsidRDefault="00D9222B" w:rsidP="00D9222B">
      <w:pPr>
        <w:pStyle w:val="NormalWeb"/>
        <w:spacing w:line="300" w:lineRule="atLeast"/>
        <w:rPr>
          <w:rFonts w:ascii="Ubuntu" w:hAnsi="Ubuntu" w:cs="Segoe UI"/>
        </w:rPr>
      </w:pPr>
      <w:r w:rsidRPr="00D9222B">
        <w:rPr>
          <w:rFonts w:ascii="Ubuntu" w:hAnsi="Ubuntu"/>
        </w:rPr>
        <w:drawing>
          <wp:inline distT="0" distB="0" distL="0" distR="0" wp14:anchorId="5F1FE583" wp14:editId="1DC66E79">
            <wp:extent cx="5727700" cy="3221990"/>
            <wp:effectExtent l="0" t="0" r="6350" b="0"/>
            <wp:docPr id="11842517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51738"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27700" cy="3221990"/>
                    </a:xfrm>
                    <a:prstGeom prst="rect">
                      <a:avLst/>
                    </a:prstGeom>
                  </pic:spPr>
                </pic:pic>
              </a:graphicData>
            </a:graphic>
          </wp:inline>
        </w:drawing>
      </w:r>
    </w:p>
    <w:p w14:paraId="42909858" w14:textId="2D21DC6E" w:rsidR="00D9222B" w:rsidRPr="00D9222B" w:rsidRDefault="00D9222B" w:rsidP="00D9222B">
      <w:pPr>
        <w:pStyle w:val="NormalWeb"/>
        <w:spacing w:line="300" w:lineRule="atLeast"/>
        <w:rPr>
          <w:rFonts w:ascii="Ubuntu" w:hAnsi="Ubuntu" w:cs="Segoe UI"/>
        </w:rPr>
      </w:pPr>
      <w:r w:rsidRPr="00D9222B">
        <w:rPr>
          <w:rFonts w:ascii="Ubuntu" w:hAnsi="Ubuntu" w:cs="Segoe UI"/>
        </w:rPr>
        <w:t xml:space="preserve">As illustrated in the Discovery and Design plan above, the programme begins with a </w:t>
      </w:r>
      <w:r w:rsidRPr="00D9222B">
        <w:rPr>
          <w:rStyle w:val="Strong"/>
          <w:rFonts w:ascii="Ubuntu" w:hAnsi="Ubuntu" w:cs="Segoe UI"/>
          <w:b w:val="0"/>
          <w:bCs w:val="0"/>
        </w:rPr>
        <w:t>fixed four</w:t>
      </w:r>
      <w:r w:rsidRPr="00D9222B">
        <w:rPr>
          <w:rStyle w:val="Strong"/>
          <w:rFonts w:ascii="Ubuntu" w:hAnsi="Ubuntu" w:cs="Segoe UI"/>
          <w:b w:val="0"/>
          <w:bCs w:val="0"/>
        </w:rPr>
        <w:noBreakHyphen/>
        <w:t>month phase (M1–M4)</w:t>
      </w:r>
      <w:r w:rsidRPr="00D9222B">
        <w:rPr>
          <w:rFonts w:ascii="Ubuntu" w:hAnsi="Ubuntu" w:cs="Segoe UI"/>
        </w:rPr>
        <w:t xml:space="preserve">, designed to establish a </w:t>
      </w:r>
      <w:r w:rsidRPr="00D9222B">
        <w:rPr>
          <w:rStyle w:val="Strong"/>
          <w:rFonts w:ascii="Ubuntu" w:hAnsi="Ubuntu" w:cs="Segoe UI"/>
          <w:b w:val="0"/>
          <w:bCs w:val="0"/>
        </w:rPr>
        <w:t>robust, fully validated foundation for execution</w:t>
      </w:r>
      <w:r w:rsidRPr="00D9222B">
        <w:rPr>
          <w:rFonts w:ascii="Ubuntu" w:hAnsi="Ubuntu" w:cs="Segoe UI"/>
        </w:rPr>
        <w:t xml:space="preserve">. This phase is structured across three progressive stages - </w:t>
      </w:r>
      <w:r w:rsidRPr="00D9222B">
        <w:rPr>
          <w:rStyle w:val="Strong"/>
          <w:rFonts w:ascii="Ubuntu" w:hAnsi="Ubuntu" w:cs="Segoe UI"/>
          <w:b w:val="0"/>
          <w:bCs w:val="0"/>
        </w:rPr>
        <w:t>Initiation, Discovery &amp; High</w:t>
      </w:r>
      <w:r w:rsidRPr="00D9222B">
        <w:rPr>
          <w:rStyle w:val="Strong"/>
          <w:rFonts w:ascii="Ubuntu" w:hAnsi="Ubuntu" w:cs="Segoe UI"/>
          <w:b w:val="0"/>
          <w:bCs w:val="0"/>
        </w:rPr>
        <w:noBreakHyphen/>
        <w:t>Level Design, and Detailed Design</w:t>
      </w:r>
      <w:r w:rsidRPr="00D9222B">
        <w:rPr>
          <w:rFonts w:ascii="Ubuntu" w:hAnsi="Ubuntu" w:cs="Segoe UI"/>
        </w:rPr>
        <w:t xml:space="preserve"> with </w:t>
      </w:r>
      <w:r w:rsidRPr="00D9222B">
        <w:rPr>
          <w:rStyle w:val="Strong"/>
          <w:rFonts w:ascii="Ubuntu" w:hAnsi="Ubuntu" w:cs="Segoe UI"/>
          <w:b w:val="0"/>
          <w:bCs w:val="0"/>
        </w:rPr>
        <w:t xml:space="preserve">progressive scaling of the team (5 </w:t>
      </w:r>
      <w:r w:rsidRPr="00D9222B">
        <w:rPr>
          <w:rStyle w:val="Strong"/>
          <w:rFonts w:ascii="Arial" w:hAnsi="Arial" w:cs="Arial"/>
          <w:b w:val="0"/>
          <w:bCs w:val="0"/>
        </w:rPr>
        <w:t>→</w:t>
      </w:r>
      <w:r w:rsidRPr="00D9222B">
        <w:rPr>
          <w:rStyle w:val="Strong"/>
          <w:rFonts w:ascii="Ubuntu" w:hAnsi="Ubuntu" w:cs="Segoe UI"/>
          <w:b w:val="0"/>
          <w:bCs w:val="0"/>
        </w:rPr>
        <w:t xml:space="preserve"> 12 </w:t>
      </w:r>
      <w:r w:rsidRPr="00D9222B">
        <w:rPr>
          <w:rStyle w:val="Strong"/>
          <w:rFonts w:ascii="Arial" w:hAnsi="Arial" w:cs="Arial"/>
          <w:b w:val="0"/>
          <w:bCs w:val="0"/>
        </w:rPr>
        <w:t>→</w:t>
      </w:r>
      <w:r w:rsidRPr="00D9222B">
        <w:rPr>
          <w:rStyle w:val="Strong"/>
          <w:rFonts w:ascii="Ubuntu" w:hAnsi="Ubuntu" w:cs="Segoe UI"/>
          <w:b w:val="0"/>
          <w:bCs w:val="0"/>
        </w:rPr>
        <w:t xml:space="preserve"> 24 FTE)</w:t>
      </w:r>
      <w:r w:rsidRPr="00D9222B">
        <w:rPr>
          <w:rFonts w:ascii="Ubuntu" w:hAnsi="Ubuntu" w:cs="Segoe UI"/>
        </w:rPr>
        <w:t xml:space="preserve"> in order to drive efficiency and depth.</w:t>
      </w:r>
    </w:p>
    <w:p w14:paraId="403138F7" w14:textId="77777777" w:rsidR="00D9222B" w:rsidRPr="00004480" w:rsidRDefault="00D9222B" w:rsidP="00D34997">
      <w:pPr>
        <w:pStyle w:val="Heading3CG"/>
        <w:rPr>
          <w:lang w:val="en-AU"/>
        </w:rPr>
      </w:pPr>
      <w:bookmarkStart w:id="59" w:name="_Toc231251403"/>
      <w:bookmarkStart w:id="60" w:name="_Toc231276433"/>
      <w:r w:rsidRPr="00004480">
        <w:rPr>
          <w:lang w:val="en-AU"/>
        </w:rPr>
        <w:t>Initiation (Month 1 – Weeks 1–2)</w:t>
      </w:r>
      <w:bookmarkEnd w:id="59"/>
      <w:bookmarkEnd w:id="60"/>
    </w:p>
    <w:p w14:paraId="3B634322" w14:textId="77777777" w:rsidR="00D9222B" w:rsidRPr="00D9222B" w:rsidRDefault="00D9222B" w:rsidP="00D9222B">
      <w:pPr>
        <w:pStyle w:val="NormalWeb"/>
        <w:spacing w:line="300" w:lineRule="atLeast"/>
        <w:rPr>
          <w:rFonts w:ascii="Ubuntu" w:hAnsi="Ubuntu" w:cs="Segoe UI"/>
        </w:rPr>
      </w:pPr>
      <w:r w:rsidRPr="00D9222B">
        <w:rPr>
          <w:rFonts w:ascii="Ubuntu" w:hAnsi="Ubuntu" w:cs="Segoe UI"/>
        </w:rPr>
        <w:t>The programme is mobilised with a strong governance and operational foundation:</w:t>
      </w:r>
    </w:p>
    <w:p w14:paraId="6A133C4D" w14:textId="77777777" w:rsidR="00D9222B" w:rsidRPr="00D9222B" w:rsidRDefault="00D9222B" w:rsidP="00275D4E">
      <w:pPr>
        <w:numPr>
          <w:ilvl w:val="0"/>
          <w:numId w:val="130"/>
        </w:numPr>
        <w:spacing w:before="100" w:beforeAutospacing="1" w:after="100" w:afterAutospacing="1" w:line="300" w:lineRule="atLeast"/>
        <w:rPr>
          <w:rFonts w:cs="Segoe UI"/>
          <w:szCs w:val="20"/>
        </w:rPr>
      </w:pPr>
      <w:r w:rsidRPr="00D9222B">
        <w:rPr>
          <w:rFonts w:cs="Segoe UI"/>
          <w:szCs w:val="20"/>
        </w:rPr>
        <w:t>Project mobilisation, onboarding, and environment/tool setup</w:t>
      </w:r>
    </w:p>
    <w:p w14:paraId="7EFD44B7" w14:textId="77777777" w:rsidR="00D9222B" w:rsidRPr="00D9222B" w:rsidRDefault="00D9222B" w:rsidP="00275D4E">
      <w:pPr>
        <w:numPr>
          <w:ilvl w:val="0"/>
          <w:numId w:val="130"/>
        </w:numPr>
        <w:spacing w:before="100" w:beforeAutospacing="1" w:after="100" w:afterAutospacing="1" w:line="300" w:lineRule="atLeast"/>
        <w:rPr>
          <w:rFonts w:cs="Segoe UI"/>
          <w:szCs w:val="20"/>
        </w:rPr>
      </w:pPr>
      <w:r w:rsidRPr="00D9222B">
        <w:rPr>
          <w:rFonts w:cs="Segoe UI"/>
          <w:szCs w:val="20"/>
        </w:rPr>
        <w:t>Establishment of governance structures (RAID, RACI, reporting cadence)</w:t>
      </w:r>
    </w:p>
    <w:p w14:paraId="55420C27" w14:textId="77777777" w:rsidR="00D9222B" w:rsidRPr="00D9222B" w:rsidRDefault="00D9222B" w:rsidP="00275D4E">
      <w:pPr>
        <w:numPr>
          <w:ilvl w:val="0"/>
          <w:numId w:val="130"/>
        </w:numPr>
        <w:spacing w:before="100" w:beforeAutospacing="1" w:after="100" w:afterAutospacing="1" w:line="300" w:lineRule="atLeast"/>
        <w:rPr>
          <w:rFonts w:cs="Segoe UI"/>
          <w:szCs w:val="20"/>
        </w:rPr>
      </w:pPr>
      <w:r w:rsidRPr="00D9222B">
        <w:rPr>
          <w:rFonts w:cs="Segoe UI"/>
          <w:szCs w:val="20"/>
        </w:rPr>
        <w:t>Confirmation of delivery approach, workshop plans, and stakeholder alignment</w:t>
      </w:r>
    </w:p>
    <w:p w14:paraId="0AB3F606" w14:textId="77777777" w:rsidR="00D9222B" w:rsidRPr="00004480" w:rsidRDefault="00D9222B" w:rsidP="00D34997">
      <w:pPr>
        <w:pStyle w:val="Heading3CG"/>
        <w:rPr>
          <w:lang w:val="en-AU"/>
        </w:rPr>
      </w:pPr>
      <w:bookmarkStart w:id="61" w:name="_Toc231251404"/>
      <w:bookmarkStart w:id="62" w:name="_Toc231276434"/>
      <w:r w:rsidRPr="00004480">
        <w:rPr>
          <w:lang w:val="en-AU"/>
        </w:rPr>
        <w:t>Discovery &amp; High</w:t>
      </w:r>
      <w:r w:rsidRPr="00004480">
        <w:rPr>
          <w:lang w:val="en-AU"/>
        </w:rPr>
        <w:noBreakHyphen/>
        <w:t>Level Design (Month 1–2)</w:t>
      </w:r>
      <w:bookmarkEnd w:id="61"/>
      <w:bookmarkEnd w:id="62"/>
    </w:p>
    <w:p w14:paraId="34F201EC" w14:textId="77777777" w:rsidR="00D9222B" w:rsidRPr="00D9222B" w:rsidRDefault="00D9222B" w:rsidP="00D9222B">
      <w:pPr>
        <w:pStyle w:val="NormalWeb"/>
        <w:spacing w:line="300" w:lineRule="atLeast"/>
        <w:rPr>
          <w:rFonts w:ascii="Ubuntu" w:hAnsi="Ubuntu" w:cs="Segoe UI"/>
        </w:rPr>
      </w:pPr>
      <w:r w:rsidRPr="00D9222B">
        <w:rPr>
          <w:rFonts w:ascii="Ubuntu" w:hAnsi="Ubuntu" w:cs="Segoe UI"/>
        </w:rPr>
        <w:t xml:space="preserve">This stage establishes a </w:t>
      </w:r>
      <w:r w:rsidRPr="00D9222B">
        <w:rPr>
          <w:rStyle w:val="Strong"/>
          <w:rFonts w:ascii="Ubuntu" w:hAnsi="Ubuntu" w:cs="Segoe UI"/>
          <w:b w:val="0"/>
          <w:bCs w:val="0"/>
        </w:rPr>
        <w:t>top</w:t>
      </w:r>
      <w:r w:rsidRPr="00D9222B">
        <w:rPr>
          <w:rStyle w:val="Strong"/>
          <w:rFonts w:ascii="Ubuntu" w:hAnsi="Ubuntu" w:cs="Segoe UI"/>
          <w:b w:val="0"/>
          <w:bCs w:val="0"/>
        </w:rPr>
        <w:noBreakHyphen/>
        <w:t>down view of the solution</w:t>
      </w:r>
      <w:r w:rsidRPr="00D9222B">
        <w:rPr>
          <w:rFonts w:ascii="Ubuntu" w:hAnsi="Ubuntu" w:cs="Segoe UI"/>
        </w:rPr>
        <w:t>, validating scope and shaping the future state across all work packages:</w:t>
      </w:r>
    </w:p>
    <w:p w14:paraId="434087FC"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Current state analysis, pain</w:t>
      </w:r>
      <w:r w:rsidRPr="00D9222B">
        <w:rPr>
          <w:rFonts w:cs="Segoe UI"/>
          <w:szCs w:val="20"/>
        </w:rPr>
        <w:noBreakHyphen/>
        <w:t>point identification, and stakeholder interviews</w:t>
      </w:r>
    </w:p>
    <w:p w14:paraId="1DADB2CE"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Cross</w:t>
      </w:r>
      <w:r w:rsidRPr="00D9222B">
        <w:rPr>
          <w:rFonts w:cs="Segoe UI"/>
          <w:szCs w:val="20"/>
        </w:rPr>
        <w:noBreakHyphen/>
        <w:t>work</w:t>
      </w:r>
      <w:r w:rsidRPr="00D9222B">
        <w:rPr>
          <w:rFonts w:cs="Segoe UI"/>
          <w:szCs w:val="20"/>
        </w:rPr>
        <w:noBreakHyphen/>
        <w:t>package workshops (functional, non</w:t>
      </w:r>
      <w:r w:rsidRPr="00D9222B">
        <w:rPr>
          <w:rFonts w:cs="Segoe UI"/>
          <w:szCs w:val="20"/>
        </w:rPr>
        <w:noBreakHyphen/>
        <w:t>functional, integration, data)</w:t>
      </w:r>
    </w:p>
    <w:p w14:paraId="2BB13DA9"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 xml:space="preserve">Definition of </w:t>
      </w:r>
      <w:r w:rsidRPr="00D9222B">
        <w:rPr>
          <w:rStyle w:val="Strong"/>
          <w:rFonts w:cs="Segoe UI"/>
          <w:b w:val="0"/>
          <w:szCs w:val="20"/>
        </w:rPr>
        <w:t>target state customer journeys and integrated processes</w:t>
      </w:r>
    </w:p>
    <w:p w14:paraId="49975868"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 xml:space="preserve">Establishment of </w:t>
      </w:r>
      <w:r w:rsidRPr="00D9222B">
        <w:rPr>
          <w:rStyle w:val="Strong"/>
          <w:rFonts w:cs="Segoe UI"/>
          <w:b w:val="0"/>
          <w:szCs w:val="20"/>
        </w:rPr>
        <w:t>design authority and design standards</w:t>
      </w:r>
    </w:p>
    <w:p w14:paraId="4E2769B8"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High</w:t>
      </w:r>
      <w:r w:rsidRPr="00D9222B">
        <w:rPr>
          <w:rFonts w:cs="Segoe UI"/>
          <w:szCs w:val="20"/>
        </w:rPr>
        <w:noBreakHyphen/>
        <w:t>level solution architecture, integration patterns, and migration strategy</w:t>
      </w:r>
    </w:p>
    <w:p w14:paraId="590F8CD0" w14:textId="77777777" w:rsidR="00D9222B" w:rsidRPr="00D9222B" w:rsidRDefault="00D9222B" w:rsidP="00275D4E">
      <w:pPr>
        <w:numPr>
          <w:ilvl w:val="0"/>
          <w:numId w:val="131"/>
        </w:numPr>
        <w:spacing w:before="100" w:beforeAutospacing="1" w:after="100" w:afterAutospacing="1" w:line="300" w:lineRule="atLeast"/>
        <w:rPr>
          <w:rFonts w:cs="Segoe UI"/>
          <w:szCs w:val="20"/>
        </w:rPr>
      </w:pPr>
      <w:r w:rsidRPr="00D9222B">
        <w:rPr>
          <w:rFonts w:cs="Segoe UI"/>
          <w:szCs w:val="20"/>
        </w:rPr>
        <w:t>Data strategy including cleansing, validation, and tooling setup</w:t>
      </w:r>
    </w:p>
    <w:p w14:paraId="685CA84B" w14:textId="77777777" w:rsidR="00D9222B" w:rsidRPr="00004480" w:rsidRDefault="00D9222B" w:rsidP="00D34997">
      <w:pPr>
        <w:pStyle w:val="Heading3CG"/>
        <w:rPr>
          <w:lang w:val="en-AU"/>
        </w:rPr>
      </w:pPr>
      <w:bookmarkStart w:id="63" w:name="_Toc231251405"/>
      <w:bookmarkStart w:id="64" w:name="_Toc231276435"/>
      <w:r w:rsidRPr="00004480">
        <w:rPr>
          <w:lang w:val="en-AU"/>
        </w:rPr>
        <w:t>Detailed Design (Month 3–4)</w:t>
      </w:r>
      <w:bookmarkEnd w:id="63"/>
      <w:bookmarkEnd w:id="64"/>
    </w:p>
    <w:p w14:paraId="45B139C2" w14:textId="77777777" w:rsidR="00D9222B" w:rsidRPr="00D9222B" w:rsidRDefault="00D9222B" w:rsidP="00D9222B">
      <w:pPr>
        <w:pStyle w:val="NormalWeb"/>
        <w:spacing w:line="300" w:lineRule="atLeast"/>
        <w:rPr>
          <w:rFonts w:ascii="Ubuntu" w:hAnsi="Ubuntu" w:cs="Segoe UI"/>
        </w:rPr>
      </w:pPr>
      <w:r w:rsidRPr="00D9222B">
        <w:rPr>
          <w:rFonts w:ascii="Ubuntu" w:hAnsi="Ubuntu" w:cs="Segoe UI"/>
        </w:rPr>
        <w:t>The final stage converts high</w:t>
      </w:r>
      <w:r w:rsidRPr="00D9222B">
        <w:rPr>
          <w:rFonts w:ascii="Ubuntu" w:hAnsi="Ubuntu" w:cs="Segoe UI"/>
        </w:rPr>
        <w:noBreakHyphen/>
        <w:t xml:space="preserve">level designs into </w:t>
      </w:r>
      <w:r w:rsidRPr="00D9222B">
        <w:rPr>
          <w:rStyle w:val="Strong"/>
          <w:rFonts w:ascii="Ubuntu" w:hAnsi="Ubuntu" w:cs="Segoe UI"/>
          <w:b w:val="0"/>
          <w:bCs w:val="0"/>
        </w:rPr>
        <w:t>build</w:t>
      </w:r>
      <w:r w:rsidRPr="00D9222B">
        <w:rPr>
          <w:rStyle w:val="Strong"/>
          <w:rFonts w:ascii="Ubuntu" w:hAnsi="Ubuntu" w:cs="Segoe UI"/>
          <w:b w:val="0"/>
          <w:bCs w:val="0"/>
        </w:rPr>
        <w:noBreakHyphen/>
        <w:t>ready, execution</w:t>
      </w:r>
      <w:r w:rsidRPr="00D9222B">
        <w:rPr>
          <w:rStyle w:val="Strong"/>
          <w:rFonts w:ascii="Ubuntu" w:hAnsi="Ubuntu" w:cs="Segoe UI"/>
          <w:b w:val="0"/>
          <w:bCs w:val="0"/>
        </w:rPr>
        <w:noBreakHyphen/>
        <w:t>level artefacts</w:t>
      </w:r>
      <w:r w:rsidRPr="00D9222B">
        <w:rPr>
          <w:rFonts w:ascii="Ubuntu" w:hAnsi="Ubuntu" w:cs="Segoe UI"/>
        </w:rPr>
        <w:t xml:space="preserve">, enabling a </w:t>
      </w:r>
      <w:r w:rsidRPr="00D9222B">
        <w:rPr>
          <w:rStyle w:val="Strong"/>
          <w:rFonts w:ascii="Ubuntu" w:hAnsi="Ubuntu" w:cs="Segoe UI"/>
          <w:b w:val="0"/>
          <w:bCs w:val="0"/>
        </w:rPr>
        <w:t>fixed</w:t>
      </w:r>
      <w:r w:rsidRPr="00D9222B">
        <w:rPr>
          <w:rStyle w:val="Strong"/>
          <w:rFonts w:ascii="Ubuntu" w:hAnsi="Ubuntu" w:cs="Segoe UI"/>
          <w:b w:val="0"/>
          <w:bCs w:val="0"/>
        </w:rPr>
        <w:noBreakHyphen/>
        <w:t>fee, controlled build phase</w:t>
      </w:r>
      <w:r w:rsidRPr="00D9222B">
        <w:rPr>
          <w:rFonts w:ascii="Ubuntu" w:hAnsi="Ubuntu" w:cs="Segoe UI"/>
        </w:rPr>
        <w:t>:</w:t>
      </w:r>
    </w:p>
    <w:p w14:paraId="3B01B2A0"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Functional, technical, integration, and UI/UX design completion</w:t>
      </w:r>
    </w:p>
    <w:p w14:paraId="4B2E7439"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User story definition and prioritisation</w:t>
      </w:r>
    </w:p>
    <w:p w14:paraId="502D8F37"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Data mapping, data quality assessment, and migration planning</w:t>
      </w:r>
    </w:p>
    <w:p w14:paraId="7EDC0905"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Security, compliance, and governance design</w:t>
      </w:r>
    </w:p>
    <w:p w14:paraId="5A52EF10"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Environment provisioning (Dev/Test) and testing strategy definition</w:t>
      </w:r>
    </w:p>
    <w:p w14:paraId="3AAA2888" w14:textId="77777777" w:rsidR="00D9222B" w:rsidRPr="00D9222B" w:rsidRDefault="00D9222B" w:rsidP="00275D4E">
      <w:pPr>
        <w:numPr>
          <w:ilvl w:val="0"/>
          <w:numId w:val="132"/>
        </w:numPr>
        <w:spacing w:before="100" w:beforeAutospacing="1" w:after="100" w:afterAutospacing="1" w:line="300" w:lineRule="atLeast"/>
        <w:rPr>
          <w:rFonts w:cs="Segoe UI"/>
          <w:szCs w:val="20"/>
        </w:rPr>
      </w:pPr>
      <w:r w:rsidRPr="00D9222B">
        <w:rPr>
          <w:rFonts w:cs="Segoe UI"/>
          <w:szCs w:val="20"/>
        </w:rPr>
        <w:t>Build and sprint planning aligned to work packages</w:t>
      </w:r>
    </w:p>
    <w:p w14:paraId="793AB013" w14:textId="053821E6" w:rsidR="009601C9" w:rsidRPr="00004480" w:rsidRDefault="009601C9" w:rsidP="00BB77E3">
      <w:pPr>
        <w:pStyle w:val="Heading3CG"/>
        <w:rPr>
          <w:lang w:val="en-AU"/>
        </w:rPr>
      </w:pPr>
      <w:bookmarkStart w:id="65" w:name="_Toc231251406"/>
      <w:bookmarkStart w:id="66" w:name="_Toc231276436"/>
      <w:r w:rsidRPr="00004480">
        <w:rPr>
          <w:lang w:val="en-AU"/>
        </w:rPr>
        <w:t>Team Structure</w:t>
      </w:r>
      <w:bookmarkEnd w:id="65"/>
      <w:bookmarkEnd w:id="66"/>
    </w:p>
    <w:p w14:paraId="776528F0" w14:textId="77777777"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The team structure is designed to align with the phased delivery approach, enabling efficient mobilisation during Discovery and progressive scaling during Design and Build.</w:t>
      </w:r>
    </w:p>
    <w:p w14:paraId="7EE07F3D" w14:textId="77777777"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During the Initiation and early Discovery phase, a lean core team (~5 FTE) is mobilised to establish programme foundations. This includes key roles across programme management, architecture, and business analysis to drive stakeholder alignment, governance setup, and initial discovery activities.</w:t>
      </w:r>
    </w:p>
    <w:p w14:paraId="057E3156" w14:textId="77777777"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As the programme progresses into Discovery &amp; High-Level Design, the team expands to approximately 12 FTE, bringing in additional functional, integration, and data specialists to support parallel workshops across work packages. This ensures comprehensive coverage of requirements, architecture, and cross-domain dependencies.</w:t>
      </w:r>
    </w:p>
    <w:p w14:paraId="4DA7F8AF" w14:textId="48EA89B9" w:rsidR="006C4FF7" w:rsidRDefault="00055739" w:rsidP="003C013D">
      <w:pPr>
        <w:spacing w:before="100" w:beforeAutospacing="1" w:after="100" w:afterAutospacing="1" w:line="300" w:lineRule="atLeast"/>
        <w:rPr>
          <w:rFonts w:eastAsia="Times New Roman" w:cs="Segoe UI"/>
          <w:szCs w:val="20"/>
          <w:lang w:eastAsia="en-IN"/>
        </w:rPr>
      </w:pPr>
      <w:r>
        <w:rPr>
          <w:rFonts w:eastAsia="Times New Roman" w:cs="Segoe UI"/>
          <w:szCs w:val="20"/>
          <w:lang w:eastAsia="en-IN"/>
        </w:rPr>
        <w:t>Capgemini proposes an in integrated team structure aligned to the Discovery and Design Phases, combining programme leadership, governance and specialist delivery capability across Portal &amp; Custom</w:t>
      </w:r>
      <w:r w:rsidR="006C4FF7">
        <w:rPr>
          <w:rFonts w:eastAsia="Times New Roman" w:cs="Segoe UI"/>
          <w:szCs w:val="20"/>
          <w:lang w:eastAsia="en-IN"/>
        </w:rPr>
        <w:t xml:space="preserve">er and Field Force workstreams. This structure ensures clear accountability, strong architectural oversight and coordinated delivery across all work packages. </w:t>
      </w:r>
    </w:p>
    <w:p w14:paraId="0A31B6D2" w14:textId="12BA7C05" w:rsidR="00276E0B" w:rsidRPr="00276E0B" w:rsidRDefault="00276E0B" w:rsidP="007E37F4">
      <w:pPr>
        <w:keepNext/>
        <w:keepLines/>
        <w:spacing w:beforeLines="60" w:before="144" w:afterLines="60" w:after="144" w:line="300" w:lineRule="atLeast"/>
        <w:jc w:val="left"/>
        <w:rPr>
          <w:rFonts w:eastAsia="Times New Roman" w:cs="Segoe UI"/>
          <w:b/>
          <w:bCs/>
          <w:szCs w:val="20"/>
          <w:lang w:eastAsia="en-IN"/>
        </w:rPr>
      </w:pPr>
      <w:r w:rsidRPr="00276E0B">
        <w:rPr>
          <w:rFonts w:cs="Segoe UI"/>
          <w:b/>
          <w:bCs/>
          <w:lang w:eastAsia="en-IN"/>
        </w:rPr>
        <w:t>Executive and Governance Layer</w:t>
      </w:r>
    </w:p>
    <w:tbl>
      <w:tblPr>
        <w:tblStyle w:val="TableGrid"/>
        <w:tblW w:w="9351" w:type="dxa"/>
        <w:tblBorders>
          <w:top w:val="none" w:sz="0" w:space="0" w:color="auto"/>
          <w:left w:val="none" w:sz="0" w:space="0" w:color="auto"/>
          <w:bottom w:val="single" w:sz="4" w:space="0" w:color="FFFFFF" w:themeColor="background1"/>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6C4FF7" w:rsidRPr="00E77358" w14:paraId="4069CD14" w14:textId="77777777" w:rsidTr="004C0ECE">
        <w:trPr>
          <w:trHeight w:val="20"/>
        </w:trPr>
        <w:tc>
          <w:tcPr>
            <w:tcW w:w="2552" w:type="dxa"/>
            <w:tcBorders>
              <w:bottom w:val="single" w:sz="4" w:space="0" w:color="D0CECE" w:themeColor="background2" w:themeShade="E6"/>
            </w:tcBorders>
            <w:shd w:val="clear" w:color="auto" w:fill="0070C0"/>
          </w:tcPr>
          <w:p w14:paraId="2DC9BF44" w14:textId="2A73999C" w:rsidR="006C4FF7" w:rsidRPr="00E77358" w:rsidRDefault="006C4FF7"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tcBorders>
              <w:bottom w:val="single" w:sz="4" w:space="0" w:color="D0CECE" w:themeColor="background2" w:themeShade="E6"/>
            </w:tcBorders>
            <w:shd w:val="clear" w:color="auto" w:fill="0070C0"/>
          </w:tcPr>
          <w:p w14:paraId="2FBB52F2" w14:textId="32129B59" w:rsidR="006C4FF7" w:rsidRPr="00E77358" w:rsidRDefault="006C4FF7"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6C4FF7" w14:paraId="4F41022F" w14:textId="77777777" w:rsidTr="004C0ECE">
        <w:trPr>
          <w:cantSplit/>
          <w:trHeight w:val="20"/>
        </w:trPr>
        <w:tc>
          <w:tcPr>
            <w:tcW w:w="2552" w:type="dxa"/>
            <w:tcBorders>
              <w:top w:val="single" w:sz="4" w:space="0" w:color="D0CECE" w:themeColor="background2" w:themeShade="E6"/>
              <w:bottom w:val="single" w:sz="4" w:space="0" w:color="D0CECE" w:themeColor="background2" w:themeShade="E6"/>
            </w:tcBorders>
          </w:tcPr>
          <w:p w14:paraId="35ED56D3" w14:textId="3BCDA88C" w:rsidR="006C4FF7" w:rsidRPr="004C0ECE" w:rsidRDefault="006C4FF7"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Executive Sponsor </w:t>
            </w:r>
          </w:p>
        </w:tc>
        <w:tc>
          <w:tcPr>
            <w:tcW w:w="5897" w:type="dxa"/>
            <w:tcBorders>
              <w:top w:val="single" w:sz="4" w:space="0" w:color="D0CECE" w:themeColor="background2" w:themeShade="E6"/>
              <w:bottom w:val="single" w:sz="4" w:space="0" w:color="D0CECE" w:themeColor="background2" w:themeShade="E6"/>
            </w:tcBorders>
          </w:tcPr>
          <w:p w14:paraId="6D28BF55" w14:textId="756202BB" w:rsidR="006C4FF7" w:rsidRPr="003F34C7" w:rsidRDefault="00276E0B" w:rsidP="007E37F4">
            <w:pPr>
              <w:keepNext/>
              <w:keepLines/>
              <w:spacing w:beforeLines="60" w:before="144" w:afterLines="60" w:after="144"/>
              <w:rPr>
                <w:rFonts w:cs="Segoe UI"/>
                <w:sz w:val="16"/>
                <w:szCs w:val="16"/>
                <w:lang w:eastAsia="en-IN"/>
              </w:rPr>
            </w:pPr>
            <w:r w:rsidRPr="003F34C7">
              <w:rPr>
                <w:rFonts w:cs="Segoe UI"/>
                <w:sz w:val="16"/>
                <w:szCs w:val="16"/>
                <w:lang w:eastAsia="en-IN"/>
              </w:rPr>
              <w:t xml:space="preserve">Provides </w:t>
            </w:r>
            <w:r w:rsidR="009B52FF" w:rsidRPr="003F34C7">
              <w:rPr>
                <w:rFonts w:cs="Segoe UI"/>
                <w:sz w:val="16"/>
                <w:szCs w:val="16"/>
                <w:lang w:eastAsia="en-IN"/>
              </w:rPr>
              <w:t xml:space="preserve">strategic direction and </w:t>
            </w:r>
            <w:r w:rsidRPr="003F34C7">
              <w:rPr>
                <w:rFonts w:cs="Segoe UI"/>
                <w:sz w:val="16"/>
                <w:szCs w:val="16"/>
                <w:lang w:eastAsia="en-IN"/>
              </w:rPr>
              <w:t xml:space="preserve">executive oversight </w:t>
            </w:r>
            <w:r w:rsidR="009B52FF" w:rsidRPr="003F34C7">
              <w:rPr>
                <w:rFonts w:cs="Segoe UI"/>
                <w:sz w:val="16"/>
                <w:szCs w:val="16"/>
                <w:lang w:eastAsia="en-IN"/>
              </w:rPr>
              <w:t xml:space="preserve">of </w:t>
            </w:r>
            <w:r w:rsidRPr="003F34C7">
              <w:rPr>
                <w:rFonts w:cs="Segoe UI"/>
                <w:sz w:val="16"/>
                <w:szCs w:val="16"/>
                <w:lang w:eastAsia="en-IN"/>
              </w:rPr>
              <w:t>Programme Horizon</w:t>
            </w:r>
            <w:r w:rsidR="009B52FF" w:rsidRPr="003F34C7">
              <w:rPr>
                <w:rFonts w:cs="Segoe UI"/>
                <w:sz w:val="16"/>
                <w:szCs w:val="16"/>
                <w:lang w:eastAsia="en-IN"/>
              </w:rPr>
              <w:t>, ensuring</w:t>
            </w:r>
            <w:r w:rsidRPr="003F34C7">
              <w:rPr>
                <w:rFonts w:cs="Segoe UI"/>
                <w:sz w:val="16"/>
                <w:szCs w:val="16"/>
                <w:lang w:eastAsia="en-IN"/>
              </w:rPr>
              <w:t xml:space="preserve"> alignment to </w:t>
            </w:r>
            <w:r w:rsidR="009B52FF" w:rsidRPr="003F34C7">
              <w:rPr>
                <w:rFonts w:cs="Segoe UI"/>
                <w:sz w:val="16"/>
                <w:szCs w:val="16"/>
                <w:lang w:eastAsia="en-IN"/>
              </w:rPr>
              <w:t xml:space="preserve">Tuatahi’s </w:t>
            </w:r>
            <w:r w:rsidRPr="003F34C7">
              <w:rPr>
                <w:rFonts w:cs="Segoe UI"/>
                <w:sz w:val="16"/>
                <w:szCs w:val="16"/>
                <w:lang w:eastAsia="en-IN"/>
              </w:rPr>
              <w:t xml:space="preserve">business objectives and </w:t>
            </w:r>
            <w:r w:rsidR="009B52FF" w:rsidRPr="003F34C7">
              <w:rPr>
                <w:rFonts w:cs="Segoe UI"/>
                <w:sz w:val="16"/>
                <w:szCs w:val="16"/>
                <w:lang w:eastAsia="en-IN"/>
              </w:rPr>
              <w:t>transformation outcomes. Acts as the escalation point for enterprise-level risks, champions the programme across leadership forums, and ensures sustained executive sponsorship and decision-making momentum.</w:t>
            </w:r>
          </w:p>
        </w:tc>
      </w:tr>
    </w:tbl>
    <w:p w14:paraId="0E4AC670" w14:textId="0E206337" w:rsidR="00276E0B" w:rsidRPr="00276E0B" w:rsidRDefault="00276E0B" w:rsidP="007E37F4">
      <w:pPr>
        <w:keepNext/>
        <w:keepLines/>
        <w:spacing w:beforeLines="60" w:before="144" w:afterLines="60" w:after="144" w:line="300" w:lineRule="atLeast"/>
        <w:jc w:val="left"/>
        <w:rPr>
          <w:rFonts w:eastAsia="Times New Roman" w:cs="Segoe UI"/>
          <w:b/>
          <w:bCs/>
          <w:szCs w:val="20"/>
          <w:lang w:eastAsia="en-IN"/>
        </w:rPr>
      </w:pPr>
      <w:r w:rsidRPr="00276E0B">
        <w:rPr>
          <w:rFonts w:eastAsia="Times New Roman" w:cs="Segoe UI"/>
          <w:b/>
          <w:bCs/>
          <w:szCs w:val="20"/>
          <w:lang w:eastAsia="en-IN"/>
        </w:rPr>
        <w:t>Programme Leadership &amp; Delivery Management</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276E0B" w:rsidRPr="00E77358" w14:paraId="02F177BC" w14:textId="77777777" w:rsidTr="004C0ECE">
        <w:trPr>
          <w:cantSplit/>
        </w:trPr>
        <w:tc>
          <w:tcPr>
            <w:tcW w:w="2552" w:type="dxa"/>
            <w:shd w:val="clear" w:color="auto" w:fill="0070C0"/>
          </w:tcPr>
          <w:p w14:paraId="4C148302" w14:textId="77777777" w:rsidR="00276E0B" w:rsidRPr="00E77358" w:rsidRDefault="00276E0B"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shd w:val="clear" w:color="auto" w:fill="0070C0"/>
          </w:tcPr>
          <w:p w14:paraId="49F2CEB9" w14:textId="77777777" w:rsidR="00276E0B" w:rsidRPr="00E77358" w:rsidRDefault="00276E0B"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276E0B" w14:paraId="2A472792" w14:textId="77777777" w:rsidTr="004C0ECE">
        <w:trPr>
          <w:cantSplit/>
        </w:trPr>
        <w:tc>
          <w:tcPr>
            <w:tcW w:w="2552" w:type="dxa"/>
            <w:tcBorders>
              <w:bottom w:val="single" w:sz="4" w:space="0" w:color="D0CECE" w:themeColor="background2" w:themeShade="E6"/>
            </w:tcBorders>
          </w:tcPr>
          <w:p w14:paraId="048B29B0" w14:textId="2FFFE2FC" w:rsidR="00276E0B" w:rsidRPr="004C0ECE" w:rsidRDefault="00276E0B"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Delivery Executive </w:t>
            </w:r>
          </w:p>
        </w:tc>
        <w:tc>
          <w:tcPr>
            <w:tcW w:w="6799" w:type="dxa"/>
            <w:tcBorders>
              <w:bottom w:val="single" w:sz="4" w:space="0" w:color="D0CECE" w:themeColor="background2" w:themeShade="E6"/>
            </w:tcBorders>
          </w:tcPr>
          <w:p w14:paraId="69CAF5DE" w14:textId="1BA94D97" w:rsidR="00276E0B" w:rsidRPr="003F34C7" w:rsidRDefault="00633799" w:rsidP="007E37F4">
            <w:pPr>
              <w:keepNext/>
              <w:keepLines/>
              <w:spacing w:beforeLines="60" w:before="144" w:afterLines="60" w:after="144"/>
              <w:rPr>
                <w:rFonts w:cs="Segoe UI"/>
                <w:sz w:val="16"/>
                <w:szCs w:val="16"/>
                <w:lang w:eastAsia="en-IN"/>
              </w:rPr>
            </w:pPr>
            <w:r w:rsidRPr="003F34C7">
              <w:rPr>
                <w:rFonts w:cs="Segoe UI"/>
                <w:sz w:val="16"/>
                <w:szCs w:val="16"/>
                <w:lang w:eastAsia="en-IN"/>
              </w:rPr>
              <w:t xml:space="preserve">Holds end-to-end accountability for </w:t>
            </w:r>
            <w:r w:rsidR="00A37DD8" w:rsidRPr="003F34C7">
              <w:rPr>
                <w:rFonts w:cs="Segoe UI"/>
                <w:sz w:val="16"/>
                <w:szCs w:val="16"/>
                <w:lang w:eastAsia="en-IN"/>
              </w:rPr>
              <w:t>programme delivery</w:t>
            </w:r>
            <w:r w:rsidRPr="003F34C7">
              <w:rPr>
                <w:rFonts w:cs="Segoe UI"/>
                <w:sz w:val="16"/>
                <w:szCs w:val="16"/>
                <w:lang w:eastAsia="en-IN"/>
              </w:rPr>
              <w:t xml:space="preserve">, ensuring integration </w:t>
            </w:r>
            <w:r w:rsidR="00A37DD8" w:rsidRPr="003F34C7">
              <w:rPr>
                <w:rFonts w:cs="Segoe UI"/>
                <w:sz w:val="16"/>
                <w:szCs w:val="16"/>
                <w:lang w:eastAsia="en-IN"/>
              </w:rPr>
              <w:t>across all workstreams</w:t>
            </w:r>
            <w:r w:rsidRPr="003F34C7">
              <w:rPr>
                <w:rFonts w:cs="Segoe UI"/>
                <w:sz w:val="16"/>
                <w:szCs w:val="16"/>
                <w:lang w:eastAsia="en-IN"/>
              </w:rPr>
              <w:t xml:space="preserve"> and </w:t>
            </w:r>
            <w:r w:rsidR="00A37DD8" w:rsidRPr="003F34C7">
              <w:rPr>
                <w:rFonts w:cs="Segoe UI"/>
                <w:sz w:val="16"/>
                <w:szCs w:val="16"/>
                <w:lang w:eastAsia="en-IN"/>
              </w:rPr>
              <w:t xml:space="preserve">alignment to scope, schedule, </w:t>
            </w:r>
            <w:r w:rsidRPr="003F34C7">
              <w:rPr>
                <w:rFonts w:cs="Segoe UI"/>
                <w:sz w:val="16"/>
                <w:szCs w:val="16"/>
                <w:lang w:eastAsia="en-IN"/>
              </w:rPr>
              <w:t xml:space="preserve">cost, </w:t>
            </w:r>
            <w:r w:rsidR="00A37DD8" w:rsidRPr="003F34C7">
              <w:rPr>
                <w:rFonts w:cs="Segoe UI"/>
                <w:sz w:val="16"/>
                <w:szCs w:val="16"/>
                <w:lang w:eastAsia="en-IN"/>
              </w:rPr>
              <w:t>and quality objectives</w:t>
            </w:r>
            <w:r w:rsidR="00276E0B" w:rsidRPr="003F34C7">
              <w:rPr>
                <w:rFonts w:cs="Segoe UI"/>
                <w:sz w:val="16"/>
                <w:szCs w:val="16"/>
                <w:lang w:eastAsia="en-IN"/>
              </w:rPr>
              <w:t>.</w:t>
            </w:r>
            <w:r w:rsidRPr="003F34C7">
              <w:rPr>
                <w:rFonts w:cs="Segoe UI"/>
                <w:sz w:val="16"/>
                <w:szCs w:val="16"/>
                <w:lang w:eastAsia="en-IN"/>
              </w:rPr>
              <w:t xml:space="preserve"> Drives delivery performance, manages cross-programme risks and dependencies, and ensures outcomes remain aligned to business value and Programme Horizon objectives.</w:t>
            </w:r>
          </w:p>
        </w:tc>
      </w:tr>
      <w:tr w:rsidR="00A37DD8" w14:paraId="06064396" w14:textId="77777777" w:rsidTr="004C0ECE">
        <w:trPr>
          <w:cantSplit/>
        </w:trPr>
        <w:tc>
          <w:tcPr>
            <w:tcW w:w="2552" w:type="dxa"/>
            <w:tcBorders>
              <w:top w:val="single" w:sz="4" w:space="0" w:color="D0CECE" w:themeColor="background2" w:themeShade="E6"/>
              <w:bottom w:val="single" w:sz="4" w:space="0" w:color="D0CECE" w:themeColor="background2" w:themeShade="E6"/>
            </w:tcBorders>
          </w:tcPr>
          <w:p w14:paraId="0888E5E2" w14:textId="20137FB8" w:rsidR="00A37DD8" w:rsidRPr="004C0ECE" w:rsidRDefault="00A37DD8"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Engagement Manager </w:t>
            </w:r>
          </w:p>
        </w:tc>
        <w:tc>
          <w:tcPr>
            <w:tcW w:w="6799" w:type="dxa"/>
            <w:tcBorders>
              <w:top w:val="single" w:sz="4" w:space="0" w:color="D0CECE" w:themeColor="background2" w:themeShade="E6"/>
              <w:bottom w:val="single" w:sz="4" w:space="0" w:color="D0CECE" w:themeColor="background2" w:themeShade="E6"/>
            </w:tcBorders>
          </w:tcPr>
          <w:p w14:paraId="06E7CF3E" w14:textId="3D2F4381" w:rsidR="00A37DD8" w:rsidRPr="003F34C7" w:rsidRDefault="00633799" w:rsidP="007E37F4">
            <w:pPr>
              <w:keepNext/>
              <w:keepLines/>
              <w:spacing w:beforeLines="60" w:before="144" w:afterLines="60" w:after="144"/>
              <w:rPr>
                <w:rFonts w:cs="Segoe UI"/>
                <w:sz w:val="16"/>
                <w:szCs w:val="16"/>
                <w:lang w:eastAsia="en-IN"/>
              </w:rPr>
            </w:pPr>
            <w:r w:rsidRPr="003F34C7">
              <w:rPr>
                <w:rFonts w:cs="Segoe UI"/>
                <w:sz w:val="16"/>
                <w:szCs w:val="16"/>
                <w:lang w:eastAsia="en-IN"/>
              </w:rPr>
              <w:t>Leads day-to-day engagement with</w:t>
            </w:r>
            <w:r w:rsidR="00A37DD8" w:rsidRPr="003F34C7">
              <w:rPr>
                <w:rFonts w:cs="Segoe UI"/>
                <w:sz w:val="16"/>
                <w:szCs w:val="16"/>
                <w:lang w:eastAsia="en-IN"/>
              </w:rPr>
              <w:t xml:space="preserve"> Tuatahi</w:t>
            </w:r>
            <w:r w:rsidRPr="003F34C7">
              <w:rPr>
                <w:rFonts w:cs="Segoe UI"/>
                <w:sz w:val="16"/>
                <w:szCs w:val="16"/>
                <w:lang w:eastAsia="en-IN"/>
              </w:rPr>
              <w:t xml:space="preserve"> stakeholders</w:t>
            </w:r>
            <w:r w:rsidR="00A37DD8" w:rsidRPr="003F34C7">
              <w:rPr>
                <w:rFonts w:cs="Segoe UI"/>
                <w:sz w:val="16"/>
                <w:szCs w:val="16"/>
                <w:lang w:eastAsia="en-IN"/>
              </w:rPr>
              <w:t xml:space="preserve">, ensuring </w:t>
            </w:r>
            <w:r w:rsidRPr="003F34C7">
              <w:rPr>
                <w:rFonts w:cs="Segoe UI"/>
                <w:sz w:val="16"/>
                <w:szCs w:val="16"/>
                <w:lang w:eastAsia="en-IN"/>
              </w:rPr>
              <w:t>clear communication</w:t>
            </w:r>
            <w:r w:rsidR="00A37DD8" w:rsidRPr="003F34C7">
              <w:rPr>
                <w:rFonts w:cs="Segoe UI"/>
                <w:sz w:val="16"/>
                <w:szCs w:val="16"/>
                <w:lang w:eastAsia="en-IN"/>
              </w:rPr>
              <w:t xml:space="preserve">, alignment to business priorities, and effective </w:t>
            </w:r>
            <w:r w:rsidRPr="003F34C7">
              <w:rPr>
                <w:rFonts w:cs="Segoe UI"/>
                <w:sz w:val="16"/>
                <w:szCs w:val="16"/>
                <w:lang w:eastAsia="en-IN"/>
              </w:rPr>
              <w:t>governance execution. Coordinates</w:t>
            </w:r>
            <w:r w:rsidR="00A37DD8" w:rsidRPr="003F34C7">
              <w:rPr>
                <w:rFonts w:cs="Segoe UI"/>
                <w:sz w:val="16"/>
                <w:szCs w:val="16"/>
                <w:lang w:eastAsia="en-IN"/>
              </w:rPr>
              <w:t xml:space="preserve"> across delivery teams</w:t>
            </w:r>
            <w:r w:rsidRPr="003F34C7">
              <w:rPr>
                <w:rFonts w:cs="Segoe UI"/>
                <w:sz w:val="16"/>
                <w:szCs w:val="16"/>
                <w:lang w:eastAsia="en-IN"/>
              </w:rPr>
              <w:t xml:space="preserve"> to resolve issues, maintain stakeholder confidence, and ensure delivery remains responsive to evolving programme needs.</w:t>
            </w:r>
          </w:p>
        </w:tc>
      </w:tr>
    </w:tbl>
    <w:p w14:paraId="168A20AE" w14:textId="3D189523" w:rsidR="00276E0B" w:rsidRDefault="00A37DD8" w:rsidP="00446FFF">
      <w:pPr>
        <w:spacing w:beforeLines="60" w:before="144" w:afterLines="60" w:after="144" w:line="300" w:lineRule="atLeast"/>
        <w:jc w:val="left"/>
        <w:rPr>
          <w:rFonts w:eastAsia="Times New Roman" w:cs="Segoe UI"/>
          <w:b/>
          <w:szCs w:val="20"/>
          <w:lang w:eastAsia="en-IN"/>
        </w:rPr>
      </w:pPr>
      <w:r w:rsidRPr="00A37DD8">
        <w:rPr>
          <w:rFonts w:eastAsia="Times New Roman" w:cs="Segoe UI"/>
          <w:b/>
          <w:bCs/>
          <w:szCs w:val="20"/>
          <w:lang w:eastAsia="en-IN"/>
        </w:rPr>
        <w:t>Program</w:t>
      </w:r>
      <w:r w:rsidR="00AF6A28">
        <w:rPr>
          <w:rFonts w:eastAsia="Times New Roman" w:cs="Segoe UI"/>
          <w:b/>
          <w:bCs/>
          <w:szCs w:val="20"/>
          <w:lang w:eastAsia="en-IN"/>
        </w:rPr>
        <w:t>me</w:t>
      </w:r>
      <w:r w:rsidRPr="00A37DD8">
        <w:rPr>
          <w:rFonts w:eastAsia="Times New Roman" w:cs="Segoe UI"/>
          <w:b/>
          <w:bCs/>
          <w:szCs w:val="20"/>
          <w:lang w:eastAsia="en-IN"/>
        </w:rPr>
        <w:t xml:space="preserve"> Control Office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A37DD8" w14:paraId="64CF0926" w14:textId="77777777" w:rsidTr="004C0ECE">
        <w:tc>
          <w:tcPr>
            <w:tcW w:w="2552" w:type="dxa"/>
            <w:shd w:val="clear" w:color="auto" w:fill="0070C0"/>
          </w:tcPr>
          <w:p w14:paraId="29575520" w14:textId="77777777" w:rsidR="00A37DD8" w:rsidRPr="005D6DD2" w:rsidRDefault="00A37DD8" w:rsidP="00E77358">
            <w:pPr>
              <w:spacing w:beforeLines="60" w:before="144" w:afterLines="60" w:after="144"/>
              <w:jc w:val="left"/>
              <w:rPr>
                <w:rFonts w:cs="Segoe UI"/>
                <w:color w:val="FFFFFF" w:themeColor="background1"/>
                <w:lang w:eastAsia="en-IN"/>
              </w:rPr>
            </w:pPr>
            <w:r w:rsidRPr="005D6DD2">
              <w:rPr>
                <w:rFonts w:cs="Segoe UI"/>
                <w:color w:val="FFFFFF" w:themeColor="background1"/>
                <w:lang w:eastAsia="en-IN"/>
              </w:rPr>
              <w:t xml:space="preserve">Role </w:t>
            </w:r>
          </w:p>
        </w:tc>
        <w:tc>
          <w:tcPr>
            <w:tcW w:w="6799" w:type="dxa"/>
            <w:shd w:val="clear" w:color="auto" w:fill="0070C0"/>
          </w:tcPr>
          <w:p w14:paraId="16696832" w14:textId="77777777" w:rsidR="00A37DD8" w:rsidRPr="005D6DD2" w:rsidRDefault="00A37DD8" w:rsidP="00E77358">
            <w:pPr>
              <w:spacing w:beforeLines="60" w:before="144" w:afterLines="60" w:after="144"/>
              <w:jc w:val="left"/>
              <w:rPr>
                <w:rFonts w:cs="Segoe UI"/>
                <w:color w:val="FFFFFF" w:themeColor="background1"/>
                <w:lang w:eastAsia="en-IN"/>
              </w:rPr>
            </w:pPr>
            <w:r w:rsidRPr="005D6DD2">
              <w:rPr>
                <w:rFonts w:cs="Segoe UI"/>
                <w:color w:val="FFFFFF" w:themeColor="background1"/>
                <w:lang w:eastAsia="en-IN"/>
              </w:rPr>
              <w:t xml:space="preserve">Description </w:t>
            </w:r>
          </w:p>
        </w:tc>
      </w:tr>
      <w:tr w:rsidR="00A37DD8" w14:paraId="1E2115C7" w14:textId="77777777" w:rsidTr="004C0ECE">
        <w:tc>
          <w:tcPr>
            <w:tcW w:w="2552" w:type="dxa"/>
            <w:tcBorders>
              <w:bottom w:val="single" w:sz="4" w:space="0" w:color="D0CECE" w:themeColor="background2" w:themeShade="E6"/>
            </w:tcBorders>
          </w:tcPr>
          <w:p w14:paraId="759EDF7A" w14:textId="4EB9F538" w:rsidR="00A37DD8" w:rsidRPr="004C0ECE" w:rsidRDefault="00A37DD8" w:rsidP="00E77358">
            <w:pPr>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PMO Lead</w:t>
            </w:r>
          </w:p>
        </w:tc>
        <w:tc>
          <w:tcPr>
            <w:tcW w:w="6799" w:type="dxa"/>
            <w:tcBorders>
              <w:bottom w:val="single" w:sz="4" w:space="0" w:color="D0CECE" w:themeColor="background2" w:themeShade="E6"/>
            </w:tcBorders>
          </w:tcPr>
          <w:p w14:paraId="6AF04201" w14:textId="4644DF8C" w:rsidR="00A37DD8" w:rsidRPr="003F34C7" w:rsidRDefault="005E2627" w:rsidP="003C013D">
            <w:pPr>
              <w:spacing w:beforeLines="60" w:before="144" w:afterLines="60" w:after="144"/>
              <w:rPr>
                <w:rFonts w:cs="Segoe UI"/>
                <w:sz w:val="16"/>
                <w:szCs w:val="16"/>
                <w:lang w:eastAsia="en-IN"/>
              </w:rPr>
            </w:pPr>
            <w:r w:rsidRPr="003F34C7">
              <w:rPr>
                <w:rFonts w:cs="Segoe UI"/>
                <w:sz w:val="16"/>
                <w:szCs w:val="16"/>
                <w:lang w:eastAsia="en-IN"/>
              </w:rPr>
              <w:t xml:space="preserve">Establishes and operates the Programme Control Office </w:t>
            </w:r>
            <w:r w:rsidR="00633799" w:rsidRPr="003F34C7">
              <w:rPr>
                <w:rFonts w:cs="Segoe UI"/>
                <w:sz w:val="16"/>
                <w:szCs w:val="16"/>
                <w:lang w:eastAsia="en-IN"/>
              </w:rPr>
              <w:t xml:space="preserve">(PCO) </w:t>
            </w:r>
            <w:r w:rsidRPr="003F34C7">
              <w:rPr>
                <w:rFonts w:cs="Segoe UI"/>
                <w:sz w:val="16"/>
                <w:szCs w:val="16"/>
                <w:lang w:eastAsia="en-IN"/>
              </w:rPr>
              <w:t xml:space="preserve">as the central </w:t>
            </w:r>
            <w:r w:rsidR="00633799" w:rsidRPr="003F34C7">
              <w:rPr>
                <w:rFonts w:cs="Segoe UI"/>
                <w:sz w:val="16"/>
                <w:szCs w:val="16"/>
                <w:lang w:eastAsia="en-IN"/>
              </w:rPr>
              <w:t>coordination and control function.</w:t>
            </w:r>
            <w:r w:rsidRPr="003F34C7">
              <w:rPr>
                <w:rFonts w:cs="Segoe UI"/>
                <w:sz w:val="16"/>
                <w:szCs w:val="16"/>
                <w:lang w:eastAsia="en-IN"/>
              </w:rPr>
              <w:t xml:space="preserve"> Oversees integrated planning, RAID management, dependency tracking, </w:t>
            </w:r>
            <w:r w:rsidR="00633799" w:rsidRPr="003F34C7">
              <w:rPr>
                <w:rFonts w:cs="Segoe UI"/>
                <w:sz w:val="16"/>
                <w:szCs w:val="16"/>
                <w:lang w:eastAsia="en-IN"/>
              </w:rPr>
              <w:t xml:space="preserve">financial and resource governance, </w:t>
            </w:r>
            <w:r w:rsidRPr="003F34C7">
              <w:rPr>
                <w:rFonts w:cs="Segoe UI"/>
                <w:sz w:val="16"/>
                <w:szCs w:val="16"/>
                <w:lang w:eastAsia="en-IN"/>
              </w:rPr>
              <w:t xml:space="preserve">and reporting. </w:t>
            </w:r>
            <w:r w:rsidR="00633799" w:rsidRPr="003F34C7">
              <w:rPr>
                <w:rFonts w:cs="Segoe UI"/>
                <w:sz w:val="16"/>
                <w:szCs w:val="16"/>
                <w:lang w:eastAsia="en-IN"/>
              </w:rPr>
              <w:t>Ensures delivery transparency, proactive risk management, and timely escalation to governance forums.</w:t>
            </w:r>
          </w:p>
        </w:tc>
      </w:tr>
      <w:tr w:rsidR="00A37DD8" w14:paraId="05207347" w14:textId="77777777" w:rsidTr="004C0ECE">
        <w:tc>
          <w:tcPr>
            <w:tcW w:w="2552" w:type="dxa"/>
            <w:tcBorders>
              <w:top w:val="single" w:sz="4" w:space="0" w:color="D0CECE" w:themeColor="background2" w:themeShade="E6"/>
              <w:bottom w:val="single" w:sz="4" w:space="0" w:color="D0CECE" w:themeColor="background2" w:themeShade="E6"/>
            </w:tcBorders>
          </w:tcPr>
          <w:p w14:paraId="764D3F0B" w14:textId="1CE42E15" w:rsidR="00A37DD8" w:rsidRPr="004C0ECE" w:rsidRDefault="004215A6" w:rsidP="00E77358">
            <w:pPr>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PMO Scheduler </w:t>
            </w:r>
          </w:p>
        </w:tc>
        <w:tc>
          <w:tcPr>
            <w:tcW w:w="6799" w:type="dxa"/>
            <w:tcBorders>
              <w:top w:val="single" w:sz="4" w:space="0" w:color="D0CECE" w:themeColor="background2" w:themeShade="E6"/>
              <w:bottom w:val="single" w:sz="4" w:space="0" w:color="D0CECE" w:themeColor="background2" w:themeShade="E6"/>
            </w:tcBorders>
          </w:tcPr>
          <w:p w14:paraId="0C787B57" w14:textId="77CF4949" w:rsidR="00A37DD8" w:rsidRPr="003F34C7" w:rsidRDefault="00D92666" w:rsidP="003C013D">
            <w:pPr>
              <w:spacing w:beforeLines="60" w:before="144" w:afterLines="60" w:after="144"/>
              <w:rPr>
                <w:rFonts w:cs="Segoe UI"/>
                <w:sz w:val="16"/>
                <w:szCs w:val="16"/>
                <w:lang w:eastAsia="en-IN"/>
              </w:rPr>
            </w:pPr>
            <w:r w:rsidRPr="003F34C7">
              <w:rPr>
                <w:rFonts w:cs="Segoe UI"/>
                <w:sz w:val="16"/>
                <w:szCs w:val="16"/>
                <w:lang w:eastAsia="en-IN"/>
              </w:rPr>
              <w:t>Develops and maintains</w:t>
            </w:r>
            <w:r w:rsidR="00200BFB" w:rsidRPr="003F34C7">
              <w:rPr>
                <w:rFonts w:cs="Segoe UI"/>
                <w:sz w:val="16"/>
                <w:szCs w:val="16"/>
                <w:lang w:eastAsia="en-IN"/>
              </w:rPr>
              <w:t xml:space="preserve"> the integrated programme plan, </w:t>
            </w:r>
            <w:r w:rsidRPr="003F34C7">
              <w:rPr>
                <w:rFonts w:cs="Segoe UI"/>
                <w:sz w:val="16"/>
                <w:szCs w:val="16"/>
                <w:lang w:eastAsia="en-IN"/>
              </w:rPr>
              <w:t xml:space="preserve">ensuring alignment across </w:t>
            </w:r>
            <w:r w:rsidR="00200BFB" w:rsidRPr="003F34C7">
              <w:rPr>
                <w:rFonts w:cs="Segoe UI"/>
                <w:sz w:val="16"/>
                <w:szCs w:val="16"/>
                <w:lang w:eastAsia="en-IN"/>
              </w:rPr>
              <w:t>work packages, milestones, and dependencies</w:t>
            </w:r>
            <w:r w:rsidRPr="003F34C7">
              <w:rPr>
                <w:rFonts w:cs="Segoe UI"/>
                <w:sz w:val="16"/>
                <w:szCs w:val="16"/>
                <w:lang w:eastAsia="en-IN"/>
              </w:rPr>
              <w:t>. Works closely with workstream leads to manage sequencing, critical path, and re-baselining activities to support effective delivery planning and decision-making.</w:t>
            </w:r>
          </w:p>
        </w:tc>
      </w:tr>
    </w:tbl>
    <w:p w14:paraId="34685316" w14:textId="71D83D47" w:rsidR="00200BFB" w:rsidRDefault="00200BFB" w:rsidP="00446FFF">
      <w:pPr>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Design Authority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677C08" w:rsidRPr="00E77358" w14:paraId="03F2C582" w14:textId="77777777" w:rsidTr="004C0ECE">
        <w:tc>
          <w:tcPr>
            <w:tcW w:w="2552" w:type="dxa"/>
            <w:tcBorders>
              <w:bottom w:val="single" w:sz="4" w:space="0" w:color="D0CECE" w:themeColor="background2" w:themeShade="E6"/>
            </w:tcBorders>
            <w:shd w:val="clear" w:color="auto" w:fill="0070C0"/>
          </w:tcPr>
          <w:p w14:paraId="59570DE1" w14:textId="77777777" w:rsidR="00677C08" w:rsidRPr="00E77358" w:rsidRDefault="00677C08" w:rsidP="00E77358">
            <w:pPr>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tcBorders>
              <w:bottom w:val="single" w:sz="4" w:space="0" w:color="D0CECE" w:themeColor="background2" w:themeShade="E6"/>
            </w:tcBorders>
            <w:shd w:val="clear" w:color="auto" w:fill="0070C0"/>
          </w:tcPr>
          <w:p w14:paraId="7BBC5AC2" w14:textId="77777777" w:rsidR="00677C08" w:rsidRPr="00E77358" w:rsidRDefault="00677C08" w:rsidP="00E77358">
            <w:pPr>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677C08" w14:paraId="57D14902" w14:textId="77777777" w:rsidTr="004C0ECE">
        <w:tc>
          <w:tcPr>
            <w:tcW w:w="2552" w:type="dxa"/>
            <w:tcBorders>
              <w:top w:val="single" w:sz="4" w:space="0" w:color="D0CECE" w:themeColor="background2" w:themeShade="E6"/>
              <w:bottom w:val="single" w:sz="4" w:space="0" w:color="D0CECE" w:themeColor="background2" w:themeShade="E6"/>
            </w:tcBorders>
          </w:tcPr>
          <w:p w14:paraId="138FB79D" w14:textId="5CD48CBD" w:rsidR="00677C08" w:rsidRPr="004C0ECE" w:rsidRDefault="00677C08" w:rsidP="00E77358">
            <w:pPr>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Enterprise / Design Authority </w:t>
            </w:r>
          </w:p>
        </w:tc>
        <w:tc>
          <w:tcPr>
            <w:tcW w:w="6799" w:type="dxa"/>
            <w:tcBorders>
              <w:top w:val="single" w:sz="4" w:space="0" w:color="D0CECE" w:themeColor="background2" w:themeShade="E6"/>
              <w:bottom w:val="single" w:sz="4" w:space="0" w:color="D0CECE" w:themeColor="background2" w:themeShade="E6"/>
            </w:tcBorders>
          </w:tcPr>
          <w:p w14:paraId="0B83BC08" w14:textId="02C79F7A" w:rsidR="00677C08" w:rsidRPr="003F34C7" w:rsidRDefault="00C74020" w:rsidP="003C013D">
            <w:pPr>
              <w:spacing w:beforeLines="60" w:before="144" w:afterLines="60" w:after="144"/>
              <w:rPr>
                <w:rFonts w:cs="Segoe UI"/>
                <w:sz w:val="16"/>
                <w:szCs w:val="16"/>
                <w:lang w:eastAsia="en-IN"/>
              </w:rPr>
            </w:pPr>
            <w:r w:rsidRPr="003F34C7">
              <w:rPr>
                <w:rFonts w:cs="Segoe UI"/>
                <w:sz w:val="16"/>
                <w:szCs w:val="16"/>
                <w:lang w:eastAsia="en-IN"/>
              </w:rPr>
              <w:t xml:space="preserve">Provides overarching architectural governance across </w:t>
            </w:r>
            <w:r w:rsidR="00D92666" w:rsidRPr="003F34C7">
              <w:rPr>
                <w:rFonts w:cs="Segoe UI"/>
                <w:sz w:val="16"/>
                <w:szCs w:val="16"/>
                <w:lang w:eastAsia="en-IN"/>
              </w:rPr>
              <w:t>Programme Horizon, ensuring</w:t>
            </w:r>
            <w:r w:rsidRPr="003F34C7">
              <w:rPr>
                <w:rFonts w:cs="Segoe UI"/>
                <w:sz w:val="16"/>
                <w:szCs w:val="16"/>
                <w:lang w:eastAsia="en-IN"/>
              </w:rPr>
              <w:t xml:space="preserve"> alignment to target</w:t>
            </w:r>
            <w:r w:rsidR="00D92666" w:rsidRPr="003F34C7">
              <w:rPr>
                <w:rFonts w:cs="Segoe UI"/>
                <w:sz w:val="16"/>
                <w:szCs w:val="16"/>
                <w:lang w:eastAsia="en-IN"/>
              </w:rPr>
              <w:t>-state</w:t>
            </w:r>
            <w:r w:rsidRPr="003F34C7">
              <w:rPr>
                <w:rFonts w:cs="Segoe UI"/>
                <w:sz w:val="16"/>
                <w:szCs w:val="16"/>
                <w:lang w:eastAsia="en-IN"/>
              </w:rPr>
              <w:t xml:space="preserve"> architecture, design principles (e.g. API-first, OPSR), and integration standards. </w:t>
            </w:r>
            <w:r w:rsidR="00D92666" w:rsidRPr="003F34C7">
              <w:rPr>
                <w:rFonts w:cs="Segoe UI"/>
                <w:sz w:val="16"/>
                <w:szCs w:val="16"/>
                <w:lang w:eastAsia="en-IN"/>
              </w:rPr>
              <w:t>Chairs design forums, governs key technical decisions, and ensures consistency and scalability across all workstreams.</w:t>
            </w:r>
          </w:p>
        </w:tc>
      </w:tr>
    </w:tbl>
    <w:p w14:paraId="5ED15241" w14:textId="50C40764" w:rsidR="00E23037" w:rsidRDefault="00446FFF" w:rsidP="007E37F4">
      <w:pPr>
        <w:keepNext/>
        <w:keepLines/>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Workstream Specific Delivery Roles </w:t>
      </w:r>
    </w:p>
    <w:p w14:paraId="3853C4D7" w14:textId="7AF410E7" w:rsidR="00446FFF" w:rsidRDefault="00446FFF" w:rsidP="007E37F4">
      <w:pPr>
        <w:keepNext/>
        <w:keepLines/>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Portal &amp; Customer (Workstream A)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446FFF" w:rsidRPr="00E77358" w14:paraId="2E1C5890" w14:textId="77777777" w:rsidTr="004C0ECE">
        <w:tc>
          <w:tcPr>
            <w:tcW w:w="2552" w:type="dxa"/>
            <w:shd w:val="clear" w:color="auto" w:fill="0070C0"/>
          </w:tcPr>
          <w:p w14:paraId="14A399D2" w14:textId="77777777" w:rsidR="00446FFF" w:rsidRPr="00E77358" w:rsidRDefault="00446FFF"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shd w:val="clear" w:color="auto" w:fill="0070C0"/>
          </w:tcPr>
          <w:p w14:paraId="6350CED9" w14:textId="77777777" w:rsidR="00446FFF" w:rsidRPr="00E77358" w:rsidRDefault="00446FFF" w:rsidP="007E37F4">
            <w:pPr>
              <w:keepNext/>
              <w:keepLines/>
              <w:spacing w:beforeLines="60" w:before="144" w:afterLines="60" w:after="144"/>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446FFF" w14:paraId="509536C5" w14:textId="77777777" w:rsidTr="004C0ECE">
        <w:tc>
          <w:tcPr>
            <w:tcW w:w="2552" w:type="dxa"/>
          </w:tcPr>
          <w:p w14:paraId="10FF7CDF" w14:textId="0C8FD4C0" w:rsidR="00446FFF" w:rsidRPr="004C0ECE" w:rsidRDefault="00B4306A"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Portal Technical Lead </w:t>
            </w:r>
          </w:p>
        </w:tc>
        <w:tc>
          <w:tcPr>
            <w:tcW w:w="6799" w:type="dxa"/>
          </w:tcPr>
          <w:p w14:paraId="34663893" w14:textId="3E63A81B" w:rsidR="00446FFF" w:rsidRPr="003F34C7" w:rsidRDefault="00B4306A" w:rsidP="007E37F4">
            <w:pPr>
              <w:keepNext/>
              <w:keepLines/>
              <w:spacing w:beforeLines="60" w:before="144" w:afterLines="60" w:after="144"/>
              <w:rPr>
                <w:rFonts w:cs="Segoe UI"/>
                <w:sz w:val="16"/>
                <w:szCs w:val="16"/>
                <w:lang w:eastAsia="en-IN"/>
              </w:rPr>
            </w:pPr>
            <w:r w:rsidRPr="003F34C7">
              <w:rPr>
                <w:rFonts w:cs="Segoe UI"/>
                <w:sz w:val="16"/>
                <w:szCs w:val="16"/>
                <w:lang w:eastAsia="en-IN"/>
              </w:rPr>
              <w:t xml:space="preserve">Owns the </w:t>
            </w:r>
            <w:r w:rsidR="00E7111A" w:rsidRPr="003F34C7">
              <w:rPr>
                <w:rFonts w:cs="Segoe UI"/>
                <w:sz w:val="16"/>
                <w:szCs w:val="16"/>
                <w:lang w:eastAsia="en-IN"/>
              </w:rPr>
              <w:t xml:space="preserve">end-to-end technical </w:t>
            </w:r>
            <w:r w:rsidRPr="003F34C7">
              <w:rPr>
                <w:rFonts w:cs="Segoe UI"/>
                <w:sz w:val="16"/>
                <w:szCs w:val="16"/>
                <w:lang w:eastAsia="en-IN"/>
              </w:rPr>
              <w:t xml:space="preserve">design of the RSP Portal, ensuring alignment </w:t>
            </w:r>
            <w:r w:rsidR="00E7111A" w:rsidRPr="003F34C7">
              <w:rPr>
                <w:rFonts w:cs="Segoe UI"/>
                <w:sz w:val="16"/>
                <w:szCs w:val="16"/>
                <w:lang w:eastAsia="en-IN"/>
              </w:rPr>
              <w:t>with</w:t>
            </w:r>
            <w:r w:rsidRPr="003F34C7">
              <w:rPr>
                <w:rFonts w:cs="Segoe UI"/>
                <w:sz w:val="16"/>
                <w:szCs w:val="16"/>
                <w:lang w:eastAsia="en-IN"/>
              </w:rPr>
              <w:t xml:space="preserve"> Experience APIs</w:t>
            </w:r>
            <w:r w:rsidR="00E7111A" w:rsidRPr="003F34C7">
              <w:rPr>
                <w:rFonts w:cs="Segoe UI"/>
                <w:sz w:val="16"/>
                <w:szCs w:val="16"/>
                <w:lang w:eastAsia="en-IN"/>
              </w:rPr>
              <w:t>, security, and front-end architecture. Drives portal solution decisions, manages technical dependencies,</w:t>
            </w:r>
            <w:r w:rsidRPr="003F34C7">
              <w:rPr>
                <w:rFonts w:cs="Segoe UI"/>
                <w:sz w:val="16"/>
                <w:szCs w:val="16"/>
                <w:lang w:eastAsia="en-IN"/>
              </w:rPr>
              <w:t xml:space="preserve"> and </w:t>
            </w:r>
            <w:r w:rsidR="00E7111A" w:rsidRPr="003F34C7">
              <w:rPr>
                <w:rFonts w:cs="Segoe UI"/>
                <w:sz w:val="16"/>
                <w:szCs w:val="16"/>
                <w:lang w:eastAsia="en-IN"/>
              </w:rPr>
              <w:t>ensures scalability, performance, and integration with backend systems.</w:t>
            </w:r>
          </w:p>
        </w:tc>
      </w:tr>
      <w:tr w:rsidR="00446FFF" w14:paraId="2713731F" w14:textId="77777777" w:rsidTr="004C0ECE">
        <w:tc>
          <w:tcPr>
            <w:tcW w:w="2552" w:type="dxa"/>
          </w:tcPr>
          <w:p w14:paraId="0762F578" w14:textId="47255A77" w:rsidR="00446FFF" w:rsidRPr="004C0ECE" w:rsidRDefault="00B4306A"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UI/UX Lead </w:t>
            </w:r>
          </w:p>
        </w:tc>
        <w:tc>
          <w:tcPr>
            <w:tcW w:w="6799" w:type="dxa"/>
          </w:tcPr>
          <w:p w14:paraId="7A6F9E29" w14:textId="4DDDE4D3" w:rsidR="00446FFF" w:rsidRPr="003F34C7" w:rsidRDefault="00064C40" w:rsidP="007E37F4">
            <w:pPr>
              <w:keepNext/>
              <w:keepLines/>
              <w:spacing w:beforeLines="60" w:before="144" w:afterLines="60" w:after="144"/>
              <w:rPr>
                <w:rFonts w:cs="Segoe UI"/>
                <w:sz w:val="16"/>
                <w:szCs w:val="16"/>
                <w:lang w:eastAsia="en-IN"/>
              </w:rPr>
            </w:pPr>
            <w:r w:rsidRPr="003F34C7">
              <w:rPr>
                <w:rFonts w:cs="Segoe UI"/>
                <w:sz w:val="16"/>
                <w:szCs w:val="16"/>
                <w:lang w:eastAsia="en-IN"/>
              </w:rPr>
              <w:t xml:space="preserve">Leads </w:t>
            </w:r>
            <w:r w:rsidR="00E7111A" w:rsidRPr="003F34C7">
              <w:rPr>
                <w:rFonts w:cs="Segoe UI"/>
                <w:sz w:val="16"/>
                <w:szCs w:val="16"/>
                <w:lang w:eastAsia="en-IN"/>
              </w:rPr>
              <w:t>the</w:t>
            </w:r>
            <w:r w:rsidRPr="003F34C7">
              <w:rPr>
                <w:rFonts w:cs="Segoe UI"/>
                <w:sz w:val="16"/>
                <w:szCs w:val="16"/>
                <w:lang w:eastAsia="en-IN"/>
              </w:rPr>
              <w:t xml:space="preserve"> design</w:t>
            </w:r>
            <w:r w:rsidR="00E7111A" w:rsidRPr="003F34C7">
              <w:rPr>
                <w:rFonts w:cs="Segoe UI"/>
                <w:sz w:val="16"/>
                <w:szCs w:val="16"/>
                <w:lang w:eastAsia="en-IN"/>
              </w:rPr>
              <w:t xml:space="preserve"> of user journeys and interface experiences</w:t>
            </w:r>
            <w:r w:rsidRPr="003F34C7">
              <w:rPr>
                <w:rFonts w:cs="Segoe UI"/>
                <w:sz w:val="16"/>
                <w:szCs w:val="16"/>
                <w:lang w:eastAsia="en-IN"/>
              </w:rPr>
              <w:t xml:space="preserve">, ensuring </w:t>
            </w:r>
            <w:r w:rsidR="00E7111A" w:rsidRPr="003F34C7">
              <w:rPr>
                <w:rFonts w:cs="Segoe UI"/>
                <w:sz w:val="16"/>
                <w:szCs w:val="16"/>
                <w:lang w:eastAsia="en-IN"/>
              </w:rPr>
              <w:t xml:space="preserve">the portal is </w:t>
            </w:r>
            <w:r w:rsidRPr="003F34C7">
              <w:rPr>
                <w:rFonts w:cs="Segoe UI"/>
                <w:sz w:val="16"/>
                <w:szCs w:val="16"/>
                <w:lang w:eastAsia="en-IN"/>
              </w:rPr>
              <w:t xml:space="preserve">intuitive, accessible, and aligned </w:t>
            </w:r>
            <w:r w:rsidR="00E7111A" w:rsidRPr="003F34C7">
              <w:rPr>
                <w:rFonts w:cs="Segoe UI"/>
                <w:sz w:val="16"/>
                <w:szCs w:val="16"/>
                <w:lang w:eastAsia="en-IN"/>
              </w:rPr>
              <w:t>to RSP needs. Facilitates co-design workshops, produces high-fidelity designs, and ensures alignment between user requirements and technical delivery</w:t>
            </w:r>
            <w:r w:rsidRPr="003F34C7">
              <w:rPr>
                <w:rFonts w:cs="Segoe UI"/>
                <w:sz w:val="16"/>
                <w:szCs w:val="16"/>
                <w:lang w:eastAsia="en-IN"/>
              </w:rPr>
              <w:t>.</w:t>
            </w:r>
          </w:p>
        </w:tc>
      </w:tr>
      <w:tr w:rsidR="00E7111A" w14:paraId="3589991B" w14:textId="77777777" w:rsidTr="004C0ECE">
        <w:tc>
          <w:tcPr>
            <w:tcW w:w="2552" w:type="dxa"/>
            <w:tcBorders>
              <w:bottom w:val="single" w:sz="4" w:space="0" w:color="D0CECE" w:themeColor="background2" w:themeShade="E6"/>
            </w:tcBorders>
          </w:tcPr>
          <w:p w14:paraId="13C91842" w14:textId="78C7C07D" w:rsidR="00E7111A" w:rsidRPr="004C0ECE" w:rsidRDefault="00E7111A"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Rules Expert (Pre-Qualification / InRule specialist) </w:t>
            </w:r>
          </w:p>
        </w:tc>
        <w:tc>
          <w:tcPr>
            <w:tcW w:w="6799" w:type="dxa"/>
            <w:tcBorders>
              <w:bottom w:val="single" w:sz="4" w:space="0" w:color="D0CECE" w:themeColor="background2" w:themeShade="E6"/>
            </w:tcBorders>
          </w:tcPr>
          <w:p w14:paraId="24B45766" w14:textId="0EC69BE4" w:rsidR="00E7111A" w:rsidRPr="003F34C7" w:rsidRDefault="00C75F9F" w:rsidP="007E37F4">
            <w:pPr>
              <w:keepNext/>
              <w:keepLines/>
              <w:spacing w:beforeLines="60" w:before="144" w:afterLines="60" w:after="144"/>
              <w:rPr>
                <w:rFonts w:cs="Segoe UI"/>
                <w:sz w:val="16"/>
                <w:szCs w:val="16"/>
                <w:lang w:eastAsia="en-IN"/>
              </w:rPr>
            </w:pPr>
            <w:r w:rsidRPr="003F34C7">
              <w:rPr>
                <w:rFonts w:cs="Segoe UI"/>
                <w:sz w:val="16"/>
                <w:szCs w:val="16"/>
                <w:lang w:eastAsia="en-IN"/>
              </w:rPr>
              <w:t>Designs and configures the rules engine underpinning order pre-qualification and eligibility. Translates business logic into maintainable, auditable rule sets, ensuring flexibility for business users and supporting automation, accuracy, and decision transparency.</w:t>
            </w:r>
          </w:p>
        </w:tc>
      </w:tr>
      <w:tr w:rsidR="00E7111A" w14:paraId="4C656EBA" w14:textId="77777777" w:rsidTr="004C0ECE">
        <w:tc>
          <w:tcPr>
            <w:tcW w:w="2552" w:type="dxa"/>
            <w:tcBorders>
              <w:top w:val="single" w:sz="4" w:space="0" w:color="D0CECE" w:themeColor="background2" w:themeShade="E6"/>
              <w:bottom w:val="single" w:sz="4" w:space="0" w:color="D0CECE" w:themeColor="background2" w:themeShade="E6"/>
            </w:tcBorders>
          </w:tcPr>
          <w:p w14:paraId="6A9A05A9" w14:textId="11E08345" w:rsidR="00E7111A" w:rsidRPr="004C0ECE" w:rsidRDefault="00C75F9F" w:rsidP="007E37F4">
            <w:pPr>
              <w:keepNext/>
              <w:keepLines/>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ServiceNow Architect (CSM/SOMT) </w:t>
            </w:r>
          </w:p>
        </w:tc>
        <w:tc>
          <w:tcPr>
            <w:tcW w:w="6799" w:type="dxa"/>
            <w:tcBorders>
              <w:top w:val="single" w:sz="4" w:space="0" w:color="D0CECE" w:themeColor="background2" w:themeShade="E6"/>
              <w:bottom w:val="single" w:sz="4" w:space="0" w:color="D0CECE" w:themeColor="background2" w:themeShade="E6"/>
            </w:tcBorders>
          </w:tcPr>
          <w:p w14:paraId="31D82738" w14:textId="1D18074E" w:rsidR="00E7111A" w:rsidRPr="003F34C7" w:rsidRDefault="00C75F9F" w:rsidP="007E37F4">
            <w:pPr>
              <w:keepNext/>
              <w:keepLines/>
              <w:spacing w:beforeLines="60" w:before="144" w:afterLines="60" w:after="144"/>
              <w:rPr>
                <w:rFonts w:cs="Segoe UI"/>
                <w:sz w:val="16"/>
                <w:szCs w:val="16"/>
                <w:lang w:eastAsia="en-IN"/>
              </w:rPr>
            </w:pPr>
            <w:r w:rsidRPr="003F34C7">
              <w:rPr>
                <w:rFonts w:cs="Segoe UI"/>
                <w:sz w:val="16"/>
                <w:szCs w:val="16"/>
                <w:lang w:eastAsia="en-IN"/>
              </w:rPr>
              <w:t>Leads configuration and design of ServiceNow platforms, including catalogue, ordering, and customer management capabilities. Ensures alignment to OPSR data model, supports automation of customer journeys, and governs platform design across work packages.</w:t>
            </w:r>
          </w:p>
        </w:tc>
      </w:tr>
    </w:tbl>
    <w:p w14:paraId="42F993F0" w14:textId="1B11421A" w:rsidR="00C75F9F" w:rsidRDefault="00C75F9F" w:rsidP="00064C40">
      <w:pPr>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Billing &amp; Finance (Cross Workstream)</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C75F9F" w:rsidRPr="00E77358" w14:paraId="015699FE" w14:textId="77777777" w:rsidTr="004C0ECE">
        <w:tc>
          <w:tcPr>
            <w:tcW w:w="2552" w:type="dxa"/>
            <w:shd w:val="clear" w:color="auto" w:fill="0070C0"/>
          </w:tcPr>
          <w:p w14:paraId="04F2D43C" w14:textId="77777777" w:rsidR="00C75F9F" w:rsidRPr="00E77358" w:rsidRDefault="00C75F9F">
            <w:pPr>
              <w:spacing w:beforeLines="60" w:before="144" w:afterLines="60" w:after="144" w:line="300" w:lineRule="atLeast"/>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shd w:val="clear" w:color="auto" w:fill="0070C0"/>
          </w:tcPr>
          <w:p w14:paraId="72C4C215" w14:textId="77777777" w:rsidR="00C75F9F" w:rsidRPr="00E77358" w:rsidRDefault="00C75F9F">
            <w:pPr>
              <w:spacing w:beforeLines="60" w:before="144" w:afterLines="60" w:after="144" w:line="300" w:lineRule="atLeast"/>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C75F9F" w14:paraId="2F51C860" w14:textId="77777777" w:rsidTr="004C0ECE">
        <w:trPr>
          <w:trHeight w:val="728"/>
        </w:trPr>
        <w:tc>
          <w:tcPr>
            <w:tcW w:w="2552" w:type="dxa"/>
            <w:tcBorders>
              <w:bottom w:val="single" w:sz="4" w:space="0" w:color="D0CECE" w:themeColor="background2" w:themeShade="E6"/>
            </w:tcBorders>
          </w:tcPr>
          <w:p w14:paraId="725E4A36" w14:textId="01C1C8AE" w:rsidR="00C75F9F" w:rsidRPr="004C0ECE" w:rsidRDefault="00C75F9F" w:rsidP="00E77358">
            <w:pPr>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Finance Lead (Dynamics 365 F&amp;O) </w:t>
            </w:r>
          </w:p>
        </w:tc>
        <w:tc>
          <w:tcPr>
            <w:tcW w:w="6799" w:type="dxa"/>
            <w:tcBorders>
              <w:bottom w:val="single" w:sz="4" w:space="0" w:color="D0CECE" w:themeColor="background2" w:themeShade="E6"/>
            </w:tcBorders>
          </w:tcPr>
          <w:p w14:paraId="2651E884" w14:textId="4D66713A" w:rsidR="00C75F9F" w:rsidRPr="003F34C7" w:rsidRDefault="00EA3761" w:rsidP="003C013D">
            <w:pPr>
              <w:spacing w:beforeLines="60" w:before="144" w:afterLines="60" w:after="144"/>
              <w:rPr>
                <w:rFonts w:cs="Segoe UI"/>
                <w:sz w:val="16"/>
                <w:szCs w:val="16"/>
                <w:lang w:eastAsia="en-IN"/>
              </w:rPr>
            </w:pPr>
            <w:r w:rsidRPr="003F34C7">
              <w:rPr>
                <w:rFonts w:cs="Segoe UI"/>
                <w:sz w:val="16"/>
                <w:szCs w:val="16"/>
                <w:lang w:eastAsia="en-IN"/>
              </w:rPr>
              <w:t>Leads the design of billing and financial processes, ensuring alignment to subscription billing, invoicing, reconciliation, and financial controls. Works closely with business stakeholders to ensure the solution meets accounting, compliance, and reporting requirements.</w:t>
            </w:r>
          </w:p>
        </w:tc>
      </w:tr>
      <w:tr w:rsidR="00C75F9F" w:rsidRPr="00A37DD8" w14:paraId="38CAAA35" w14:textId="77777777" w:rsidTr="004C0ECE">
        <w:tc>
          <w:tcPr>
            <w:tcW w:w="2552" w:type="dxa"/>
            <w:tcBorders>
              <w:top w:val="single" w:sz="4" w:space="0" w:color="D0CECE" w:themeColor="background2" w:themeShade="E6"/>
              <w:bottom w:val="single" w:sz="4" w:space="0" w:color="D0CECE" w:themeColor="background2" w:themeShade="E6"/>
            </w:tcBorders>
          </w:tcPr>
          <w:p w14:paraId="6F80DC18" w14:textId="5800559C" w:rsidR="00C75F9F" w:rsidRPr="004C0ECE" w:rsidRDefault="00EA3761" w:rsidP="00E77358">
            <w:pPr>
              <w:spacing w:beforeLines="60" w:before="144" w:afterLines="60" w:after="144"/>
              <w:jc w:val="left"/>
              <w:rPr>
                <w:rFonts w:cs="Segoe UI"/>
                <w:b/>
                <w:color w:val="0070C0"/>
                <w:sz w:val="16"/>
                <w:szCs w:val="16"/>
                <w:lang w:eastAsia="en-IN"/>
              </w:rPr>
            </w:pPr>
            <w:r w:rsidRPr="004C0ECE">
              <w:rPr>
                <w:rFonts w:cs="Segoe UI"/>
                <w:b/>
                <w:color w:val="0070C0"/>
                <w:sz w:val="16"/>
                <w:szCs w:val="16"/>
                <w:lang w:eastAsia="en-IN"/>
              </w:rPr>
              <w:t xml:space="preserve">F&amp;O Integration Lead </w:t>
            </w:r>
          </w:p>
        </w:tc>
        <w:tc>
          <w:tcPr>
            <w:tcW w:w="6799" w:type="dxa"/>
            <w:tcBorders>
              <w:top w:val="single" w:sz="4" w:space="0" w:color="D0CECE" w:themeColor="background2" w:themeShade="E6"/>
              <w:bottom w:val="single" w:sz="4" w:space="0" w:color="D0CECE" w:themeColor="background2" w:themeShade="E6"/>
            </w:tcBorders>
          </w:tcPr>
          <w:p w14:paraId="3D888106" w14:textId="122D1A62" w:rsidR="00C75F9F" w:rsidRPr="003F34C7" w:rsidRDefault="00EA3761" w:rsidP="003C013D">
            <w:pPr>
              <w:spacing w:beforeLines="60" w:before="144" w:afterLines="60" w:after="144"/>
              <w:rPr>
                <w:rFonts w:cs="Segoe UI"/>
                <w:sz w:val="16"/>
                <w:szCs w:val="16"/>
                <w:lang w:eastAsia="en-IN"/>
              </w:rPr>
            </w:pPr>
            <w:r w:rsidRPr="003F34C7">
              <w:rPr>
                <w:rFonts w:cs="Segoe UI"/>
                <w:sz w:val="16"/>
                <w:szCs w:val="16"/>
                <w:lang w:eastAsia="en-IN"/>
              </w:rPr>
              <w:t>Owns integration between ServiceNow and Dynamics 365, ensuring accurate, event-driven data flow for billing and financial transactions. Manages interface design, data mapping, and exception handling to ensure billing accuracy and traceability.</w:t>
            </w:r>
          </w:p>
        </w:tc>
      </w:tr>
    </w:tbl>
    <w:p w14:paraId="4B5AEF4B" w14:textId="77777777" w:rsidR="00E13F68" w:rsidRDefault="00E13F68" w:rsidP="00064C40">
      <w:pPr>
        <w:spacing w:beforeLines="60" w:before="144" w:afterLines="60" w:after="144" w:line="300" w:lineRule="atLeast"/>
        <w:jc w:val="left"/>
        <w:rPr>
          <w:rFonts w:eastAsia="Times New Roman" w:cs="Segoe UI"/>
          <w:b/>
          <w:bCs/>
          <w:szCs w:val="20"/>
          <w:lang w:eastAsia="en-IN"/>
        </w:rPr>
      </w:pPr>
    </w:p>
    <w:p w14:paraId="27299C1A" w14:textId="77777777" w:rsidR="00E13F68" w:rsidRDefault="00E13F68">
      <w:pPr>
        <w:spacing w:before="0" w:after="0"/>
        <w:jc w:val="left"/>
        <w:rPr>
          <w:rFonts w:eastAsia="Times New Roman" w:cs="Segoe UI"/>
          <w:b/>
          <w:bCs/>
          <w:szCs w:val="20"/>
          <w:lang w:eastAsia="en-IN"/>
        </w:rPr>
      </w:pPr>
      <w:r>
        <w:rPr>
          <w:rFonts w:eastAsia="Times New Roman" w:cs="Segoe UI"/>
          <w:b/>
          <w:bCs/>
          <w:szCs w:val="20"/>
          <w:lang w:eastAsia="en-IN"/>
        </w:rPr>
        <w:br w:type="page"/>
      </w:r>
    </w:p>
    <w:p w14:paraId="05F39560" w14:textId="4C5F4303" w:rsidR="00064C40" w:rsidRDefault="00064C40" w:rsidP="00064C40">
      <w:pPr>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Network (Workstream B)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064C40" w:rsidRPr="00E77358" w14:paraId="16715E7B" w14:textId="77777777" w:rsidTr="004C0ECE">
        <w:tc>
          <w:tcPr>
            <w:tcW w:w="2552" w:type="dxa"/>
            <w:shd w:val="clear" w:color="auto" w:fill="0070C0"/>
          </w:tcPr>
          <w:p w14:paraId="6CB63FAA" w14:textId="77777777" w:rsidR="00064C40" w:rsidRPr="00E77358" w:rsidRDefault="00064C40">
            <w:pPr>
              <w:spacing w:beforeLines="60" w:before="144" w:afterLines="60" w:after="144" w:line="300" w:lineRule="atLeast"/>
              <w:jc w:val="left"/>
              <w:rPr>
                <w:rFonts w:cs="Segoe UI"/>
                <w:b/>
                <w:color w:val="FFFFFF" w:themeColor="background1"/>
                <w:lang w:eastAsia="en-IN"/>
              </w:rPr>
            </w:pPr>
            <w:r w:rsidRPr="00E77358">
              <w:rPr>
                <w:rFonts w:cs="Segoe UI"/>
                <w:b/>
                <w:color w:val="FFFFFF" w:themeColor="background1"/>
                <w:lang w:eastAsia="en-IN"/>
              </w:rPr>
              <w:t xml:space="preserve">Role </w:t>
            </w:r>
          </w:p>
        </w:tc>
        <w:tc>
          <w:tcPr>
            <w:tcW w:w="6799" w:type="dxa"/>
            <w:shd w:val="clear" w:color="auto" w:fill="0070C0"/>
          </w:tcPr>
          <w:p w14:paraId="26B55B04" w14:textId="77777777" w:rsidR="00064C40" w:rsidRPr="00E77358" w:rsidRDefault="00064C40">
            <w:pPr>
              <w:spacing w:beforeLines="60" w:before="144" w:afterLines="60" w:after="144" w:line="300" w:lineRule="atLeast"/>
              <w:jc w:val="left"/>
              <w:rPr>
                <w:rFonts w:cs="Segoe UI"/>
                <w:b/>
                <w:color w:val="FFFFFF" w:themeColor="background1"/>
                <w:lang w:eastAsia="en-IN"/>
              </w:rPr>
            </w:pPr>
            <w:r w:rsidRPr="00E77358">
              <w:rPr>
                <w:rFonts w:cs="Segoe UI"/>
                <w:b/>
                <w:color w:val="FFFFFF" w:themeColor="background1"/>
                <w:lang w:eastAsia="en-IN"/>
              </w:rPr>
              <w:t xml:space="preserve">Description </w:t>
            </w:r>
          </w:p>
        </w:tc>
      </w:tr>
      <w:tr w:rsidR="00064C40" w14:paraId="33829E25" w14:textId="77777777" w:rsidTr="00D235F2">
        <w:trPr>
          <w:trHeight w:val="728"/>
        </w:trPr>
        <w:tc>
          <w:tcPr>
            <w:tcW w:w="2552" w:type="dxa"/>
            <w:tcBorders>
              <w:bottom w:val="single" w:sz="4" w:space="0" w:color="D0CECE" w:themeColor="background2" w:themeShade="E6"/>
            </w:tcBorders>
          </w:tcPr>
          <w:p w14:paraId="164246BD" w14:textId="598F6862" w:rsidR="00064C40" w:rsidRPr="00D235F2" w:rsidRDefault="00064C40" w:rsidP="00E77358">
            <w:pPr>
              <w:spacing w:beforeLines="60" w:before="144" w:afterLines="60" w:after="144"/>
              <w:jc w:val="left"/>
              <w:rPr>
                <w:rFonts w:cs="Segoe UI"/>
                <w:b/>
                <w:color w:val="0070C0"/>
                <w:sz w:val="16"/>
                <w:szCs w:val="16"/>
                <w:lang w:eastAsia="en-IN"/>
              </w:rPr>
            </w:pPr>
            <w:r w:rsidRPr="00D235F2">
              <w:rPr>
                <w:rFonts w:cs="Segoe UI"/>
                <w:b/>
                <w:color w:val="0070C0"/>
                <w:sz w:val="16"/>
                <w:szCs w:val="16"/>
                <w:lang w:eastAsia="en-IN"/>
              </w:rPr>
              <w:t xml:space="preserve">3-GIS Solution Architect </w:t>
            </w:r>
          </w:p>
        </w:tc>
        <w:tc>
          <w:tcPr>
            <w:tcW w:w="6799" w:type="dxa"/>
            <w:tcBorders>
              <w:bottom w:val="single" w:sz="4" w:space="0" w:color="D0CECE" w:themeColor="background2" w:themeShade="E6"/>
            </w:tcBorders>
          </w:tcPr>
          <w:p w14:paraId="07A08107" w14:textId="4B386098" w:rsidR="00064C40" w:rsidRPr="003F34C7" w:rsidRDefault="00CA60F0" w:rsidP="003C013D">
            <w:pPr>
              <w:spacing w:beforeLines="60" w:before="144" w:afterLines="60" w:after="144"/>
              <w:rPr>
                <w:rFonts w:cs="Segoe UI"/>
                <w:sz w:val="16"/>
                <w:szCs w:val="16"/>
                <w:lang w:eastAsia="en-IN"/>
              </w:rPr>
            </w:pPr>
            <w:r w:rsidRPr="003F34C7">
              <w:rPr>
                <w:rFonts w:cs="Segoe UI"/>
                <w:sz w:val="16"/>
                <w:szCs w:val="16"/>
                <w:lang w:eastAsia="en-IN"/>
              </w:rPr>
              <w:t>Owns the</w:t>
            </w:r>
            <w:r w:rsidR="009A7BC0" w:rsidRPr="003F34C7">
              <w:rPr>
                <w:rFonts w:cs="Segoe UI"/>
                <w:sz w:val="16"/>
                <w:szCs w:val="16"/>
                <w:lang w:eastAsia="en-IN"/>
              </w:rPr>
              <w:t xml:space="preserve"> design and implementation of the Physical Network Inventory (PNI) solution, ensuring it operates as the authoritative source of truth</w:t>
            </w:r>
            <w:r w:rsidRPr="003F34C7">
              <w:rPr>
                <w:rFonts w:cs="Segoe UI"/>
                <w:sz w:val="16"/>
                <w:szCs w:val="16"/>
                <w:lang w:eastAsia="en-IN"/>
              </w:rPr>
              <w:t xml:space="preserve"> for network assets. Ensures data integrity, spatial accuracy, and alignment to integration requirements.</w:t>
            </w:r>
          </w:p>
        </w:tc>
      </w:tr>
      <w:tr w:rsidR="00064C40" w14:paraId="3AFDE7BD" w14:textId="77777777" w:rsidTr="00D235F2">
        <w:tc>
          <w:tcPr>
            <w:tcW w:w="2552" w:type="dxa"/>
            <w:tcBorders>
              <w:top w:val="single" w:sz="4" w:space="0" w:color="D0CECE" w:themeColor="background2" w:themeShade="E6"/>
              <w:bottom w:val="single" w:sz="4" w:space="0" w:color="D0CECE" w:themeColor="background2" w:themeShade="E6"/>
            </w:tcBorders>
          </w:tcPr>
          <w:p w14:paraId="34F9B88D" w14:textId="0481E2F5" w:rsidR="00064C40" w:rsidRPr="00D235F2" w:rsidRDefault="009A7BC0" w:rsidP="00E77358">
            <w:pPr>
              <w:spacing w:beforeLines="60" w:before="144" w:afterLines="60" w:after="144"/>
              <w:jc w:val="left"/>
              <w:rPr>
                <w:rFonts w:cs="Segoe UI"/>
                <w:b/>
                <w:color w:val="0070C0"/>
                <w:sz w:val="16"/>
                <w:szCs w:val="16"/>
                <w:lang w:eastAsia="en-IN"/>
              </w:rPr>
            </w:pPr>
            <w:r w:rsidRPr="00D235F2">
              <w:rPr>
                <w:rFonts w:cs="Segoe UI"/>
                <w:b/>
                <w:color w:val="0070C0"/>
                <w:sz w:val="16"/>
                <w:szCs w:val="16"/>
                <w:lang w:eastAsia="en-IN"/>
              </w:rPr>
              <w:t>Network Integration</w:t>
            </w:r>
          </w:p>
        </w:tc>
        <w:tc>
          <w:tcPr>
            <w:tcW w:w="6799" w:type="dxa"/>
            <w:tcBorders>
              <w:top w:val="single" w:sz="4" w:space="0" w:color="D0CECE" w:themeColor="background2" w:themeShade="E6"/>
              <w:bottom w:val="single" w:sz="4" w:space="0" w:color="D0CECE" w:themeColor="background2" w:themeShade="E6"/>
            </w:tcBorders>
          </w:tcPr>
          <w:p w14:paraId="6B29BB28" w14:textId="1ACFAD3D" w:rsidR="00064C40" w:rsidRPr="003F34C7" w:rsidRDefault="00CA60F0" w:rsidP="003C013D">
            <w:pPr>
              <w:spacing w:beforeLines="60" w:before="144" w:afterLines="60" w:after="144"/>
              <w:rPr>
                <w:rFonts w:cs="Segoe UI"/>
                <w:sz w:val="16"/>
                <w:szCs w:val="16"/>
                <w:lang w:eastAsia="en-IN"/>
              </w:rPr>
            </w:pPr>
            <w:r w:rsidRPr="003F34C7">
              <w:rPr>
                <w:rFonts w:cs="Segoe UI"/>
                <w:sz w:val="16"/>
                <w:szCs w:val="16"/>
                <w:lang w:eastAsia="en-IN"/>
              </w:rPr>
              <w:t>Leads integration between GIS, ServiceNow, and downstream systems, ensuring seamless data exchange for provisioning, fulfilment, and inventory management. Manages dependencies and ensures alignment between logical and physical network layers.</w:t>
            </w:r>
          </w:p>
        </w:tc>
      </w:tr>
    </w:tbl>
    <w:p w14:paraId="4E8C0F48" w14:textId="68B63623" w:rsidR="00C06603" w:rsidRDefault="00C06603" w:rsidP="00C06603">
      <w:pPr>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Field Force (Workstream C)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552"/>
        <w:gridCol w:w="6799"/>
      </w:tblGrid>
      <w:tr w:rsidR="00C06603" w:rsidRPr="008F2A7A" w14:paraId="7A456E8B" w14:textId="77777777" w:rsidTr="004C0ECE">
        <w:tc>
          <w:tcPr>
            <w:tcW w:w="2552" w:type="dxa"/>
            <w:shd w:val="clear" w:color="auto" w:fill="0070C0"/>
          </w:tcPr>
          <w:p w14:paraId="6E33114C" w14:textId="77777777" w:rsidR="00C06603" w:rsidRPr="008F2A7A" w:rsidRDefault="00C06603" w:rsidP="008F2A7A">
            <w:pPr>
              <w:spacing w:beforeLines="50" w:before="120" w:afterLines="50" w:after="120"/>
              <w:jc w:val="left"/>
              <w:rPr>
                <w:rFonts w:cs="Segoe UI"/>
                <w:b/>
                <w:color w:val="FFFFFF" w:themeColor="background1"/>
                <w:lang w:eastAsia="en-IN"/>
              </w:rPr>
            </w:pPr>
            <w:r w:rsidRPr="008F2A7A">
              <w:rPr>
                <w:rFonts w:cs="Segoe UI"/>
                <w:b/>
                <w:color w:val="FFFFFF" w:themeColor="background1"/>
                <w:lang w:eastAsia="en-IN"/>
              </w:rPr>
              <w:t xml:space="preserve">Role </w:t>
            </w:r>
          </w:p>
        </w:tc>
        <w:tc>
          <w:tcPr>
            <w:tcW w:w="6799" w:type="dxa"/>
            <w:shd w:val="clear" w:color="auto" w:fill="0070C0"/>
          </w:tcPr>
          <w:p w14:paraId="382B9023" w14:textId="77777777" w:rsidR="00C06603" w:rsidRPr="008F2A7A" w:rsidRDefault="00C06603" w:rsidP="008F2A7A">
            <w:pPr>
              <w:spacing w:beforeLines="50" w:before="120" w:afterLines="50" w:after="120"/>
              <w:jc w:val="left"/>
              <w:rPr>
                <w:rFonts w:cs="Segoe UI"/>
                <w:b/>
                <w:color w:val="FFFFFF" w:themeColor="background1"/>
                <w:lang w:eastAsia="en-IN"/>
              </w:rPr>
            </w:pPr>
            <w:r w:rsidRPr="008F2A7A">
              <w:rPr>
                <w:rFonts w:cs="Segoe UI"/>
                <w:b/>
                <w:color w:val="FFFFFF" w:themeColor="background1"/>
                <w:lang w:eastAsia="en-IN"/>
              </w:rPr>
              <w:t xml:space="preserve">Description </w:t>
            </w:r>
          </w:p>
        </w:tc>
      </w:tr>
      <w:tr w:rsidR="00C06603" w14:paraId="50200656" w14:textId="77777777" w:rsidTr="004C0ECE">
        <w:trPr>
          <w:trHeight w:val="728"/>
        </w:trPr>
        <w:tc>
          <w:tcPr>
            <w:tcW w:w="2552" w:type="dxa"/>
            <w:tcBorders>
              <w:bottom w:val="single" w:sz="4" w:space="0" w:color="D0CECE" w:themeColor="background2" w:themeShade="E6"/>
            </w:tcBorders>
          </w:tcPr>
          <w:p w14:paraId="54AED6E9" w14:textId="4206C722" w:rsidR="00C06603" w:rsidRPr="00D235F2" w:rsidRDefault="00C06603" w:rsidP="008F2A7A">
            <w:pPr>
              <w:spacing w:beforeLines="50" w:before="120" w:afterLines="50" w:after="120"/>
              <w:jc w:val="left"/>
              <w:rPr>
                <w:rFonts w:cs="Segoe UI"/>
                <w:b/>
                <w:color w:val="0070C0"/>
                <w:sz w:val="16"/>
                <w:szCs w:val="16"/>
                <w:lang w:eastAsia="en-IN"/>
              </w:rPr>
            </w:pPr>
            <w:r w:rsidRPr="00D235F2">
              <w:rPr>
                <w:rFonts w:cs="Segoe UI"/>
                <w:b/>
                <w:color w:val="0070C0"/>
                <w:sz w:val="16"/>
                <w:szCs w:val="16"/>
                <w:lang w:eastAsia="en-IN"/>
              </w:rPr>
              <w:t xml:space="preserve">FSMT / ServiceNow Architect </w:t>
            </w:r>
          </w:p>
        </w:tc>
        <w:tc>
          <w:tcPr>
            <w:tcW w:w="6799" w:type="dxa"/>
            <w:tcBorders>
              <w:bottom w:val="single" w:sz="4" w:space="0" w:color="D0CECE" w:themeColor="background2" w:themeShade="E6"/>
            </w:tcBorders>
          </w:tcPr>
          <w:p w14:paraId="527791C5" w14:textId="7A2C37F9" w:rsidR="00C06603" w:rsidRPr="003F34C7" w:rsidRDefault="00D75DA8" w:rsidP="003C013D">
            <w:pPr>
              <w:spacing w:beforeLines="50" w:before="120" w:afterLines="50" w:after="120"/>
              <w:rPr>
                <w:rFonts w:cs="Segoe UI"/>
                <w:sz w:val="16"/>
                <w:szCs w:val="16"/>
                <w:lang w:eastAsia="en-IN"/>
              </w:rPr>
            </w:pPr>
            <w:r w:rsidRPr="003F34C7">
              <w:rPr>
                <w:rFonts w:cs="Segoe UI"/>
                <w:sz w:val="16"/>
                <w:szCs w:val="16"/>
                <w:lang w:eastAsia="en-IN"/>
              </w:rPr>
              <w:t xml:space="preserve">Leads </w:t>
            </w:r>
            <w:r w:rsidR="007309E0" w:rsidRPr="003F34C7">
              <w:rPr>
                <w:rFonts w:cs="Segoe UI"/>
                <w:sz w:val="16"/>
                <w:szCs w:val="16"/>
                <w:lang w:eastAsia="en-IN"/>
              </w:rPr>
              <w:t xml:space="preserve">the </w:t>
            </w:r>
            <w:r w:rsidRPr="003F34C7">
              <w:rPr>
                <w:rFonts w:cs="Segoe UI"/>
                <w:sz w:val="16"/>
                <w:szCs w:val="16"/>
                <w:lang w:eastAsia="en-IN"/>
              </w:rPr>
              <w:t xml:space="preserve">design of field service </w:t>
            </w:r>
            <w:r w:rsidR="007309E0" w:rsidRPr="003F34C7">
              <w:rPr>
                <w:rFonts w:cs="Segoe UI"/>
                <w:sz w:val="16"/>
                <w:szCs w:val="16"/>
                <w:lang w:eastAsia="en-IN"/>
              </w:rPr>
              <w:t>capabilities</w:t>
            </w:r>
            <w:r w:rsidRPr="003F34C7">
              <w:rPr>
                <w:rFonts w:cs="Segoe UI"/>
                <w:sz w:val="16"/>
                <w:szCs w:val="16"/>
                <w:lang w:eastAsia="en-IN"/>
              </w:rPr>
              <w:t xml:space="preserve"> using FSMT, ensuring </w:t>
            </w:r>
            <w:r w:rsidR="007309E0" w:rsidRPr="003F34C7">
              <w:rPr>
                <w:rFonts w:cs="Segoe UI"/>
                <w:sz w:val="16"/>
                <w:szCs w:val="16"/>
                <w:lang w:eastAsia="en-IN"/>
              </w:rPr>
              <w:t xml:space="preserve">effective orchestration of </w:t>
            </w:r>
            <w:r w:rsidRPr="003F34C7">
              <w:rPr>
                <w:rFonts w:cs="Segoe UI"/>
                <w:sz w:val="16"/>
                <w:szCs w:val="16"/>
                <w:lang w:eastAsia="en-IN"/>
              </w:rPr>
              <w:t xml:space="preserve">assurance and provisioning </w:t>
            </w:r>
            <w:r w:rsidR="007309E0" w:rsidRPr="003F34C7">
              <w:rPr>
                <w:rFonts w:cs="Segoe UI"/>
                <w:sz w:val="16"/>
                <w:szCs w:val="16"/>
                <w:lang w:eastAsia="en-IN"/>
              </w:rPr>
              <w:t>work orders. Defines workflows, lifecycle states, and integration points to support automated and controlled field operations.</w:t>
            </w:r>
          </w:p>
        </w:tc>
      </w:tr>
      <w:tr w:rsidR="00C06603" w14:paraId="7F115934" w14:textId="77777777" w:rsidTr="004C0ECE">
        <w:tc>
          <w:tcPr>
            <w:tcW w:w="2552" w:type="dxa"/>
            <w:tcBorders>
              <w:top w:val="single" w:sz="4" w:space="0" w:color="D0CECE" w:themeColor="background2" w:themeShade="E6"/>
              <w:bottom w:val="single" w:sz="4" w:space="0" w:color="D0CECE" w:themeColor="background2" w:themeShade="E6"/>
            </w:tcBorders>
          </w:tcPr>
          <w:p w14:paraId="779FEDED" w14:textId="3FCB9586" w:rsidR="00C06603" w:rsidRPr="00D235F2" w:rsidRDefault="00D75DA8" w:rsidP="008F2A7A">
            <w:pPr>
              <w:spacing w:beforeLines="50" w:before="120" w:afterLines="50" w:after="120"/>
              <w:jc w:val="left"/>
              <w:rPr>
                <w:rFonts w:cs="Segoe UI"/>
                <w:b/>
                <w:color w:val="0070C0"/>
                <w:sz w:val="16"/>
                <w:szCs w:val="16"/>
                <w:lang w:eastAsia="en-IN"/>
              </w:rPr>
            </w:pPr>
            <w:r w:rsidRPr="00D235F2">
              <w:rPr>
                <w:rFonts w:cs="Segoe UI"/>
                <w:b/>
                <w:color w:val="0070C0"/>
                <w:sz w:val="16"/>
                <w:szCs w:val="16"/>
                <w:lang w:eastAsia="en-IN"/>
              </w:rPr>
              <w:t xml:space="preserve">Integration Specialists </w:t>
            </w:r>
          </w:p>
        </w:tc>
        <w:tc>
          <w:tcPr>
            <w:tcW w:w="6799" w:type="dxa"/>
            <w:tcBorders>
              <w:top w:val="single" w:sz="4" w:space="0" w:color="D0CECE" w:themeColor="background2" w:themeShade="E6"/>
              <w:bottom w:val="single" w:sz="4" w:space="0" w:color="D0CECE" w:themeColor="background2" w:themeShade="E6"/>
            </w:tcBorders>
          </w:tcPr>
          <w:p w14:paraId="4D779163" w14:textId="67564F8D" w:rsidR="00C06603" w:rsidRPr="003F34C7" w:rsidRDefault="007309E0" w:rsidP="003C013D">
            <w:pPr>
              <w:spacing w:beforeLines="50" w:before="120" w:afterLines="50" w:after="120"/>
              <w:rPr>
                <w:rFonts w:cs="Segoe UI"/>
                <w:sz w:val="16"/>
                <w:szCs w:val="16"/>
                <w:lang w:eastAsia="en-IN"/>
              </w:rPr>
            </w:pPr>
            <w:r w:rsidRPr="003F34C7">
              <w:rPr>
                <w:rFonts w:cs="Segoe UI"/>
                <w:sz w:val="16"/>
                <w:szCs w:val="16"/>
                <w:lang w:eastAsia="en-IN"/>
              </w:rPr>
              <w:t>Supports integration with the Service Partner Gateway (SPG), enabling seamless routing of work orders to internal and external partners. Ensures consistent execution models, real-time status updates, and alignment across field service operations.</w:t>
            </w:r>
          </w:p>
        </w:tc>
      </w:tr>
    </w:tbl>
    <w:p w14:paraId="3A407CF3" w14:textId="3B78AD62" w:rsidR="007309E0" w:rsidRDefault="007309E0" w:rsidP="00446FFF">
      <w:pPr>
        <w:spacing w:beforeLines="60" w:before="144" w:afterLines="60" w:after="144" w:line="300" w:lineRule="atLeast"/>
        <w:jc w:val="left"/>
        <w:rPr>
          <w:rFonts w:eastAsia="Times New Roman" w:cs="Segoe UI"/>
          <w:b/>
          <w:bCs/>
          <w:szCs w:val="20"/>
          <w:lang w:eastAsia="en-IN"/>
        </w:rPr>
      </w:pPr>
      <w:r>
        <w:rPr>
          <w:rFonts w:eastAsia="Times New Roman" w:cs="Segoe UI"/>
          <w:b/>
          <w:bCs/>
          <w:szCs w:val="20"/>
          <w:lang w:eastAsia="en-IN"/>
        </w:rPr>
        <w:t xml:space="preserve">Cross Cutting Delivery Roles </w:t>
      </w:r>
    </w:p>
    <w:tbl>
      <w:tblPr>
        <w:tblStyle w:val="TableGrid"/>
        <w:tblW w:w="935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ayout w:type="fixed"/>
        <w:tblLook w:val="04A0" w:firstRow="1" w:lastRow="0" w:firstColumn="1" w:lastColumn="0" w:noHBand="0" w:noVBand="1"/>
      </w:tblPr>
      <w:tblGrid>
        <w:gridCol w:w="2462"/>
        <w:gridCol w:w="6889"/>
      </w:tblGrid>
      <w:tr w:rsidR="007309E0" w:rsidRPr="008F2A7A" w14:paraId="116FC50E" w14:textId="77777777" w:rsidTr="00D235F2">
        <w:trPr>
          <w:tblHeader/>
        </w:trPr>
        <w:tc>
          <w:tcPr>
            <w:tcW w:w="2462" w:type="dxa"/>
            <w:shd w:val="clear" w:color="auto" w:fill="0070C0"/>
            <w:vAlign w:val="center"/>
          </w:tcPr>
          <w:p w14:paraId="39FEF03F" w14:textId="77777777" w:rsidR="007309E0" w:rsidRPr="008F2A7A" w:rsidRDefault="007309E0" w:rsidP="008F2A7A">
            <w:pPr>
              <w:spacing w:before="120" w:after="120"/>
              <w:jc w:val="left"/>
              <w:rPr>
                <w:rFonts w:cs="Segoe UI"/>
                <w:b/>
                <w:color w:val="FFFFFF" w:themeColor="background1"/>
                <w:lang w:eastAsia="en-IN"/>
              </w:rPr>
            </w:pPr>
            <w:r w:rsidRPr="008F2A7A">
              <w:rPr>
                <w:rFonts w:cs="Segoe UI"/>
                <w:b/>
                <w:color w:val="FFFFFF" w:themeColor="background1"/>
                <w:lang w:eastAsia="en-IN"/>
              </w:rPr>
              <w:t xml:space="preserve">Role </w:t>
            </w:r>
          </w:p>
        </w:tc>
        <w:tc>
          <w:tcPr>
            <w:tcW w:w="6889" w:type="dxa"/>
            <w:shd w:val="clear" w:color="auto" w:fill="0070C0"/>
            <w:vAlign w:val="center"/>
          </w:tcPr>
          <w:p w14:paraId="045379AE" w14:textId="77777777" w:rsidR="007309E0" w:rsidRPr="008F2A7A" w:rsidRDefault="007309E0" w:rsidP="008F2A7A">
            <w:pPr>
              <w:spacing w:before="120" w:after="120"/>
              <w:jc w:val="left"/>
              <w:rPr>
                <w:rFonts w:cs="Segoe UI"/>
                <w:b/>
                <w:color w:val="FFFFFF" w:themeColor="background1"/>
                <w:lang w:eastAsia="en-IN"/>
              </w:rPr>
            </w:pPr>
            <w:r w:rsidRPr="008F2A7A">
              <w:rPr>
                <w:rFonts w:cs="Segoe UI"/>
                <w:b/>
                <w:color w:val="FFFFFF" w:themeColor="background1"/>
                <w:lang w:eastAsia="en-IN"/>
              </w:rPr>
              <w:t xml:space="preserve">Description </w:t>
            </w:r>
          </w:p>
        </w:tc>
      </w:tr>
      <w:tr w:rsidR="007309E0" w14:paraId="06508F63" w14:textId="77777777" w:rsidTr="00D235F2">
        <w:trPr>
          <w:trHeight w:val="728"/>
        </w:trPr>
        <w:tc>
          <w:tcPr>
            <w:tcW w:w="2462" w:type="dxa"/>
          </w:tcPr>
          <w:p w14:paraId="07E77073" w14:textId="4A44E1E1" w:rsidR="007309E0" w:rsidRPr="00D235F2" w:rsidRDefault="007309E0" w:rsidP="008F2A7A">
            <w:pPr>
              <w:spacing w:before="120" w:after="120"/>
              <w:jc w:val="left"/>
              <w:rPr>
                <w:rFonts w:cs="Segoe UI"/>
                <w:b/>
                <w:color w:val="0070C0"/>
                <w:sz w:val="16"/>
                <w:szCs w:val="16"/>
                <w:lang w:eastAsia="en-IN"/>
              </w:rPr>
            </w:pPr>
            <w:r w:rsidRPr="00D235F2">
              <w:rPr>
                <w:rFonts w:cs="Segoe UI"/>
                <w:b/>
                <w:color w:val="0070C0"/>
                <w:sz w:val="16"/>
                <w:szCs w:val="16"/>
                <w:lang w:eastAsia="en-IN"/>
              </w:rPr>
              <w:t xml:space="preserve">Integration Lead </w:t>
            </w:r>
          </w:p>
        </w:tc>
        <w:tc>
          <w:tcPr>
            <w:tcW w:w="6889" w:type="dxa"/>
          </w:tcPr>
          <w:p w14:paraId="54D18E65" w14:textId="19F315F0" w:rsidR="007309E0" w:rsidRPr="003F34C7" w:rsidRDefault="006B08CC" w:rsidP="003C013D">
            <w:pPr>
              <w:spacing w:before="120" w:after="120"/>
              <w:rPr>
                <w:rFonts w:cs="Segoe UI"/>
                <w:sz w:val="16"/>
                <w:szCs w:val="16"/>
                <w:lang w:eastAsia="en-IN"/>
              </w:rPr>
            </w:pPr>
            <w:r w:rsidRPr="003F34C7">
              <w:rPr>
                <w:rFonts w:cs="Segoe UI"/>
                <w:sz w:val="16"/>
                <w:szCs w:val="16"/>
                <w:lang w:eastAsia="en-IN"/>
              </w:rPr>
              <w:t>Provides overall integration oversight across systems and workstreams, ensuring consistency of integration patterns, API design, and data exchange. Coordinates cross-system dependencies and mitigates integration risks.</w:t>
            </w:r>
          </w:p>
        </w:tc>
      </w:tr>
      <w:tr w:rsidR="007309E0" w14:paraId="03CD2FBF" w14:textId="77777777" w:rsidTr="00D235F2">
        <w:tc>
          <w:tcPr>
            <w:tcW w:w="2462" w:type="dxa"/>
          </w:tcPr>
          <w:p w14:paraId="5B998282" w14:textId="67D225A8" w:rsidR="007309E0" w:rsidRPr="00D235F2" w:rsidRDefault="006B08CC" w:rsidP="008F2A7A">
            <w:pPr>
              <w:spacing w:before="120" w:after="120"/>
              <w:jc w:val="left"/>
              <w:rPr>
                <w:rFonts w:cs="Segoe UI"/>
                <w:b/>
                <w:color w:val="0070C0"/>
                <w:sz w:val="16"/>
                <w:szCs w:val="16"/>
                <w:lang w:eastAsia="en-IN"/>
              </w:rPr>
            </w:pPr>
            <w:r w:rsidRPr="00D235F2">
              <w:rPr>
                <w:rFonts w:cs="Segoe UI"/>
                <w:b/>
                <w:color w:val="0070C0"/>
                <w:sz w:val="16"/>
                <w:szCs w:val="16"/>
                <w:lang w:eastAsia="en-IN"/>
              </w:rPr>
              <w:t xml:space="preserve">Data Migration Lead </w:t>
            </w:r>
          </w:p>
        </w:tc>
        <w:tc>
          <w:tcPr>
            <w:tcW w:w="6889" w:type="dxa"/>
          </w:tcPr>
          <w:p w14:paraId="2B30A240" w14:textId="57556AD5" w:rsidR="007309E0" w:rsidRPr="003F34C7" w:rsidRDefault="006B08CC" w:rsidP="003C013D">
            <w:pPr>
              <w:spacing w:before="120" w:after="120"/>
              <w:rPr>
                <w:rFonts w:cs="Segoe UI"/>
                <w:sz w:val="16"/>
                <w:szCs w:val="16"/>
                <w:lang w:eastAsia="en-IN"/>
              </w:rPr>
            </w:pPr>
            <w:r w:rsidRPr="003F34C7">
              <w:rPr>
                <w:rFonts w:cs="Segoe UI"/>
                <w:sz w:val="16"/>
                <w:szCs w:val="16"/>
                <w:lang w:eastAsia="en-IN"/>
              </w:rPr>
              <w:t>Owns the data strategy across migration, cleansing, and reconciliation activities. Ensures data quality, integrity, and traceability across systems, supporting accurate reporting and enabling automation.</w:t>
            </w:r>
          </w:p>
        </w:tc>
      </w:tr>
      <w:tr w:rsidR="006B08CC" w14:paraId="7BFC7EE0" w14:textId="77777777" w:rsidTr="00D235F2">
        <w:tc>
          <w:tcPr>
            <w:tcW w:w="2462" w:type="dxa"/>
          </w:tcPr>
          <w:p w14:paraId="73A2AD60" w14:textId="1BD76898" w:rsidR="006B08CC" w:rsidRPr="00D235F2" w:rsidRDefault="006B08CC" w:rsidP="008F2A7A">
            <w:pPr>
              <w:spacing w:before="120" w:after="120"/>
              <w:jc w:val="left"/>
              <w:rPr>
                <w:rFonts w:cs="Segoe UI"/>
                <w:b/>
                <w:color w:val="0070C0"/>
                <w:sz w:val="16"/>
                <w:szCs w:val="16"/>
                <w:lang w:eastAsia="en-IN"/>
              </w:rPr>
            </w:pPr>
            <w:r w:rsidRPr="00D235F2">
              <w:rPr>
                <w:rFonts w:cs="Segoe UI"/>
                <w:b/>
                <w:color w:val="0070C0"/>
                <w:sz w:val="16"/>
                <w:szCs w:val="16"/>
                <w:lang w:eastAsia="en-IN"/>
              </w:rPr>
              <w:t xml:space="preserve">Test Manager </w:t>
            </w:r>
          </w:p>
        </w:tc>
        <w:tc>
          <w:tcPr>
            <w:tcW w:w="6889" w:type="dxa"/>
          </w:tcPr>
          <w:p w14:paraId="42E23AF4" w14:textId="487E6D12" w:rsidR="006B08CC" w:rsidRPr="003F34C7" w:rsidRDefault="008C26AA" w:rsidP="003C013D">
            <w:pPr>
              <w:spacing w:before="120" w:after="120"/>
              <w:rPr>
                <w:rFonts w:cs="Segoe UI"/>
                <w:sz w:val="16"/>
                <w:szCs w:val="16"/>
                <w:lang w:eastAsia="en-IN"/>
              </w:rPr>
            </w:pPr>
            <w:r w:rsidRPr="003F34C7">
              <w:rPr>
                <w:rFonts w:cs="Segoe UI"/>
                <w:sz w:val="16"/>
                <w:szCs w:val="16"/>
                <w:lang w:eastAsia="en-IN"/>
              </w:rPr>
              <w:t>Defines and governs the end-to-end testing strategy, ensuring quality across SIT, UAT, and integrated customer journeys. Coordinates test execution, defect management, and readiness for transition into build and deployment.</w:t>
            </w:r>
          </w:p>
        </w:tc>
      </w:tr>
      <w:tr w:rsidR="006B08CC" w14:paraId="53527BEC" w14:textId="77777777" w:rsidTr="00D235F2">
        <w:trPr>
          <w:trHeight w:val="262"/>
        </w:trPr>
        <w:tc>
          <w:tcPr>
            <w:tcW w:w="2462" w:type="dxa"/>
            <w:tcBorders>
              <w:bottom w:val="single" w:sz="4" w:space="0" w:color="D0CECE" w:themeColor="background2" w:themeShade="E6"/>
            </w:tcBorders>
          </w:tcPr>
          <w:p w14:paraId="7B808449" w14:textId="75AB192B" w:rsidR="006B08CC" w:rsidRPr="00D235F2" w:rsidRDefault="008C26AA" w:rsidP="008F2A7A">
            <w:pPr>
              <w:spacing w:before="120" w:after="120"/>
              <w:jc w:val="left"/>
              <w:rPr>
                <w:rFonts w:cs="Segoe UI"/>
                <w:b/>
                <w:color w:val="0070C0"/>
                <w:sz w:val="16"/>
                <w:szCs w:val="16"/>
                <w:lang w:eastAsia="en-IN"/>
              </w:rPr>
            </w:pPr>
            <w:r w:rsidRPr="00D235F2">
              <w:rPr>
                <w:rFonts w:cs="Segoe UI"/>
                <w:b/>
                <w:color w:val="0070C0"/>
                <w:sz w:val="16"/>
                <w:szCs w:val="16"/>
                <w:lang w:eastAsia="en-IN"/>
              </w:rPr>
              <w:t xml:space="preserve">Training Lead </w:t>
            </w:r>
          </w:p>
        </w:tc>
        <w:tc>
          <w:tcPr>
            <w:tcW w:w="6889" w:type="dxa"/>
            <w:tcBorders>
              <w:bottom w:val="single" w:sz="4" w:space="0" w:color="D0CECE" w:themeColor="background2" w:themeShade="E6"/>
            </w:tcBorders>
          </w:tcPr>
          <w:p w14:paraId="0C5FD3F1" w14:textId="7F4E3394" w:rsidR="006B08CC" w:rsidRPr="003F34C7" w:rsidRDefault="008C26AA" w:rsidP="003C013D">
            <w:pPr>
              <w:spacing w:before="120" w:after="120"/>
              <w:rPr>
                <w:rFonts w:cs="Segoe UI"/>
                <w:sz w:val="16"/>
                <w:szCs w:val="16"/>
                <w:lang w:eastAsia="en-IN"/>
              </w:rPr>
            </w:pPr>
            <w:r w:rsidRPr="003F34C7">
              <w:rPr>
                <w:rFonts w:cs="Segoe UI"/>
                <w:sz w:val="16"/>
                <w:szCs w:val="16"/>
                <w:lang w:eastAsia="en-IN"/>
              </w:rPr>
              <w:t>Leads the training and enablement strategy, driving a train-the-trainer model to support business readiness. Develops training materials, supports knowledge transfer, and ensures users are equipped to adopt new systems and processes.</w:t>
            </w:r>
          </w:p>
        </w:tc>
      </w:tr>
      <w:tr w:rsidR="000C5C53" w14:paraId="7EE070A1" w14:textId="77777777" w:rsidTr="00D235F2">
        <w:trPr>
          <w:trHeight w:val="262"/>
        </w:trPr>
        <w:tc>
          <w:tcPr>
            <w:tcW w:w="2462" w:type="dxa"/>
            <w:tcBorders>
              <w:top w:val="single" w:sz="4" w:space="0" w:color="D0CECE" w:themeColor="background2" w:themeShade="E6"/>
              <w:bottom w:val="single" w:sz="4" w:space="0" w:color="D0CECE" w:themeColor="background2" w:themeShade="E6"/>
            </w:tcBorders>
          </w:tcPr>
          <w:p w14:paraId="04491135" w14:textId="13185444" w:rsidR="000C5C53" w:rsidRPr="00D235F2" w:rsidRDefault="000C5C53" w:rsidP="008F2A7A">
            <w:pPr>
              <w:spacing w:before="120" w:after="120"/>
              <w:jc w:val="left"/>
              <w:rPr>
                <w:rFonts w:cs="Segoe UI"/>
                <w:b/>
                <w:color w:val="0070C0"/>
                <w:sz w:val="16"/>
                <w:szCs w:val="16"/>
                <w:lang w:eastAsia="en-IN"/>
              </w:rPr>
            </w:pPr>
            <w:r w:rsidRPr="00D235F2">
              <w:rPr>
                <w:rFonts w:cs="Segoe UI"/>
                <w:b/>
                <w:color w:val="0070C0"/>
                <w:sz w:val="16"/>
                <w:szCs w:val="16"/>
                <w:lang w:eastAsia="en-IN"/>
              </w:rPr>
              <w:t>Business Analysts</w:t>
            </w:r>
          </w:p>
        </w:tc>
        <w:tc>
          <w:tcPr>
            <w:tcW w:w="6889" w:type="dxa"/>
            <w:tcBorders>
              <w:top w:val="single" w:sz="4" w:space="0" w:color="D0CECE" w:themeColor="background2" w:themeShade="E6"/>
              <w:bottom w:val="single" w:sz="4" w:space="0" w:color="D0CECE" w:themeColor="background2" w:themeShade="E6"/>
            </w:tcBorders>
          </w:tcPr>
          <w:p w14:paraId="0225CAC4" w14:textId="186073C5" w:rsidR="000C5C53" w:rsidRPr="003F34C7" w:rsidRDefault="000C5C53" w:rsidP="003C013D">
            <w:pPr>
              <w:spacing w:before="120" w:after="120"/>
              <w:rPr>
                <w:rFonts w:cs="Segoe UI"/>
                <w:sz w:val="16"/>
                <w:szCs w:val="16"/>
                <w:lang w:eastAsia="en-IN"/>
              </w:rPr>
            </w:pPr>
            <w:r w:rsidRPr="000C5C53">
              <w:rPr>
                <w:rFonts w:cs="Segoe UI"/>
                <w:sz w:val="16"/>
                <w:szCs w:val="16"/>
                <w:lang w:eastAsia="en-IN"/>
              </w:rPr>
              <w:t>Business Analysts are embedded within each workstream (Portal &amp; Customer, Network, Field Force) to support detailed requirements elicitation, stakeholder workshops, and process design. They work closely with SMEs, architects, and technical teams to define user journeys, validate business logic, and ensure that solution designs accurately reflect operational needs and programme objectives</w:t>
            </w:r>
            <w:r>
              <w:rPr>
                <w:rFonts w:cs="Segoe UI"/>
                <w:sz w:val="16"/>
                <w:szCs w:val="16"/>
                <w:lang w:eastAsia="en-IN"/>
              </w:rPr>
              <w:t>.</w:t>
            </w:r>
          </w:p>
        </w:tc>
      </w:tr>
    </w:tbl>
    <w:p w14:paraId="365B4948" w14:textId="1EBD1CC2" w:rsidR="00A37DD8" w:rsidRPr="003C013D" w:rsidRDefault="00530FA2" w:rsidP="003C013D">
      <w:pPr>
        <w:spacing w:beforeLines="60" w:before="144" w:afterLines="60" w:after="144" w:line="300" w:lineRule="atLeast"/>
        <w:rPr>
          <w:rFonts w:eastAsia="Times New Roman" w:cs="Segoe UI"/>
          <w:szCs w:val="20"/>
          <w:lang w:eastAsia="en-IN"/>
        </w:rPr>
      </w:pPr>
      <w:r w:rsidRPr="003C013D">
        <w:rPr>
          <w:rFonts w:eastAsia="Times New Roman" w:cs="Segoe UI"/>
          <w:szCs w:val="20"/>
          <w:lang w:eastAsia="en-IN"/>
        </w:rPr>
        <w:t xml:space="preserve">The team structure is designed to: </w:t>
      </w:r>
    </w:p>
    <w:p w14:paraId="55467B53" w14:textId="3762BF29" w:rsidR="00530FA2" w:rsidRPr="00530FA2" w:rsidRDefault="00530FA2" w:rsidP="00275D4E">
      <w:pPr>
        <w:pStyle w:val="ListParagraph"/>
        <w:numPr>
          <w:ilvl w:val="0"/>
          <w:numId w:val="191"/>
        </w:numPr>
        <w:spacing w:beforeLines="60" w:before="144" w:afterLines="60" w:after="144" w:line="300" w:lineRule="atLeast"/>
        <w:rPr>
          <w:rFonts w:cs="Segoe UI"/>
          <w:b/>
          <w:bCs/>
          <w:lang w:eastAsia="en-IN"/>
        </w:rPr>
      </w:pPr>
      <w:r>
        <w:rPr>
          <w:rFonts w:cs="Segoe UI"/>
          <w:lang w:eastAsia="en-IN"/>
        </w:rPr>
        <w:t xml:space="preserve">Provide clear accountability across governance, design and delivery layers </w:t>
      </w:r>
    </w:p>
    <w:p w14:paraId="524DBA12" w14:textId="77777777" w:rsidR="00083C3B" w:rsidRPr="00083C3B" w:rsidRDefault="00083C3B" w:rsidP="00275D4E">
      <w:pPr>
        <w:pStyle w:val="ListParagraph"/>
        <w:numPr>
          <w:ilvl w:val="0"/>
          <w:numId w:val="191"/>
        </w:numPr>
        <w:spacing w:beforeLines="60" w:before="144" w:afterLines="60" w:after="144" w:line="300" w:lineRule="atLeast"/>
        <w:rPr>
          <w:rFonts w:cs="Segoe UI"/>
          <w:lang w:eastAsia="en-IN"/>
        </w:rPr>
      </w:pPr>
      <w:r w:rsidRPr="00083C3B">
        <w:rPr>
          <w:rFonts w:cs="Segoe UI"/>
          <w:lang w:eastAsia="en-IN"/>
        </w:rPr>
        <w:t>Enable parallel workstream execution while maintaining integration control</w:t>
      </w:r>
    </w:p>
    <w:p w14:paraId="0AE82E7E" w14:textId="77777777" w:rsidR="00083C3B" w:rsidRPr="00083C3B" w:rsidRDefault="00083C3B" w:rsidP="00275D4E">
      <w:pPr>
        <w:pStyle w:val="ListParagraph"/>
        <w:numPr>
          <w:ilvl w:val="0"/>
          <w:numId w:val="191"/>
        </w:numPr>
        <w:spacing w:beforeLines="60" w:before="144" w:afterLines="60" w:after="144" w:line="300" w:lineRule="atLeast"/>
        <w:rPr>
          <w:rFonts w:cs="Segoe UI"/>
          <w:lang w:eastAsia="en-IN"/>
        </w:rPr>
      </w:pPr>
      <w:r w:rsidRPr="00083C3B">
        <w:rPr>
          <w:rFonts w:cs="Segoe UI"/>
          <w:lang w:eastAsia="en-IN"/>
        </w:rPr>
        <w:t>Ensure strong architectural governance through the Design Authority</w:t>
      </w:r>
    </w:p>
    <w:p w14:paraId="084C451C" w14:textId="77777777" w:rsidR="00083C3B" w:rsidRPr="00083C3B" w:rsidRDefault="00083C3B" w:rsidP="00275D4E">
      <w:pPr>
        <w:pStyle w:val="ListParagraph"/>
        <w:numPr>
          <w:ilvl w:val="0"/>
          <w:numId w:val="191"/>
        </w:numPr>
        <w:spacing w:beforeLines="60" w:before="144" w:afterLines="60" w:after="144" w:line="300" w:lineRule="atLeast"/>
        <w:rPr>
          <w:rFonts w:cs="Segoe UI"/>
          <w:lang w:eastAsia="en-IN"/>
        </w:rPr>
      </w:pPr>
      <w:r w:rsidRPr="00083C3B">
        <w:rPr>
          <w:rFonts w:cs="Segoe UI"/>
          <w:lang w:eastAsia="en-IN"/>
        </w:rPr>
        <w:t>Support progressive scaling aligned to Discovery and Design phases</w:t>
      </w:r>
    </w:p>
    <w:p w14:paraId="7BB813F4" w14:textId="7B4E96A9" w:rsidR="008F5051" w:rsidRPr="007E37F4" w:rsidRDefault="00083C3B" w:rsidP="00275D4E">
      <w:pPr>
        <w:pStyle w:val="ListParagraph"/>
        <w:numPr>
          <w:ilvl w:val="0"/>
          <w:numId w:val="191"/>
        </w:numPr>
        <w:spacing w:beforeLines="60" w:before="144" w:afterLines="60" w:after="144" w:line="300" w:lineRule="atLeast"/>
        <w:rPr>
          <w:rFonts w:cs="Segoe UI"/>
          <w:lang w:eastAsia="en-IN"/>
        </w:rPr>
      </w:pPr>
      <w:r w:rsidRPr="00083C3B">
        <w:rPr>
          <w:rFonts w:cs="Segoe UI"/>
          <w:lang w:eastAsia="en-IN"/>
        </w:rPr>
        <w:t>Deliver a fully integrated Capgemini–Tuatahi team model</w:t>
      </w:r>
    </w:p>
    <w:p w14:paraId="77FBE5F5" w14:textId="691E81AD" w:rsidR="007E7BA0" w:rsidRDefault="007E7BA0" w:rsidP="003C013D">
      <w:pPr>
        <w:spacing w:before="100" w:beforeAutospacing="1" w:after="100" w:afterAutospacing="1" w:line="300" w:lineRule="atLeast"/>
        <w:rPr>
          <w:rFonts w:eastAsia="Times New Roman" w:cs="Segoe UI"/>
          <w:szCs w:val="20"/>
          <w:lang w:eastAsia="en-IN"/>
        </w:rPr>
      </w:pPr>
      <w:r>
        <w:drawing>
          <wp:inline distT="0" distB="0" distL="0" distR="0" wp14:anchorId="5261C687" wp14:editId="65D6D157">
            <wp:extent cx="5727700" cy="3221990"/>
            <wp:effectExtent l="0" t="0" r="6350" b="0"/>
            <wp:docPr id="163065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536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27700" cy="3221990"/>
                    </a:xfrm>
                    <a:prstGeom prst="rect">
                      <a:avLst/>
                    </a:prstGeom>
                  </pic:spPr>
                </pic:pic>
              </a:graphicData>
            </a:graphic>
          </wp:inline>
        </w:drawing>
      </w:r>
    </w:p>
    <w:p w14:paraId="5537728E" w14:textId="678BC470"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During Detailed Design, the team further scales to approximately 24 FTE, reflecting the increased intensity of design activities. This broader team includes functional designers, technical architects, integration specialists, data analysts, and testing leads, enabling the development of build-ready artefacts across all work packages.</w:t>
      </w:r>
    </w:p>
    <w:p w14:paraId="1662EE3D" w14:textId="2DD7827C" w:rsidR="008F5051" w:rsidRPr="00004480" w:rsidRDefault="005074CC" w:rsidP="008F5051">
      <w:pPr>
        <w:spacing w:before="100" w:beforeAutospacing="1" w:after="100" w:afterAutospacing="1" w:line="300" w:lineRule="atLeast"/>
        <w:jc w:val="left"/>
        <w:rPr>
          <w:rFonts w:eastAsia="Times New Roman" w:cs="Segoe UI"/>
          <w:szCs w:val="20"/>
          <w:lang w:eastAsia="en-IN"/>
        </w:rPr>
      </w:pPr>
      <w:r>
        <w:drawing>
          <wp:inline distT="0" distB="0" distL="0" distR="0" wp14:anchorId="7DC8F325" wp14:editId="72FE5E1E">
            <wp:extent cx="5727700" cy="3221990"/>
            <wp:effectExtent l="0" t="0" r="6350" b="0"/>
            <wp:docPr id="19939171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718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27700" cy="3221990"/>
                    </a:xfrm>
                    <a:prstGeom prst="rect">
                      <a:avLst/>
                    </a:prstGeom>
                  </pic:spPr>
                </pic:pic>
              </a:graphicData>
            </a:graphic>
          </wp:inline>
        </w:drawing>
      </w:r>
    </w:p>
    <w:p w14:paraId="4B3281E9" w14:textId="77777777"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This progressive scaling model:</w:t>
      </w:r>
    </w:p>
    <w:p w14:paraId="6BAE96B1" w14:textId="77777777" w:rsidR="008F5051" w:rsidRPr="00004480" w:rsidRDefault="008F5051" w:rsidP="00275D4E">
      <w:pPr>
        <w:numPr>
          <w:ilvl w:val="0"/>
          <w:numId w:val="133"/>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Optimises cost and resource utilisation during early phases</w:t>
      </w:r>
    </w:p>
    <w:p w14:paraId="23D7F658" w14:textId="77777777" w:rsidR="008F5051" w:rsidRPr="00004480" w:rsidRDefault="008F5051" w:rsidP="00275D4E">
      <w:pPr>
        <w:numPr>
          <w:ilvl w:val="0"/>
          <w:numId w:val="133"/>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Ensures the right expertise is introduced at the right time</w:t>
      </w:r>
    </w:p>
    <w:p w14:paraId="2F125321" w14:textId="77777777" w:rsidR="008F5051" w:rsidRPr="00004480" w:rsidRDefault="008F5051" w:rsidP="00275D4E">
      <w:pPr>
        <w:numPr>
          <w:ilvl w:val="0"/>
          <w:numId w:val="133"/>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Supports parallelisation across work packages without compromising quality</w:t>
      </w:r>
    </w:p>
    <w:p w14:paraId="6D0BE590" w14:textId="77777777" w:rsidR="008F5051" w:rsidRPr="00004480" w:rsidRDefault="008F5051" w:rsidP="00275D4E">
      <w:pPr>
        <w:numPr>
          <w:ilvl w:val="0"/>
          <w:numId w:val="133"/>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Aligns with the transition into an iterative build and testing model post Design sign-off</w:t>
      </w:r>
    </w:p>
    <w:p w14:paraId="7C72B793" w14:textId="77777777" w:rsidR="008F5051" w:rsidRPr="00004480" w:rsidRDefault="008F5051"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The structure ensures continuity of key leadership roles throughout, while flexibly scaling delivery capacity in line with programme demands.</w:t>
      </w:r>
    </w:p>
    <w:p w14:paraId="7C240382" w14:textId="77777777" w:rsidR="003E4673" w:rsidRDefault="003E4673" w:rsidP="00862B4C">
      <w:pPr>
        <w:tabs>
          <w:tab w:val="left" w:pos="993"/>
        </w:tabs>
        <w:rPr>
          <w:b/>
        </w:rPr>
      </w:pPr>
    </w:p>
    <w:p w14:paraId="64489540" w14:textId="06DBECC4" w:rsidR="007A3A5C" w:rsidRPr="00D831C5" w:rsidRDefault="008C5D1F" w:rsidP="00D831C5">
      <w:pPr>
        <w:pStyle w:val="Heading3CG"/>
        <w:rPr>
          <w:lang w:val="en-AU"/>
        </w:rPr>
      </w:pPr>
      <w:bookmarkStart w:id="67" w:name="_Toc231251407"/>
      <w:bookmarkStart w:id="68" w:name="_Toc231276437"/>
      <w:r w:rsidRPr="00D831C5">
        <w:rPr>
          <w:lang w:val="en-AU"/>
        </w:rPr>
        <w:t>Iterative</w:t>
      </w:r>
      <w:r w:rsidR="007A3A5C" w:rsidRPr="00D831C5">
        <w:rPr>
          <w:lang w:val="en-AU"/>
        </w:rPr>
        <w:t xml:space="preserve"> Build and Configuration </w:t>
      </w:r>
      <w:r w:rsidRPr="00D831C5">
        <w:rPr>
          <w:lang w:val="en-AU"/>
        </w:rPr>
        <w:t>and Testing</w:t>
      </w:r>
      <w:r w:rsidR="007A3A5C" w:rsidRPr="00D831C5">
        <w:rPr>
          <w:lang w:val="en-AU"/>
        </w:rPr>
        <w:t xml:space="preserve"> (execute)</w:t>
      </w:r>
      <w:bookmarkEnd w:id="67"/>
      <w:bookmarkEnd w:id="68"/>
    </w:p>
    <w:p w14:paraId="41C99F02" w14:textId="77777777" w:rsidR="00541DDC" w:rsidRDefault="00541DDC" w:rsidP="004B7CB7">
      <w:pPr>
        <w:pStyle w:val="NormalWeb"/>
        <w:spacing w:line="300" w:lineRule="atLeast"/>
        <w:rPr>
          <w:rFonts w:ascii="Ubuntu" w:hAnsi="Ubuntu" w:cs="Segoe UI"/>
        </w:rPr>
      </w:pPr>
    </w:p>
    <w:p w14:paraId="1869A1C5" w14:textId="77777777" w:rsidR="00786D94" w:rsidRDefault="004B7CB7" w:rsidP="004B7CB7">
      <w:pPr>
        <w:pStyle w:val="NormalWeb"/>
        <w:spacing w:line="300" w:lineRule="atLeast"/>
        <w:rPr>
          <w:rFonts w:ascii="Ubuntu" w:hAnsi="Ubuntu" w:cs="Segoe UI"/>
        </w:rPr>
      </w:pPr>
      <w:r w:rsidRPr="00541DDC">
        <w:rPr>
          <w:rFonts w:ascii="Ubuntu" w:hAnsi="Ubuntu" w:cs="Segoe UI"/>
        </w:rPr>
        <w:t xml:space="preserve">Following </w:t>
      </w:r>
      <w:r w:rsidR="00541DDC">
        <w:rPr>
          <w:rFonts w:ascii="Ubuntu" w:hAnsi="Ubuntu" w:cs="Segoe UI"/>
        </w:rPr>
        <w:t xml:space="preserve">the </w:t>
      </w:r>
      <w:r w:rsidRPr="00541DDC">
        <w:rPr>
          <w:rFonts w:ascii="Ubuntu" w:hAnsi="Ubuntu" w:cs="Segoe UI"/>
        </w:rPr>
        <w:t>sign</w:t>
      </w:r>
      <w:r w:rsidRPr="00541DDC">
        <w:rPr>
          <w:rFonts w:ascii="Ubuntu" w:hAnsi="Ubuntu" w:cs="Segoe UI"/>
        </w:rPr>
        <w:noBreakHyphen/>
        <w:t>off</w:t>
      </w:r>
      <w:r w:rsidR="004328B2">
        <w:rPr>
          <w:rFonts w:ascii="Ubuntu" w:hAnsi="Ubuntu" w:cs="Segoe UI"/>
        </w:rPr>
        <w:t xml:space="preserve"> from Design phase</w:t>
      </w:r>
      <w:r w:rsidRPr="00541DDC">
        <w:rPr>
          <w:rFonts w:ascii="Ubuntu" w:hAnsi="Ubuntu" w:cs="Segoe UI"/>
        </w:rPr>
        <w:t xml:space="preserve">, the programme transitions into an </w:t>
      </w:r>
      <w:r w:rsidRPr="00541DDC">
        <w:rPr>
          <w:rStyle w:val="Strong"/>
          <w:rFonts w:ascii="Ubuntu" w:hAnsi="Ubuntu" w:cs="Segoe UI"/>
          <w:b w:val="0"/>
          <w:bCs w:val="0"/>
        </w:rPr>
        <w:t>iterative build and testing model</w:t>
      </w:r>
      <w:r w:rsidRPr="00541DDC">
        <w:rPr>
          <w:rFonts w:ascii="Ubuntu" w:hAnsi="Ubuntu" w:cs="Segoe UI"/>
        </w:rPr>
        <w:t xml:space="preserve">, spanning multiple work packages running in parallel. </w:t>
      </w:r>
    </w:p>
    <w:p w14:paraId="1F46C3E7" w14:textId="77777777" w:rsidR="00786D94" w:rsidRDefault="00786D94" w:rsidP="004B7CB7">
      <w:pPr>
        <w:pStyle w:val="NormalWeb"/>
        <w:spacing w:line="300" w:lineRule="atLeast"/>
        <w:rPr>
          <w:rFonts w:ascii="Ubuntu" w:hAnsi="Ubuntu" w:cs="Segoe UI"/>
        </w:rPr>
      </w:pPr>
    </w:p>
    <w:p w14:paraId="6E83CC9E" w14:textId="3515C581" w:rsidR="004B7CB7" w:rsidRPr="00541DDC" w:rsidRDefault="004B7CB7" w:rsidP="004B7CB7">
      <w:pPr>
        <w:pStyle w:val="NormalWeb"/>
        <w:spacing w:line="300" w:lineRule="atLeast"/>
        <w:rPr>
          <w:rFonts w:ascii="Ubuntu" w:hAnsi="Ubuntu" w:cs="Segoe UI"/>
        </w:rPr>
      </w:pPr>
      <w:r w:rsidRPr="00541DDC">
        <w:rPr>
          <w:rFonts w:ascii="Ubuntu" w:hAnsi="Ubuntu" w:cs="Segoe UI"/>
        </w:rPr>
        <w:t>As illustrated in the</w:t>
      </w:r>
      <w:r w:rsidR="00BB7FDA" w:rsidRPr="00541DDC">
        <w:rPr>
          <w:rFonts w:ascii="Ubuntu" w:hAnsi="Ubuntu" w:cs="Segoe UI"/>
        </w:rPr>
        <w:t xml:space="preserve"> Plan</w:t>
      </w:r>
      <w:r w:rsidRPr="00541DDC">
        <w:rPr>
          <w:rFonts w:ascii="Ubuntu" w:hAnsi="Ubuntu" w:cs="Segoe UI"/>
        </w:rPr>
        <w:noBreakHyphen/>
        <w:t>on</w:t>
      </w:r>
      <w:r w:rsidRPr="00541DDC">
        <w:rPr>
          <w:rFonts w:ascii="Ubuntu" w:hAnsi="Ubuntu" w:cs="Segoe UI"/>
        </w:rPr>
        <w:noBreakHyphen/>
        <w:t>a</w:t>
      </w:r>
      <w:r w:rsidRPr="00541DDC">
        <w:rPr>
          <w:rFonts w:ascii="Ubuntu" w:hAnsi="Ubuntu" w:cs="Segoe UI"/>
        </w:rPr>
        <w:noBreakHyphen/>
        <w:t>Page:</w:t>
      </w:r>
    </w:p>
    <w:p w14:paraId="514DC2B5" w14:textId="77777777" w:rsidR="004B7CB7" w:rsidRPr="00541DDC" w:rsidRDefault="004B7CB7" w:rsidP="00275D4E">
      <w:pPr>
        <w:numPr>
          <w:ilvl w:val="0"/>
          <w:numId w:val="126"/>
        </w:numPr>
        <w:spacing w:before="100" w:beforeAutospacing="1" w:after="100" w:afterAutospacing="1" w:line="300" w:lineRule="atLeast"/>
        <w:rPr>
          <w:rFonts w:cs="Segoe UI"/>
          <w:szCs w:val="20"/>
        </w:rPr>
      </w:pPr>
      <w:r w:rsidRPr="00541DDC">
        <w:rPr>
          <w:rFonts w:cs="Segoe UI"/>
          <w:szCs w:val="20"/>
        </w:rPr>
        <w:t xml:space="preserve">Work packages such as </w:t>
      </w:r>
      <w:r w:rsidRPr="00541DDC">
        <w:rPr>
          <w:rStyle w:val="Strong"/>
          <w:rFonts w:cs="Segoe UI"/>
          <w:b w:val="0"/>
          <w:szCs w:val="20"/>
        </w:rPr>
        <w:t>Catalogues, Fibre Ordering, Billing, Network Inventory, and Provisioning</w:t>
      </w:r>
      <w:r w:rsidRPr="00541DDC">
        <w:rPr>
          <w:rFonts w:cs="Segoe UI"/>
          <w:szCs w:val="20"/>
        </w:rPr>
        <w:t xml:space="preserve"> progress through </w:t>
      </w:r>
      <w:r w:rsidRPr="00541DDC">
        <w:rPr>
          <w:rStyle w:val="Strong"/>
          <w:rFonts w:cs="Segoe UI"/>
          <w:b w:val="0"/>
          <w:szCs w:val="20"/>
        </w:rPr>
        <w:t>build and configuration cycles</w:t>
      </w:r>
      <w:r w:rsidRPr="00541DDC">
        <w:rPr>
          <w:rFonts w:cs="Segoe UI"/>
          <w:szCs w:val="20"/>
        </w:rPr>
        <w:t xml:space="preserve">, with embedded </w:t>
      </w:r>
      <w:r w:rsidRPr="00541DDC">
        <w:rPr>
          <w:rStyle w:val="Strong"/>
          <w:rFonts w:cs="Segoe UI"/>
          <w:b w:val="0"/>
          <w:szCs w:val="20"/>
        </w:rPr>
        <w:t>System Integration Testing (SIT)</w:t>
      </w:r>
      <w:r w:rsidRPr="00541DDC">
        <w:rPr>
          <w:rFonts w:cs="Segoe UI"/>
          <w:szCs w:val="20"/>
        </w:rPr>
        <w:t xml:space="preserve"> at the work package level</w:t>
      </w:r>
    </w:p>
    <w:p w14:paraId="2F337697" w14:textId="77777777" w:rsidR="004B7CB7" w:rsidRPr="00541DDC" w:rsidRDefault="004B7CB7" w:rsidP="00275D4E">
      <w:pPr>
        <w:numPr>
          <w:ilvl w:val="0"/>
          <w:numId w:val="126"/>
        </w:numPr>
        <w:spacing w:before="100" w:beforeAutospacing="1" w:after="100" w:afterAutospacing="1" w:line="300" w:lineRule="atLeast"/>
        <w:rPr>
          <w:rFonts w:cs="Segoe UI"/>
          <w:szCs w:val="20"/>
        </w:rPr>
      </w:pPr>
      <w:r w:rsidRPr="00541DDC">
        <w:rPr>
          <w:rFonts w:cs="Segoe UI"/>
          <w:szCs w:val="20"/>
        </w:rPr>
        <w:t xml:space="preserve">Certain capabilities in later releases undergo </w:t>
      </w:r>
      <w:r w:rsidRPr="00541DDC">
        <w:rPr>
          <w:rStyle w:val="Strong"/>
          <w:rFonts w:cs="Segoe UI"/>
          <w:b w:val="0"/>
          <w:szCs w:val="20"/>
        </w:rPr>
        <w:t>targeted redesign cycles</w:t>
      </w:r>
      <w:r w:rsidRPr="00541DDC">
        <w:rPr>
          <w:rFonts w:cs="Segoe UI"/>
          <w:szCs w:val="20"/>
        </w:rPr>
        <w:t>, reflecting evolving requirements and lessons learned from earlier releases</w:t>
      </w:r>
    </w:p>
    <w:p w14:paraId="64595AB7" w14:textId="77777777" w:rsidR="004B7CB7" w:rsidRPr="00541DDC" w:rsidRDefault="004B7CB7" w:rsidP="00275D4E">
      <w:pPr>
        <w:numPr>
          <w:ilvl w:val="0"/>
          <w:numId w:val="126"/>
        </w:numPr>
        <w:spacing w:before="100" w:beforeAutospacing="1" w:after="100" w:afterAutospacing="1" w:line="300" w:lineRule="atLeast"/>
        <w:rPr>
          <w:rFonts w:cs="Segoe UI"/>
          <w:szCs w:val="20"/>
        </w:rPr>
      </w:pPr>
      <w:r w:rsidRPr="00541DDC">
        <w:rPr>
          <w:rFonts w:cs="Segoe UI"/>
          <w:szCs w:val="20"/>
        </w:rPr>
        <w:t>Data migration, integration, and training activities continue progressively and are aligned with build maturity</w:t>
      </w:r>
    </w:p>
    <w:p w14:paraId="52FA12D8" w14:textId="77777777" w:rsidR="004B7CB7" w:rsidRPr="00541DDC" w:rsidRDefault="004B7CB7" w:rsidP="004B7CB7">
      <w:pPr>
        <w:pStyle w:val="NormalWeb"/>
        <w:spacing w:line="300" w:lineRule="atLeast"/>
        <w:rPr>
          <w:rFonts w:ascii="Ubuntu" w:hAnsi="Ubuntu" w:cs="Segoe UI"/>
        </w:rPr>
      </w:pPr>
      <w:r w:rsidRPr="00541DDC">
        <w:rPr>
          <w:rFonts w:ascii="Ubuntu" w:hAnsi="Ubuntu" w:cs="Segoe UI"/>
        </w:rPr>
        <w:t>This iterative approach enables:</w:t>
      </w:r>
    </w:p>
    <w:p w14:paraId="5EB1C5AE" w14:textId="77777777" w:rsidR="004B7CB7" w:rsidRPr="00541DDC" w:rsidRDefault="004B7CB7" w:rsidP="00275D4E">
      <w:pPr>
        <w:numPr>
          <w:ilvl w:val="0"/>
          <w:numId w:val="127"/>
        </w:numPr>
        <w:spacing w:before="100" w:beforeAutospacing="1" w:after="100" w:afterAutospacing="1" w:line="300" w:lineRule="atLeast"/>
        <w:rPr>
          <w:rFonts w:cs="Segoe UI"/>
          <w:szCs w:val="20"/>
        </w:rPr>
      </w:pPr>
      <w:r w:rsidRPr="00541DDC">
        <w:rPr>
          <w:rStyle w:val="Strong"/>
          <w:rFonts w:cs="Segoe UI"/>
          <w:b w:val="0"/>
          <w:szCs w:val="20"/>
        </w:rPr>
        <w:t>Early development of functional components</w:t>
      </w:r>
    </w:p>
    <w:p w14:paraId="64F97C8D" w14:textId="77777777" w:rsidR="004B7CB7" w:rsidRPr="00541DDC" w:rsidRDefault="004B7CB7" w:rsidP="00275D4E">
      <w:pPr>
        <w:numPr>
          <w:ilvl w:val="0"/>
          <w:numId w:val="127"/>
        </w:numPr>
        <w:spacing w:before="100" w:beforeAutospacing="1" w:after="100" w:afterAutospacing="1" w:line="300" w:lineRule="atLeast"/>
        <w:rPr>
          <w:rFonts w:cs="Segoe UI"/>
          <w:szCs w:val="20"/>
        </w:rPr>
      </w:pPr>
      <w:r w:rsidRPr="00541DDC">
        <w:rPr>
          <w:rStyle w:val="Strong"/>
          <w:rFonts w:cs="Segoe UI"/>
          <w:b w:val="0"/>
          <w:szCs w:val="20"/>
        </w:rPr>
        <w:t>Continuous validation at the work package level</w:t>
      </w:r>
    </w:p>
    <w:p w14:paraId="522C0CFB" w14:textId="77777777" w:rsidR="004B7CB7" w:rsidRDefault="004B7CB7" w:rsidP="00275D4E">
      <w:pPr>
        <w:numPr>
          <w:ilvl w:val="0"/>
          <w:numId w:val="127"/>
        </w:numPr>
        <w:spacing w:before="100" w:beforeAutospacing="1" w:after="100" w:afterAutospacing="1" w:line="300" w:lineRule="atLeast"/>
        <w:rPr>
          <w:rStyle w:val="Strong"/>
          <w:rFonts w:cs="Segoe UI"/>
          <w:b w:val="0"/>
          <w:szCs w:val="20"/>
        </w:rPr>
      </w:pPr>
      <w:r w:rsidRPr="00541DDC">
        <w:rPr>
          <w:rStyle w:val="Strong"/>
          <w:rFonts w:cs="Segoe UI"/>
          <w:b w:val="0"/>
          <w:szCs w:val="20"/>
        </w:rPr>
        <w:t>Flexibility to refine and enhance design elements without impacting overall programme control</w:t>
      </w:r>
    </w:p>
    <w:p w14:paraId="12C181A8" w14:textId="7160E936" w:rsidR="00B95AD6" w:rsidRPr="00004480" w:rsidRDefault="00B95AD6" w:rsidP="003C013D">
      <w:pPr>
        <w:spacing w:before="0" w:after="0" w:line="300" w:lineRule="atLeast"/>
        <w:rPr>
          <w:rFonts w:cs="Segoe UI"/>
          <w:szCs w:val="20"/>
          <w:lang w:eastAsia="en-IN"/>
        </w:rPr>
      </w:pPr>
      <w:r w:rsidRPr="00004480">
        <w:rPr>
          <w:rFonts w:cs="Segoe UI"/>
          <w:szCs w:val="20"/>
          <w:lang w:eastAsia="en-IN"/>
        </w:rPr>
        <w:t xml:space="preserve">A detailed description of the solution approach, scope, and design considerations for each individual work package including functional coverage, integration touchpoints, data requirements, and delivery sequencing is provided </w:t>
      </w:r>
      <w:commentRangeStart w:id="69"/>
      <w:r w:rsidRPr="00004480">
        <w:rPr>
          <w:rFonts w:cs="Segoe UI"/>
          <w:szCs w:val="20"/>
          <w:lang w:eastAsia="en-IN"/>
        </w:rPr>
        <w:t xml:space="preserve">in </w:t>
      </w:r>
      <w:r w:rsidRPr="00CB39C2">
        <w:rPr>
          <w:rFonts w:cs="Segoe UI"/>
          <w:szCs w:val="20"/>
          <w:lang w:eastAsia="en-IN"/>
        </w:rPr>
        <w:t xml:space="preserve">Section </w:t>
      </w:r>
      <w:r w:rsidR="008B71C2">
        <w:rPr>
          <w:rFonts w:cs="Segoe UI"/>
          <w:szCs w:val="20"/>
          <w:lang w:eastAsia="en-IN"/>
        </w:rPr>
        <w:fldChar w:fldCharType="begin"/>
      </w:r>
      <w:r w:rsidR="008B71C2">
        <w:rPr>
          <w:rFonts w:cs="Segoe UI"/>
          <w:szCs w:val="20"/>
          <w:lang w:eastAsia="en-IN"/>
        </w:rPr>
        <w:instrText xml:space="preserve"> REF _Ref231205507 \n \h </w:instrText>
      </w:r>
      <w:r w:rsidR="008B71C2">
        <w:rPr>
          <w:rFonts w:cs="Segoe UI"/>
          <w:szCs w:val="20"/>
          <w:lang w:eastAsia="en-IN"/>
        </w:rPr>
      </w:r>
      <w:r w:rsidR="008B71C2">
        <w:rPr>
          <w:rFonts w:cs="Segoe UI"/>
          <w:szCs w:val="20"/>
          <w:lang w:eastAsia="en-IN"/>
        </w:rPr>
        <w:fldChar w:fldCharType="separate"/>
      </w:r>
      <w:r w:rsidR="008B71C2">
        <w:rPr>
          <w:rFonts w:cs="Segoe UI"/>
          <w:szCs w:val="20"/>
          <w:lang w:eastAsia="en-IN"/>
        </w:rPr>
        <w:t>4</w:t>
      </w:r>
      <w:r w:rsidR="008B71C2">
        <w:rPr>
          <w:rFonts w:cs="Segoe UI"/>
          <w:szCs w:val="20"/>
          <w:lang w:eastAsia="en-IN"/>
        </w:rPr>
        <w:fldChar w:fldCharType="end"/>
      </w:r>
      <w:r w:rsidRPr="00004480">
        <w:rPr>
          <w:rFonts w:cs="Segoe UI"/>
          <w:szCs w:val="20"/>
          <w:lang w:eastAsia="en-IN"/>
        </w:rPr>
        <w:t xml:space="preserve">, </w:t>
      </w:r>
      <w:commentRangeEnd w:id="69"/>
      <w:r w:rsidR="00E41585" w:rsidRPr="00004480">
        <w:rPr>
          <w:rStyle w:val="CommentReference"/>
          <w:rFonts w:cs="Segoe UI"/>
          <w:sz w:val="20"/>
          <w:szCs w:val="20"/>
          <w:lang w:eastAsia="en-IN"/>
        </w:rPr>
        <w:commentReference w:id="69"/>
      </w:r>
      <w:r w:rsidRPr="00004480">
        <w:rPr>
          <w:rFonts w:cs="Segoe UI"/>
          <w:szCs w:val="20"/>
          <w:lang w:eastAsia="en-IN"/>
        </w:rPr>
        <w:t xml:space="preserve">offering further granularity on how each component contributes to the overall </w:t>
      </w:r>
      <w:r w:rsidR="00582776" w:rsidRPr="00004480">
        <w:rPr>
          <w:rFonts w:cs="Segoe UI"/>
          <w:szCs w:val="20"/>
          <w:lang w:eastAsia="en-IN"/>
        </w:rPr>
        <w:t>delivery</w:t>
      </w:r>
      <w:r w:rsidRPr="00004480">
        <w:rPr>
          <w:rFonts w:cs="Segoe UI"/>
          <w:szCs w:val="20"/>
          <w:lang w:eastAsia="en-IN"/>
        </w:rPr>
        <w:t xml:space="preserve"> outcomes.</w:t>
      </w:r>
    </w:p>
    <w:p w14:paraId="7EFAD844" w14:textId="77777777" w:rsidR="004B7CB7" w:rsidRPr="005A4A5E" w:rsidRDefault="004B7CB7" w:rsidP="00D34997">
      <w:pPr>
        <w:pStyle w:val="Heading3CG"/>
        <w:rPr>
          <w:lang w:val="en-AU"/>
        </w:rPr>
      </w:pPr>
      <w:bookmarkStart w:id="71" w:name="_Toc231251408"/>
      <w:bookmarkStart w:id="72" w:name="_Toc231276438"/>
      <w:r w:rsidRPr="005A4A5E">
        <w:rPr>
          <w:lang w:val="en-AU"/>
        </w:rPr>
        <w:t>Convergence into Integrated Testing and Go</w:t>
      </w:r>
      <w:r w:rsidRPr="005A4A5E">
        <w:rPr>
          <w:lang w:val="en-AU"/>
        </w:rPr>
        <w:noBreakHyphen/>
        <w:t>Live</w:t>
      </w:r>
      <w:bookmarkEnd w:id="71"/>
      <w:bookmarkEnd w:id="72"/>
    </w:p>
    <w:p w14:paraId="784795CC" w14:textId="77777777" w:rsidR="004B7CB7" w:rsidRPr="00541DDC" w:rsidRDefault="004B7CB7" w:rsidP="004B7CB7">
      <w:pPr>
        <w:pStyle w:val="NormalWeb"/>
        <w:spacing w:line="300" w:lineRule="atLeast"/>
        <w:rPr>
          <w:rFonts w:ascii="Ubuntu" w:hAnsi="Ubuntu" w:cs="Segoe UI"/>
        </w:rPr>
      </w:pPr>
      <w:r w:rsidRPr="00541DDC">
        <w:rPr>
          <w:rFonts w:ascii="Ubuntu" w:hAnsi="Ubuntu" w:cs="Segoe UI"/>
        </w:rPr>
        <w:t xml:space="preserve">While build and testing occur iteratively at the work package level, a defining feature of the methodology is the </w:t>
      </w:r>
      <w:r w:rsidRPr="00541DDC">
        <w:rPr>
          <w:rStyle w:val="Strong"/>
          <w:rFonts w:ascii="Ubuntu" w:hAnsi="Ubuntu" w:cs="Segoe UI"/>
          <w:b w:val="0"/>
          <w:bCs w:val="0"/>
        </w:rPr>
        <w:t>planned convergence of relevant work packages into integrated testing and release events</w:t>
      </w:r>
      <w:r w:rsidRPr="00541DDC">
        <w:rPr>
          <w:rFonts w:ascii="Ubuntu" w:hAnsi="Ubuntu" w:cs="Segoe UI"/>
        </w:rPr>
        <w:t>.</w:t>
      </w:r>
    </w:p>
    <w:p w14:paraId="6D4A9EEE" w14:textId="77777777" w:rsidR="004B7CB7" w:rsidRPr="00541DDC" w:rsidRDefault="004B7CB7" w:rsidP="004B7CB7">
      <w:pPr>
        <w:pStyle w:val="NormalWeb"/>
        <w:spacing w:line="300" w:lineRule="atLeast"/>
        <w:rPr>
          <w:rFonts w:ascii="Ubuntu" w:hAnsi="Ubuntu" w:cs="Segoe UI"/>
        </w:rPr>
      </w:pPr>
      <w:r w:rsidRPr="00541DDC">
        <w:rPr>
          <w:rFonts w:ascii="Ubuntu" w:hAnsi="Ubuntu" w:cs="Segoe UI"/>
        </w:rPr>
        <w:t>For each release:</w:t>
      </w:r>
    </w:p>
    <w:p w14:paraId="62BFF8FC" w14:textId="77777777" w:rsidR="004B7CB7" w:rsidRPr="00541DDC" w:rsidRDefault="004B7CB7" w:rsidP="00275D4E">
      <w:pPr>
        <w:numPr>
          <w:ilvl w:val="0"/>
          <w:numId w:val="128"/>
        </w:numPr>
        <w:spacing w:before="100" w:beforeAutospacing="1" w:after="100" w:afterAutospacing="1" w:line="300" w:lineRule="atLeast"/>
        <w:rPr>
          <w:rFonts w:cs="Segoe UI"/>
          <w:szCs w:val="20"/>
        </w:rPr>
      </w:pPr>
      <w:r w:rsidRPr="00541DDC">
        <w:rPr>
          <w:rFonts w:cs="Segoe UI"/>
          <w:szCs w:val="20"/>
        </w:rPr>
        <w:t xml:space="preserve">Work packages scheduled for that release </w:t>
      </w:r>
      <w:r w:rsidRPr="00541DDC">
        <w:rPr>
          <w:rStyle w:val="Strong"/>
          <w:rFonts w:cs="Segoe UI"/>
          <w:b w:val="0"/>
          <w:szCs w:val="20"/>
        </w:rPr>
        <w:t>come together into an integrated System Integration Testing (SIT) phase</w:t>
      </w:r>
      <w:r w:rsidRPr="00541DDC">
        <w:rPr>
          <w:rFonts w:cs="Segoe UI"/>
          <w:szCs w:val="20"/>
        </w:rPr>
        <w:t xml:space="preserve">, validating </w:t>
      </w:r>
      <w:r w:rsidRPr="00541DDC">
        <w:rPr>
          <w:rStyle w:val="Strong"/>
          <w:rFonts w:cs="Segoe UI"/>
          <w:b w:val="0"/>
          <w:szCs w:val="20"/>
        </w:rPr>
        <w:t>end</w:t>
      </w:r>
      <w:r w:rsidRPr="00541DDC">
        <w:rPr>
          <w:rStyle w:val="Strong"/>
          <w:rFonts w:cs="Segoe UI"/>
          <w:b w:val="0"/>
          <w:szCs w:val="20"/>
        </w:rPr>
        <w:noBreakHyphen/>
        <w:t>to</w:t>
      </w:r>
      <w:r w:rsidRPr="00541DDC">
        <w:rPr>
          <w:rStyle w:val="Strong"/>
          <w:rFonts w:cs="Segoe UI"/>
          <w:b w:val="0"/>
          <w:szCs w:val="20"/>
        </w:rPr>
        <w:noBreakHyphen/>
        <w:t>end customer journeys (E2E journeys)</w:t>
      </w:r>
      <w:r w:rsidRPr="00541DDC">
        <w:rPr>
          <w:rFonts w:cs="Segoe UI"/>
          <w:szCs w:val="20"/>
        </w:rPr>
        <w:t xml:space="preserve"> across systems</w:t>
      </w:r>
    </w:p>
    <w:p w14:paraId="79BFC45E" w14:textId="77777777" w:rsidR="004B7CB7" w:rsidRPr="00541DDC" w:rsidRDefault="004B7CB7" w:rsidP="00275D4E">
      <w:pPr>
        <w:numPr>
          <w:ilvl w:val="0"/>
          <w:numId w:val="128"/>
        </w:numPr>
        <w:spacing w:before="100" w:beforeAutospacing="1" w:after="100" w:afterAutospacing="1" w:line="300" w:lineRule="atLeast"/>
        <w:rPr>
          <w:rFonts w:cs="Segoe UI"/>
          <w:szCs w:val="20"/>
        </w:rPr>
      </w:pPr>
      <w:r w:rsidRPr="00541DDC">
        <w:rPr>
          <w:rFonts w:cs="Segoe UI"/>
          <w:szCs w:val="20"/>
        </w:rPr>
        <w:t xml:space="preserve">This is followed by </w:t>
      </w:r>
      <w:r w:rsidRPr="00541DDC">
        <w:rPr>
          <w:rStyle w:val="Strong"/>
          <w:rFonts w:cs="Segoe UI"/>
          <w:b w:val="0"/>
          <w:szCs w:val="20"/>
        </w:rPr>
        <w:t>User Acceptance Testing (UAT)</w:t>
      </w:r>
      <w:r w:rsidRPr="00541DDC">
        <w:rPr>
          <w:rFonts w:cs="Segoe UI"/>
          <w:szCs w:val="20"/>
        </w:rPr>
        <w:t>, ensuring business validation of complete workflows rather than isolated components</w:t>
      </w:r>
    </w:p>
    <w:p w14:paraId="4CDD4EC5" w14:textId="77777777" w:rsidR="004B7CB7" w:rsidRPr="00541DDC" w:rsidRDefault="004B7CB7" w:rsidP="00275D4E">
      <w:pPr>
        <w:numPr>
          <w:ilvl w:val="0"/>
          <w:numId w:val="128"/>
        </w:numPr>
        <w:spacing w:before="100" w:beforeAutospacing="1" w:after="100" w:afterAutospacing="1" w:line="300" w:lineRule="atLeast"/>
        <w:rPr>
          <w:rFonts w:cs="Segoe UI"/>
          <w:szCs w:val="20"/>
        </w:rPr>
      </w:pPr>
      <w:r w:rsidRPr="00541DDC">
        <w:rPr>
          <w:rFonts w:cs="Segoe UI"/>
          <w:szCs w:val="20"/>
        </w:rPr>
        <w:t xml:space="preserve">Additional </w:t>
      </w:r>
      <w:r w:rsidRPr="00541DDC">
        <w:rPr>
          <w:rStyle w:val="Strong"/>
          <w:rFonts w:cs="Segoe UI"/>
          <w:b w:val="0"/>
          <w:szCs w:val="20"/>
        </w:rPr>
        <w:t>security and penetration testing</w:t>
      </w:r>
      <w:r w:rsidRPr="00541DDC">
        <w:rPr>
          <w:rFonts w:cs="Segoe UI"/>
          <w:szCs w:val="20"/>
        </w:rPr>
        <w:t xml:space="preserve"> is performed within the same window</w:t>
      </w:r>
    </w:p>
    <w:p w14:paraId="6123C8E3" w14:textId="77777777" w:rsidR="004B7CB7" w:rsidRPr="00541DDC" w:rsidRDefault="004B7CB7" w:rsidP="00275D4E">
      <w:pPr>
        <w:numPr>
          <w:ilvl w:val="0"/>
          <w:numId w:val="128"/>
        </w:numPr>
        <w:spacing w:before="100" w:beforeAutospacing="1" w:after="100" w:afterAutospacing="1" w:line="300" w:lineRule="atLeast"/>
        <w:rPr>
          <w:rFonts w:cs="Segoe UI"/>
          <w:szCs w:val="20"/>
        </w:rPr>
      </w:pPr>
      <w:r w:rsidRPr="00541DDC">
        <w:rPr>
          <w:rFonts w:cs="Segoe UI"/>
          <w:szCs w:val="20"/>
        </w:rPr>
        <w:t xml:space="preserve">The release then progresses through </w:t>
      </w:r>
      <w:r w:rsidRPr="00541DDC">
        <w:rPr>
          <w:rStyle w:val="Strong"/>
          <w:rFonts w:cs="Segoe UI"/>
          <w:b w:val="0"/>
          <w:szCs w:val="20"/>
        </w:rPr>
        <w:t>deployment readiness, go</w:t>
      </w:r>
      <w:r w:rsidRPr="00541DDC">
        <w:rPr>
          <w:rStyle w:val="Strong"/>
          <w:rFonts w:cs="Segoe UI"/>
          <w:b w:val="0"/>
          <w:szCs w:val="20"/>
        </w:rPr>
        <w:noBreakHyphen/>
        <w:t>live, and hypercare</w:t>
      </w:r>
    </w:p>
    <w:p w14:paraId="34DE86D4" w14:textId="77777777" w:rsidR="004B7CB7" w:rsidRPr="00541DDC" w:rsidRDefault="004B7CB7" w:rsidP="004B7CB7">
      <w:pPr>
        <w:pStyle w:val="NormalWeb"/>
        <w:spacing w:line="300" w:lineRule="atLeast"/>
        <w:rPr>
          <w:rFonts w:ascii="Ubuntu" w:hAnsi="Ubuntu" w:cs="Segoe UI"/>
        </w:rPr>
      </w:pPr>
      <w:r w:rsidRPr="00541DDC">
        <w:rPr>
          <w:rFonts w:ascii="Ubuntu" w:hAnsi="Ubuntu" w:cs="Segoe UI"/>
        </w:rPr>
        <w:t xml:space="preserve">This convergence model ensures that although delivery is iterative, </w:t>
      </w:r>
      <w:r w:rsidRPr="00541DDC">
        <w:rPr>
          <w:rStyle w:val="Strong"/>
          <w:rFonts w:ascii="Ubuntu" w:hAnsi="Ubuntu" w:cs="Segoe UI"/>
          <w:b w:val="0"/>
          <w:bCs w:val="0"/>
        </w:rPr>
        <w:t>integration risk is actively managed and retired before go</w:t>
      </w:r>
      <w:r w:rsidRPr="00541DDC">
        <w:rPr>
          <w:rStyle w:val="Strong"/>
          <w:rFonts w:ascii="Ubuntu" w:hAnsi="Ubuntu" w:cs="Segoe UI"/>
          <w:b w:val="0"/>
          <w:bCs w:val="0"/>
        </w:rPr>
        <w:noBreakHyphen/>
        <w:t>live</w:t>
      </w:r>
      <w:r w:rsidRPr="00541DDC">
        <w:rPr>
          <w:rFonts w:ascii="Ubuntu" w:hAnsi="Ubuntu" w:cs="Segoe UI"/>
        </w:rPr>
        <w:t xml:space="preserve">, and the business experiences </w:t>
      </w:r>
      <w:r w:rsidRPr="00541DDC">
        <w:rPr>
          <w:rStyle w:val="Strong"/>
          <w:rFonts w:ascii="Ubuntu" w:hAnsi="Ubuntu" w:cs="Segoe UI"/>
          <w:b w:val="0"/>
          <w:bCs w:val="0"/>
        </w:rPr>
        <w:t>fully functioning, end</w:t>
      </w:r>
      <w:r w:rsidRPr="00541DDC">
        <w:rPr>
          <w:rStyle w:val="Strong"/>
          <w:rFonts w:ascii="Ubuntu" w:hAnsi="Ubuntu" w:cs="Segoe UI"/>
          <w:b w:val="0"/>
          <w:bCs w:val="0"/>
        </w:rPr>
        <w:noBreakHyphen/>
        <w:t>to</w:t>
      </w:r>
      <w:r w:rsidRPr="00541DDC">
        <w:rPr>
          <w:rStyle w:val="Strong"/>
          <w:rFonts w:ascii="Ubuntu" w:hAnsi="Ubuntu" w:cs="Segoe UI"/>
          <w:b w:val="0"/>
          <w:bCs w:val="0"/>
        </w:rPr>
        <w:noBreakHyphen/>
        <w:t>end capabilities at each release milestone</w:t>
      </w:r>
      <w:r w:rsidRPr="00541DDC">
        <w:rPr>
          <w:rFonts w:ascii="Ubuntu" w:hAnsi="Ubuntu" w:cs="Segoe UI"/>
        </w:rPr>
        <w:t>.</w:t>
      </w:r>
    </w:p>
    <w:p w14:paraId="1617CCE0" w14:textId="77777777" w:rsidR="00C730A7" w:rsidRDefault="00C730A7" w:rsidP="00862B4C">
      <w:pPr>
        <w:tabs>
          <w:tab w:val="left" w:pos="993"/>
        </w:tabs>
        <w:rPr>
          <w:b/>
        </w:rPr>
      </w:pPr>
    </w:p>
    <w:p w14:paraId="043FE7F0" w14:textId="3BC55C4A" w:rsidR="00BB7FDA" w:rsidRPr="005A4A5E" w:rsidRDefault="007A3A5C" w:rsidP="005A4A5E">
      <w:pPr>
        <w:pStyle w:val="Heading3CG"/>
        <w:rPr>
          <w:lang w:val="en-AU"/>
        </w:rPr>
      </w:pPr>
      <w:bookmarkStart w:id="73" w:name="_Toc231251409"/>
      <w:bookmarkStart w:id="74" w:name="_Toc231276439"/>
      <w:r w:rsidRPr="005A4A5E">
        <w:rPr>
          <w:lang w:val="en-AU"/>
        </w:rPr>
        <w:t>Proposed Cut over and Go-Live/ Release Plan</w:t>
      </w:r>
      <w:bookmarkEnd w:id="73"/>
      <w:bookmarkEnd w:id="74"/>
      <w:r w:rsidR="00BB7FDA" w:rsidRPr="005A4A5E">
        <w:rPr>
          <w:lang w:val="en-AU"/>
        </w:rPr>
        <w:t xml:space="preserve"> </w:t>
      </w:r>
    </w:p>
    <w:p w14:paraId="0F5A885E" w14:textId="64D69658" w:rsidR="005C6CAF" w:rsidRDefault="00550209" w:rsidP="00D467F1">
      <w:pPr>
        <w:pStyle w:val="ListParagraph"/>
        <w:ind w:left="0"/>
      </w:pPr>
      <w:r>
        <w:t xml:space="preserve">Work packages are grouped by integration dependency and business value, not </w:t>
      </w:r>
      <w:r w:rsidR="002C2C69">
        <w:t>by workstream ensuring that each release del</w:t>
      </w:r>
      <w:r w:rsidR="005C6CAF">
        <w:t xml:space="preserve">ivers a coherent, operational capabilities rather than an isolated technical component. </w:t>
      </w:r>
    </w:p>
    <w:p w14:paraId="58E54BAF" w14:textId="77777777" w:rsidR="003B255A" w:rsidRDefault="003B255A" w:rsidP="00D467F1">
      <w:pPr>
        <w:pStyle w:val="ListParagraph"/>
        <w:ind w:left="0"/>
      </w:pPr>
    </w:p>
    <w:p w14:paraId="1F2E38F8" w14:textId="77777777" w:rsidR="00945A55" w:rsidRDefault="005C6CAF" w:rsidP="006B2ECA">
      <w:pPr>
        <w:pStyle w:val="ListParagraph"/>
        <w:ind w:left="0"/>
      </w:pPr>
      <w:r>
        <w:t>During M1-M</w:t>
      </w:r>
      <w:r w:rsidR="00EA62C9">
        <w:t>5</w:t>
      </w:r>
      <w:r>
        <w:t xml:space="preserve"> the programme will operate on the existing product catalogue pending WP1 go-li</w:t>
      </w:r>
      <w:r w:rsidR="00EA62C9">
        <w:t>v</w:t>
      </w:r>
      <w:r>
        <w:t>e</w:t>
      </w:r>
      <w:r w:rsidR="00EA62C9">
        <w:t xml:space="preserve"> at Release 1 (Month 11)</w:t>
      </w:r>
      <w:r>
        <w:t xml:space="preserve">. WP3 </w:t>
      </w:r>
      <w:r w:rsidR="00EA62C9">
        <w:t>B</w:t>
      </w:r>
      <w:r>
        <w:t xml:space="preserve">illing </w:t>
      </w:r>
      <w:r w:rsidR="00EA62C9">
        <w:t>A</w:t>
      </w:r>
      <w:r>
        <w:t xml:space="preserve">utomation is dependent on upstream order and field </w:t>
      </w:r>
      <w:r w:rsidR="00D467F1">
        <w:t xml:space="preserve">order processes being in place prior to go-live. </w:t>
      </w:r>
      <w:r w:rsidR="00373310">
        <w:t>These are delivered in Release 2 (Month18). WP7 Assurance Work Orders</w:t>
      </w:r>
      <w:r w:rsidR="00D467F1">
        <w:t xml:space="preserve"> will continue to follow existing manual processes until Release 1 go</w:t>
      </w:r>
      <w:r w:rsidR="00373310">
        <w:t>-</w:t>
      </w:r>
      <w:r w:rsidR="00D467F1">
        <w:t>live</w:t>
      </w:r>
      <w:r w:rsidR="00592A3E">
        <w:t>.</w:t>
      </w:r>
      <w:r w:rsidR="00D467F1">
        <w:t xml:space="preserve"> </w:t>
      </w:r>
    </w:p>
    <w:p w14:paraId="4B4C4C1F" w14:textId="6574557D" w:rsidR="002B2A3E" w:rsidRDefault="002B2A3E" w:rsidP="006B2ECA">
      <w:pPr>
        <w:pStyle w:val="ListParagraph"/>
        <w:ind w:left="0"/>
      </w:pPr>
    </w:p>
    <w:p w14:paraId="49112CC9" w14:textId="77777777" w:rsidR="00D467F1" w:rsidRDefault="00D467F1" w:rsidP="00D467F1"/>
    <w:tbl>
      <w:tblPr>
        <w:tblStyle w:val="TableGrid"/>
        <w:tblW w:w="9449"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CellMar>
          <w:top w:w="57" w:type="dxa"/>
          <w:bottom w:w="57" w:type="dxa"/>
        </w:tblCellMar>
        <w:tblLook w:val="04A0" w:firstRow="1" w:lastRow="0" w:firstColumn="1" w:lastColumn="0" w:noHBand="0" w:noVBand="1"/>
      </w:tblPr>
      <w:tblGrid>
        <w:gridCol w:w="1990"/>
        <w:gridCol w:w="1844"/>
        <w:gridCol w:w="1835"/>
        <w:gridCol w:w="1740"/>
        <w:gridCol w:w="2040"/>
      </w:tblGrid>
      <w:tr w:rsidR="00430537" w:rsidRPr="00C05D7B" w14:paraId="7826F23C" w14:textId="77777777" w:rsidTr="00D235F2">
        <w:trPr>
          <w:trHeight w:val="327"/>
        </w:trPr>
        <w:tc>
          <w:tcPr>
            <w:tcW w:w="1696" w:type="dxa"/>
            <w:shd w:val="clear" w:color="auto" w:fill="0070C0"/>
            <w:vAlign w:val="center"/>
          </w:tcPr>
          <w:p w14:paraId="32EFE799" w14:textId="77777777" w:rsidR="00430537" w:rsidRPr="00C05D7B" w:rsidRDefault="00430537">
            <w:pPr>
              <w:keepNext/>
              <w:keepLines/>
              <w:jc w:val="left"/>
              <w:rPr>
                <w:b/>
              </w:rPr>
            </w:pPr>
          </w:p>
        </w:tc>
        <w:tc>
          <w:tcPr>
            <w:tcW w:w="1843" w:type="dxa"/>
            <w:shd w:val="clear" w:color="auto" w:fill="0070C0"/>
            <w:vAlign w:val="center"/>
          </w:tcPr>
          <w:p w14:paraId="3894A47C" w14:textId="77777777" w:rsidR="00430537" w:rsidRPr="00C05D7B" w:rsidRDefault="00430537">
            <w:pPr>
              <w:keepNext/>
              <w:keepLines/>
              <w:jc w:val="left"/>
              <w:rPr>
                <w:b/>
                <w:color w:val="FFFFFF" w:themeColor="background1"/>
              </w:rPr>
            </w:pPr>
            <w:r w:rsidRPr="00C05D7B">
              <w:rPr>
                <w:b/>
                <w:color w:val="FFFFFF" w:themeColor="background1"/>
              </w:rPr>
              <w:t xml:space="preserve">Release 1 </w:t>
            </w:r>
          </w:p>
        </w:tc>
        <w:tc>
          <w:tcPr>
            <w:tcW w:w="1843" w:type="dxa"/>
            <w:shd w:val="clear" w:color="auto" w:fill="0070C0"/>
            <w:vAlign w:val="center"/>
          </w:tcPr>
          <w:p w14:paraId="397702F6" w14:textId="77777777" w:rsidR="00430537" w:rsidRPr="00C05D7B" w:rsidRDefault="00430537">
            <w:pPr>
              <w:keepNext/>
              <w:keepLines/>
              <w:jc w:val="left"/>
              <w:rPr>
                <w:b/>
                <w:color w:val="FFFFFF" w:themeColor="background1"/>
              </w:rPr>
            </w:pPr>
            <w:r w:rsidRPr="00C05D7B">
              <w:rPr>
                <w:b/>
                <w:color w:val="FFFFFF" w:themeColor="background1"/>
              </w:rPr>
              <w:t>Release 2</w:t>
            </w:r>
          </w:p>
        </w:tc>
        <w:tc>
          <w:tcPr>
            <w:tcW w:w="1701" w:type="dxa"/>
            <w:shd w:val="clear" w:color="auto" w:fill="0070C0"/>
            <w:vAlign w:val="center"/>
          </w:tcPr>
          <w:p w14:paraId="25B97002" w14:textId="77777777" w:rsidR="00430537" w:rsidRPr="00C05D7B" w:rsidRDefault="00430537">
            <w:pPr>
              <w:keepNext/>
              <w:keepLines/>
              <w:jc w:val="left"/>
              <w:rPr>
                <w:b/>
                <w:color w:val="FFFFFF" w:themeColor="background1"/>
              </w:rPr>
            </w:pPr>
            <w:r w:rsidRPr="00C05D7B">
              <w:rPr>
                <w:b/>
                <w:color w:val="FFFFFF" w:themeColor="background1"/>
              </w:rPr>
              <w:t xml:space="preserve"> Release 3 </w:t>
            </w:r>
          </w:p>
        </w:tc>
        <w:tc>
          <w:tcPr>
            <w:tcW w:w="2366" w:type="dxa"/>
            <w:shd w:val="clear" w:color="auto" w:fill="0070C0"/>
            <w:vAlign w:val="center"/>
          </w:tcPr>
          <w:p w14:paraId="560AD1FE" w14:textId="77777777" w:rsidR="00430537" w:rsidRPr="00C05D7B" w:rsidRDefault="00430537" w:rsidP="006C096E">
            <w:pPr>
              <w:keepNext/>
              <w:keepLines/>
              <w:jc w:val="left"/>
              <w:rPr>
                <w:b/>
                <w:color w:val="FFFFFF" w:themeColor="background1"/>
              </w:rPr>
            </w:pPr>
            <w:r w:rsidRPr="00C05D7B">
              <w:rPr>
                <w:b/>
                <w:color w:val="FFFFFF" w:themeColor="background1"/>
              </w:rPr>
              <w:t xml:space="preserve">Applies across all releases </w:t>
            </w:r>
          </w:p>
        </w:tc>
      </w:tr>
      <w:tr w:rsidR="00430537" w14:paraId="269CB9F0" w14:textId="77777777" w:rsidTr="00D235F2">
        <w:trPr>
          <w:trHeight w:val="333"/>
        </w:trPr>
        <w:tc>
          <w:tcPr>
            <w:tcW w:w="1696" w:type="dxa"/>
            <w:shd w:val="clear" w:color="auto" w:fill="FFFFFF" w:themeFill="background1"/>
          </w:tcPr>
          <w:p w14:paraId="0927D665" w14:textId="77777777" w:rsidR="00430537" w:rsidRPr="00D235F2" w:rsidRDefault="00430537" w:rsidP="006C096E">
            <w:pPr>
              <w:keepNext/>
              <w:keepLines/>
              <w:jc w:val="left"/>
              <w:rPr>
                <w:b/>
                <w:color w:val="0070C0"/>
                <w:sz w:val="18"/>
                <w:szCs w:val="18"/>
              </w:rPr>
            </w:pPr>
            <w:r w:rsidRPr="00D235F2">
              <w:rPr>
                <w:b/>
                <w:color w:val="0070C0"/>
                <w:sz w:val="18"/>
                <w:szCs w:val="18"/>
              </w:rPr>
              <w:t xml:space="preserve">Timing </w:t>
            </w:r>
          </w:p>
        </w:tc>
        <w:tc>
          <w:tcPr>
            <w:tcW w:w="1843" w:type="dxa"/>
          </w:tcPr>
          <w:p w14:paraId="58589810" w14:textId="77777777" w:rsidR="00136225" w:rsidRDefault="0084184B" w:rsidP="00275D4E">
            <w:pPr>
              <w:pStyle w:val="ListParagraph"/>
              <w:keepNext/>
              <w:keepLines/>
              <w:numPr>
                <w:ilvl w:val="0"/>
                <w:numId w:val="186"/>
              </w:numPr>
              <w:ind w:left="340" w:hanging="227"/>
              <w:jc w:val="left"/>
              <w:rPr>
                <w:sz w:val="18"/>
                <w:szCs w:val="18"/>
              </w:rPr>
            </w:pPr>
            <w:r>
              <w:rPr>
                <w:sz w:val="18"/>
                <w:szCs w:val="18"/>
              </w:rPr>
              <w:t>Y</w:t>
            </w:r>
            <w:r w:rsidR="00136225">
              <w:rPr>
                <w:sz w:val="18"/>
                <w:szCs w:val="18"/>
              </w:rPr>
              <w:t xml:space="preserve">ear </w:t>
            </w:r>
            <w:r>
              <w:rPr>
                <w:sz w:val="18"/>
                <w:szCs w:val="18"/>
              </w:rPr>
              <w:t>1 Q</w:t>
            </w:r>
            <w:r w:rsidR="00C347CF">
              <w:rPr>
                <w:sz w:val="18"/>
                <w:szCs w:val="18"/>
              </w:rPr>
              <w:t>4</w:t>
            </w:r>
            <w:r>
              <w:rPr>
                <w:sz w:val="18"/>
                <w:szCs w:val="18"/>
              </w:rPr>
              <w:t xml:space="preserve"> </w:t>
            </w:r>
          </w:p>
          <w:p w14:paraId="59CE8091" w14:textId="77777777" w:rsidR="00430537" w:rsidRPr="00430537" w:rsidRDefault="00242BDA" w:rsidP="00275D4E">
            <w:pPr>
              <w:pStyle w:val="ListParagraph"/>
              <w:keepNext/>
              <w:keepLines/>
              <w:numPr>
                <w:ilvl w:val="0"/>
                <w:numId w:val="186"/>
              </w:numPr>
              <w:ind w:left="340" w:hanging="227"/>
              <w:jc w:val="left"/>
              <w:rPr>
                <w:sz w:val="18"/>
                <w:szCs w:val="18"/>
              </w:rPr>
            </w:pPr>
            <w:r>
              <w:rPr>
                <w:sz w:val="18"/>
                <w:szCs w:val="18"/>
              </w:rPr>
              <w:t xml:space="preserve">(Month </w:t>
            </w:r>
            <w:r w:rsidR="00C347CF">
              <w:rPr>
                <w:sz w:val="18"/>
                <w:szCs w:val="18"/>
              </w:rPr>
              <w:t>11</w:t>
            </w:r>
            <w:r>
              <w:rPr>
                <w:sz w:val="18"/>
                <w:szCs w:val="18"/>
              </w:rPr>
              <w:t xml:space="preserve">) </w:t>
            </w:r>
          </w:p>
        </w:tc>
        <w:tc>
          <w:tcPr>
            <w:tcW w:w="1843" w:type="dxa"/>
          </w:tcPr>
          <w:p w14:paraId="622723F3" w14:textId="77777777" w:rsidR="00136225" w:rsidRDefault="00396F41" w:rsidP="00275D4E">
            <w:pPr>
              <w:pStyle w:val="ListParagraph"/>
              <w:keepNext/>
              <w:keepLines/>
              <w:numPr>
                <w:ilvl w:val="0"/>
                <w:numId w:val="186"/>
              </w:numPr>
              <w:ind w:left="340" w:hanging="227"/>
              <w:jc w:val="left"/>
              <w:rPr>
                <w:sz w:val="18"/>
                <w:szCs w:val="18"/>
              </w:rPr>
            </w:pPr>
            <w:r>
              <w:rPr>
                <w:sz w:val="18"/>
                <w:szCs w:val="18"/>
              </w:rPr>
              <w:t>Year 2</w:t>
            </w:r>
            <w:r w:rsidR="00136225">
              <w:rPr>
                <w:sz w:val="18"/>
                <w:szCs w:val="18"/>
              </w:rPr>
              <w:t xml:space="preserve"> Q</w:t>
            </w:r>
            <w:r w:rsidR="008A5CCE">
              <w:rPr>
                <w:sz w:val="18"/>
                <w:szCs w:val="18"/>
              </w:rPr>
              <w:t>2</w:t>
            </w:r>
            <w:r w:rsidR="00136225">
              <w:rPr>
                <w:sz w:val="18"/>
                <w:szCs w:val="18"/>
              </w:rPr>
              <w:t xml:space="preserve"> </w:t>
            </w:r>
          </w:p>
          <w:p w14:paraId="129B02FD" w14:textId="77777777" w:rsidR="00430537" w:rsidRPr="00430537" w:rsidRDefault="00136225" w:rsidP="00275D4E">
            <w:pPr>
              <w:pStyle w:val="ListParagraph"/>
              <w:keepNext/>
              <w:keepLines/>
              <w:numPr>
                <w:ilvl w:val="0"/>
                <w:numId w:val="186"/>
              </w:numPr>
              <w:ind w:left="340" w:hanging="227"/>
              <w:jc w:val="left"/>
              <w:rPr>
                <w:sz w:val="18"/>
                <w:szCs w:val="18"/>
              </w:rPr>
            </w:pPr>
            <w:r>
              <w:rPr>
                <w:sz w:val="18"/>
                <w:szCs w:val="18"/>
              </w:rPr>
              <w:t>(Month 1</w:t>
            </w:r>
            <w:r w:rsidR="00C347CF">
              <w:rPr>
                <w:sz w:val="18"/>
                <w:szCs w:val="18"/>
              </w:rPr>
              <w:t>8</w:t>
            </w:r>
            <w:r>
              <w:rPr>
                <w:sz w:val="18"/>
                <w:szCs w:val="18"/>
              </w:rPr>
              <w:t>)</w:t>
            </w:r>
          </w:p>
        </w:tc>
        <w:tc>
          <w:tcPr>
            <w:tcW w:w="1701" w:type="dxa"/>
          </w:tcPr>
          <w:p w14:paraId="5FCE51FD" w14:textId="77777777" w:rsidR="00430537" w:rsidRDefault="00136225" w:rsidP="00275D4E">
            <w:pPr>
              <w:pStyle w:val="ListParagraph"/>
              <w:keepNext/>
              <w:keepLines/>
              <w:numPr>
                <w:ilvl w:val="0"/>
                <w:numId w:val="186"/>
              </w:numPr>
              <w:ind w:left="340" w:hanging="227"/>
              <w:jc w:val="left"/>
              <w:rPr>
                <w:sz w:val="18"/>
                <w:szCs w:val="18"/>
              </w:rPr>
            </w:pPr>
            <w:r>
              <w:rPr>
                <w:sz w:val="18"/>
                <w:szCs w:val="18"/>
              </w:rPr>
              <w:t>Year 2 Q</w:t>
            </w:r>
            <w:r w:rsidR="00C347CF">
              <w:rPr>
                <w:sz w:val="18"/>
                <w:szCs w:val="18"/>
              </w:rPr>
              <w:t>4</w:t>
            </w:r>
          </w:p>
          <w:p w14:paraId="092C4BF4" w14:textId="77777777" w:rsidR="001C133A" w:rsidRPr="00430537" w:rsidRDefault="001C133A" w:rsidP="00275D4E">
            <w:pPr>
              <w:pStyle w:val="ListParagraph"/>
              <w:keepNext/>
              <w:keepLines/>
              <w:numPr>
                <w:ilvl w:val="0"/>
                <w:numId w:val="186"/>
              </w:numPr>
              <w:ind w:left="340" w:hanging="227"/>
              <w:jc w:val="left"/>
              <w:rPr>
                <w:sz w:val="18"/>
                <w:szCs w:val="18"/>
              </w:rPr>
            </w:pPr>
            <w:r>
              <w:rPr>
                <w:sz w:val="18"/>
                <w:szCs w:val="18"/>
              </w:rPr>
              <w:t xml:space="preserve">(Month </w:t>
            </w:r>
            <w:r w:rsidR="00C347CF">
              <w:rPr>
                <w:sz w:val="18"/>
                <w:szCs w:val="18"/>
              </w:rPr>
              <w:t>22</w:t>
            </w:r>
            <w:r>
              <w:rPr>
                <w:sz w:val="18"/>
                <w:szCs w:val="18"/>
              </w:rPr>
              <w:t xml:space="preserve">) </w:t>
            </w:r>
          </w:p>
        </w:tc>
        <w:tc>
          <w:tcPr>
            <w:tcW w:w="2366" w:type="dxa"/>
          </w:tcPr>
          <w:p w14:paraId="036A787B" w14:textId="77777777" w:rsidR="00430537" w:rsidRPr="00430537" w:rsidRDefault="001C133A" w:rsidP="00275D4E">
            <w:pPr>
              <w:pStyle w:val="ListParagraph"/>
              <w:keepNext/>
              <w:keepLines/>
              <w:numPr>
                <w:ilvl w:val="0"/>
                <w:numId w:val="186"/>
              </w:numPr>
              <w:ind w:left="340" w:hanging="227"/>
              <w:jc w:val="left"/>
              <w:rPr>
                <w:sz w:val="18"/>
                <w:szCs w:val="18"/>
              </w:rPr>
            </w:pPr>
            <w:r>
              <w:rPr>
                <w:sz w:val="18"/>
                <w:szCs w:val="18"/>
              </w:rPr>
              <w:t xml:space="preserve">Go live criteria, hypercare governance and BAU handover plan required for each release </w:t>
            </w:r>
          </w:p>
        </w:tc>
      </w:tr>
      <w:tr w:rsidR="00430537" w14:paraId="1B8A255C" w14:textId="77777777" w:rsidTr="00D235F2">
        <w:trPr>
          <w:trHeight w:val="323"/>
        </w:trPr>
        <w:tc>
          <w:tcPr>
            <w:tcW w:w="1696" w:type="dxa"/>
            <w:shd w:val="clear" w:color="auto" w:fill="FFFFFF" w:themeFill="background1"/>
          </w:tcPr>
          <w:p w14:paraId="6595E8F4" w14:textId="77777777" w:rsidR="00430537" w:rsidRPr="00D235F2" w:rsidRDefault="00430537" w:rsidP="006C096E">
            <w:pPr>
              <w:keepNext/>
              <w:keepLines/>
              <w:jc w:val="left"/>
              <w:rPr>
                <w:b/>
                <w:color w:val="0070C0"/>
                <w:sz w:val="18"/>
                <w:szCs w:val="18"/>
              </w:rPr>
            </w:pPr>
            <w:r w:rsidRPr="00D235F2">
              <w:rPr>
                <w:b/>
                <w:color w:val="0070C0"/>
                <w:sz w:val="18"/>
                <w:szCs w:val="18"/>
              </w:rPr>
              <w:t xml:space="preserve">Work Packages </w:t>
            </w:r>
          </w:p>
        </w:tc>
        <w:tc>
          <w:tcPr>
            <w:tcW w:w="1843" w:type="dxa"/>
          </w:tcPr>
          <w:p w14:paraId="4316BE65" w14:textId="77777777" w:rsidR="00430537" w:rsidRDefault="001C133A" w:rsidP="00275D4E">
            <w:pPr>
              <w:pStyle w:val="ListParagraph"/>
              <w:keepNext/>
              <w:keepLines/>
              <w:numPr>
                <w:ilvl w:val="0"/>
                <w:numId w:val="186"/>
              </w:numPr>
              <w:ind w:left="340" w:hanging="227"/>
              <w:jc w:val="left"/>
              <w:rPr>
                <w:sz w:val="18"/>
                <w:szCs w:val="18"/>
              </w:rPr>
            </w:pPr>
            <w:r>
              <w:rPr>
                <w:sz w:val="18"/>
                <w:szCs w:val="18"/>
              </w:rPr>
              <w:t>WP1 Catalog</w:t>
            </w:r>
            <w:r w:rsidR="00AC6801">
              <w:rPr>
                <w:sz w:val="18"/>
                <w:szCs w:val="18"/>
              </w:rPr>
              <w:t>u</w:t>
            </w:r>
            <w:r>
              <w:rPr>
                <w:sz w:val="18"/>
                <w:szCs w:val="18"/>
              </w:rPr>
              <w:t xml:space="preserve">e </w:t>
            </w:r>
            <w:r w:rsidR="00AC6801">
              <w:rPr>
                <w:sz w:val="18"/>
                <w:szCs w:val="18"/>
              </w:rPr>
              <w:t xml:space="preserve">&amp; Party Manager </w:t>
            </w:r>
          </w:p>
          <w:p w14:paraId="5A92F5CB" w14:textId="77777777" w:rsidR="00AC6801" w:rsidRDefault="00AC6801" w:rsidP="00275D4E">
            <w:pPr>
              <w:pStyle w:val="ListParagraph"/>
              <w:keepNext/>
              <w:keepLines/>
              <w:numPr>
                <w:ilvl w:val="0"/>
                <w:numId w:val="186"/>
              </w:numPr>
              <w:ind w:left="340" w:hanging="227"/>
              <w:jc w:val="left"/>
              <w:rPr>
                <w:sz w:val="18"/>
                <w:szCs w:val="18"/>
              </w:rPr>
            </w:pPr>
            <w:r>
              <w:rPr>
                <w:sz w:val="18"/>
                <w:szCs w:val="18"/>
              </w:rPr>
              <w:t xml:space="preserve">WP2 </w:t>
            </w:r>
            <w:r w:rsidR="009B55C7">
              <w:rPr>
                <w:sz w:val="18"/>
                <w:szCs w:val="18"/>
              </w:rPr>
              <w:t xml:space="preserve">Fibre Ordering (New Fibre) </w:t>
            </w:r>
          </w:p>
          <w:p w14:paraId="52EC4310" w14:textId="77777777" w:rsidR="009B55C7" w:rsidRDefault="009B55C7" w:rsidP="00275D4E">
            <w:pPr>
              <w:pStyle w:val="ListParagraph"/>
              <w:keepNext/>
              <w:keepLines/>
              <w:numPr>
                <w:ilvl w:val="0"/>
                <w:numId w:val="186"/>
              </w:numPr>
              <w:ind w:left="340" w:hanging="227"/>
              <w:jc w:val="left"/>
              <w:rPr>
                <w:sz w:val="18"/>
                <w:szCs w:val="18"/>
              </w:rPr>
            </w:pPr>
            <w:r>
              <w:rPr>
                <w:sz w:val="18"/>
                <w:szCs w:val="18"/>
              </w:rPr>
              <w:t xml:space="preserve">WP6 Network Inventory (3-GIS) </w:t>
            </w:r>
          </w:p>
          <w:p w14:paraId="4CD5A03E" w14:textId="77777777" w:rsidR="009B55C7" w:rsidRPr="00430537" w:rsidRDefault="009B55C7" w:rsidP="00275D4E">
            <w:pPr>
              <w:pStyle w:val="ListParagraph"/>
              <w:keepNext/>
              <w:keepLines/>
              <w:numPr>
                <w:ilvl w:val="0"/>
                <w:numId w:val="186"/>
              </w:numPr>
              <w:ind w:left="340" w:hanging="227"/>
              <w:jc w:val="left"/>
              <w:rPr>
                <w:sz w:val="18"/>
                <w:szCs w:val="18"/>
              </w:rPr>
            </w:pPr>
            <w:r>
              <w:rPr>
                <w:sz w:val="18"/>
                <w:szCs w:val="18"/>
              </w:rPr>
              <w:t xml:space="preserve">WP7 Automate Assurance WOs </w:t>
            </w:r>
          </w:p>
        </w:tc>
        <w:tc>
          <w:tcPr>
            <w:tcW w:w="1843" w:type="dxa"/>
          </w:tcPr>
          <w:p w14:paraId="3A7145C9" w14:textId="77777777" w:rsidR="00991DC2" w:rsidRPr="00991DC2" w:rsidRDefault="00991DC2" w:rsidP="00275D4E">
            <w:pPr>
              <w:pStyle w:val="ListParagraph"/>
              <w:keepNext/>
              <w:keepLines/>
              <w:numPr>
                <w:ilvl w:val="0"/>
                <w:numId w:val="186"/>
              </w:numPr>
              <w:ind w:left="340" w:hanging="227"/>
              <w:jc w:val="left"/>
              <w:rPr>
                <w:sz w:val="18"/>
                <w:szCs w:val="18"/>
              </w:rPr>
            </w:pPr>
            <w:r w:rsidRPr="00991DC2">
              <w:rPr>
                <w:sz w:val="18"/>
                <w:szCs w:val="18"/>
              </w:rPr>
              <w:t xml:space="preserve">WP2 Fibre Ordering (MACD/RSP) </w:t>
            </w:r>
          </w:p>
          <w:p w14:paraId="268F1300" w14:textId="77777777" w:rsidR="007B71E0" w:rsidRPr="00430537" w:rsidRDefault="007B71E0" w:rsidP="00275D4E">
            <w:pPr>
              <w:pStyle w:val="ListParagraph"/>
              <w:keepNext/>
              <w:keepLines/>
              <w:numPr>
                <w:ilvl w:val="0"/>
                <w:numId w:val="186"/>
              </w:numPr>
              <w:ind w:left="340" w:hanging="227"/>
              <w:jc w:val="left"/>
              <w:rPr>
                <w:sz w:val="18"/>
                <w:szCs w:val="18"/>
              </w:rPr>
            </w:pPr>
            <w:r>
              <w:rPr>
                <w:sz w:val="18"/>
                <w:szCs w:val="18"/>
              </w:rPr>
              <w:t>WP3 RSP Billing Automation</w:t>
            </w:r>
            <w:r w:rsidR="00991DC2" w:rsidRPr="00991DC2">
              <w:rPr>
                <w:sz w:val="18"/>
                <w:szCs w:val="18"/>
              </w:rPr>
              <w:t xml:space="preserve">, WP5 Order Pre-qualification, </w:t>
            </w:r>
            <w:r>
              <w:rPr>
                <w:sz w:val="18"/>
                <w:szCs w:val="18"/>
              </w:rPr>
              <w:t xml:space="preserve">WP8 Provisioning </w:t>
            </w:r>
            <w:r w:rsidR="00991DC2" w:rsidRPr="00991DC2">
              <w:rPr>
                <w:sz w:val="18"/>
                <w:szCs w:val="18"/>
              </w:rPr>
              <w:t xml:space="preserve">WOs, </w:t>
            </w:r>
            <w:r>
              <w:rPr>
                <w:sz w:val="18"/>
                <w:szCs w:val="18"/>
              </w:rPr>
              <w:t xml:space="preserve">WP9 Internal Field Force </w:t>
            </w:r>
            <w:r w:rsidR="00991DC2" w:rsidRPr="00991DC2">
              <w:rPr>
                <w:sz w:val="18"/>
                <w:szCs w:val="18"/>
              </w:rPr>
              <w:t xml:space="preserve">Integration, WP10 Finance Integration </w:t>
            </w:r>
          </w:p>
        </w:tc>
        <w:tc>
          <w:tcPr>
            <w:tcW w:w="1701" w:type="dxa"/>
          </w:tcPr>
          <w:p w14:paraId="59D8BED1" w14:textId="77777777" w:rsidR="00F35777" w:rsidRPr="00F35777" w:rsidRDefault="00F35777" w:rsidP="00275D4E">
            <w:pPr>
              <w:pStyle w:val="ListParagraph"/>
              <w:keepNext/>
              <w:keepLines/>
              <w:numPr>
                <w:ilvl w:val="0"/>
                <w:numId w:val="186"/>
              </w:numPr>
              <w:ind w:left="340" w:hanging="227"/>
              <w:jc w:val="left"/>
              <w:rPr>
                <w:sz w:val="18"/>
                <w:szCs w:val="18"/>
              </w:rPr>
            </w:pPr>
            <w:r w:rsidRPr="00F35777">
              <w:rPr>
                <w:sz w:val="18"/>
                <w:szCs w:val="18"/>
              </w:rPr>
              <w:t xml:space="preserve">WP4 New RSP Portal </w:t>
            </w:r>
          </w:p>
          <w:p w14:paraId="6B1D2D44" w14:textId="77777777" w:rsidR="00F35777" w:rsidRPr="00F35777" w:rsidRDefault="00F35777" w:rsidP="00275D4E">
            <w:pPr>
              <w:pStyle w:val="ListParagraph"/>
              <w:keepNext/>
              <w:keepLines/>
              <w:numPr>
                <w:ilvl w:val="0"/>
                <w:numId w:val="186"/>
              </w:numPr>
              <w:ind w:left="340" w:hanging="227"/>
              <w:jc w:val="left"/>
              <w:rPr>
                <w:sz w:val="18"/>
                <w:szCs w:val="18"/>
              </w:rPr>
            </w:pPr>
            <w:r w:rsidRPr="00F35777">
              <w:rPr>
                <w:sz w:val="18"/>
                <w:szCs w:val="18"/>
              </w:rPr>
              <w:t xml:space="preserve">(Portal release only) </w:t>
            </w:r>
          </w:p>
          <w:p w14:paraId="595E85A2" w14:textId="6585CF05" w:rsidR="007B71E0" w:rsidRDefault="007B71E0" w:rsidP="00D31C37">
            <w:pPr>
              <w:keepNext/>
              <w:keepLines/>
              <w:jc w:val="left"/>
              <w:rPr>
                <w:sz w:val="18"/>
                <w:szCs w:val="18"/>
              </w:rPr>
            </w:pPr>
          </w:p>
          <w:p w14:paraId="1A39827A" w14:textId="77777777" w:rsidR="00371F24" w:rsidRPr="00430537" w:rsidRDefault="00371F24" w:rsidP="000C55CB">
            <w:pPr>
              <w:keepNext/>
              <w:keepLines/>
              <w:ind w:left="340" w:hanging="227"/>
              <w:jc w:val="left"/>
              <w:rPr>
                <w:sz w:val="18"/>
                <w:szCs w:val="18"/>
              </w:rPr>
            </w:pPr>
          </w:p>
        </w:tc>
        <w:tc>
          <w:tcPr>
            <w:tcW w:w="2366" w:type="dxa"/>
          </w:tcPr>
          <w:p w14:paraId="2B4F4801" w14:textId="77777777" w:rsidR="00430537" w:rsidRPr="00430537" w:rsidRDefault="00371F24" w:rsidP="00275D4E">
            <w:pPr>
              <w:pStyle w:val="ListParagraph"/>
              <w:keepNext/>
              <w:keepLines/>
              <w:numPr>
                <w:ilvl w:val="0"/>
                <w:numId w:val="186"/>
              </w:numPr>
              <w:ind w:left="340" w:hanging="227"/>
              <w:jc w:val="left"/>
              <w:rPr>
                <w:sz w:val="18"/>
                <w:szCs w:val="18"/>
              </w:rPr>
            </w:pPr>
            <w:r>
              <w:rPr>
                <w:sz w:val="18"/>
                <w:szCs w:val="18"/>
              </w:rPr>
              <w:t xml:space="preserve">Release readiness gate criteria applied consistently across all three releases </w:t>
            </w:r>
          </w:p>
        </w:tc>
      </w:tr>
      <w:tr w:rsidR="00430537" w14:paraId="0859DA99" w14:textId="77777777" w:rsidTr="00D235F2">
        <w:trPr>
          <w:trHeight w:val="333"/>
        </w:trPr>
        <w:tc>
          <w:tcPr>
            <w:tcW w:w="1696" w:type="dxa"/>
            <w:tcBorders>
              <w:bottom w:val="single" w:sz="4" w:space="0" w:color="D0CECE" w:themeColor="background2" w:themeShade="E6"/>
            </w:tcBorders>
            <w:shd w:val="clear" w:color="auto" w:fill="FFFFFF" w:themeFill="background1"/>
          </w:tcPr>
          <w:p w14:paraId="1DC7E97B" w14:textId="77777777" w:rsidR="00430537" w:rsidRPr="00D235F2" w:rsidRDefault="00430537" w:rsidP="006C096E">
            <w:pPr>
              <w:keepNext/>
              <w:keepLines/>
              <w:jc w:val="left"/>
              <w:rPr>
                <w:b/>
                <w:color w:val="0070C0"/>
                <w:sz w:val="18"/>
                <w:szCs w:val="18"/>
              </w:rPr>
            </w:pPr>
            <w:r w:rsidRPr="00D235F2">
              <w:rPr>
                <w:b/>
                <w:color w:val="0070C0"/>
                <w:sz w:val="18"/>
                <w:szCs w:val="18"/>
              </w:rPr>
              <w:t xml:space="preserve">Key Capability Delivered </w:t>
            </w:r>
          </w:p>
        </w:tc>
        <w:tc>
          <w:tcPr>
            <w:tcW w:w="1843" w:type="dxa"/>
            <w:tcBorders>
              <w:bottom w:val="single" w:sz="4" w:space="0" w:color="D0CECE" w:themeColor="background2" w:themeShade="E6"/>
            </w:tcBorders>
          </w:tcPr>
          <w:p w14:paraId="1954C9DC" w14:textId="2344D0BC" w:rsidR="00430537" w:rsidRDefault="003E46C9" w:rsidP="00275D4E">
            <w:pPr>
              <w:pStyle w:val="ListParagraph"/>
              <w:keepNext/>
              <w:keepLines/>
              <w:numPr>
                <w:ilvl w:val="0"/>
                <w:numId w:val="104"/>
              </w:numPr>
              <w:spacing w:line="240" w:lineRule="auto"/>
              <w:ind w:left="340" w:hanging="227"/>
              <w:jc w:val="left"/>
              <w:rPr>
                <w:sz w:val="18"/>
                <w:szCs w:val="18"/>
              </w:rPr>
            </w:pPr>
            <w:r>
              <w:rPr>
                <w:sz w:val="18"/>
                <w:szCs w:val="18"/>
              </w:rPr>
              <w:t>SOMT operational with new Fibre ordering</w:t>
            </w:r>
            <w:r w:rsidRPr="006C096E">
              <w:rPr>
                <w:sz w:val="18"/>
                <w:szCs w:val="18"/>
              </w:rPr>
              <w:t xml:space="preserve"> </w:t>
            </w:r>
            <w:r w:rsidR="006C096E" w:rsidRPr="006C096E">
              <w:rPr>
                <w:sz w:val="18"/>
                <w:szCs w:val="18"/>
              </w:rPr>
              <w:br/>
            </w:r>
            <w:r>
              <w:rPr>
                <w:sz w:val="18"/>
                <w:szCs w:val="18"/>
              </w:rPr>
              <w:t>O</w:t>
            </w:r>
            <w:r w:rsidR="007A6FB3">
              <w:rPr>
                <w:sz w:val="18"/>
                <w:szCs w:val="18"/>
              </w:rPr>
              <w:t>PS</w:t>
            </w:r>
            <w:r>
              <w:rPr>
                <w:sz w:val="18"/>
                <w:szCs w:val="18"/>
              </w:rPr>
              <w:t>R catalogue and party management live</w:t>
            </w:r>
          </w:p>
          <w:p w14:paraId="64D0BCE9" w14:textId="77777777" w:rsidR="003E46C9" w:rsidRPr="00430537" w:rsidRDefault="003E46C9" w:rsidP="00275D4E">
            <w:pPr>
              <w:pStyle w:val="ListParagraph"/>
              <w:keepNext/>
              <w:keepLines/>
              <w:numPr>
                <w:ilvl w:val="0"/>
                <w:numId w:val="104"/>
              </w:numPr>
              <w:spacing w:line="240" w:lineRule="auto"/>
              <w:ind w:left="340" w:hanging="227"/>
              <w:jc w:val="left"/>
              <w:rPr>
                <w:sz w:val="18"/>
                <w:szCs w:val="18"/>
              </w:rPr>
            </w:pPr>
            <w:r>
              <w:rPr>
                <w:sz w:val="18"/>
                <w:szCs w:val="18"/>
              </w:rPr>
              <w:t xml:space="preserve">PNI authoritative source, assurance Wos automated </w:t>
            </w:r>
          </w:p>
        </w:tc>
        <w:tc>
          <w:tcPr>
            <w:tcW w:w="1843" w:type="dxa"/>
            <w:tcBorders>
              <w:bottom w:val="single" w:sz="4" w:space="0" w:color="D0CECE" w:themeColor="background2" w:themeShade="E6"/>
            </w:tcBorders>
          </w:tcPr>
          <w:p w14:paraId="36EC1521" w14:textId="77777777" w:rsidR="00430537" w:rsidRPr="00430537" w:rsidRDefault="003E46C9" w:rsidP="00275D4E">
            <w:pPr>
              <w:pStyle w:val="ListParagraph"/>
              <w:keepNext/>
              <w:keepLines/>
              <w:numPr>
                <w:ilvl w:val="0"/>
                <w:numId w:val="258"/>
              </w:numPr>
              <w:spacing w:line="240" w:lineRule="auto"/>
              <w:jc w:val="left"/>
              <w:rPr>
                <w:sz w:val="18"/>
                <w:szCs w:val="18"/>
              </w:rPr>
            </w:pPr>
            <w:r>
              <w:rPr>
                <w:sz w:val="18"/>
                <w:szCs w:val="18"/>
              </w:rPr>
              <w:t xml:space="preserve">MACD order journeys live, billing automation active provisioning WOs automated end to end, internal field force integrated </w:t>
            </w:r>
          </w:p>
        </w:tc>
        <w:tc>
          <w:tcPr>
            <w:tcW w:w="1701" w:type="dxa"/>
            <w:tcBorders>
              <w:bottom w:val="single" w:sz="4" w:space="0" w:color="D0CECE" w:themeColor="background2" w:themeShade="E6"/>
            </w:tcBorders>
          </w:tcPr>
          <w:p w14:paraId="19F36EB4" w14:textId="68D89EA8" w:rsidR="00430537" w:rsidRPr="00430537" w:rsidRDefault="003E46C9" w:rsidP="00275D4E">
            <w:pPr>
              <w:pStyle w:val="ListParagraph"/>
              <w:keepNext/>
              <w:keepLines/>
              <w:numPr>
                <w:ilvl w:val="0"/>
                <w:numId w:val="258"/>
              </w:numPr>
              <w:spacing w:line="240" w:lineRule="auto"/>
              <w:jc w:val="left"/>
              <w:rPr>
                <w:sz w:val="18"/>
                <w:szCs w:val="18"/>
              </w:rPr>
            </w:pPr>
            <w:r>
              <w:rPr>
                <w:sz w:val="18"/>
                <w:szCs w:val="18"/>
              </w:rPr>
              <w:t>RSP Portal live with full self</w:t>
            </w:r>
            <w:r w:rsidR="003C013D">
              <w:rPr>
                <w:sz w:val="18"/>
                <w:szCs w:val="18"/>
              </w:rPr>
              <w:t>-</w:t>
            </w:r>
            <w:r>
              <w:rPr>
                <w:sz w:val="18"/>
                <w:szCs w:val="18"/>
              </w:rPr>
              <w:t xml:space="preserve">service product catalogue via Experience APIs, BOM &amp; billing events </w:t>
            </w:r>
          </w:p>
        </w:tc>
        <w:tc>
          <w:tcPr>
            <w:tcW w:w="2366" w:type="dxa"/>
            <w:tcBorders>
              <w:bottom w:val="single" w:sz="4" w:space="0" w:color="D0CECE" w:themeColor="background2" w:themeShade="E6"/>
            </w:tcBorders>
          </w:tcPr>
          <w:p w14:paraId="2AEAAF75" w14:textId="77777777" w:rsidR="00430537" w:rsidRPr="00430537" w:rsidRDefault="002A31CD" w:rsidP="00275D4E">
            <w:pPr>
              <w:pStyle w:val="ListParagraph"/>
              <w:keepNext/>
              <w:keepLines/>
              <w:numPr>
                <w:ilvl w:val="0"/>
                <w:numId w:val="258"/>
              </w:numPr>
              <w:spacing w:line="240" w:lineRule="auto"/>
              <w:jc w:val="left"/>
              <w:rPr>
                <w:sz w:val="18"/>
                <w:szCs w:val="18"/>
              </w:rPr>
            </w:pPr>
            <w:r>
              <w:rPr>
                <w:sz w:val="18"/>
                <w:szCs w:val="18"/>
              </w:rPr>
              <w:t>Steering Committee approval required before each go</w:t>
            </w:r>
            <w:r w:rsidR="004A517A">
              <w:rPr>
                <w:sz w:val="18"/>
                <w:szCs w:val="18"/>
              </w:rPr>
              <w:t>-live SIT exit evidence</w:t>
            </w:r>
            <w:r w:rsidR="001435DE">
              <w:rPr>
                <w:sz w:val="18"/>
                <w:szCs w:val="18"/>
              </w:rPr>
              <w:t>,</w:t>
            </w:r>
            <w:r w:rsidR="004A517A">
              <w:rPr>
                <w:sz w:val="18"/>
                <w:szCs w:val="18"/>
              </w:rPr>
              <w:t xml:space="preserve"> UAT acceptance</w:t>
            </w:r>
            <w:r w:rsidR="001435DE">
              <w:rPr>
                <w:sz w:val="18"/>
                <w:szCs w:val="18"/>
              </w:rPr>
              <w:t>,</w:t>
            </w:r>
            <w:r w:rsidR="004A517A">
              <w:rPr>
                <w:sz w:val="18"/>
                <w:szCs w:val="18"/>
              </w:rPr>
              <w:t xml:space="preserve"> migration validation</w:t>
            </w:r>
            <w:r w:rsidR="001435DE">
              <w:rPr>
                <w:sz w:val="18"/>
                <w:szCs w:val="18"/>
              </w:rPr>
              <w:t>,</w:t>
            </w:r>
            <w:r w:rsidR="004A517A">
              <w:rPr>
                <w:sz w:val="18"/>
                <w:szCs w:val="18"/>
              </w:rPr>
              <w:t xml:space="preserve"> OCM readiness </w:t>
            </w:r>
            <w:r w:rsidR="001435DE">
              <w:rPr>
                <w:sz w:val="18"/>
                <w:szCs w:val="18"/>
              </w:rPr>
              <w:t xml:space="preserve">and </w:t>
            </w:r>
            <w:r w:rsidR="00E522CE">
              <w:rPr>
                <w:sz w:val="18"/>
                <w:szCs w:val="18"/>
              </w:rPr>
              <w:t>no</w:t>
            </w:r>
            <w:r w:rsidR="00CF26E4">
              <w:rPr>
                <w:sz w:val="18"/>
                <w:szCs w:val="18"/>
              </w:rPr>
              <w:t xml:space="preserve"> production promotion without TFF sign off </w:t>
            </w:r>
          </w:p>
        </w:tc>
      </w:tr>
      <w:tr w:rsidR="00430537" w14:paraId="48357F03" w14:textId="77777777" w:rsidTr="00D235F2">
        <w:trPr>
          <w:trHeight w:val="333"/>
        </w:trPr>
        <w:tc>
          <w:tcPr>
            <w:tcW w:w="1696" w:type="dxa"/>
            <w:tcBorders>
              <w:top w:val="single" w:sz="4" w:space="0" w:color="D0CECE" w:themeColor="background2" w:themeShade="E6"/>
              <w:bottom w:val="single" w:sz="4" w:space="0" w:color="D0CECE" w:themeColor="background2" w:themeShade="E6"/>
            </w:tcBorders>
            <w:shd w:val="clear" w:color="auto" w:fill="FFFFFF" w:themeFill="background1"/>
          </w:tcPr>
          <w:p w14:paraId="7A23D0CF" w14:textId="77777777" w:rsidR="00430537" w:rsidRPr="00D235F2" w:rsidRDefault="00614093" w:rsidP="00275D4E">
            <w:pPr>
              <w:pStyle w:val="ListParagraph"/>
              <w:keepNext/>
              <w:keepLines/>
              <w:numPr>
                <w:ilvl w:val="0"/>
                <w:numId w:val="257"/>
              </w:numPr>
              <w:jc w:val="left"/>
              <w:rPr>
                <w:b/>
                <w:color w:val="0070C0"/>
                <w:sz w:val="18"/>
                <w:szCs w:val="18"/>
              </w:rPr>
            </w:pPr>
            <w:r w:rsidRPr="00D235F2">
              <w:rPr>
                <w:b/>
                <w:color w:val="0070C0"/>
                <w:sz w:val="18"/>
                <w:szCs w:val="18"/>
              </w:rPr>
              <w:t xml:space="preserve">Key Dependencies </w:t>
            </w:r>
          </w:p>
        </w:tc>
        <w:tc>
          <w:tcPr>
            <w:tcW w:w="1843" w:type="dxa"/>
            <w:tcBorders>
              <w:top w:val="single" w:sz="4" w:space="0" w:color="D0CECE" w:themeColor="background2" w:themeShade="E6"/>
              <w:bottom w:val="single" w:sz="4" w:space="0" w:color="D0CECE" w:themeColor="background2" w:themeShade="E6"/>
            </w:tcBorders>
          </w:tcPr>
          <w:p w14:paraId="4B0E7C00" w14:textId="77777777" w:rsidR="00430537" w:rsidRDefault="00614093" w:rsidP="00275D4E">
            <w:pPr>
              <w:pStyle w:val="ListParagraph"/>
              <w:keepNext/>
              <w:keepLines/>
              <w:numPr>
                <w:ilvl w:val="0"/>
                <w:numId w:val="257"/>
              </w:numPr>
              <w:spacing w:line="240" w:lineRule="auto"/>
              <w:jc w:val="left"/>
              <w:rPr>
                <w:sz w:val="18"/>
                <w:szCs w:val="18"/>
              </w:rPr>
            </w:pPr>
            <w:r>
              <w:rPr>
                <w:sz w:val="18"/>
                <w:szCs w:val="18"/>
              </w:rPr>
              <w:t xml:space="preserve">WP2 &lt;-&gt;WP6 PNI allocation </w:t>
            </w:r>
          </w:p>
          <w:p w14:paraId="05B7EDEF" w14:textId="77777777" w:rsidR="00614093" w:rsidRDefault="00614093" w:rsidP="00275D4E">
            <w:pPr>
              <w:pStyle w:val="ListParagraph"/>
              <w:keepNext/>
              <w:keepLines/>
              <w:numPr>
                <w:ilvl w:val="0"/>
                <w:numId w:val="257"/>
              </w:numPr>
              <w:spacing w:line="240" w:lineRule="auto"/>
              <w:jc w:val="left"/>
              <w:rPr>
                <w:sz w:val="18"/>
                <w:szCs w:val="18"/>
              </w:rPr>
            </w:pPr>
            <w:r>
              <w:rPr>
                <w:sz w:val="18"/>
                <w:szCs w:val="18"/>
              </w:rPr>
              <w:t>WP6</w:t>
            </w:r>
            <w:r w:rsidR="000B12BC">
              <w:rPr>
                <w:sz w:val="18"/>
                <w:szCs w:val="18"/>
              </w:rPr>
              <w:t xml:space="preserve"> &lt;-&gt; WP5 qualification feeds</w:t>
            </w:r>
          </w:p>
          <w:p w14:paraId="7C2FACCF" w14:textId="77777777" w:rsidR="000B12BC" w:rsidRPr="00430537" w:rsidRDefault="000B12BC" w:rsidP="00275D4E">
            <w:pPr>
              <w:pStyle w:val="ListParagraph"/>
              <w:keepNext/>
              <w:keepLines/>
              <w:numPr>
                <w:ilvl w:val="0"/>
                <w:numId w:val="257"/>
              </w:numPr>
              <w:spacing w:line="240" w:lineRule="auto"/>
              <w:jc w:val="left"/>
              <w:rPr>
                <w:sz w:val="18"/>
                <w:szCs w:val="18"/>
              </w:rPr>
            </w:pPr>
            <w:r>
              <w:rPr>
                <w:sz w:val="18"/>
                <w:szCs w:val="18"/>
              </w:rPr>
              <w:t xml:space="preserve">WP7 &lt;-&gt; SPG + Ventia Integration </w:t>
            </w:r>
          </w:p>
        </w:tc>
        <w:tc>
          <w:tcPr>
            <w:tcW w:w="1843" w:type="dxa"/>
            <w:tcBorders>
              <w:top w:val="single" w:sz="4" w:space="0" w:color="D0CECE" w:themeColor="background2" w:themeShade="E6"/>
              <w:bottom w:val="single" w:sz="4" w:space="0" w:color="D0CECE" w:themeColor="background2" w:themeShade="E6"/>
            </w:tcBorders>
          </w:tcPr>
          <w:p w14:paraId="4C0569E0" w14:textId="77777777" w:rsidR="00430537" w:rsidRDefault="000B12BC" w:rsidP="00275D4E">
            <w:pPr>
              <w:pStyle w:val="ListParagraph"/>
              <w:keepNext/>
              <w:keepLines/>
              <w:numPr>
                <w:ilvl w:val="0"/>
                <w:numId w:val="257"/>
              </w:numPr>
              <w:spacing w:line="240" w:lineRule="auto"/>
              <w:jc w:val="left"/>
              <w:rPr>
                <w:sz w:val="18"/>
                <w:szCs w:val="18"/>
              </w:rPr>
            </w:pPr>
            <w:r>
              <w:rPr>
                <w:sz w:val="18"/>
                <w:szCs w:val="18"/>
              </w:rPr>
              <w:t xml:space="preserve">WP3 &lt;-&gt; SOMT billing events </w:t>
            </w:r>
          </w:p>
          <w:p w14:paraId="06BB86C7" w14:textId="77777777" w:rsidR="000B12BC" w:rsidRDefault="000B12BC" w:rsidP="00275D4E">
            <w:pPr>
              <w:pStyle w:val="ListParagraph"/>
              <w:keepNext/>
              <w:keepLines/>
              <w:numPr>
                <w:ilvl w:val="0"/>
                <w:numId w:val="257"/>
              </w:numPr>
              <w:spacing w:line="240" w:lineRule="auto"/>
              <w:jc w:val="left"/>
              <w:rPr>
                <w:sz w:val="18"/>
                <w:szCs w:val="18"/>
              </w:rPr>
            </w:pPr>
            <w:r>
              <w:rPr>
                <w:sz w:val="18"/>
                <w:szCs w:val="18"/>
              </w:rPr>
              <w:t>WP</w:t>
            </w:r>
            <w:r w:rsidR="00BF0D19">
              <w:rPr>
                <w:sz w:val="18"/>
                <w:szCs w:val="18"/>
              </w:rPr>
              <w:t xml:space="preserve">8 &lt;-&gt; Ventia + SPG </w:t>
            </w:r>
          </w:p>
          <w:p w14:paraId="632E2FF2" w14:textId="77777777" w:rsidR="00BF0D19" w:rsidRDefault="00BF0D19" w:rsidP="00275D4E">
            <w:pPr>
              <w:pStyle w:val="ListParagraph"/>
              <w:keepNext/>
              <w:keepLines/>
              <w:numPr>
                <w:ilvl w:val="0"/>
                <w:numId w:val="257"/>
              </w:numPr>
              <w:spacing w:line="240" w:lineRule="auto"/>
              <w:jc w:val="left"/>
              <w:rPr>
                <w:sz w:val="18"/>
                <w:szCs w:val="18"/>
              </w:rPr>
            </w:pPr>
            <w:r>
              <w:rPr>
                <w:sz w:val="18"/>
                <w:szCs w:val="18"/>
              </w:rPr>
              <w:t xml:space="preserve">WP9&lt;-&gt; </w:t>
            </w:r>
            <w:r w:rsidR="006B39F8">
              <w:rPr>
                <w:sz w:val="18"/>
                <w:szCs w:val="18"/>
              </w:rPr>
              <w:t xml:space="preserve">FSMT </w:t>
            </w:r>
          </w:p>
          <w:p w14:paraId="7DF244D5" w14:textId="77777777" w:rsidR="006B39F8" w:rsidRPr="00430537" w:rsidRDefault="006B39F8" w:rsidP="00275D4E">
            <w:pPr>
              <w:pStyle w:val="ListParagraph"/>
              <w:keepNext/>
              <w:keepLines/>
              <w:numPr>
                <w:ilvl w:val="0"/>
                <w:numId w:val="257"/>
              </w:numPr>
              <w:spacing w:line="240" w:lineRule="auto"/>
              <w:jc w:val="left"/>
              <w:rPr>
                <w:sz w:val="18"/>
                <w:szCs w:val="18"/>
              </w:rPr>
            </w:pPr>
            <w:r>
              <w:rPr>
                <w:sz w:val="18"/>
                <w:szCs w:val="18"/>
              </w:rPr>
              <w:t xml:space="preserve">WP2 &lt;-&gt; RSP Portal feeds </w:t>
            </w:r>
          </w:p>
        </w:tc>
        <w:tc>
          <w:tcPr>
            <w:tcW w:w="1701" w:type="dxa"/>
            <w:tcBorders>
              <w:top w:val="single" w:sz="4" w:space="0" w:color="D0CECE" w:themeColor="background2" w:themeShade="E6"/>
              <w:bottom w:val="single" w:sz="4" w:space="0" w:color="D0CECE" w:themeColor="background2" w:themeShade="E6"/>
            </w:tcBorders>
          </w:tcPr>
          <w:p w14:paraId="52478B20" w14:textId="77777777" w:rsidR="00430537" w:rsidRDefault="006B39F8" w:rsidP="00275D4E">
            <w:pPr>
              <w:pStyle w:val="ListParagraph"/>
              <w:keepNext/>
              <w:keepLines/>
              <w:numPr>
                <w:ilvl w:val="0"/>
                <w:numId w:val="257"/>
              </w:numPr>
              <w:spacing w:line="240" w:lineRule="auto"/>
              <w:jc w:val="left"/>
              <w:rPr>
                <w:sz w:val="18"/>
                <w:szCs w:val="18"/>
              </w:rPr>
            </w:pPr>
            <w:r>
              <w:rPr>
                <w:sz w:val="18"/>
                <w:szCs w:val="18"/>
              </w:rPr>
              <w:t>WP4 &lt;-&gt; Experience API (12</w:t>
            </w:r>
            <w:r w:rsidR="007D1E4B">
              <w:rPr>
                <w:sz w:val="18"/>
                <w:szCs w:val="18"/>
              </w:rPr>
              <w:t>-</w:t>
            </w:r>
            <w:r>
              <w:rPr>
                <w:sz w:val="18"/>
                <w:szCs w:val="18"/>
              </w:rPr>
              <w:t xml:space="preserve">month RSP notice) </w:t>
            </w:r>
          </w:p>
          <w:p w14:paraId="1DB12C42" w14:textId="77777777" w:rsidR="00A5795B" w:rsidRDefault="00A5795B" w:rsidP="00275D4E">
            <w:pPr>
              <w:pStyle w:val="ListParagraph"/>
              <w:keepNext/>
              <w:keepLines/>
              <w:numPr>
                <w:ilvl w:val="0"/>
                <w:numId w:val="257"/>
              </w:numPr>
              <w:spacing w:line="240" w:lineRule="auto"/>
              <w:jc w:val="left"/>
              <w:rPr>
                <w:sz w:val="18"/>
                <w:szCs w:val="18"/>
              </w:rPr>
            </w:pPr>
            <w:r>
              <w:rPr>
                <w:sz w:val="18"/>
                <w:szCs w:val="18"/>
              </w:rPr>
              <w:t xml:space="preserve">WP10 &lt;-&gt; D365 + Survey 123 </w:t>
            </w:r>
          </w:p>
          <w:p w14:paraId="30FBAD74" w14:textId="77777777" w:rsidR="00A5795B" w:rsidRPr="00430537" w:rsidRDefault="00A5795B" w:rsidP="00275D4E">
            <w:pPr>
              <w:pStyle w:val="ListParagraph"/>
              <w:keepNext/>
              <w:keepLines/>
              <w:numPr>
                <w:ilvl w:val="0"/>
                <w:numId w:val="257"/>
              </w:numPr>
              <w:spacing w:line="240" w:lineRule="auto"/>
              <w:jc w:val="left"/>
              <w:rPr>
                <w:sz w:val="18"/>
                <w:szCs w:val="18"/>
              </w:rPr>
            </w:pPr>
            <w:r>
              <w:rPr>
                <w:sz w:val="18"/>
                <w:szCs w:val="18"/>
              </w:rPr>
              <w:t xml:space="preserve">WP3&lt;-&gt; OSD Pipeline </w:t>
            </w:r>
          </w:p>
        </w:tc>
        <w:tc>
          <w:tcPr>
            <w:tcW w:w="2366" w:type="dxa"/>
            <w:tcBorders>
              <w:top w:val="single" w:sz="4" w:space="0" w:color="D0CECE" w:themeColor="background2" w:themeShade="E6"/>
              <w:bottom w:val="single" w:sz="4" w:space="0" w:color="D0CECE" w:themeColor="background2" w:themeShade="E6"/>
            </w:tcBorders>
          </w:tcPr>
          <w:p w14:paraId="423A0DF0" w14:textId="77777777" w:rsidR="00430537" w:rsidRPr="00430537" w:rsidRDefault="00A5795B" w:rsidP="00275D4E">
            <w:pPr>
              <w:pStyle w:val="ListParagraph"/>
              <w:keepNext/>
              <w:keepLines/>
              <w:numPr>
                <w:ilvl w:val="0"/>
                <w:numId w:val="257"/>
              </w:numPr>
              <w:spacing w:line="240" w:lineRule="auto"/>
              <w:jc w:val="left"/>
              <w:rPr>
                <w:sz w:val="18"/>
                <w:szCs w:val="18"/>
              </w:rPr>
            </w:pPr>
            <w:r>
              <w:rPr>
                <w:sz w:val="18"/>
                <w:szCs w:val="18"/>
              </w:rPr>
              <w:t>All cross</w:t>
            </w:r>
            <w:r w:rsidR="007D1E4B">
              <w:rPr>
                <w:sz w:val="18"/>
                <w:szCs w:val="18"/>
              </w:rPr>
              <w:t xml:space="preserve"> WP dependencies tracked in the PCO dependency register, updated and reviewed at Programme Delivery Board </w:t>
            </w:r>
          </w:p>
        </w:tc>
      </w:tr>
    </w:tbl>
    <w:p w14:paraId="4756733A" w14:textId="77777777" w:rsidR="00D467F1" w:rsidRDefault="00D467F1" w:rsidP="00430537">
      <w:pPr>
        <w:jc w:val="left"/>
      </w:pPr>
    </w:p>
    <w:p w14:paraId="5A8F4971" w14:textId="594B7FC0" w:rsidR="007A3A5C" w:rsidRDefault="007E0711" w:rsidP="007A3A5C">
      <w:r w:rsidRPr="00EF49C2">
        <w:t>Note:</w:t>
      </w:r>
      <w:r>
        <w:t xml:space="preserve"> </w:t>
      </w:r>
    </w:p>
    <w:p w14:paraId="460157EE" w14:textId="77777777" w:rsidR="007A3A5C" w:rsidRPr="00D467F1" w:rsidRDefault="007A3A5C" w:rsidP="00275D4E">
      <w:pPr>
        <w:pStyle w:val="ListParagraph"/>
        <w:numPr>
          <w:ilvl w:val="0"/>
          <w:numId w:val="109"/>
        </w:numPr>
      </w:pPr>
      <w:r>
        <w:t xml:space="preserve">WP4 (New RSP Portal) carries a hard Month 22 delivery constraint driven by the mandatory 12-month RSP notice period. The RSP testing window runs M9-M20 and tracked as a critical external dependency from Month 1. Any risk to this window triggers immediate Steering Committee escalation. </w:t>
      </w:r>
    </w:p>
    <w:p w14:paraId="3C97242C" w14:textId="77777777" w:rsidR="007A3A5C" w:rsidRPr="00D467F1" w:rsidRDefault="007A3A5C" w:rsidP="00275D4E">
      <w:pPr>
        <w:pStyle w:val="ListParagraph"/>
        <w:numPr>
          <w:ilvl w:val="0"/>
          <w:numId w:val="109"/>
        </w:numPr>
        <w:spacing w:before="0" w:after="0"/>
      </w:pPr>
      <w:r w:rsidRPr="00885D11">
        <w:t xml:space="preserve">Release plan presented in this section is proposed with the available details and will be validated &amp; adjusted during the discovery &amp; design phase. </w:t>
      </w:r>
    </w:p>
    <w:p w14:paraId="0D53763E" w14:textId="77777777" w:rsidR="007A3A5C" w:rsidRDefault="007A3A5C" w:rsidP="007A3A5C">
      <w:pPr>
        <w:tabs>
          <w:tab w:val="left" w:pos="993"/>
        </w:tabs>
      </w:pPr>
    </w:p>
    <w:p w14:paraId="55EBDC39" w14:textId="440B2FF9" w:rsidR="007A3A5C" w:rsidRPr="005A4A5E" w:rsidRDefault="007A3A5C" w:rsidP="005A4A5E">
      <w:pPr>
        <w:pStyle w:val="Heading3CG"/>
        <w:rPr>
          <w:lang w:val="en-AU"/>
        </w:rPr>
      </w:pPr>
      <w:bookmarkStart w:id="75" w:name="_Toc231251410"/>
      <w:bookmarkStart w:id="76" w:name="_Toc231276440"/>
      <w:r w:rsidRPr="005A4A5E">
        <w:rPr>
          <w:lang w:val="en-AU"/>
        </w:rPr>
        <w:t>Hypercare and Post Go-Live Support</w:t>
      </w:r>
      <w:bookmarkEnd w:id="75"/>
      <w:bookmarkEnd w:id="76"/>
      <w:r w:rsidRPr="005A4A5E">
        <w:rPr>
          <w:lang w:val="en-AU"/>
        </w:rPr>
        <w:t xml:space="preserve"> </w:t>
      </w:r>
    </w:p>
    <w:p w14:paraId="7E5772EF" w14:textId="77777777" w:rsidR="007A3A5C" w:rsidRPr="00145400" w:rsidRDefault="007A3A5C" w:rsidP="007A3A5C">
      <w:r w:rsidRPr="00145400">
        <w:t>Post</w:t>
      </w:r>
      <w:r w:rsidRPr="00145400">
        <w:noBreakHyphen/>
        <w:t>implementation support will be provided through a structured hypercare period followed by transition to steady</w:t>
      </w:r>
      <w:r w:rsidRPr="00145400">
        <w:noBreakHyphen/>
        <w:t>state support. Services include:</w:t>
      </w:r>
    </w:p>
    <w:p w14:paraId="7BE1406B" w14:textId="77777777" w:rsidR="007A3A5C" w:rsidRPr="00145400" w:rsidRDefault="007A3A5C" w:rsidP="00275D4E">
      <w:pPr>
        <w:pStyle w:val="CGBullet1"/>
        <w:numPr>
          <w:ilvl w:val="0"/>
          <w:numId w:val="187"/>
        </w:numPr>
        <w:jc w:val="both"/>
        <w:rPr>
          <w:rFonts w:ascii="Ubuntu" w:hAnsi="Ubuntu"/>
        </w:rPr>
      </w:pPr>
      <w:r w:rsidRPr="00145400">
        <w:rPr>
          <w:rFonts w:ascii="Ubuntu" w:hAnsi="Ubuntu"/>
        </w:rPr>
        <w:t>Incident, problem, and defect support aligned to agreed severity levels</w:t>
      </w:r>
    </w:p>
    <w:p w14:paraId="0B7143FB" w14:textId="77777777" w:rsidR="007A3A5C" w:rsidRPr="00145400" w:rsidRDefault="007A3A5C" w:rsidP="00275D4E">
      <w:pPr>
        <w:pStyle w:val="CGBullet1"/>
        <w:numPr>
          <w:ilvl w:val="0"/>
          <w:numId w:val="187"/>
        </w:numPr>
        <w:jc w:val="both"/>
        <w:rPr>
          <w:rFonts w:ascii="Ubuntu" w:hAnsi="Ubuntu"/>
        </w:rPr>
      </w:pPr>
      <w:r w:rsidRPr="00145400">
        <w:rPr>
          <w:rFonts w:ascii="Ubuntu" w:hAnsi="Ubuntu"/>
        </w:rPr>
        <w:t>Knowledge transfer and shadowing with the managed services team</w:t>
      </w:r>
    </w:p>
    <w:p w14:paraId="1349B872" w14:textId="77777777" w:rsidR="007A3A5C" w:rsidRPr="00145400" w:rsidRDefault="007A3A5C" w:rsidP="00275D4E">
      <w:pPr>
        <w:pStyle w:val="CGBullet1"/>
        <w:numPr>
          <w:ilvl w:val="0"/>
          <w:numId w:val="187"/>
        </w:numPr>
        <w:jc w:val="both"/>
        <w:rPr>
          <w:rFonts w:ascii="Ubuntu" w:hAnsi="Ubuntu"/>
        </w:rPr>
      </w:pPr>
      <w:r w:rsidRPr="00145400">
        <w:rPr>
          <w:rFonts w:ascii="Ubuntu" w:hAnsi="Ubuntu"/>
        </w:rPr>
        <w:t>Ongoing documentation updates during hypercare</w:t>
      </w:r>
    </w:p>
    <w:p w14:paraId="0E35B31A" w14:textId="7400D8F8" w:rsidR="007A3A5C" w:rsidRPr="00145400" w:rsidRDefault="007A3A5C" w:rsidP="00275D4E">
      <w:pPr>
        <w:pStyle w:val="CGBullet1"/>
        <w:numPr>
          <w:ilvl w:val="0"/>
          <w:numId w:val="187"/>
        </w:numPr>
        <w:jc w:val="both"/>
        <w:rPr>
          <w:rFonts w:ascii="Ubuntu" w:hAnsi="Ubuntu"/>
        </w:rPr>
      </w:pPr>
      <w:r w:rsidRPr="00145400">
        <w:rPr>
          <w:rFonts w:ascii="Ubuntu" w:hAnsi="Ubuntu"/>
        </w:rPr>
        <w:t xml:space="preserve">Clear escalation paths and governance aligned to </w:t>
      </w:r>
      <w:r w:rsidR="00145400" w:rsidRPr="00145400">
        <w:rPr>
          <w:rFonts w:ascii="Ubuntu" w:hAnsi="Ubuntu"/>
        </w:rPr>
        <w:t>Tuatahi</w:t>
      </w:r>
      <w:r w:rsidRPr="00145400">
        <w:rPr>
          <w:rFonts w:ascii="Ubuntu" w:hAnsi="Ubuntu"/>
        </w:rPr>
        <w:t xml:space="preserve"> arrangements</w:t>
      </w:r>
    </w:p>
    <w:p w14:paraId="3D249D13" w14:textId="77777777" w:rsidR="007A3A5C" w:rsidRPr="00145400" w:rsidRDefault="007A3A5C" w:rsidP="007A3A5C">
      <w:pPr>
        <w:spacing w:after="0"/>
        <w:ind w:left="714"/>
      </w:pPr>
    </w:p>
    <w:p w14:paraId="40AAB752" w14:textId="77777777" w:rsidR="007A3A5C" w:rsidRPr="00145400" w:rsidRDefault="007A3A5C" w:rsidP="007A3A5C">
      <w:r w:rsidRPr="00145400">
        <w:t>Once the solution is deployed into production, key members of the build team remain engaged to ensure a smooth transition to support. Our process is described below.</w:t>
      </w:r>
    </w:p>
    <w:p w14:paraId="7047A153" w14:textId="77777777" w:rsidR="007A3A5C" w:rsidRPr="00145400" w:rsidRDefault="007A3A5C" w:rsidP="00275D4E">
      <w:pPr>
        <w:pStyle w:val="CGBullet1"/>
        <w:numPr>
          <w:ilvl w:val="0"/>
          <w:numId w:val="188"/>
        </w:numPr>
        <w:jc w:val="both"/>
        <w:rPr>
          <w:rFonts w:ascii="Ubuntu" w:hAnsi="Ubuntu"/>
        </w:rPr>
      </w:pPr>
      <w:r w:rsidRPr="00145400">
        <w:rPr>
          <w:rFonts w:ascii="Ubuntu" w:hAnsi="Ubuntu"/>
          <w:b/>
        </w:rPr>
        <w:t>Stabilisation and Hypercare:</w:t>
      </w:r>
      <w:r w:rsidRPr="00145400">
        <w:rPr>
          <w:rFonts w:ascii="Ubuntu" w:hAnsi="Ubuntu"/>
        </w:rPr>
        <w:t xml:space="preserve"> After Business Go-live, the solution enters a stabilisation phase supported by a dedicated Hypercare period. Our team will proactively address emerging issues, provide ongoing support, and ensure a seamless transition to the regular operational support model. During the Hypercare period, our team will provide comprehensive support, as illustrated below, to ensure a smooth transition to regular operations.</w:t>
      </w:r>
    </w:p>
    <w:p w14:paraId="0704D382" w14:textId="77777777" w:rsidR="007A3A5C" w:rsidRPr="00145400" w:rsidRDefault="007A3A5C" w:rsidP="007A3A5C">
      <w:pPr>
        <w:pStyle w:val="Bullets1"/>
        <w:numPr>
          <w:ilvl w:val="0"/>
          <w:numId w:val="0"/>
        </w:numPr>
        <w:rPr>
          <w:rFonts w:ascii="Ubuntu" w:hAnsi="Ubuntu"/>
          <w:sz w:val="20"/>
          <w:szCs w:val="20"/>
          <w:lang w:val="en-AU"/>
        </w:rPr>
      </w:pPr>
      <w:r w:rsidRPr="00145400">
        <w:rPr>
          <w:rFonts w:ascii="Ubuntu" w:eastAsiaTheme="minorEastAsia" w:hAnsi="Ubuntu" w:cstheme="minorHAnsi"/>
          <w:b/>
          <w:color w:val="FF0000"/>
          <w:sz w:val="20"/>
          <w:szCs w:val="20"/>
          <w:lang w:val="en-AU"/>
        </w:rPr>
        <w:drawing>
          <wp:inline distT="0" distB="0" distL="0" distR="0" wp14:anchorId="61E9562B" wp14:editId="4F9B8AF5">
            <wp:extent cx="6400633" cy="2905125"/>
            <wp:effectExtent l="0" t="0" r="635" b="0"/>
            <wp:docPr id="799098413" name="Picture 79909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3134"/>
                    <a:stretch/>
                  </pic:blipFill>
                  <pic:spPr bwMode="auto">
                    <a:xfrm>
                      <a:off x="0" y="0"/>
                      <a:ext cx="6405915" cy="2907523"/>
                    </a:xfrm>
                    <a:prstGeom prst="rect">
                      <a:avLst/>
                    </a:prstGeom>
                    <a:ln>
                      <a:noFill/>
                    </a:ln>
                    <a:extLst>
                      <a:ext uri="{53640926-AAD7-44D8-BBD7-CCE9431645EC}">
                        <a14:shadowObscured xmlns:a14="http://schemas.microsoft.com/office/drawing/2010/main"/>
                      </a:ext>
                    </a:extLst>
                  </pic:spPr>
                </pic:pic>
              </a:graphicData>
            </a:graphic>
          </wp:inline>
        </w:drawing>
      </w:r>
    </w:p>
    <w:p w14:paraId="5F32DA7F" w14:textId="77777777" w:rsidR="007A3A5C" w:rsidRPr="00145400" w:rsidRDefault="007A3A5C" w:rsidP="00275D4E">
      <w:pPr>
        <w:pStyle w:val="CGBullet1"/>
        <w:numPr>
          <w:ilvl w:val="0"/>
          <w:numId w:val="189"/>
        </w:numPr>
        <w:jc w:val="both"/>
        <w:rPr>
          <w:rFonts w:ascii="Ubuntu" w:hAnsi="Ubuntu"/>
        </w:rPr>
      </w:pPr>
      <w:r w:rsidRPr="00145400">
        <w:rPr>
          <w:rFonts w:ascii="Ubuntu" w:hAnsi="Ubuntu"/>
          <w:b/>
        </w:rPr>
        <w:t>Seamless Handover:</w:t>
      </w:r>
      <w:r w:rsidRPr="00145400">
        <w:rPr>
          <w:rFonts w:ascii="Ubuntu" w:hAnsi="Ubuntu"/>
        </w:rPr>
        <w:t xml:space="preserve"> Our Global Transition Methodology ensures a smooth, secure, and effective transfer of knowledge and services without impacting business performance. A dedicated team will transition into Hypercare and Warranty, working alongside the support team mobilised four weeks prior to the end of Hypercare to facilitate knowledge transfer and joint support activities.</w:t>
      </w:r>
    </w:p>
    <w:p w14:paraId="3CF523C9" w14:textId="77777777" w:rsidR="007A3A5C" w:rsidRPr="00145400" w:rsidRDefault="007A3A5C" w:rsidP="007A3A5C"/>
    <w:p w14:paraId="236AB435" w14:textId="07619804" w:rsidR="007A3A5C" w:rsidRPr="00145400" w:rsidRDefault="007A3A5C" w:rsidP="007A3A5C">
      <w:pPr>
        <w:keepNext/>
      </w:pPr>
      <w:r w:rsidRPr="00145400">
        <w:t xml:space="preserve">Capgemini proposes </w:t>
      </w:r>
      <w:r w:rsidR="00B878FE">
        <w:t>below i</w:t>
      </w:r>
      <w:r w:rsidR="00B878FE" w:rsidRPr="00B878FE">
        <w:t>ndicative target service levels, subject to confirmation during contracting and Discovery</w:t>
      </w:r>
      <w:r w:rsidRPr="00145400">
        <w:t>.</w:t>
      </w:r>
    </w:p>
    <w:p w14:paraId="3D408169" w14:textId="77777777" w:rsidR="006B1BB4" w:rsidRPr="00145400" w:rsidRDefault="006B1BB4" w:rsidP="007A3A5C">
      <w:pPr>
        <w:keepNext/>
      </w:pP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616"/>
        <w:gridCol w:w="1992"/>
        <w:gridCol w:w="1804"/>
        <w:gridCol w:w="1804"/>
        <w:gridCol w:w="1804"/>
      </w:tblGrid>
      <w:tr w:rsidR="007A3A5C" w:rsidRPr="001048BA" w14:paraId="60207DB0" w14:textId="77777777" w:rsidTr="009D0DE5">
        <w:tc>
          <w:tcPr>
            <w:tcW w:w="896" w:type="pct"/>
            <w:shd w:val="clear" w:color="auto" w:fill="0070C0"/>
          </w:tcPr>
          <w:p w14:paraId="4F901518" w14:textId="77777777" w:rsidR="007A3A5C" w:rsidRPr="006B1BB4" w:rsidRDefault="007A3A5C" w:rsidP="006B1BB4">
            <w:pPr>
              <w:keepNext/>
              <w:spacing w:before="120" w:after="120"/>
              <w:jc w:val="left"/>
              <w:rPr>
                <w:b/>
                <w:color w:val="FFFFFF" w:themeColor="background1"/>
              </w:rPr>
            </w:pPr>
            <w:r w:rsidRPr="006B1BB4">
              <w:rPr>
                <w:rFonts w:eastAsiaTheme="minorHAnsi" w:cstheme="minorBidi"/>
                <w:b/>
                <w:color w:val="FFFFFF" w:themeColor="background1"/>
                <w:szCs w:val="24"/>
                <w:lang w:eastAsia="en-US"/>
              </w:rPr>
              <w:t>Priority</w:t>
            </w:r>
            <w:r>
              <w:rPr>
                <w:rFonts w:eastAsiaTheme="minorHAnsi" w:cstheme="minorBidi"/>
                <w:b/>
                <w:color w:val="FFFFFF" w:themeColor="background1"/>
                <w:szCs w:val="24"/>
                <w:lang w:eastAsia="en-US"/>
              </w:rPr>
              <w:t xml:space="preserve"> </w:t>
            </w:r>
            <w:r w:rsidRPr="006B1BB4">
              <w:rPr>
                <w:rFonts w:eastAsiaTheme="minorHAnsi" w:cstheme="minorBidi"/>
                <w:b/>
                <w:color w:val="FFFFFF" w:themeColor="background1"/>
                <w:szCs w:val="24"/>
                <w:lang w:eastAsia="en-US"/>
              </w:rPr>
              <w:t>of Incident</w:t>
            </w:r>
          </w:p>
        </w:tc>
        <w:tc>
          <w:tcPr>
            <w:tcW w:w="1104" w:type="pct"/>
            <w:shd w:val="clear" w:color="auto" w:fill="0070C0"/>
          </w:tcPr>
          <w:p w14:paraId="65860A44" w14:textId="77777777" w:rsidR="007A3A5C" w:rsidRPr="006B1BB4" w:rsidRDefault="007A3A5C" w:rsidP="006B1BB4">
            <w:pPr>
              <w:keepNext/>
              <w:spacing w:before="120" w:after="120"/>
              <w:jc w:val="center"/>
              <w:rPr>
                <w:b/>
                <w:color w:val="FFFFFF" w:themeColor="background1"/>
              </w:rPr>
            </w:pPr>
            <w:r w:rsidRPr="006B1BB4">
              <w:rPr>
                <w:b/>
                <w:color w:val="FFFFFF" w:themeColor="background1"/>
              </w:rPr>
              <w:t>Response SLA</w:t>
            </w:r>
          </w:p>
        </w:tc>
        <w:tc>
          <w:tcPr>
            <w:tcW w:w="1000" w:type="pct"/>
            <w:shd w:val="clear" w:color="auto" w:fill="0070C0"/>
          </w:tcPr>
          <w:p w14:paraId="6244B6A8" w14:textId="77777777" w:rsidR="007A3A5C" w:rsidRPr="006B1BB4" w:rsidRDefault="007A3A5C" w:rsidP="006B1BB4">
            <w:pPr>
              <w:keepNext/>
              <w:spacing w:before="120" w:after="120"/>
              <w:jc w:val="center"/>
              <w:rPr>
                <w:b/>
                <w:color w:val="FFFFFF" w:themeColor="background1"/>
              </w:rPr>
            </w:pPr>
            <w:r w:rsidRPr="006B1BB4">
              <w:rPr>
                <w:b/>
                <w:color w:val="FFFFFF" w:themeColor="background1"/>
              </w:rPr>
              <w:t>Minimum</w:t>
            </w:r>
          </w:p>
        </w:tc>
        <w:tc>
          <w:tcPr>
            <w:tcW w:w="1000" w:type="pct"/>
            <w:shd w:val="clear" w:color="auto" w:fill="0070C0"/>
          </w:tcPr>
          <w:p w14:paraId="012030B7" w14:textId="77777777" w:rsidR="007A3A5C" w:rsidRPr="006B1BB4" w:rsidRDefault="007A3A5C" w:rsidP="006B1BB4">
            <w:pPr>
              <w:keepNext/>
              <w:spacing w:before="120" w:after="120"/>
              <w:jc w:val="center"/>
              <w:rPr>
                <w:b/>
                <w:color w:val="FFFFFF" w:themeColor="background1"/>
              </w:rPr>
            </w:pPr>
            <w:r w:rsidRPr="006B1BB4">
              <w:rPr>
                <w:b/>
                <w:color w:val="FFFFFF" w:themeColor="background1"/>
              </w:rPr>
              <w:t>Resolution SLA</w:t>
            </w:r>
          </w:p>
        </w:tc>
        <w:tc>
          <w:tcPr>
            <w:tcW w:w="1000" w:type="pct"/>
            <w:shd w:val="clear" w:color="auto" w:fill="0070C0"/>
          </w:tcPr>
          <w:p w14:paraId="4AF97C40" w14:textId="77777777" w:rsidR="007A3A5C" w:rsidRPr="006B1BB4" w:rsidRDefault="007A3A5C" w:rsidP="006B1BB4">
            <w:pPr>
              <w:keepNext/>
              <w:spacing w:before="120" w:after="120"/>
              <w:jc w:val="center"/>
              <w:rPr>
                <w:b/>
                <w:color w:val="FFFFFF" w:themeColor="background1"/>
              </w:rPr>
            </w:pPr>
            <w:r w:rsidRPr="006B1BB4">
              <w:rPr>
                <w:b/>
                <w:color w:val="FFFFFF" w:themeColor="background1"/>
              </w:rPr>
              <w:t>Minimum</w:t>
            </w:r>
          </w:p>
        </w:tc>
      </w:tr>
      <w:tr w:rsidR="007A3A5C" w:rsidRPr="001048BA" w14:paraId="6358ED69" w14:textId="77777777" w:rsidTr="009D0DE5">
        <w:tc>
          <w:tcPr>
            <w:tcW w:w="896" w:type="pct"/>
          </w:tcPr>
          <w:p w14:paraId="5982B775" w14:textId="77777777" w:rsidR="007A3A5C" w:rsidRPr="00145400" w:rsidRDefault="007A3A5C" w:rsidP="006B1BB4">
            <w:pPr>
              <w:keepNext/>
              <w:spacing w:before="120" w:after="120"/>
            </w:pPr>
            <w:r w:rsidRPr="00145400">
              <w:t>P1</w:t>
            </w:r>
          </w:p>
        </w:tc>
        <w:tc>
          <w:tcPr>
            <w:tcW w:w="1104" w:type="pct"/>
          </w:tcPr>
          <w:p w14:paraId="06C4DA46" w14:textId="77777777" w:rsidR="007A3A5C" w:rsidRPr="00145400" w:rsidRDefault="007A3A5C" w:rsidP="006B1BB4">
            <w:pPr>
              <w:keepNext/>
              <w:spacing w:before="120" w:after="120"/>
              <w:jc w:val="center"/>
            </w:pPr>
            <w:r w:rsidRPr="00145400">
              <w:t>30 mins</w:t>
            </w:r>
          </w:p>
        </w:tc>
        <w:tc>
          <w:tcPr>
            <w:tcW w:w="1000" w:type="pct"/>
          </w:tcPr>
          <w:p w14:paraId="48F66FF1" w14:textId="77777777" w:rsidR="007A3A5C" w:rsidRPr="00145400" w:rsidRDefault="007A3A5C" w:rsidP="006B1BB4">
            <w:pPr>
              <w:keepNext/>
              <w:spacing w:before="120" w:after="120"/>
              <w:jc w:val="center"/>
            </w:pPr>
            <w:r w:rsidRPr="00145400">
              <w:t>95%</w:t>
            </w:r>
          </w:p>
        </w:tc>
        <w:tc>
          <w:tcPr>
            <w:tcW w:w="1000" w:type="pct"/>
          </w:tcPr>
          <w:p w14:paraId="31315974" w14:textId="77777777" w:rsidR="007A3A5C" w:rsidRPr="00145400" w:rsidRDefault="007A3A5C" w:rsidP="006B1BB4">
            <w:pPr>
              <w:keepNext/>
              <w:spacing w:before="120" w:after="120"/>
              <w:jc w:val="center"/>
            </w:pPr>
            <w:r w:rsidRPr="00145400">
              <w:t>2hrs</w:t>
            </w:r>
          </w:p>
        </w:tc>
        <w:tc>
          <w:tcPr>
            <w:tcW w:w="1000" w:type="pct"/>
          </w:tcPr>
          <w:p w14:paraId="4D417601" w14:textId="77777777" w:rsidR="007A3A5C" w:rsidRPr="00145400" w:rsidRDefault="007A3A5C" w:rsidP="006B1BB4">
            <w:pPr>
              <w:keepNext/>
              <w:spacing w:before="120" w:after="120"/>
              <w:jc w:val="center"/>
            </w:pPr>
            <w:r w:rsidRPr="00145400">
              <w:t>95%</w:t>
            </w:r>
          </w:p>
        </w:tc>
      </w:tr>
      <w:tr w:rsidR="007A3A5C" w:rsidRPr="001048BA" w14:paraId="0E835AC2" w14:textId="77777777" w:rsidTr="009D0DE5">
        <w:tc>
          <w:tcPr>
            <w:tcW w:w="896" w:type="pct"/>
          </w:tcPr>
          <w:p w14:paraId="6598C84F" w14:textId="77777777" w:rsidR="007A3A5C" w:rsidRPr="00145400" w:rsidRDefault="007A3A5C" w:rsidP="006B1BB4">
            <w:pPr>
              <w:keepNext/>
              <w:spacing w:before="120" w:after="120"/>
            </w:pPr>
            <w:r w:rsidRPr="00145400">
              <w:t>P2</w:t>
            </w:r>
          </w:p>
        </w:tc>
        <w:tc>
          <w:tcPr>
            <w:tcW w:w="1104" w:type="pct"/>
          </w:tcPr>
          <w:p w14:paraId="31495F82" w14:textId="77777777" w:rsidR="007A3A5C" w:rsidRPr="00145400" w:rsidRDefault="007A3A5C" w:rsidP="006B1BB4">
            <w:pPr>
              <w:keepNext/>
              <w:spacing w:before="120" w:after="120"/>
              <w:jc w:val="center"/>
            </w:pPr>
            <w:r w:rsidRPr="00145400">
              <w:t>60 mins</w:t>
            </w:r>
          </w:p>
        </w:tc>
        <w:tc>
          <w:tcPr>
            <w:tcW w:w="1000" w:type="pct"/>
          </w:tcPr>
          <w:p w14:paraId="66E1CBC6" w14:textId="77777777" w:rsidR="007A3A5C" w:rsidRPr="00145400" w:rsidRDefault="007A3A5C" w:rsidP="006B1BB4">
            <w:pPr>
              <w:keepNext/>
              <w:spacing w:before="120" w:after="120"/>
              <w:jc w:val="center"/>
            </w:pPr>
            <w:r w:rsidRPr="00145400">
              <w:t>95%</w:t>
            </w:r>
          </w:p>
        </w:tc>
        <w:tc>
          <w:tcPr>
            <w:tcW w:w="1000" w:type="pct"/>
          </w:tcPr>
          <w:p w14:paraId="7F536B0E" w14:textId="77777777" w:rsidR="007A3A5C" w:rsidRPr="00145400" w:rsidRDefault="007A3A5C" w:rsidP="006B1BB4">
            <w:pPr>
              <w:keepNext/>
              <w:spacing w:before="120" w:after="120"/>
              <w:jc w:val="center"/>
            </w:pPr>
            <w:r w:rsidRPr="00145400">
              <w:t>4 hrs</w:t>
            </w:r>
          </w:p>
        </w:tc>
        <w:tc>
          <w:tcPr>
            <w:tcW w:w="1000" w:type="pct"/>
          </w:tcPr>
          <w:p w14:paraId="3E3EE927" w14:textId="77777777" w:rsidR="007A3A5C" w:rsidRPr="00145400" w:rsidRDefault="007A3A5C" w:rsidP="006B1BB4">
            <w:pPr>
              <w:keepNext/>
              <w:spacing w:before="120" w:after="120"/>
              <w:jc w:val="center"/>
            </w:pPr>
            <w:r w:rsidRPr="00145400">
              <w:t>95%</w:t>
            </w:r>
          </w:p>
        </w:tc>
      </w:tr>
      <w:tr w:rsidR="007A3A5C" w:rsidRPr="001048BA" w14:paraId="236FAF2A" w14:textId="77777777" w:rsidTr="009D0DE5">
        <w:tc>
          <w:tcPr>
            <w:tcW w:w="896" w:type="pct"/>
            <w:tcBorders>
              <w:bottom w:val="single" w:sz="4" w:space="0" w:color="D0CECE" w:themeColor="background2" w:themeShade="E6"/>
            </w:tcBorders>
          </w:tcPr>
          <w:p w14:paraId="603D72EE" w14:textId="77777777" w:rsidR="007A3A5C" w:rsidRPr="00145400" w:rsidRDefault="007A3A5C" w:rsidP="006B1BB4">
            <w:pPr>
              <w:keepNext/>
              <w:spacing w:before="120" w:after="120"/>
            </w:pPr>
            <w:r w:rsidRPr="00145400">
              <w:t>P3</w:t>
            </w:r>
          </w:p>
        </w:tc>
        <w:tc>
          <w:tcPr>
            <w:tcW w:w="1104" w:type="pct"/>
            <w:tcBorders>
              <w:bottom w:val="single" w:sz="4" w:space="0" w:color="D0CECE" w:themeColor="background2" w:themeShade="E6"/>
            </w:tcBorders>
          </w:tcPr>
          <w:p w14:paraId="306F05FB" w14:textId="77777777" w:rsidR="007A3A5C" w:rsidRPr="00145400" w:rsidRDefault="007A3A5C" w:rsidP="006B1BB4">
            <w:pPr>
              <w:keepNext/>
              <w:spacing w:before="120" w:after="120"/>
              <w:jc w:val="center"/>
            </w:pPr>
            <w:r w:rsidRPr="00145400">
              <w:t>1 business day</w:t>
            </w:r>
          </w:p>
        </w:tc>
        <w:tc>
          <w:tcPr>
            <w:tcW w:w="1000" w:type="pct"/>
            <w:tcBorders>
              <w:bottom w:val="single" w:sz="4" w:space="0" w:color="D0CECE" w:themeColor="background2" w:themeShade="E6"/>
            </w:tcBorders>
          </w:tcPr>
          <w:p w14:paraId="2E4528C7" w14:textId="77777777" w:rsidR="007A3A5C" w:rsidRPr="00145400" w:rsidRDefault="007A3A5C" w:rsidP="006B1BB4">
            <w:pPr>
              <w:keepNext/>
              <w:spacing w:before="120" w:after="120"/>
              <w:jc w:val="center"/>
            </w:pPr>
            <w:r w:rsidRPr="00145400">
              <w:t>95%</w:t>
            </w:r>
          </w:p>
        </w:tc>
        <w:tc>
          <w:tcPr>
            <w:tcW w:w="1000" w:type="pct"/>
            <w:tcBorders>
              <w:bottom w:val="single" w:sz="4" w:space="0" w:color="D0CECE" w:themeColor="background2" w:themeShade="E6"/>
            </w:tcBorders>
          </w:tcPr>
          <w:p w14:paraId="2E3A35C8" w14:textId="77777777" w:rsidR="007A3A5C" w:rsidRPr="00145400" w:rsidRDefault="007A3A5C" w:rsidP="006B1BB4">
            <w:pPr>
              <w:keepNext/>
              <w:spacing w:before="120" w:after="120"/>
              <w:jc w:val="center"/>
            </w:pPr>
            <w:r w:rsidRPr="00145400">
              <w:t>2 business day</w:t>
            </w:r>
          </w:p>
        </w:tc>
        <w:tc>
          <w:tcPr>
            <w:tcW w:w="1000" w:type="pct"/>
            <w:tcBorders>
              <w:bottom w:val="single" w:sz="4" w:space="0" w:color="D0CECE" w:themeColor="background2" w:themeShade="E6"/>
            </w:tcBorders>
          </w:tcPr>
          <w:p w14:paraId="0A2E0B2F" w14:textId="77777777" w:rsidR="007A3A5C" w:rsidRPr="00145400" w:rsidRDefault="007A3A5C" w:rsidP="006B1BB4">
            <w:pPr>
              <w:keepNext/>
              <w:spacing w:before="120" w:after="120"/>
              <w:jc w:val="center"/>
            </w:pPr>
            <w:r w:rsidRPr="00145400">
              <w:t>95%</w:t>
            </w:r>
          </w:p>
        </w:tc>
      </w:tr>
      <w:tr w:rsidR="007A3A5C" w:rsidRPr="001048BA" w14:paraId="726FFD5B" w14:textId="77777777" w:rsidTr="009D0DE5">
        <w:tc>
          <w:tcPr>
            <w:tcW w:w="896" w:type="pct"/>
            <w:tcBorders>
              <w:top w:val="single" w:sz="4" w:space="0" w:color="D0CECE" w:themeColor="background2" w:themeShade="E6"/>
              <w:bottom w:val="single" w:sz="4" w:space="0" w:color="D0CECE" w:themeColor="background2" w:themeShade="E6"/>
            </w:tcBorders>
          </w:tcPr>
          <w:p w14:paraId="0E9FB4BA" w14:textId="77777777" w:rsidR="007A3A5C" w:rsidRPr="00145400" w:rsidRDefault="007A3A5C" w:rsidP="006B1BB4">
            <w:pPr>
              <w:keepNext/>
              <w:spacing w:before="120" w:after="120"/>
            </w:pPr>
            <w:r w:rsidRPr="00145400">
              <w:t>P4</w:t>
            </w:r>
          </w:p>
        </w:tc>
        <w:tc>
          <w:tcPr>
            <w:tcW w:w="1104" w:type="pct"/>
            <w:tcBorders>
              <w:top w:val="single" w:sz="4" w:space="0" w:color="D0CECE" w:themeColor="background2" w:themeShade="E6"/>
              <w:bottom w:val="single" w:sz="4" w:space="0" w:color="D0CECE" w:themeColor="background2" w:themeShade="E6"/>
            </w:tcBorders>
          </w:tcPr>
          <w:p w14:paraId="1FE50E93" w14:textId="77777777" w:rsidR="007A3A5C" w:rsidRPr="00145400" w:rsidRDefault="007A3A5C" w:rsidP="006B1BB4">
            <w:pPr>
              <w:keepNext/>
              <w:spacing w:before="120" w:after="120"/>
              <w:jc w:val="center"/>
            </w:pPr>
            <w:r w:rsidRPr="00145400">
              <w:t>2 business days</w:t>
            </w:r>
          </w:p>
        </w:tc>
        <w:tc>
          <w:tcPr>
            <w:tcW w:w="1000" w:type="pct"/>
            <w:tcBorders>
              <w:top w:val="single" w:sz="4" w:space="0" w:color="D0CECE" w:themeColor="background2" w:themeShade="E6"/>
              <w:bottom w:val="single" w:sz="4" w:space="0" w:color="D0CECE" w:themeColor="background2" w:themeShade="E6"/>
            </w:tcBorders>
          </w:tcPr>
          <w:p w14:paraId="316CF06D" w14:textId="77777777" w:rsidR="007A3A5C" w:rsidRPr="00145400" w:rsidRDefault="007A3A5C" w:rsidP="006B1BB4">
            <w:pPr>
              <w:keepNext/>
              <w:spacing w:before="120" w:after="120"/>
              <w:jc w:val="center"/>
            </w:pPr>
            <w:r w:rsidRPr="00145400">
              <w:t>95%</w:t>
            </w:r>
          </w:p>
        </w:tc>
        <w:tc>
          <w:tcPr>
            <w:tcW w:w="1000" w:type="pct"/>
            <w:tcBorders>
              <w:top w:val="single" w:sz="4" w:space="0" w:color="D0CECE" w:themeColor="background2" w:themeShade="E6"/>
              <w:bottom w:val="single" w:sz="4" w:space="0" w:color="D0CECE" w:themeColor="background2" w:themeShade="E6"/>
            </w:tcBorders>
          </w:tcPr>
          <w:p w14:paraId="3B5042F7" w14:textId="77777777" w:rsidR="007A3A5C" w:rsidRPr="00145400" w:rsidRDefault="007A3A5C" w:rsidP="006B1BB4">
            <w:pPr>
              <w:keepNext/>
              <w:spacing w:before="120" w:after="120"/>
              <w:jc w:val="center"/>
            </w:pPr>
            <w:r w:rsidRPr="00145400">
              <w:t>4 business days</w:t>
            </w:r>
          </w:p>
        </w:tc>
        <w:tc>
          <w:tcPr>
            <w:tcW w:w="1000" w:type="pct"/>
            <w:tcBorders>
              <w:top w:val="single" w:sz="4" w:space="0" w:color="D0CECE" w:themeColor="background2" w:themeShade="E6"/>
              <w:bottom w:val="single" w:sz="4" w:space="0" w:color="D0CECE" w:themeColor="background2" w:themeShade="E6"/>
            </w:tcBorders>
          </w:tcPr>
          <w:p w14:paraId="1125CE82" w14:textId="77777777" w:rsidR="007A3A5C" w:rsidRPr="00145400" w:rsidRDefault="007A3A5C" w:rsidP="006B1BB4">
            <w:pPr>
              <w:keepNext/>
              <w:spacing w:before="120" w:after="120"/>
              <w:jc w:val="center"/>
            </w:pPr>
            <w:r w:rsidRPr="00145400">
              <w:t>95%</w:t>
            </w:r>
          </w:p>
        </w:tc>
      </w:tr>
    </w:tbl>
    <w:p w14:paraId="4D578BBC" w14:textId="77777777" w:rsidR="007A3A5C" w:rsidRPr="00145400" w:rsidRDefault="007A3A5C" w:rsidP="007A3A5C"/>
    <w:p w14:paraId="232F3F3F" w14:textId="77777777" w:rsidR="007A3A5C" w:rsidRPr="00145400" w:rsidRDefault="007A3A5C" w:rsidP="007A3A5C">
      <w:r w:rsidRPr="00145400">
        <w:t>For P1 and P2, the start time for the incident response and resolution is taken as the time of the call received from the service desk to the on-call SME.</w:t>
      </w:r>
    </w:p>
    <w:p w14:paraId="41B6E2D0" w14:textId="61110B31" w:rsidR="007A3A5C" w:rsidRPr="001048BA" w:rsidRDefault="007A3A5C" w:rsidP="007A3A5C">
      <w:r w:rsidRPr="00145400">
        <w:t>A brief definition of the Priority levels is provided below as reference.</w:t>
      </w:r>
    </w:p>
    <w:p w14:paraId="2765DF2F" w14:textId="77777777" w:rsidR="00B034C7" w:rsidRPr="001048BA" w:rsidRDefault="00B034C7" w:rsidP="007A3A5C"/>
    <w:p w14:paraId="20282EB0" w14:textId="77777777" w:rsidR="007A3A5C" w:rsidRPr="001048BA" w:rsidRDefault="007A3A5C" w:rsidP="007A3A5C">
      <w:pPr>
        <w:pStyle w:val="normalBody"/>
      </w:pPr>
      <w:r w:rsidRPr="001048BA">
        <w:drawing>
          <wp:inline distT="0" distB="0" distL="0" distR="0" wp14:anchorId="1D2EC2F4" wp14:editId="7C430F1B">
            <wp:extent cx="5753100" cy="1488263"/>
            <wp:effectExtent l="0" t="0" r="0" b="0"/>
            <wp:docPr id="1557974495" name="Picture 155797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84796" cy="1496463"/>
                    </a:xfrm>
                    <a:prstGeom prst="rect">
                      <a:avLst/>
                    </a:prstGeom>
                    <a:noFill/>
                  </pic:spPr>
                </pic:pic>
              </a:graphicData>
            </a:graphic>
          </wp:inline>
        </w:drawing>
      </w:r>
    </w:p>
    <w:p w14:paraId="2F032563" w14:textId="3E4F60D8" w:rsidR="00145400" w:rsidRPr="00004480" w:rsidRDefault="00010BB3" w:rsidP="003C013D">
      <w:pPr>
        <w:spacing w:before="0" w:after="0" w:line="300" w:lineRule="atLeast"/>
        <w:rPr>
          <w:rFonts w:eastAsia="Times New Roman" w:cs="Segoe UI"/>
          <w:sz w:val="21"/>
          <w:szCs w:val="21"/>
          <w:lang w:eastAsia="en-IN"/>
        </w:rPr>
      </w:pPr>
      <w:r w:rsidRPr="00004480">
        <w:rPr>
          <w:rFonts w:eastAsia="Times New Roman" w:cs="Segoe UI"/>
          <w:sz w:val="21"/>
          <w:szCs w:val="21"/>
          <w:lang w:eastAsia="en-IN"/>
        </w:rPr>
        <w:t>The model outlined in this section is based on the information currently available and will be further validated and refined through the Discovery and Design phases, with subsequent stabilisation, hypercare, and structured transition to steady-state support ensuring alignment with operational requirements.</w:t>
      </w:r>
    </w:p>
    <w:p w14:paraId="4093E9B5" w14:textId="3C41ABB0" w:rsidR="007A3A5C" w:rsidRPr="005A4A5E" w:rsidRDefault="007A3A5C" w:rsidP="005A4A5E">
      <w:pPr>
        <w:pStyle w:val="Heading3CG"/>
        <w:rPr>
          <w:lang w:val="en-AU"/>
        </w:rPr>
      </w:pPr>
      <w:bookmarkStart w:id="77" w:name="_Toc231251411"/>
      <w:bookmarkStart w:id="78" w:name="_Toc231276441"/>
      <w:r w:rsidRPr="005A4A5E">
        <w:rPr>
          <w:lang w:val="en-AU"/>
        </w:rPr>
        <w:t>Post-Hypercare Support Model</w:t>
      </w:r>
      <w:bookmarkEnd w:id="77"/>
      <w:bookmarkEnd w:id="78"/>
    </w:p>
    <w:p w14:paraId="263339FA" w14:textId="4B8EF3F9" w:rsidR="007A3A5C" w:rsidRDefault="007A3A5C" w:rsidP="003C013D">
      <w:pPr>
        <w:spacing w:before="0" w:after="160" w:line="278" w:lineRule="auto"/>
      </w:pPr>
      <w:r w:rsidRPr="00A2278A">
        <w:t xml:space="preserve">As </w:t>
      </w:r>
      <w:r w:rsidR="00AE7AF8" w:rsidRPr="001048BA">
        <w:t>detailed</w:t>
      </w:r>
      <w:r>
        <w:t xml:space="preserve"> in the RFP document, work packages will enter the post hypercare phase only when all work packages in that stream have completed their hypercare phase. </w:t>
      </w:r>
    </w:p>
    <w:p w14:paraId="4E63F71C" w14:textId="22118C05" w:rsidR="00E76A5E" w:rsidRDefault="007A3A5C" w:rsidP="003C013D">
      <w:pPr>
        <w:spacing w:before="0" w:after="160" w:line="278" w:lineRule="auto"/>
      </w:pPr>
      <w:r>
        <w:t>During this period primary support will be provided by TFF and lean team from Capgemini will be there to support any critical issues</w:t>
      </w:r>
    </w:p>
    <w:p w14:paraId="2B6DC550" w14:textId="162E60BF" w:rsidR="001C628A" w:rsidRPr="005A4A5E" w:rsidRDefault="00E76A5E" w:rsidP="00D34997">
      <w:pPr>
        <w:pStyle w:val="Heading3CG"/>
        <w:rPr>
          <w:lang w:val="en-AU"/>
        </w:rPr>
      </w:pPr>
      <w:bookmarkStart w:id="79" w:name="_Toc231251412"/>
      <w:bookmarkStart w:id="80" w:name="_Toc231276442"/>
      <w:r w:rsidRPr="005A4A5E">
        <w:rPr>
          <w:lang w:val="en-AU"/>
        </w:rPr>
        <w:t xml:space="preserve">Archival and </w:t>
      </w:r>
      <w:r w:rsidR="00885B2F" w:rsidRPr="005A4A5E">
        <w:rPr>
          <w:lang w:val="en-AU"/>
        </w:rPr>
        <w:t>Decommissioning</w:t>
      </w:r>
      <w:bookmarkEnd w:id="79"/>
      <w:bookmarkEnd w:id="80"/>
    </w:p>
    <w:p w14:paraId="4206F0A7" w14:textId="5C40A4C8" w:rsidR="00F336C2" w:rsidRDefault="009D61BE" w:rsidP="00E76A5E">
      <w:r w:rsidRPr="009D61BE">
        <w:t>Decommissioning support is a shared responsibility between Capgemini and TFF, with Tuatahi retaining accountability for final decommissioning decisions, approvals and execution</w:t>
      </w:r>
      <w:r w:rsidR="00F336C2" w:rsidRPr="001048BA">
        <w:t xml:space="preserve">. </w:t>
      </w:r>
    </w:p>
    <w:p w14:paraId="1A9369A0" w14:textId="77777777" w:rsidR="0069387F" w:rsidRDefault="0069387F" w:rsidP="00E76A5E"/>
    <w:p w14:paraId="219DF26C" w14:textId="41E67925" w:rsidR="00E76A5E" w:rsidRPr="001048BA" w:rsidRDefault="0069387F" w:rsidP="00E76A5E">
      <w:r w:rsidRPr="0069387F">
        <w:t>The following systems are expected to require decommissioning support</w:t>
      </w:r>
      <w:r w:rsidR="00320ECB">
        <w:t>:</w:t>
      </w:r>
    </w:p>
    <w:p w14:paraId="4369D627" w14:textId="77777777" w:rsidR="00E76A5E" w:rsidRPr="001048BA" w:rsidRDefault="00E76A5E" w:rsidP="00275D4E">
      <w:pPr>
        <w:pStyle w:val="ListParagraph"/>
        <w:numPr>
          <w:ilvl w:val="0"/>
          <w:numId w:val="110"/>
        </w:numPr>
      </w:pPr>
      <w:r w:rsidRPr="001048BA">
        <w:t>Telflow</w:t>
      </w:r>
    </w:p>
    <w:p w14:paraId="4E49637E" w14:textId="77777777" w:rsidR="00E76A5E" w:rsidRPr="001048BA" w:rsidRDefault="00E76A5E" w:rsidP="00275D4E">
      <w:pPr>
        <w:pStyle w:val="ListParagraph"/>
        <w:numPr>
          <w:ilvl w:val="0"/>
          <w:numId w:val="110"/>
        </w:numPr>
      </w:pPr>
      <w:r w:rsidRPr="001048BA">
        <w:t>Inomial</w:t>
      </w:r>
    </w:p>
    <w:p w14:paraId="707AC3FE" w14:textId="77777777" w:rsidR="00E76A5E" w:rsidRPr="001048BA" w:rsidRDefault="00E76A5E" w:rsidP="00275D4E">
      <w:pPr>
        <w:pStyle w:val="ListParagraph"/>
        <w:numPr>
          <w:ilvl w:val="0"/>
          <w:numId w:val="110"/>
        </w:numPr>
      </w:pPr>
      <w:r w:rsidRPr="001048BA">
        <w:t>Place</w:t>
      </w:r>
    </w:p>
    <w:p w14:paraId="011F9EDF" w14:textId="52D08666" w:rsidR="00E76A5E" w:rsidRPr="001048BA" w:rsidRDefault="00F336C2" w:rsidP="00E76A5E">
      <w:r>
        <w:t xml:space="preserve">The activities </w:t>
      </w:r>
      <w:r w:rsidR="003D57B4">
        <w:t xml:space="preserve">in scope </w:t>
      </w:r>
      <w:r>
        <w:t>include:</w:t>
      </w:r>
    </w:p>
    <w:p w14:paraId="351E8FCD" w14:textId="77777777" w:rsidR="00E76A5E" w:rsidRPr="00004480" w:rsidRDefault="00E76A5E" w:rsidP="00275D4E">
      <w:pPr>
        <w:pStyle w:val="ListParagraph"/>
        <w:numPr>
          <w:ilvl w:val="0"/>
          <w:numId w:val="122"/>
        </w:numPr>
      </w:pPr>
      <w:r w:rsidRPr="00004480">
        <w:t>Decommission plan for an application will coincide with its go-live, data migration and archival requirements</w:t>
      </w:r>
    </w:p>
    <w:p w14:paraId="0A71FC29" w14:textId="2BC09464" w:rsidR="0003528E" w:rsidRPr="00004480" w:rsidRDefault="00AC1F03" w:rsidP="00275D4E">
      <w:pPr>
        <w:pStyle w:val="ListParagraph"/>
        <w:numPr>
          <w:ilvl w:val="0"/>
          <w:numId w:val="122"/>
        </w:numPr>
      </w:pPr>
      <w:r w:rsidRPr="00004480">
        <w:t>Capgemini team will create a d</w:t>
      </w:r>
      <w:r w:rsidR="008B1E1C" w:rsidRPr="00004480">
        <w:t>e</w:t>
      </w:r>
      <w:r w:rsidR="00EB1CBA" w:rsidRPr="00004480">
        <w:t xml:space="preserve">pendency matrix </w:t>
      </w:r>
      <w:r w:rsidR="005546FE" w:rsidRPr="00004480">
        <w:t xml:space="preserve">to </w:t>
      </w:r>
      <w:r w:rsidR="00AF3AB3" w:rsidRPr="00AF3AB3">
        <w:t>confirm impacted systems, interfaces and downstream</w:t>
      </w:r>
    </w:p>
    <w:p w14:paraId="56BD767C" w14:textId="33BCCA3C" w:rsidR="0003528E" w:rsidRPr="00004480" w:rsidRDefault="00154EF3" w:rsidP="00275D4E">
      <w:pPr>
        <w:pStyle w:val="ListParagraph"/>
        <w:numPr>
          <w:ilvl w:val="0"/>
          <w:numId w:val="122"/>
        </w:numPr>
      </w:pPr>
      <w:r w:rsidRPr="00004480">
        <w:t xml:space="preserve">Capgemini team to validate with impacted work package leads to </w:t>
      </w:r>
      <w:r w:rsidR="00E53486" w:rsidRPr="00004480">
        <w:t xml:space="preserve">ensure </w:t>
      </w:r>
      <w:r w:rsidRPr="00004480">
        <w:t>the data archival requirements, if any, for the system have been taken care of</w:t>
      </w:r>
    </w:p>
    <w:p w14:paraId="7513A97F" w14:textId="57B09505" w:rsidR="00154EF3" w:rsidRPr="00004480" w:rsidRDefault="00B0314B" w:rsidP="00275D4E">
      <w:pPr>
        <w:pStyle w:val="ListParagraph"/>
        <w:numPr>
          <w:ilvl w:val="0"/>
          <w:numId w:val="122"/>
        </w:numPr>
      </w:pPr>
      <w:r w:rsidRPr="00004480">
        <w:t>Capgemini team to validate if the impacted system has completed the hypercare phase before the decomm</w:t>
      </w:r>
      <w:r w:rsidR="004236B1" w:rsidRPr="00004480">
        <w:t>ission request can be raised</w:t>
      </w:r>
    </w:p>
    <w:p w14:paraId="707F8D8D" w14:textId="0AFEDEDB" w:rsidR="00E76A5E" w:rsidRPr="001048BA" w:rsidRDefault="00E76A5E" w:rsidP="00275D4E">
      <w:pPr>
        <w:pStyle w:val="ListParagraph"/>
        <w:numPr>
          <w:ilvl w:val="0"/>
          <w:numId w:val="122"/>
        </w:numPr>
      </w:pPr>
      <w:r w:rsidRPr="001048BA">
        <w:t xml:space="preserve">TFF will provide a readiness criteria </w:t>
      </w:r>
      <w:r w:rsidR="00EC3899" w:rsidRPr="001048BA">
        <w:t>like the one’s listed below:</w:t>
      </w:r>
    </w:p>
    <w:p w14:paraId="158660E2" w14:textId="77777777" w:rsidR="001C628A" w:rsidRPr="00004480" w:rsidRDefault="001C628A" w:rsidP="00275D4E">
      <w:pPr>
        <w:pStyle w:val="ListParagraph"/>
        <w:numPr>
          <w:ilvl w:val="1"/>
          <w:numId w:val="122"/>
        </w:numPr>
        <w:ind w:left="1094" w:hanging="357"/>
      </w:pPr>
      <w:r w:rsidRPr="00004480">
        <w:t>Successful migration and reconciliation</w:t>
      </w:r>
    </w:p>
    <w:p w14:paraId="5F3F76BF" w14:textId="77777777" w:rsidR="001C628A" w:rsidRPr="00004480" w:rsidRDefault="001C628A" w:rsidP="00275D4E">
      <w:pPr>
        <w:pStyle w:val="ListParagraph"/>
        <w:numPr>
          <w:ilvl w:val="1"/>
          <w:numId w:val="122"/>
        </w:numPr>
        <w:ind w:left="1094" w:hanging="357"/>
      </w:pPr>
      <w:r w:rsidRPr="00004480">
        <w:t>Data archival / retention arrangements completed</w:t>
      </w:r>
    </w:p>
    <w:p w14:paraId="20BB6F05" w14:textId="77777777" w:rsidR="001C628A" w:rsidRPr="00004480" w:rsidRDefault="001C628A" w:rsidP="00275D4E">
      <w:pPr>
        <w:pStyle w:val="ListParagraph"/>
        <w:numPr>
          <w:ilvl w:val="1"/>
          <w:numId w:val="122"/>
        </w:numPr>
        <w:ind w:left="1094" w:hanging="357"/>
      </w:pPr>
      <w:r w:rsidRPr="00004480">
        <w:t>UAT and business sign-off</w:t>
      </w:r>
    </w:p>
    <w:p w14:paraId="519EC4B8" w14:textId="77777777" w:rsidR="001C628A" w:rsidRPr="00004480" w:rsidRDefault="001C628A" w:rsidP="00275D4E">
      <w:pPr>
        <w:pStyle w:val="ListParagraph"/>
        <w:numPr>
          <w:ilvl w:val="1"/>
          <w:numId w:val="122"/>
        </w:numPr>
        <w:ind w:left="1094" w:hanging="357"/>
      </w:pPr>
      <w:r w:rsidRPr="00004480">
        <w:t>Compliance validation</w:t>
      </w:r>
    </w:p>
    <w:p w14:paraId="0A7036DA" w14:textId="52ED9FA2" w:rsidR="001C628A" w:rsidRPr="00004480" w:rsidRDefault="001C628A" w:rsidP="00275D4E">
      <w:pPr>
        <w:pStyle w:val="ListParagraph"/>
        <w:numPr>
          <w:ilvl w:val="1"/>
          <w:numId w:val="122"/>
        </w:numPr>
        <w:ind w:left="1094" w:hanging="357"/>
      </w:pPr>
      <w:r w:rsidRPr="00004480">
        <w:t>Operational readiness</w:t>
      </w:r>
    </w:p>
    <w:p w14:paraId="6DFFED66" w14:textId="77777777" w:rsidR="00AE7A95" w:rsidRDefault="00E76A5E" w:rsidP="00275D4E">
      <w:pPr>
        <w:pStyle w:val="ListParagraph"/>
        <w:numPr>
          <w:ilvl w:val="0"/>
          <w:numId w:val="122"/>
        </w:numPr>
      </w:pPr>
      <w:r w:rsidRPr="001048BA">
        <w:t xml:space="preserve">Capgemini will </w:t>
      </w:r>
      <w:r w:rsidR="0069387F" w:rsidRPr="0069387F">
        <w:t>support validation against the checklist and prepare evidence for Tuatahi’s decommissioning readiness review.</w:t>
      </w:r>
    </w:p>
    <w:p w14:paraId="1E31697C" w14:textId="7B4B0733" w:rsidR="00E76A5E" w:rsidRPr="00A2278A" w:rsidRDefault="00E76A5E" w:rsidP="00275D4E">
      <w:pPr>
        <w:pStyle w:val="ListParagraph"/>
        <w:numPr>
          <w:ilvl w:val="0"/>
          <w:numId w:val="122"/>
        </w:numPr>
      </w:pPr>
      <w:r w:rsidRPr="001048BA">
        <w:t xml:space="preserve">Once </w:t>
      </w:r>
      <w:r w:rsidR="00AE7A95" w:rsidRPr="00AE7A95">
        <w:t>readiness evidence has been reviewed</w:t>
      </w:r>
      <w:r w:rsidRPr="001048BA">
        <w:t xml:space="preserve">, TFF will raise </w:t>
      </w:r>
      <w:r w:rsidR="00AE7A95" w:rsidRPr="00AE7A95">
        <w:t xml:space="preserve">the decommissioning </w:t>
      </w:r>
      <w:r w:rsidRPr="001048BA">
        <w:t>request</w:t>
      </w:r>
      <w:r w:rsidR="00AE7A95" w:rsidRPr="00AE7A95">
        <w:t>, obtain</w:t>
      </w:r>
      <w:r w:rsidRPr="001048BA">
        <w:t xml:space="preserve"> required</w:t>
      </w:r>
      <w:r w:rsidR="00A075A6" w:rsidRPr="001048BA">
        <w:t xml:space="preserve"> </w:t>
      </w:r>
      <w:r w:rsidR="00AE7A95" w:rsidRPr="00AE7A95">
        <w:t>approvals and execute the final system shutdown or retirement.</w:t>
      </w:r>
    </w:p>
    <w:p w14:paraId="6FF0B45D" w14:textId="6A70D20E" w:rsidR="009F6990" w:rsidRPr="001048BA" w:rsidRDefault="009F6990" w:rsidP="001F3636">
      <w:pPr>
        <w:pStyle w:val="Heading4"/>
      </w:pPr>
      <w:r w:rsidRPr="001048BA">
        <w:t>RACI</w:t>
      </w:r>
      <w:r w:rsidR="00F336C2">
        <w:t xml:space="preserve"> for Decommissioning activities</w:t>
      </w:r>
    </w:p>
    <w:p w14:paraId="2A44C08B" w14:textId="77777777" w:rsidR="00372D00" w:rsidRDefault="00372D00" w:rsidP="00372D00">
      <w:pPr>
        <w:rPr>
          <w:lang w:eastAsia="en-AU"/>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272"/>
        <w:gridCol w:w="1845"/>
        <w:gridCol w:w="5903"/>
      </w:tblGrid>
      <w:tr w:rsidR="00372D00" w14:paraId="5F93B08F" w14:textId="77777777">
        <w:trPr>
          <w:trHeight w:val="367"/>
        </w:trPr>
        <w:tc>
          <w:tcPr>
            <w:tcW w:w="705" w:type="pct"/>
            <w:vAlign w:val="center"/>
          </w:tcPr>
          <w:p w14:paraId="0D8075FC" w14:textId="77777777" w:rsidR="00372D00" w:rsidRPr="00C527A9" w:rsidRDefault="00372D00">
            <w:pPr>
              <w:spacing w:before="120" w:after="120"/>
              <w:jc w:val="center"/>
            </w:pPr>
            <w:r w:rsidRPr="00C527A9">
              <w:t>(R)</w:t>
            </w:r>
          </w:p>
        </w:tc>
        <w:tc>
          <w:tcPr>
            <w:tcW w:w="1023" w:type="pct"/>
          </w:tcPr>
          <w:p w14:paraId="143B0510" w14:textId="77777777" w:rsidR="00372D00" w:rsidRDefault="00372D00">
            <w:pPr>
              <w:spacing w:before="120" w:after="120"/>
            </w:pPr>
            <w:r>
              <w:t xml:space="preserve">Responsible </w:t>
            </w:r>
          </w:p>
        </w:tc>
        <w:tc>
          <w:tcPr>
            <w:tcW w:w="3272" w:type="pct"/>
          </w:tcPr>
          <w:p w14:paraId="373DF95A" w14:textId="77777777" w:rsidR="00372D00" w:rsidRDefault="00372D00">
            <w:pPr>
              <w:spacing w:before="120" w:after="120"/>
            </w:pPr>
            <w:r>
              <w:t>Carries out the process or activity</w:t>
            </w:r>
          </w:p>
        </w:tc>
      </w:tr>
      <w:tr w:rsidR="00372D00" w14:paraId="5A52BBB5" w14:textId="77777777">
        <w:trPr>
          <w:trHeight w:val="424"/>
        </w:trPr>
        <w:tc>
          <w:tcPr>
            <w:tcW w:w="705" w:type="pct"/>
          </w:tcPr>
          <w:p w14:paraId="3FE94700" w14:textId="77777777" w:rsidR="00372D00" w:rsidRPr="008A02F8" w:rsidRDefault="00372D00">
            <w:pPr>
              <w:spacing w:before="120" w:after="120"/>
              <w:jc w:val="center"/>
            </w:pPr>
            <w:r>
              <w:t>(A)</w:t>
            </w:r>
          </w:p>
        </w:tc>
        <w:tc>
          <w:tcPr>
            <w:tcW w:w="1023" w:type="pct"/>
          </w:tcPr>
          <w:p w14:paraId="735597CC" w14:textId="77777777" w:rsidR="00372D00" w:rsidRDefault="00372D00">
            <w:pPr>
              <w:spacing w:before="120" w:after="120"/>
            </w:pPr>
            <w:r>
              <w:rPr>
                <w:rFonts w:eastAsiaTheme="minorHAnsi" w:cstheme="minorBidi"/>
                <w:szCs w:val="24"/>
                <w:lang w:eastAsia="en-US"/>
              </w:rPr>
              <w:t xml:space="preserve">Accountable </w:t>
            </w:r>
          </w:p>
        </w:tc>
        <w:tc>
          <w:tcPr>
            <w:tcW w:w="3272" w:type="pct"/>
          </w:tcPr>
          <w:p w14:paraId="35AD7448" w14:textId="77777777" w:rsidR="00372D00" w:rsidRDefault="00372D00">
            <w:pPr>
              <w:spacing w:before="120" w:after="120"/>
            </w:pPr>
            <w:r>
              <w:t xml:space="preserve">Owns the process or activity being completed </w:t>
            </w:r>
          </w:p>
        </w:tc>
      </w:tr>
      <w:tr w:rsidR="00372D00" w14:paraId="54B7365D" w14:textId="77777777">
        <w:trPr>
          <w:trHeight w:val="482"/>
        </w:trPr>
        <w:tc>
          <w:tcPr>
            <w:tcW w:w="705" w:type="pct"/>
          </w:tcPr>
          <w:p w14:paraId="32F7E885" w14:textId="77777777" w:rsidR="00372D00" w:rsidRDefault="00372D00">
            <w:pPr>
              <w:spacing w:before="120" w:after="120"/>
              <w:jc w:val="center"/>
            </w:pPr>
            <w:r>
              <w:t>(C)</w:t>
            </w:r>
          </w:p>
        </w:tc>
        <w:tc>
          <w:tcPr>
            <w:tcW w:w="1023" w:type="pct"/>
          </w:tcPr>
          <w:p w14:paraId="6BA00104" w14:textId="77777777" w:rsidR="00372D00" w:rsidRDefault="00372D00">
            <w:pPr>
              <w:spacing w:before="120" w:after="120"/>
            </w:pPr>
            <w:r>
              <w:t xml:space="preserve">Consulted </w:t>
            </w:r>
          </w:p>
        </w:tc>
        <w:tc>
          <w:tcPr>
            <w:tcW w:w="3272" w:type="pct"/>
          </w:tcPr>
          <w:p w14:paraId="7453FA53" w14:textId="77777777" w:rsidR="00372D00" w:rsidRDefault="00372D00">
            <w:pPr>
              <w:spacing w:before="120" w:after="120"/>
            </w:pPr>
            <w:r>
              <w:t xml:space="preserve">Stakeholder or subject matter who is consulted to provide input </w:t>
            </w:r>
          </w:p>
        </w:tc>
      </w:tr>
      <w:tr w:rsidR="00372D00" w14:paraId="6549CD28" w14:textId="77777777">
        <w:trPr>
          <w:trHeight w:val="424"/>
        </w:trPr>
        <w:tc>
          <w:tcPr>
            <w:tcW w:w="705" w:type="pct"/>
          </w:tcPr>
          <w:p w14:paraId="13AD8380" w14:textId="77777777" w:rsidR="00372D00" w:rsidRPr="008A02F8" w:rsidRDefault="00372D00">
            <w:pPr>
              <w:spacing w:before="120" w:after="120"/>
              <w:jc w:val="center"/>
            </w:pPr>
            <w:r>
              <w:t>(I)</w:t>
            </w:r>
          </w:p>
        </w:tc>
        <w:tc>
          <w:tcPr>
            <w:tcW w:w="1023" w:type="pct"/>
          </w:tcPr>
          <w:p w14:paraId="029A86B1" w14:textId="77777777" w:rsidR="00372D00" w:rsidRDefault="00372D00">
            <w:pPr>
              <w:spacing w:before="120" w:after="120"/>
            </w:pPr>
            <w:r>
              <w:t xml:space="preserve">Informed </w:t>
            </w:r>
          </w:p>
        </w:tc>
        <w:tc>
          <w:tcPr>
            <w:tcW w:w="3272" w:type="pct"/>
          </w:tcPr>
          <w:p w14:paraId="7D2DE8D2" w14:textId="77777777" w:rsidR="00372D00" w:rsidRDefault="00372D00">
            <w:pPr>
              <w:spacing w:before="120" w:after="120"/>
            </w:pPr>
            <w:r>
              <w:t>Receive the output of activity</w:t>
            </w:r>
          </w:p>
        </w:tc>
      </w:tr>
    </w:tbl>
    <w:p w14:paraId="263E1DED" w14:textId="77777777" w:rsidR="00372D00" w:rsidRDefault="00372D00" w:rsidP="00372D00">
      <w:pPr>
        <w:rPr>
          <w:lang w:eastAsia="en-AU"/>
        </w:rPr>
      </w:pPr>
    </w:p>
    <w:p w14:paraId="1D70DAA4" w14:textId="77777777" w:rsidR="00372D00" w:rsidRPr="00372D00" w:rsidRDefault="00372D00" w:rsidP="00372D00">
      <w:pPr>
        <w:rPr>
          <w:lang w:eastAsia="en-AU"/>
        </w:rPr>
      </w:pPr>
    </w:p>
    <w:tbl>
      <w:tblPr>
        <w:tblW w:w="5000" w:type="pct"/>
        <w:tblBorders>
          <w:insideH w:val="single" w:sz="4" w:space="0" w:color="D0CECE" w:themeColor="background2" w:themeShade="E6"/>
        </w:tblBorders>
        <w:tblCellMar>
          <w:top w:w="113" w:type="dxa"/>
          <w:left w:w="113" w:type="dxa"/>
          <w:bottom w:w="113" w:type="dxa"/>
          <w:right w:w="113" w:type="dxa"/>
        </w:tblCellMar>
        <w:tblLook w:val="04A0" w:firstRow="1" w:lastRow="0" w:firstColumn="1" w:lastColumn="0" w:noHBand="0" w:noVBand="1"/>
      </w:tblPr>
      <w:tblGrid>
        <w:gridCol w:w="4537"/>
        <w:gridCol w:w="2271"/>
        <w:gridCol w:w="2212"/>
      </w:tblGrid>
      <w:tr w:rsidR="009F6990" w:rsidRPr="001048BA" w14:paraId="2193921B" w14:textId="798CBF66" w:rsidTr="00F46D6D">
        <w:tc>
          <w:tcPr>
            <w:tcW w:w="2515" w:type="pct"/>
            <w:shd w:val="clear" w:color="auto" w:fill="0070C0"/>
            <w:tcMar>
              <w:top w:w="45" w:type="dxa"/>
              <w:left w:w="0" w:type="dxa"/>
              <w:bottom w:w="45" w:type="dxa"/>
              <w:right w:w="0" w:type="dxa"/>
            </w:tcMar>
            <w:vAlign w:val="center"/>
            <w:hideMark/>
          </w:tcPr>
          <w:p w14:paraId="0DB6787D" w14:textId="281DF9B3" w:rsidR="009F6990" w:rsidRPr="001B2BAA" w:rsidRDefault="00885B2F" w:rsidP="006B1BB4">
            <w:pPr>
              <w:spacing w:before="0" w:after="0" w:line="278" w:lineRule="auto"/>
              <w:ind w:left="113"/>
              <w:jc w:val="left"/>
              <w:rPr>
                <w:color w:val="FFFFFF" w:themeColor="background1"/>
              </w:rPr>
            </w:pPr>
            <w:r w:rsidRPr="001B2BAA">
              <w:rPr>
                <w:b/>
                <w:color w:val="FFFFFF" w:themeColor="background1"/>
              </w:rPr>
              <w:t>Activities</w:t>
            </w:r>
          </w:p>
        </w:tc>
        <w:tc>
          <w:tcPr>
            <w:tcW w:w="1259" w:type="pct"/>
            <w:shd w:val="clear" w:color="auto" w:fill="0070C0"/>
            <w:tcMar>
              <w:top w:w="45" w:type="dxa"/>
              <w:left w:w="0" w:type="dxa"/>
              <w:bottom w:w="45" w:type="dxa"/>
              <w:right w:w="0" w:type="dxa"/>
            </w:tcMar>
            <w:vAlign w:val="center"/>
            <w:hideMark/>
          </w:tcPr>
          <w:p w14:paraId="2C38FECC" w14:textId="6E109FE1" w:rsidR="009F6990" w:rsidRPr="001B2BAA" w:rsidRDefault="009F6990" w:rsidP="00DE6E95">
            <w:pPr>
              <w:spacing w:before="0" w:after="0" w:line="278" w:lineRule="auto"/>
              <w:ind w:left="113"/>
              <w:jc w:val="center"/>
              <w:rPr>
                <w:color w:val="FFFFFF" w:themeColor="background1"/>
              </w:rPr>
            </w:pPr>
            <w:r w:rsidRPr="001B2BAA">
              <w:rPr>
                <w:b/>
                <w:color w:val="FFFFFF" w:themeColor="background1"/>
              </w:rPr>
              <w:t>Capgemini</w:t>
            </w:r>
          </w:p>
        </w:tc>
        <w:tc>
          <w:tcPr>
            <w:tcW w:w="1226" w:type="pct"/>
            <w:shd w:val="clear" w:color="auto" w:fill="0070C0"/>
            <w:vAlign w:val="center"/>
          </w:tcPr>
          <w:p w14:paraId="2797AB5C" w14:textId="4199E7F7" w:rsidR="009F6990" w:rsidRPr="001B2BAA" w:rsidRDefault="009F6990" w:rsidP="00DE6E95">
            <w:pPr>
              <w:spacing w:before="0" w:after="0" w:line="278" w:lineRule="auto"/>
              <w:ind w:left="113"/>
              <w:jc w:val="center"/>
              <w:rPr>
                <w:b/>
                <w:color w:val="FFFFFF" w:themeColor="background1"/>
              </w:rPr>
            </w:pPr>
            <w:r w:rsidRPr="001B2BAA">
              <w:rPr>
                <w:b/>
                <w:color w:val="FFFFFF" w:themeColor="background1"/>
              </w:rPr>
              <w:t>TFF</w:t>
            </w:r>
          </w:p>
        </w:tc>
      </w:tr>
      <w:tr w:rsidR="009F6990" w:rsidRPr="001048BA" w14:paraId="76AD672B" w14:textId="73CFD058" w:rsidTr="00F46D6D">
        <w:tc>
          <w:tcPr>
            <w:tcW w:w="2515" w:type="pct"/>
            <w:tcMar>
              <w:top w:w="45" w:type="dxa"/>
              <w:left w:w="0" w:type="dxa"/>
              <w:bottom w:w="45" w:type="dxa"/>
              <w:right w:w="0" w:type="dxa"/>
            </w:tcMar>
            <w:vAlign w:val="center"/>
            <w:hideMark/>
          </w:tcPr>
          <w:p w14:paraId="3558DFEA" w14:textId="32EC8E0E" w:rsidR="009F6990" w:rsidRPr="001048BA" w:rsidRDefault="009F6990" w:rsidP="006B1BB4">
            <w:pPr>
              <w:spacing w:before="0" w:after="0" w:line="278" w:lineRule="auto"/>
              <w:ind w:left="113"/>
              <w:jc w:val="left"/>
            </w:pPr>
            <w:r w:rsidRPr="001048BA">
              <w:t xml:space="preserve">Decommissioning </w:t>
            </w:r>
            <w:r w:rsidR="005F05EE" w:rsidRPr="005F05EE">
              <w:t xml:space="preserve">support </w:t>
            </w:r>
            <w:r w:rsidRPr="001048BA">
              <w:t>strategy and plan</w:t>
            </w:r>
          </w:p>
        </w:tc>
        <w:tc>
          <w:tcPr>
            <w:tcW w:w="1259" w:type="pct"/>
            <w:tcMar>
              <w:top w:w="45" w:type="dxa"/>
              <w:left w:w="0" w:type="dxa"/>
              <w:bottom w:w="45" w:type="dxa"/>
              <w:right w:w="0" w:type="dxa"/>
            </w:tcMar>
            <w:vAlign w:val="center"/>
            <w:hideMark/>
          </w:tcPr>
          <w:p w14:paraId="2D92E023" w14:textId="58E4D5FB" w:rsidR="009F6990" w:rsidRPr="001048BA" w:rsidRDefault="00F67A7E" w:rsidP="00DE6E95">
            <w:pPr>
              <w:spacing w:before="0" w:after="0" w:line="278" w:lineRule="auto"/>
              <w:ind w:left="113"/>
              <w:jc w:val="center"/>
            </w:pPr>
            <w:r>
              <w:t>C</w:t>
            </w:r>
          </w:p>
        </w:tc>
        <w:tc>
          <w:tcPr>
            <w:tcW w:w="1226" w:type="pct"/>
            <w:vAlign w:val="center"/>
          </w:tcPr>
          <w:p w14:paraId="0678C1DC" w14:textId="3EC0298B" w:rsidR="009F6990" w:rsidRPr="001048BA" w:rsidRDefault="009F6990" w:rsidP="00DE6E95">
            <w:pPr>
              <w:spacing w:before="0" w:after="0" w:line="278" w:lineRule="auto"/>
              <w:jc w:val="center"/>
            </w:pPr>
            <w:r w:rsidRPr="001048BA">
              <w:t>A</w:t>
            </w:r>
            <w:r w:rsidR="00F67A7E">
              <w:t>, R</w:t>
            </w:r>
          </w:p>
        </w:tc>
      </w:tr>
      <w:tr w:rsidR="009F6990" w:rsidRPr="001048BA" w14:paraId="35A69726" w14:textId="02479DF9" w:rsidTr="00F46D6D">
        <w:tc>
          <w:tcPr>
            <w:tcW w:w="2515" w:type="pct"/>
            <w:tcMar>
              <w:top w:w="45" w:type="dxa"/>
              <w:left w:w="0" w:type="dxa"/>
              <w:bottom w:w="45" w:type="dxa"/>
              <w:right w:w="0" w:type="dxa"/>
            </w:tcMar>
            <w:vAlign w:val="center"/>
            <w:hideMark/>
          </w:tcPr>
          <w:p w14:paraId="755BCF42" w14:textId="4018FA61" w:rsidR="009F6990" w:rsidRPr="001048BA" w:rsidRDefault="009F6990" w:rsidP="006B1BB4">
            <w:pPr>
              <w:spacing w:before="0" w:after="0" w:line="278" w:lineRule="auto"/>
              <w:ind w:left="113"/>
              <w:jc w:val="left"/>
            </w:pPr>
            <w:r w:rsidRPr="001048BA">
              <w:t>Dependency matrix</w:t>
            </w:r>
          </w:p>
        </w:tc>
        <w:tc>
          <w:tcPr>
            <w:tcW w:w="1259" w:type="pct"/>
            <w:tcMar>
              <w:top w:w="45" w:type="dxa"/>
              <w:left w:w="0" w:type="dxa"/>
              <w:bottom w:w="45" w:type="dxa"/>
              <w:right w:w="0" w:type="dxa"/>
            </w:tcMar>
            <w:vAlign w:val="center"/>
            <w:hideMark/>
          </w:tcPr>
          <w:p w14:paraId="5E2B13E1" w14:textId="1E5B09A9" w:rsidR="009F6990" w:rsidRPr="001048BA" w:rsidRDefault="00F67A7E" w:rsidP="00DE6E95">
            <w:pPr>
              <w:spacing w:before="0" w:after="0" w:line="278" w:lineRule="auto"/>
              <w:ind w:left="113"/>
              <w:jc w:val="center"/>
            </w:pPr>
            <w:r>
              <w:t>C</w:t>
            </w:r>
          </w:p>
        </w:tc>
        <w:tc>
          <w:tcPr>
            <w:tcW w:w="1226" w:type="pct"/>
            <w:vAlign w:val="center"/>
          </w:tcPr>
          <w:p w14:paraId="1083FC9A" w14:textId="6262B4C1" w:rsidR="009F6990" w:rsidRPr="001048BA" w:rsidRDefault="00F67A7E" w:rsidP="00DE6E95">
            <w:pPr>
              <w:spacing w:before="0" w:after="0" w:line="278" w:lineRule="auto"/>
              <w:jc w:val="center"/>
            </w:pPr>
            <w:r>
              <w:t>A</w:t>
            </w:r>
            <w:r w:rsidR="00893E1A">
              <w:t>, R</w:t>
            </w:r>
          </w:p>
        </w:tc>
      </w:tr>
      <w:tr w:rsidR="009F6990" w:rsidRPr="001048BA" w14:paraId="043D0939" w14:textId="644F605C" w:rsidTr="00F46D6D">
        <w:tc>
          <w:tcPr>
            <w:tcW w:w="2515" w:type="pct"/>
            <w:tcMar>
              <w:top w:w="45" w:type="dxa"/>
              <w:left w:w="0" w:type="dxa"/>
              <w:bottom w:w="45" w:type="dxa"/>
              <w:right w:w="0" w:type="dxa"/>
            </w:tcMar>
            <w:vAlign w:val="center"/>
            <w:hideMark/>
          </w:tcPr>
          <w:p w14:paraId="530162AC" w14:textId="107D0744" w:rsidR="009F6990" w:rsidRPr="001048BA" w:rsidRDefault="009F6990" w:rsidP="006B1BB4">
            <w:pPr>
              <w:spacing w:before="0" w:after="0" w:line="278" w:lineRule="auto"/>
              <w:ind w:left="113"/>
              <w:jc w:val="left"/>
            </w:pPr>
            <w:r w:rsidRPr="001048BA">
              <w:t xml:space="preserve">Data archival and retention </w:t>
            </w:r>
            <w:r w:rsidR="005F05EE" w:rsidRPr="005F05EE">
              <w:t>planning inputs</w:t>
            </w:r>
          </w:p>
        </w:tc>
        <w:tc>
          <w:tcPr>
            <w:tcW w:w="1259" w:type="pct"/>
            <w:tcMar>
              <w:top w:w="45" w:type="dxa"/>
              <w:left w:w="0" w:type="dxa"/>
              <w:bottom w:w="45" w:type="dxa"/>
              <w:right w:w="0" w:type="dxa"/>
            </w:tcMar>
            <w:vAlign w:val="center"/>
            <w:hideMark/>
          </w:tcPr>
          <w:p w14:paraId="77334077" w14:textId="4D609B33" w:rsidR="009F6990" w:rsidRPr="001048BA" w:rsidRDefault="00CD35F6" w:rsidP="00DE6E95">
            <w:pPr>
              <w:spacing w:before="0" w:after="0" w:line="278" w:lineRule="auto"/>
              <w:ind w:left="113"/>
              <w:jc w:val="center"/>
            </w:pPr>
            <w:r>
              <w:t>C</w:t>
            </w:r>
          </w:p>
        </w:tc>
        <w:tc>
          <w:tcPr>
            <w:tcW w:w="1226" w:type="pct"/>
            <w:vAlign w:val="center"/>
          </w:tcPr>
          <w:p w14:paraId="54309CCF" w14:textId="6E63EF93" w:rsidR="009F6990" w:rsidRPr="001048BA" w:rsidRDefault="00E1603C" w:rsidP="00DE6E95">
            <w:pPr>
              <w:spacing w:before="0" w:after="0" w:line="278" w:lineRule="auto"/>
              <w:jc w:val="center"/>
            </w:pPr>
            <w:r>
              <w:t>A</w:t>
            </w:r>
            <w:r w:rsidR="00355BFF">
              <w:t>, R</w:t>
            </w:r>
          </w:p>
        </w:tc>
      </w:tr>
      <w:tr w:rsidR="00FD768A" w:rsidRPr="001048BA" w14:paraId="21E559A6" w14:textId="77777777" w:rsidTr="00F46D6D">
        <w:tc>
          <w:tcPr>
            <w:tcW w:w="2515" w:type="pct"/>
            <w:tcMar>
              <w:top w:w="45" w:type="dxa"/>
              <w:left w:w="0" w:type="dxa"/>
              <w:bottom w:w="45" w:type="dxa"/>
              <w:right w:w="0" w:type="dxa"/>
            </w:tcMar>
            <w:vAlign w:val="center"/>
          </w:tcPr>
          <w:p w14:paraId="005134B0" w14:textId="65FFB97E" w:rsidR="00FD768A" w:rsidRPr="001048BA" w:rsidRDefault="00FD768A" w:rsidP="006B1BB4">
            <w:pPr>
              <w:spacing w:before="0" w:after="0" w:line="278" w:lineRule="auto"/>
              <w:ind w:left="113"/>
              <w:jc w:val="left"/>
            </w:pPr>
            <w:r w:rsidRPr="001048BA">
              <w:t>Readiness criteria</w:t>
            </w:r>
            <w:r w:rsidR="00B103BB">
              <w:t xml:space="preserve"> checklist</w:t>
            </w:r>
          </w:p>
        </w:tc>
        <w:tc>
          <w:tcPr>
            <w:tcW w:w="1259" w:type="pct"/>
            <w:tcMar>
              <w:top w:w="45" w:type="dxa"/>
              <w:left w:w="0" w:type="dxa"/>
              <w:bottom w:w="45" w:type="dxa"/>
              <w:right w:w="0" w:type="dxa"/>
            </w:tcMar>
            <w:vAlign w:val="center"/>
          </w:tcPr>
          <w:p w14:paraId="465EFE28" w14:textId="59F85573" w:rsidR="00FD768A" w:rsidRPr="001048BA" w:rsidRDefault="00FD768A" w:rsidP="00DE6E95">
            <w:pPr>
              <w:spacing w:before="0" w:after="0" w:line="278" w:lineRule="auto"/>
              <w:ind w:left="113"/>
              <w:jc w:val="center"/>
            </w:pPr>
            <w:r w:rsidRPr="001048BA">
              <w:t>C</w:t>
            </w:r>
          </w:p>
        </w:tc>
        <w:tc>
          <w:tcPr>
            <w:tcW w:w="1226" w:type="pct"/>
            <w:vAlign w:val="center"/>
          </w:tcPr>
          <w:p w14:paraId="4549238B" w14:textId="2CAB6522" w:rsidR="00FD768A" w:rsidRPr="001048BA" w:rsidRDefault="00FD768A" w:rsidP="00DE6E95">
            <w:pPr>
              <w:spacing w:before="0" w:after="0" w:line="278" w:lineRule="auto"/>
              <w:jc w:val="center"/>
            </w:pPr>
            <w:r w:rsidRPr="001048BA">
              <w:t>A, R</w:t>
            </w:r>
          </w:p>
        </w:tc>
      </w:tr>
      <w:tr w:rsidR="009F6990" w:rsidRPr="001048BA" w14:paraId="69034DB7" w14:textId="1A8BF90E" w:rsidTr="00F46D6D">
        <w:tc>
          <w:tcPr>
            <w:tcW w:w="2515" w:type="pct"/>
            <w:tcMar>
              <w:top w:w="45" w:type="dxa"/>
              <w:left w:w="0" w:type="dxa"/>
              <w:bottom w:w="45" w:type="dxa"/>
              <w:right w:w="0" w:type="dxa"/>
            </w:tcMar>
            <w:vAlign w:val="center"/>
            <w:hideMark/>
          </w:tcPr>
          <w:p w14:paraId="34978A14" w14:textId="32E72445" w:rsidR="009F6990" w:rsidRPr="001048BA" w:rsidRDefault="009F6990" w:rsidP="006B1BB4">
            <w:pPr>
              <w:spacing w:before="0" w:after="0" w:line="278" w:lineRule="auto"/>
              <w:ind w:left="113"/>
              <w:jc w:val="left"/>
            </w:pPr>
            <w:r w:rsidRPr="001048BA">
              <w:t>Readiness evidence</w:t>
            </w:r>
            <w:r w:rsidR="00893E1A">
              <w:t xml:space="preserve"> gathering</w:t>
            </w:r>
          </w:p>
        </w:tc>
        <w:tc>
          <w:tcPr>
            <w:tcW w:w="1259" w:type="pct"/>
            <w:tcMar>
              <w:top w:w="45" w:type="dxa"/>
              <w:left w:w="0" w:type="dxa"/>
              <w:bottom w:w="45" w:type="dxa"/>
              <w:right w:w="0" w:type="dxa"/>
            </w:tcMar>
            <w:vAlign w:val="center"/>
            <w:hideMark/>
          </w:tcPr>
          <w:p w14:paraId="3498E7D9" w14:textId="60D6BF03" w:rsidR="009F6990" w:rsidRPr="001048BA" w:rsidRDefault="00E2065D" w:rsidP="00DE6E95">
            <w:pPr>
              <w:spacing w:before="0" w:after="0" w:line="278" w:lineRule="auto"/>
              <w:ind w:left="113"/>
              <w:jc w:val="center"/>
            </w:pPr>
            <w:r>
              <w:t xml:space="preserve">R, </w:t>
            </w:r>
            <w:r w:rsidR="00893E1A">
              <w:t>C</w:t>
            </w:r>
          </w:p>
        </w:tc>
        <w:tc>
          <w:tcPr>
            <w:tcW w:w="1226" w:type="pct"/>
            <w:vAlign w:val="center"/>
          </w:tcPr>
          <w:p w14:paraId="06DE4E3A" w14:textId="0039291D" w:rsidR="009F6990" w:rsidRPr="001048BA" w:rsidRDefault="00893E1A" w:rsidP="00DE6E95">
            <w:pPr>
              <w:spacing w:before="0" w:after="0" w:line="278" w:lineRule="auto"/>
              <w:jc w:val="center"/>
            </w:pPr>
            <w:r>
              <w:t>A</w:t>
            </w:r>
          </w:p>
        </w:tc>
      </w:tr>
      <w:tr w:rsidR="009F6990" w:rsidRPr="001048BA" w14:paraId="6FA8F6E8" w14:textId="12CDF5AF" w:rsidTr="00F46D6D">
        <w:tc>
          <w:tcPr>
            <w:tcW w:w="2515" w:type="pct"/>
            <w:tcMar>
              <w:top w:w="45" w:type="dxa"/>
              <w:left w:w="0" w:type="dxa"/>
              <w:bottom w:w="45" w:type="dxa"/>
              <w:right w:w="0" w:type="dxa"/>
            </w:tcMar>
            <w:vAlign w:val="center"/>
            <w:hideMark/>
          </w:tcPr>
          <w:p w14:paraId="3EC9562C" w14:textId="5F6E6C46" w:rsidR="009F6990" w:rsidRPr="001048BA" w:rsidRDefault="009F6990" w:rsidP="006B1BB4">
            <w:pPr>
              <w:spacing w:before="0" w:after="0" w:line="278" w:lineRule="auto"/>
              <w:ind w:left="113"/>
              <w:jc w:val="left"/>
            </w:pPr>
            <w:r w:rsidRPr="001048BA">
              <w:t xml:space="preserve">Cutover alignment and rollback </w:t>
            </w:r>
            <w:r w:rsidR="00EF56AA">
              <w:t>planning inputs</w:t>
            </w:r>
          </w:p>
        </w:tc>
        <w:tc>
          <w:tcPr>
            <w:tcW w:w="1259" w:type="pct"/>
            <w:tcMar>
              <w:top w:w="45" w:type="dxa"/>
              <w:left w:w="0" w:type="dxa"/>
              <w:bottom w:w="45" w:type="dxa"/>
              <w:right w:w="0" w:type="dxa"/>
            </w:tcMar>
            <w:vAlign w:val="center"/>
            <w:hideMark/>
          </w:tcPr>
          <w:p w14:paraId="4CFBB704" w14:textId="037C8EC8" w:rsidR="009F6990" w:rsidRPr="001048BA" w:rsidRDefault="00E2065D" w:rsidP="00DE6E95">
            <w:pPr>
              <w:spacing w:before="0" w:after="0" w:line="278" w:lineRule="auto"/>
              <w:ind w:left="113"/>
              <w:jc w:val="center"/>
            </w:pPr>
            <w:r>
              <w:t xml:space="preserve">R, </w:t>
            </w:r>
            <w:r w:rsidR="00893E1A">
              <w:t>C</w:t>
            </w:r>
          </w:p>
        </w:tc>
        <w:tc>
          <w:tcPr>
            <w:tcW w:w="1226" w:type="pct"/>
            <w:vAlign w:val="center"/>
          </w:tcPr>
          <w:p w14:paraId="0256F2A0" w14:textId="70EFF8B6" w:rsidR="009F6990" w:rsidRPr="001048BA" w:rsidRDefault="00CD35F6" w:rsidP="00DE6E95">
            <w:pPr>
              <w:spacing w:before="0" w:after="0" w:line="278" w:lineRule="auto"/>
              <w:jc w:val="center"/>
            </w:pPr>
            <w:r>
              <w:t>A</w:t>
            </w:r>
          </w:p>
        </w:tc>
      </w:tr>
      <w:tr w:rsidR="009F6990" w:rsidRPr="001048BA" w14:paraId="65C06240" w14:textId="65C03D39" w:rsidTr="00F46D6D">
        <w:tc>
          <w:tcPr>
            <w:tcW w:w="2515" w:type="pct"/>
            <w:tcMar>
              <w:top w:w="45" w:type="dxa"/>
              <w:left w:w="0" w:type="dxa"/>
              <w:bottom w:w="45" w:type="dxa"/>
              <w:right w:w="0" w:type="dxa"/>
            </w:tcMar>
            <w:vAlign w:val="center"/>
            <w:hideMark/>
          </w:tcPr>
          <w:p w14:paraId="4015160C" w14:textId="70E71953" w:rsidR="009F6990" w:rsidRPr="001048BA" w:rsidRDefault="009F6990" w:rsidP="006B1BB4">
            <w:pPr>
              <w:spacing w:before="0" w:after="0" w:line="278" w:lineRule="auto"/>
              <w:ind w:left="113"/>
              <w:jc w:val="left"/>
            </w:pPr>
            <w:r w:rsidRPr="001048BA">
              <w:t>Final system shutdown / disabling legacy platforms</w:t>
            </w:r>
            <w:r w:rsidR="00EF56AA" w:rsidRPr="00EF56AA">
              <w:t xml:space="preserve"> — TFF execution</w:t>
            </w:r>
          </w:p>
        </w:tc>
        <w:tc>
          <w:tcPr>
            <w:tcW w:w="1259" w:type="pct"/>
            <w:tcMar>
              <w:top w:w="45" w:type="dxa"/>
              <w:left w:w="0" w:type="dxa"/>
              <w:bottom w:w="45" w:type="dxa"/>
              <w:right w:w="0" w:type="dxa"/>
            </w:tcMar>
            <w:vAlign w:val="center"/>
            <w:hideMark/>
          </w:tcPr>
          <w:p w14:paraId="03FB9644" w14:textId="187D7B44" w:rsidR="009F6990" w:rsidRPr="001048BA" w:rsidRDefault="00862054" w:rsidP="00DE6E95">
            <w:pPr>
              <w:spacing w:before="0" w:after="0" w:line="278" w:lineRule="auto"/>
              <w:ind w:left="113"/>
              <w:jc w:val="center"/>
            </w:pPr>
            <w:r w:rsidRPr="001048BA">
              <w:t>C</w:t>
            </w:r>
          </w:p>
        </w:tc>
        <w:tc>
          <w:tcPr>
            <w:tcW w:w="1226" w:type="pct"/>
            <w:vAlign w:val="center"/>
          </w:tcPr>
          <w:p w14:paraId="1AF9AC1F" w14:textId="043EC037" w:rsidR="009F6990" w:rsidRPr="001048BA" w:rsidRDefault="00862054" w:rsidP="00DE6E95">
            <w:pPr>
              <w:spacing w:before="0" w:after="0" w:line="278" w:lineRule="auto"/>
              <w:jc w:val="center"/>
            </w:pPr>
            <w:r w:rsidRPr="001048BA">
              <w:t>A, R</w:t>
            </w:r>
          </w:p>
        </w:tc>
      </w:tr>
      <w:tr w:rsidR="009F6990" w:rsidRPr="001048BA" w14:paraId="36D966B4" w14:textId="4FA63223" w:rsidTr="00F46D6D">
        <w:tc>
          <w:tcPr>
            <w:tcW w:w="2515" w:type="pct"/>
            <w:tcBorders>
              <w:bottom w:val="single" w:sz="4" w:space="0" w:color="D0CECE" w:themeColor="background2" w:themeShade="E6"/>
            </w:tcBorders>
            <w:tcMar>
              <w:top w:w="45" w:type="dxa"/>
              <w:left w:w="0" w:type="dxa"/>
              <w:bottom w:w="45" w:type="dxa"/>
              <w:right w:w="0" w:type="dxa"/>
            </w:tcMar>
            <w:vAlign w:val="center"/>
            <w:hideMark/>
          </w:tcPr>
          <w:p w14:paraId="20863041" w14:textId="026E3CBD" w:rsidR="009F6990" w:rsidRPr="001048BA" w:rsidRDefault="009F6990" w:rsidP="006B1BB4">
            <w:pPr>
              <w:spacing w:before="0" w:after="0" w:line="278" w:lineRule="auto"/>
              <w:ind w:left="113"/>
              <w:jc w:val="left"/>
            </w:pPr>
            <w:r w:rsidRPr="001048BA">
              <w:t>Vendor-led retirement activities for legacy systems</w:t>
            </w:r>
            <w:r w:rsidR="00EF56AA" w:rsidRPr="00EF56AA">
              <w:t xml:space="preserve"> — TFF/vendor execution</w:t>
            </w:r>
          </w:p>
        </w:tc>
        <w:tc>
          <w:tcPr>
            <w:tcW w:w="1259" w:type="pct"/>
            <w:tcBorders>
              <w:bottom w:val="single" w:sz="4" w:space="0" w:color="D0CECE" w:themeColor="background2" w:themeShade="E6"/>
            </w:tcBorders>
            <w:tcMar>
              <w:top w:w="45" w:type="dxa"/>
              <w:left w:w="0" w:type="dxa"/>
              <w:bottom w:w="45" w:type="dxa"/>
              <w:right w:w="0" w:type="dxa"/>
            </w:tcMar>
            <w:vAlign w:val="center"/>
            <w:hideMark/>
          </w:tcPr>
          <w:p w14:paraId="56F602E1" w14:textId="20EE9E1F" w:rsidR="009F6990" w:rsidRPr="001048BA" w:rsidRDefault="00862054" w:rsidP="00DE6E95">
            <w:pPr>
              <w:spacing w:before="0" w:after="0" w:line="278" w:lineRule="auto"/>
              <w:ind w:left="113"/>
              <w:jc w:val="center"/>
            </w:pPr>
            <w:r w:rsidRPr="001048BA">
              <w:t>C</w:t>
            </w:r>
          </w:p>
        </w:tc>
        <w:tc>
          <w:tcPr>
            <w:tcW w:w="1226" w:type="pct"/>
            <w:tcBorders>
              <w:bottom w:val="single" w:sz="4" w:space="0" w:color="D0CECE" w:themeColor="background2" w:themeShade="E6"/>
            </w:tcBorders>
            <w:vAlign w:val="center"/>
          </w:tcPr>
          <w:p w14:paraId="35DE506B" w14:textId="51FB0F32" w:rsidR="009F6990" w:rsidRPr="001048BA" w:rsidRDefault="00862054" w:rsidP="00DE6E95">
            <w:pPr>
              <w:spacing w:before="0" w:after="0" w:line="278" w:lineRule="auto"/>
              <w:jc w:val="center"/>
            </w:pPr>
            <w:r w:rsidRPr="001048BA">
              <w:t>A, R</w:t>
            </w:r>
          </w:p>
        </w:tc>
      </w:tr>
      <w:tr w:rsidR="009F6990" w:rsidRPr="001048BA" w14:paraId="105CBEE5" w14:textId="6CB36DE2" w:rsidTr="00F46D6D">
        <w:tc>
          <w:tcPr>
            <w:tcW w:w="2515" w:type="pct"/>
            <w:tcBorders>
              <w:top w:val="single" w:sz="4" w:space="0" w:color="D0CECE" w:themeColor="background2" w:themeShade="E6"/>
              <w:bottom w:val="single" w:sz="4" w:space="0" w:color="D0CECE" w:themeColor="background2" w:themeShade="E6"/>
            </w:tcBorders>
            <w:tcMar>
              <w:top w:w="45" w:type="dxa"/>
              <w:left w:w="0" w:type="dxa"/>
              <w:bottom w:w="45" w:type="dxa"/>
              <w:right w:w="0" w:type="dxa"/>
            </w:tcMar>
            <w:vAlign w:val="center"/>
            <w:hideMark/>
          </w:tcPr>
          <w:p w14:paraId="4D45CF9F" w14:textId="652CE65A" w:rsidR="009F6990" w:rsidRPr="001048BA" w:rsidRDefault="009F6990" w:rsidP="006B1BB4">
            <w:pPr>
              <w:spacing w:before="0" w:after="0" w:line="278" w:lineRule="auto"/>
              <w:ind w:left="113"/>
              <w:jc w:val="left"/>
            </w:pPr>
            <w:r w:rsidRPr="001048BA">
              <w:t xml:space="preserve">Decommissioning of </w:t>
            </w:r>
            <w:r w:rsidR="00213D54" w:rsidRPr="00213D54">
              <w:t xml:space="preserve">non-Capgemini </w:t>
            </w:r>
            <w:r w:rsidRPr="001048BA">
              <w:t xml:space="preserve">integration components </w:t>
            </w:r>
            <w:r w:rsidR="00213D54" w:rsidRPr="00213D54">
              <w:t>— TFF/vendor execution</w:t>
            </w:r>
          </w:p>
        </w:tc>
        <w:tc>
          <w:tcPr>
            <w:tcW w:w="1259" w:type="pct"/>
            <w:tcBorders>
              <w:top w:val="single" w:sz="4" w:space="0" w:color="D0CECE" w:themeColor="background2" w:themeShade="E6"/>
              <w:bottom w:val="single" w:sz="4" w:space="0" w:color="D0CECE" w:themeColor="background2" w:themeShade="E6"/>
            </w:tcBorders>
            <w:tcMar>
              <w:top w:w="45" w:type="dxa"/>
              <w:left w:w="0" w:type="dxa"/>
              <w:bottom w:w="45" w:type="dxa"/>
              <w:right w:w="0" w:type="dxa"/>
            </w:tcMar>
            <w:vAlign w:val="center"/>
            <w:hideMark/>
          </w:tcPr>
          <w:p w14:paraId="0A3AE480" w14:textId="7D34CA7F" w:rsidR="009F6990" w:rsidRPr="001048BA" w:rsidRDefault="00885B2F" w:rsidP="00DE6E95">
            <w:pPr>
              <w:spacing w:before="0" w:after="0" w:line="278" w:lineRule="auto"/>
              <w:ind w:left="113"/>
              <w:jc w:val="center"/>
            </w:pPr>
            <w:r w:rsidRPr="001048BA">
              <w:t>C</w:t>
            </w:r>
          </w:p>
        </w:tc>
        <w:tc>
          <w:tcPr>
            <w:tcW w:w="1226" w:type="pct"/>
            <w:tcBorders>
              <w:top w:val="single" w:sz="4" w:space="0" w:color="D0CECE" w:themeColor="background2" w:themeShade="E6"/>
              <w:bottom w:val="single" w:sz="4" w:space="0" w:color="D0CECE" w:themeColor="background2" w:themeShade="E6"/>
            </w:tcBorders>
            <w:vAlign w:val="center"/>
          </w:tcPr>
          <w:p w14:paraId="3A8B69E4" w14:textId="3AD0FCE8" w:rsidR="009F6990" w:rsidRPr="001048BA" w:rsidRDefault="00885B2F" w:rsidP="00DE6E95">
            <w:pPr>
              <w:spacing w:before="0" w:after="0" w:line="278" w:lineRule="auto"/>
              <w:jc w:val="center"/>
            </w:pPr>
            <w:r w:rsidRPr="001048BA">
              <w:t>A, R</w:t>
            </w:r>
          </w:p>
        </w:tc>
      </w:tr>
    </w:tbl>
    <w:p w14:paraId="1285A09F" w14:textId="77777777" w:rsidR="009F6990" w:rsidRPr="001048BA" w:rsidRDefault="009F6990" w:rsidP="007A3A5C">
      <w:pPr>
        <w:spacing w:before="0" w:after="160" w:line="278" w:lineRule="auto"/>
        <w:jc w:val="left"/>
      </w:pPr>
    </w:p>
    <w:p w14:paraId="7AB4E674" w14:textId="1BD28DFC" w:rsidR="00213D54" w:rsidRDefault="00213D54" w:rsidP="007A3A5C">
      <w:pPr>
        <w:spacing w:before="0" w:after="160" w:line="278" w:lineRule="auto"/>
        <w:jc w:val="left"/>
      </w:pPr>
      <w:r w:rsidRPr="00213D54">
        <w:t>For clarity, Capgemini’s role is limited to decommissioning support, planning inputs, dependency analysis and readiness evidence. Tuatahi remains accountable for all final decommissioning approvals, production changes, system shutdown and vendor-led retirement activities.</w:t>
      </w:r>
    </w:p>
    <w:p w14:paraId="1BD92738" w14:textId="77777777" w:rsidR="00213D54" w:rsidRPr="001048BA" w:rsidRDefault="00213D54" w:rsidP="007A3A5C">
      <w:pPr>
        <w:spacing w:before="0" w:after="160" w:line="278" w:lineRule="auto"/>
        <w:jc w:val="left"/>
      </w:pPr>
    </w:p>
    <w:p w14:paraId="77954CD5" w14:textId="1582E30B" w:rsidR="00B547AB" w:rsidRPr="001048BA" w:rsidRDefault="00B547AB" w:rsidP="00B547AB">
      <w:r w:rsidRPr="001048BA">
        <w:t>Data archival details are covered in detail in data migration</w:t>
      </w:r>
      <w:r w:rsidR="00DD0C74">
        <w:t xml:space="preserve"> </w:t>
      </w:r>
      <w:r w:rsidR="00DD0C74" w:rsidRPr="00EE35A6">
        <w:t xml:space="preserve">(Section </w:t>
      </w:r>
      <w:r w:rsidR="00EE35A6" w:rsidRPr="00EE35A6">
        <w:fldChar w:fldCharType="begin"/>
      </w:r>
      <w:r w:rsidR="00EE35A6" w:rsidRPr="00EE35A6">
        <w:instrText xml:space="preserve"> REF _Ref231202419 \r </w:instrText>
      </w:r>
      <w:r w:rsidR="00EE35A6">
        <w:instrText xml:space="preserve"> \* MERGEFORMAT </w:instrText>
      </w:r>
      <w:r w:rsidR="00EE35A6" w:rsidRPr="00EE35A6">
        <w:fldChar w:fldCharType="separate"/>
      </w:r>
      <w:r w:rsidR="00EE35A6" w:rsidRPr="00EE35A6">
        <w:t>6.5</w:t>
      </w:r>
      <w:r w:rsidR="00EE35A6" w:rsidRPr="00EE35A6">
        <w:fldChar w:fldCharType="end"/>
      </w:r>
      <w:r w:rsidR="00DD0C74" w:rsidRPr="00EE35A6">
        <w:t>)</w:t>
      </w:r>
      <w:r w:rsidRPr="001048BA">
        <w:t xml:space="preserve"> and 3-GIS work package section</w:t>
      </w:r>
    </w:p>
    <w:p w14:paraId="3C3CE6ED" w14:textId="77777777" w:rsidR="006A530E" w:rsidRPr="001048BA" w:rsidRDefault="006A530E" w:rsidP="00B547AB"/>
    <w:p w14:paraId="67CDFF72" w14:textId="77777777" w:rsidR="002C5FEA" w:rsidRPr="001048BA" w:rsidRDefault="002C5FEA" w:rsidP="002C5FEA">
      <w:pPr>
        <w:pStyle w:val="Heading2"/>
      </w:pPr>
      <w:bookmarkStart w:id="81" w:name="_Toc231251413"/>
      <w:bookmarkStart w:id="82" w:name="_Toc231276443"/>
      <w:r w:rsidRPr="001048BA">
        <w:t>Use of AI</w:t>
      </w:r>
      <w:bookmarkEnd w:id="81"/>
      <w:bookmarkEnd w:id="82"/>
    </w:p>
    <w:p w14:paraId="64CDA61B" w14:textId="77777777" w:rsidR="002C5FEA" w:rsidRPr="00004480" w:rsidRDefault="002C5FEA" w:rsidP="002C5FEA">
      <w:pPr>
        <w:tabs>
          <w:tab w:val="num" w:pos="1440"/>
        </w:tabs>
        <w:rPr>
          <w:lang w:eastAsia="en-AU"/>
        </w:rPr>
      </w:pPr>
      <w:r w:rsidRPr="00004480">
        <w:rPr>
          <w:lang w:eastAsia="en-AU"/>
        </w:rPr>
        <w:t>Gen AI accelerators have been solutioned across the program</w:t>
      </w:r>
      <w:r>
        <w:rPr>
          <w:lang w:eastAsia="en-AU"/>
        </w:rPr>
        <w:t>me</w:t>
      </w:r>
      <w:r w:rsidRPr="00004480">
        <w:rPr>
          <w:lang w:eastAsia="en-AU"/>
        </w:rPr>
        <w:t xml:space="preserve"> wherever appropriate, the different accelerators being planned are listed below:</w:t>
      </w:r>
    </w:p>
    <w:p w14:paraId="406A5704" w14:textId="77777777" w:rsidR="002C5FEA" w:rsidRPr="00004480" w:rsidRDefault="002C5FEA" w:rsidP="002C5FEA">
      <w:pPr>
        <w:tabs>
          <w:tab w:val="num" w:pos="1440"/>
        </w:tabs>
        <w:rPr>
          <w:lang w:eastAsia="en-AU"/>
        </w:rPr>
      </w:pPr>
    </w:p>
    <w:p w14:paraId="4A98FBEF" w14:textId="77777777" w:rsidR="002C5FEA" w:rsidRPr="00004480" w:rsidRDefault="002C5FEA" w:rsidP="00275D4E">
      <w:pPr>
        <w:numPr>
          <w:ilvl w:val="0"/>
          <w:numId w:val="151"/>
        </w:numPr>
        <w:tabs>
          <w:tab w:val="num" w:pos="1440"/>
        </w:tabs>
        <w:rPr>
          <w:b/>
          <w:lang w:eastAsia="en-AU"/>
        </w:rPr>
      </w:pPr>
      <w:r w:rsidRPr="00004480">
        <w:rPr>
          <w:b/>
          <w:lang w:eastAsia="en-AU"/>
        </w:rPr>
        <w:t xml:space="preserve">RSP Portal &amp; Integrations: </w:t>
      </w:r>
    </w:p>
    <w:p w14:paraId="6A05E49A" w14:textId="5BF80E73" w:rsidR="002C5FEA" w:rsidRPr="00004480" w:rsidRDefault="002C5FEA" w:rsidP="00275D4E">
      <w:pPr>
        <w:numPr>
          <w:ilvl w:val="1"/>
          <w:numId w:val="152"/>
        </w:numPr>
        <w:spacing w:before="120" w:after="120"/>
        <w:ind w:left="1094" w:hanging="357"/>
        <w:rPr>
          <w:lang w:eastAsia="en-AU"/>
        </w:rPr>
      </w:pPr>
      <w:r w:rsidRPr="00004480">
        <w:rPr>
          <w:lang w:eastAsia="en-AU"/>
        </w:rPr>
        <w:t xml:space="preserve">Github Copilot for Visual Studio/VS code will be used for efficiencies </w:t>
      </w:r>
      <w:r w:rsidR="00436688">
        <w:rPr>
          <w:lang w:eastAsia="en-AU"/>
        </w:rPr>
        <w:t xml:space="preserve">&amp; quality </w:t>
      </w:r>
      <w:r w:rsidRPr="00004480">
        <w:rPr>
          <w:lang w:eastAsia="en-AU"/>
        </w:rPr>
        <w:t>across</w:t>
      </w:r>
      <w:r w:rsidR="00C62E2F">
        <w:rPr>
          <w:lang w:eastAsia="en-AU"/>
        </w:rPr>
        <w:t xml:space="preserve"> below phases</w:t>
      </w:r>
      <w:r w:rsidRPr="00004480">
        <w:rPr>
          <w:lang w:eastAsia="en-AU"/>
        </w:rPr>
        <w:t>:</w:t>
      </w:r>
    </w:p>
    <w:p w14:paraId="7F1FCD8B" w14:textId="77777777" w:rsidR="002C5FEA" w:rsidRPr="00004480" w:rsidRDefault="002C5FEA" w:rsidP="00275D4E">
      <w:pPr>
        <w:numPr>
          <w:ilvl w:val="2"/>
          <w:numId w:val="153"/>
        </w:numPr>
        <w:spacing w:before="120" w:after="120"/>
        <w:ind w:left="1491" w:hanging="357"/>
        <w:rPr>
          <w:lang w:eastAsia="en-AU"/>
        </w:rPr>
      </w:pPr>
      <w:r w:rsidRPr="00004480">
        <w:rPr>
          <w:lang w:eastAsia="en-AU"/>
        </w:rPr>
        <w:t>Development</w:t>
      </w:r>
    </w:p>
    <w:p w14:paraId="021D5964" w14:textId="69F7438F" w:rsidR="002C5FEA" w:rsidRPr="00004480" w:rsidRDefault="002C5FEA" w:rsidP="00275D4E">
      <w:pPr>
        <w:numPr>
          <w:ilvl w:val="2"/>
          <w:numId w:val="153"/>
        </w:numPr>
        <w:spacing w:before="120" w:after="120"/>
        <w:ind w:left="1491" w:hanging="357"/>
        <w:rPr>
          <w:lang w:eastAsia="en-AU"/>
        </w:rPr>
      </w:pPr>
      <w:r w:rsidRPr="00004480">
        <w:rPr>
          <w:lang w:eastAsia="en-AU"/>
        </w:rPr>
        <w:t xml:space="preserve">Unit Test case and </w:t>
      </w:r>
      <w:r w:rsidR="00C62E2F">
        <w:rPr>
          <w:lang w:eastAsia="en-AU"/>
        </w:rPr>
        <w:t xml:space="preserve">draft </w:t>
      </w:r>
      <w:r w:rsidRPr="00004480">
        <w:rPr>
          <w:lang w:eastAsia="en-AU"/>
        </w:rPr>
        <w:t xml:space="preserve">design document generation </w:t>
      </w:r>
    </w:p>
    <w:p w14:paraId="3AFB099A" w14:textId="77777777" w:rsidR="002C5FEA" w:rsidRPr="00004480" w:rsidRDefault="002C5FEA" w:rsidP="00275D4E">
      <w:pPr>
        <w:numPr>
          <w:ilvl w:val="0"/>
          <w:numId w:val="154"/>
        </w:numPr>
        <w:spacing w:before="120" w:after="120"/>
        <w:rPr>
          <w:b/>
          <w:lang w:eastAsia="en-AU"/>
        </w:rPr>
      </w:pPr>
      <w:r w:rsidRPr="00004480">
        <w:rPr>
          <w:b/>
          <w:lang w:eastAsia="en-AU"/>
        </w:rPr>
        <w:t xml:space="preserve">Training </w:t>
      </w:r>
    </w:p>
    <w:p w14:paraId="4BAC1C3C" w14:textId="1263C651" w:rsidR="002C5FEA" w:rsidRPr="00004480" w:rsidRDefault="002C5FEA" w:rsidP="00275D4E">
      <w:pPr>
        <w:numPr>
          <w:ilvl w:val="1"/>
          <w:numId w:val="155"/>
        </w:numPr>
        <w:spacing w:before="120" w:after="120"/>
        <w:ind w:left="1094" w:hanging="357"/>
        <w:rPr>
          <w:lang w:eastAsia="en-AU"/>
        </w:rPr>
      </w:pPr>
      <w:r w:rsidRPr="00004480">
        <w:rPr>
          <w:lang w:eastAsia="en-AU"/>
        </w:rPr>
        <w:t>TNA &amp; Curriculum</w:t>
      </w:r>
      <w:r w:rsidR="00936935">
        <w:rPr>
          <w:lang w:eastAsia="en-AU"/>
        </w:rPr>
        <w:t xml:space="preserve"> -</w:t>
      </w:r>
      <w:r w:rsidRPr="00004480">
        <w:rPr>
          <w:lang w:eastAsia="en-AU"/>
        </w:rPr>
        <w:t xml:space="preserve"> Identifies skill gaps and dynamically refines role-based learning paths. </w:t>
      </w:r>
    </w:p>
    <w:p w14:paraId="24C3F8A0" w14:textId="77777777" w:rsidR="002C5FEA" w:rsidRPr="00004480" w:rsidRDefault="002C5FEA" w:rsidP="00275D4E">
      <w:pPr>
        <w:numPr>
          <w:ilvl w:val="1"/>
          <w:numId w:val="155"/>
        </w:numPr>
        <w:spacing w:before="120" w:after="120"/>
        <w:ind w:left="1094" w:hanging="357"/>
        <w:rPr>
          <w:lang w:eastAsia="en-AU"/>
        </w:rPr>
      </w:pPr>
      <w:r w:rsidRPr="00004480">
        <w:rPr>
          <w:lang w:eastAsia="en-AU"/>
        </w:rPr>
        <w:t>Training Materials: Rapidly generates and personalises content (guides, videos, QRGs).</w:t>
      </w:r>
    </w:p>
    <w:p w14:paraId="0D25C8E7" w14:textId="77777777" w:rsidR="002C5FEA" w:rsidRPr="00004480" w:rsidRDefault="002C5FEA" w:rsidP="00275D4E">
      <w:pPr>
        <w:numPr>
          <w:ilvl w:val="0"/>
          <w:numId w:val="156"/>
        </w:numPr>
        <w:spacing w:before="120" w:after="120"/>
        <w:rPr>
          <w:b/>
          <w:lang w:eastAsia="en-AU"/>
        </w:rPr>
      </w:pPr>
      <w:commentRangeStart w:id="83"/>
      <w:commentRangeStart w:id="84"/>
      <w:r w:rsidRPr="00004480">
        <w:rPr>
          <w:b/>
          <w:lang w:eastAsia="en-AU"/>
        </w:rPr>
        <w:t>Testing</w:t>
      </w:r>
      <w:commentRangeEnd w:id="83"/>
      <w:r w:rsidRPr="00004480">
        <w:rPr>
          <w:rStyle w:val="CommentReference"/>
          <w:rFonts w:cstheme="minorBidi"/>
          <w:b/>
          <w:sz w:val="20"/>
          <w:szCs w:val="24"/>
          <w:lang w:eastAsia="en-AU"/>
        </w:rPr>
        <w:commentReference w:id="83"/>
      </w:r>
      <w:commentRangeEnd w:id="84"/>
      <w:r w:rsidRPr="00004480">
        <w:rPr>
          <w:rStyle w:val="CommentReference"/>
          <w:rFonts w:cstheme="minorBidi"/>
          <w:b/>
          <w:sz w:val="20"/>
          <w:szCs w:val="24"/>
          <w:lang w:eastAsia="en-AU"/>
        </w:rPr>
        <w:commentReference w:id="84"/>
      </w:r>
    </w:p>
    <w:p w14:paraId="7D98F0EC" w14:textId="77777777" w:rsidR="002C5FEA" w:rsidRPr="001E28E3" w:rsidRDefault="002C5FEA" w:rsidP="00275D4E">
      <w:pPr>
        <w:numPr>
          <w:ilvl w:val="1"/>
          <w:numId w:val="155"/>
        </w:numPr>
        <w:spacing w:before="120" w:after="120"/>
        <w:ind w:left="1094" w:hanging="357"/>
        <w:rPr>
          <w:lang w:eastAsia="en-AU"/>
        </w:rPr>
      </w:pPr>
      <w:r w:rsidRPr="001E28E3">
        <w:rPr>
          <w:lang w:eastAsia="en-AU"/>
        </w:rPr>
        <w:t xml:space="preserve">GitHub Copilot will be leveraged during the test design phase </w:t>
      </w:r>
      <w:r>
        <w:rPr>
          <w:lang w:eastAsia="en-AU"/>
        </w:rPr>
        <w:t>SIT, E2E and UAT test cases</w:t>
      </w:r>
      <w:r w:rsidRPr="001E28E3">
        <w:rPr>
          <w:lang w:eastAsia="en-AU"/>
        </w:rPr>
        <w:t xml:space="preserve"> to improve efficiency and accelerate the creation of high-quality test cases.</w:t>
      </w:r>
    </w:p>
    <w:p w14:paraId="6E62EDC5" w14:textId="77777777" w:rsidR="007A3A5C" w:rsidRDefault="007A3A5C" w:rsidP="00862B4C">
      <w:pPr>
        <w:tabs>
          <w:tab w:val="left" w:pos="993"/>
        </w:tabs>
        <w:rPr>
          <w:b/>
        </w:rPr>
      </w:pPr>
    </w:p>
    <w:p w14:paraId="0460D204" w14:textId="5FD0C979" w:rsidR="00306CBD" w:rsidRDefault="002C5FEA" w:rsidP="00D34997">
      <w:pPr>
        <w:pStyle w:val="Heading2"/>
      </w:pPr>
      <w:bookmarkStart w:id="86" w:name="_Toc231251414"/>
      <w:bookmarkStart w:id="87" w:name="_Toc231276444"/>
      <w:r>
        <w:t xml:space="preserve">Key </w:t>
      </w:r>
      <w:r w:rsidR="00306CBD">
        <w:t>Assumptions</w:t>
      </w:r>
      <w:bookmarkEnd w:id="86"/>
      <w:bookmarkEnd w:id="87"/>
    </w:p>
    <w:tbl>
      <w:tblPr>
        <w:tblStyle w:val="TableGrid"/>
        <w:tblW w:w="9601"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CellMar>
          <w:top w:w="57" w:type="dxa"/>
          <w:bottom w:w="57" w:type="dxa"/>
        </w:tblCellMar>
        <w:tblLook w:val="04A0" w:firstRow="1" w:lastRow="0" w:firstColumn="1" w:lastColumn="0" w:noHBand="0" w:noVBand="1"/>
      </w:tblPr>
      <w:tblGrid>
        <w:gridCol w:w="1980"/>
        <w:gridCol w:w="7621"/>
      </w:tblGrid>
      <w:tr w:rsidR="00594ECF" w:rsidRPr="00DE6E95" w14:paraId="7A9CF285" w14:textId="77777777" w:rsidTr="00F46D6D">
        <w:trPr>
          <w:trHeight w:val="318"/>
        </w:trPr>
        <w:tc>
          <w:tcPr>
            <w:tcW w:w="1980" w:type="dxa"/>
            <w:shd w:val="clear" w:color="auto" w:fill="0070C0"/>
            <w:vAlign w:val="center"/>
          </w:tcPr>
          <w:p w14:paraId="30299892" w14:textId="02337BF4" w:rsidR="00594ECF" w:rsidRPr="00DE6E95" w:rsidRDefault="00594ECF">
            <w:pPr>
              <w:keepNext/>
              <w:keepLines/>
              <w:jc w:val="left"/>
              <w:rPr>
                <w:b/>
                <w:color w:val="FFFFFF" w:themeColor="background1"/>
              </w:rPr>
            </w:pPr>
            <w:r w:rsidRPr="00DE6E95">
              <w:rPr>
                <w:b/>
                <w:color w:val="FFFFFF" w:themeColor="background1"/>
              </w:rPr>
              <w:t>Topic</w:t>
            </w:r>
          </w:p>
        </w:tc>
        <w:tc>
          <w:tcPr>
            <w:tcW w:w="7621" w:type="dxa"/>
            <w:shd w:val="clear" w:color="auto" w:fill="0070C0"/>
            <w:vAlign w:val="center"/>
          </w:tcPr>
          <w:p w14:paraId="46CEEFA8" w14:textId="37B7BC6A" w:rsidR="00594ECF" w:rsidRPr="00DE6E95" w:rsidRDefault="00594ECF">
            <w:pPr>
              <w:keepNext/>
              <w:keepLines/>
              <w:jc w:val="left"/>
              <w:rPr>
                <w:b/>
                <w:color w:val="FFFFFF" w:themeColor="background1"/>
              </w:rPr>
            </w:pPr>
            <w:r w:rsidRPr="00DE6E95">
              <w:rPr>
                <w:b/>
                <w:color w:val="FFFFFF" w:themeColor="background1"/>
              </w:rPr>
              <w:t xml:space="preserve">Assumptions </w:t>
            </w:r>
          </w:p>
        </w:tc>
      </w:tr>
      <w:tr w:rsidR="00594ECF" w:rsidRPr="001048BA" w14:paraId="175A80A5" w14:textId="77777777" w:rsidTr="00F46D6D">
        <w:trPr>
          <w:trHeight w:val="324"/>
        </w:trPr>
        <w:tc>
          <w:tcPr>
            <w:tcW w:w="1980" w:type="dxa"/>
          </w:tcPr>
          <w:p w14:paraId="7210CE53" w14:textId="173CAA15" w:rsidR="00594ECF" w:rsidRPr="00DE6E95" w:rsidRDefault="00594ECF">
            <w:pPr>
              <w:keepNext/>
              <w:keepLines/>
              <w:jc w:val="left"/>
              <w:rPr>
                <w:b/>
                <w:color w:val="0070C0"/>
              </w:rPr>
            </w:pPr>
            <w:r w:rsidRPr="00DE6E95">
              <w:rPr>
                <w:rFonts w:cs="Arial"/>
                <w:b/>
                <w:color w:val="0070C0"/>
                <w:lang w:eastAsia="en-IN"/>
              </w:rPr>
              <w:t>Scope, Planning &amp; Delivery Assumptions​</w:t>
            </w:r>
          </w:p>
        </w:tc>
        <w:tc>
          <w:tcPr>
            <w:tcW w:w="7621" w:type="dxa"/>
          </w:tcPr>
          <w:p w14:paraId="6F40B1E9" w14:textId="77777777" w:rsidR="00594ECF" w:rsidRPr="0004237C" w:rsidRDefault="00594ECF" w:rsidP="00275D4E">
            <w:pPr>
              <w:pStyle w:val="ListParagraph"/>
              <w:keepNext/>
              <w:keepLines/>
              <w:numPr>
                <w:ilvl w:val="0"/>
                <w:numId w:val="193"/>
              </w:numPr>
              <w:spacing w:line="240" w:lineRule="auto"/>
              <w:ind w:left="454" w:hanging="227"/>
              <w:jc w:val="left"/>
            </w:pPr>
            <w:r w:rsidRPr="0004237C">
              <w:t xml:space="preserve">The proposed project plan, sequencing and timelines are indicative and based on information available at the time of proposal. </w:t>
            </w:r>
            <w:r w:rsidRPr="0004237C">
              <w:rPr>
                <w:rFonts w:cs="Arial"/>
              </w:rPr>
              <w:t>​</w:t>
            </w:r>
          </w:p>
          <w:p w14:paraId="1FF639A6" w14:textId="77777777" w:rsidR="00594ECF" w:rsidRPr="0004237C" w:rsidRDefault="00594ECF" w:rsidP="00275D4E">
            <w:pPr>
              <w:pStyle w:val="ListParagraph"/>
              <w:keepNext/>
              <w:keepLines/>
              <w:numPr>
                <w:ilvl w:val="0"/>
                <w:numId w:val="193"/>
              </w:numPr>
              <w:spacing w:line="240" w:lineRule="auto"/>
              <w:ind w:left="454" w:hanging="227"/>
              <w:jc w:val="left"/>
            </w:pPr>
            <w:r w:rsidRPr="0004237C">
              <w:t>Tuatahi and Capgemini will jointly validate requirements, volumetrics, backlog, and delivery approach during negotiations</w:t>
            </w:r>
            <w:r w:rsidRPr="0004237C">
              <w:rPr>
                <w:rFonts w:cs="Arial"/>
              </w:rPr>
              <w:t>​</w:t>
            </w:r>
          </w:p>
          <w:p w14:paraId="0DEE9AF3" w14:textId="24B30EBD" w:rsidR="00756A54" w:rsidRPr="0004237C" w:rsidRDefault="00594ECF" w:rsidP="00275D4E">
            <w:pPr>
              <w:pStyle w:val="ListParagraph"/>
              <w:keepNext/>
              <w:keepLines/>
              <w:numPr>
                <w:ilvl w:val="0"/>
                <w:numId w:val="193"/>
              </w:numPr>
              <w:spacing w:line="240" w:lineRule="auto"/>
              <w:ind w:left="454" w:hanging="227"/>
              <w:jc w:val="left"/>
            </w:pPr>
            <w:r w:rsidRPr="0004237C">
              <w:t>Final scope, estimates, and delivery timelines will be jointly confirmed and re</w:t>
            </w:r>
            <w:r w:rsidR="007C440D">
              <w:t>-</w:t>
            </w:r>
            <w:r w:rsidRPr="0004237C">
              <w:t>baselined. Any subsequent variances will be managed through agreed governance and change control processes.</w:t>
            </w:r>
          </w:p>
          <w:p w14:paraId="63BE5D1D" w14:textId="711D590F" w:rsidR="00594ECF" w:rsidRPr="0004237C" w:rsidRDefault="00594ECF" w:rsidP="00275D4E">
            <w:pPr>
              <w:pStyle w:val="ListParagraph"/>
              <w:keepNext/>
              <w:keepLines/>
              <w:numPr>
                <w:ilvl w:val="0"/>
                <w:numId w:val="193"/>
              </w:numPr>
              <w:spacing w:line="240" w:lineRule="auto"/>
              <w:ind w:left="454" w:hanging="227"/>
              <w:jc w:val="left"/>
            </w:pPr>
            <w:r w:rsidRPr="0004237C">
              <w:t xml:space="preserve">Scope, Solution design and delivery modelling is based on documentation, volumetrics considerations and data artefacts provided during the proposal process. </w:t>
            </w:r>
            <w:r w:rsidRPr="0004237C">
              <w:rPr>
                <w:rFonts w:cs="Arial"/>
              </w:rPr>
              <w:t>​</w:t>
            </w:r>
          </w:p>
        </w:tc>
      </w:tr>
      <w:tr w:rsidR="00594ECF" w:rsidRPr="001048BA" w14:paraId="689D491C" w14:textId="77777777" w:rsidTr="00F46D6D">
        <w:trPr>
          <w:trHeight w:val="314"/>
        </w:trPr>
        <w:tc>
          <w:tcPr>
            <w:tcW w:w="1980" w:type="dxa"/>
          </w:tcPr>
          <w:p w14:paraId="0605F7B0" w14:textId="7BFF9EC7" w:rsidR="00594ECF" w:rsidRPr="00DE6E95" w:rsidRDefault="00756A54">
            <w:pPr>
              <w:keepNext/>
              <w:keepLines/>
              <w:jc w:val="left"/>
              <w:rPr>
                <w:b/>
                <w:color w:val="0070C0"/>
              </w:rPr>
            </w:pPr>
            <w:r w:rsidRPr="00DE6E95">
              <w:rPr>
                <w:rFonts w:cs="Arial"/>
                <w:b/>
                <w:color w:val="0070C0"/>
                <w:lang w:eastAsia="en-IN"/>
              </w:rPr>
              <w:t>Governance, Decision-Making &amp; Change Control​</w:t>
            </w:r>
          </w:p>
        </w:tc>
        <w:tc>
          <w:tcPr>
            <w:tcW w:w="7621" w:type="dxa"/>
          </w:tcPr>
          <w:p w14:paraId="64A4719B" w14:textId="1FCB58A4" w:rsidR="00594ECF" w:rsidRPr="0004237C" w:rsidRDefault="00756A54" w:rsidP="00275D4E">
            <w:pPr>
              <w:pStyle w:val="ListParagraph"/>
              <w:keepNext/>
              <w:keepLines/>
              <w:numPr>
                <w:ilvl w:val="0"/>
                <w:numId w:val="193"/>
              </w:numPr>
              <w:spacing w:line="240" w:lineRule="auto"/>
              <w:ind w:left="454" w:hanging="227"/>
              <w:jc w:val="left"/>
            </w:pPr>
            <w:r w:rsidRPr="0004237C">
              <w:t>Material organisational, regulatory, legislative, or compliance model changes introduced after Design sign-off will be jointly assessed and managed through agreed governance and change control processes, recognising obligation to respond to legislative direction while maintaining delivery stability</w:t>
            </w:r>
            <w:r w:rsidRPr="0004237C">
              <w:rPr>
                <w:rFonts w:cs="Arial"/>
              </w:rPr>
              <w:t>​</w:t>
            </w:r>
            <w:r w:rsidR="00594ECF" w:rsidRPr="0004237C">
              <w:t xml:space="preserve"> </w:t>
            </w:r>
          </w:p>
        </w:tc>
      </w:tr>
      <w:tr w:rsidR="00594ECF" w:rsidRPr="001048BA" w14:paraId="302D4789" w14:textId="77777777" w:rsidTr="00F46D6D">
        <w:trPr>
          <w:trHeight w:val="324"/>
        </w:trPr>
        <w:tc>
          <w:tcPr>
            <w:tcW w:w="1980" w:type="dxa"/>
          </w:tcPr>
          <w:p w14:paraId="750AA371" w14:textId="33C96C4F" w:rsidR="00594ECF" w:rsidRPr="00DE6E95" w:rsidRDefault="00756A54">
            <w:pPr>
              <w:keepNext/>
              <w:keepLines/>
              <w:jc w:val="left"/>
              <w:rPr>
                <w:b/>
                <w:color w:val="0070C0"/>
              </w:rPr>
            </w:pPr>
            <w:r w:rsidRPr="00DE6E95">
              <w:rPr>
                <w:b/>
                <w:color w:val="0070C0"/>
              </w:rPr>
              <w:t>Resourcing</w:t>
            </w:r>
            <w:r w:rsidR="00594ECF" w:rsidRPr="00DE6E95">
              <w:rPr>
                <w:b/>
                <w:color w:val="0070C0"/>
              </w:rPr>
              <w:t xml:space="preserve"> </w:t>
            </w:r>
          </w:p>
        </w:tc>
        <w:tc>
          <w:tcPr>
            <w:tcW w:w="7621" w:type="dxa"/>
          </w:tcPr>
          <w:p w14:paraId="59CBBE0E" w14:textId="69874EC6" w:rsidR="00756A54" w:rsidRPr="0004237C" w:rsidRDefault="00756A54" w:rsidP="00275D4E">
            <w:pPr>
              <w:pStyle w:val="ListParagraph"/>
              <w:keepNext/>
              <w:keepLines/>
              <w:numPr>
                <w:ilvl w:val="0"/>
                <w:numId w:val="193"/>
              </w:numPr>
              <w:spacing w:line="240" w:lineRule="auto"/>
              <w:ind w:left="454" w:hanging="227"/>
              <w:jc w:val="left"/>
            </w:pPr>
            <w:r w:rsidRPr="0004237C">
              <w:t>The program</w:t>
            </w:r>
            <w:r w:rsidR="00AF6A28">
              <w:t>me</w:t>
            </w:r>
            <w:r w:rsidRPr="0004237C">
              <w:t xml:space="preserve"> will be delivered using a hybrid onshore/offshore delivery model, with the core team based in NZ and delivery team based in offshore to provide scale and efficiency.</w:t>
            </w:r>
            <w:r w:rsidRPr="0004237C">
              <w:rPr>
                <w:rFonts w:cs="Arial"/>
              </w:rPr>
              <w:t>​</w:t>
            </w:r>
          </w:p>
          <w:p w14:paraId="78470AAE" w14:textId="77777777" w:rsidR="00756A54" w:rsidRPr="0004237C" w:rsidRDefault="00756A54" w:rsidP="00275D4E">
            <w:pPr>
              <w:pStyle w:val="ListParagraph"/>
              <w:keepNext/>
              <w:keepLines/>
              <w:numPr>
                <w:ilvl w:val="0"/>
                <w:numId w:val="193"/>
              </w:numPr>
              <w:spacing w:line="240" w:lineRule="auto"/>
              <w:ind w:left="454" w:hanging="227"/>
              <w:jc w:val="left"/>
            </w:pPr>
            <w:r w:rsidRPr="0004237C">
              <w:t>Technical leadership will be provided both onshore and offshore to ensure solution alignment, day</w:t>
            </w:r>
            <w:r w:rsidRPr="0004237C">
              <w:noBreakHyphen/>
              <w:t>to</w:t>
            </w:r>
            <w:r w:rsidRPr="0004237C">
              <w:noBreakHyphen/>
              <w:t xml:space="preserve">day delivery coordination while managing continued stakeholder engagement. </w:t>
            </w:r>
            <w:r w:rsidRPr="0004237C">
              <w:rPr>
                <w:rFonts w:cs="Arial"/>
              </w:rPr>
              <w:t>​</w:t>
            </w:r>
          </w:p>
          <w:p w14:paraId="40166055" w14:textId="5871AF1E" w:rsidR="00594ECF" w:rsidRPr="0004237C" w:rsidRDefault="00756A54" w:rsidP="00275D4E">
            <w:pPr>
              <w:pStyle w:val="ListParagraph"/>
              <w:keepNext/>
              <w:keepLines/>
              <w:numPr>
                <w:ilvl w:val="0"/>
                <w:numId w:val="193"/>
              </w:numPr>
              <w:spacing w:line="240" w:lineRule="auto"/>
              <w:ind w:left="454" w:hanging="227"/>
              <w:jc w:val="left"/>
            </w:pPr>
            <w:r w:rsidRPr="0004237C">
              <w:t>Core functional and solution resources will be primarily onshore to enable effective engagement with key business SMEs and technical client stakeholders, ensuring timely collaboration, decision</w:t>
            </w:r>
            <w:r w:rsidRPr="0004237C">
              <w:noBreakHyphen/>
              <w:t>making, and alignment.</w:t>
            </w:r>
            <w:r w:rsidRPr="0004237C">
              <w:rPr>
                <w:rFonts w:cs="Arial"/>
              </w:rPr>
              <w:t>​</w:t>
            </w:r>
          </w:p>
        </w:tc>
      </w:tr>
      <w:tr w:rsidR="00594ECF" w:rsidRPr="001048BA" w14:paraId="1EC32F63" w14:textId="77777777" w:rsidTr="00F46D6D">
        <w:trPr>
          <w:trHeight w:val="324"/>
        </w:trPr>
        <w:tc>
          <w:tcPr>
            <w:tcW w:w="1980" w:type="dxa"/>
            <w:tcBorders>
              <w:bottom w:val="single" w:sz="4" w:space="0" w:color="D0CECE" w:themeColor="background2" w:themeShade="E6"/>
            </w:tcBorders>
          </w:tcPr>
          <w:p w14:paraId="541E2ABC" w14:textId="6ABE622A" w:rsidR="00594ECF" w:rsidRPr="00DE6E95" w:rsidRDefault="00756A54">
            <w:pPr>
              <w:keepNext/>
              <w:keepLines/>
              <w:jc w:val="left"/>
              <w:rPr>
                <w:b/>
                <w:color w:val="0070C0"/>
              </w:rPr>
            </w:pPr>
            <w:r w:rsidRPr="00DE6E95">
              <w:rPr>
                <w:rFonts w:cs="Arial"/>
                <w:b/>
                <w:color w:val="0070C0"/>
                <w:lang w:eastAsia="en-IN"/>
              </w:rPr>
              <w:t>Dependencies &amp; External Engagement​</w:t>
            </w:r>
          </w:p>
        </w:tc>
        <w:tc>
          <w:tcPr>
            <w:tcW w:w="7621" w:type="dxa"/>
            <w:tcBorders>
              <w:bottom w:val="single" w:sz="4" w:space="0" w:color="D0CECE" w:themeColor="background2" w:themeShade="E6"/>
            </w:tcBorders>
          </w:tcPr>
          <w:p w14:paraId="7A607DD6" w14:textId="77777777" w:rsidR="00756A54" w:rsidRPr="0004237C" w:rsidRDefault="00756A54" w:rsidP="00275D4E">
            <w:pPr>
              <w:pStyle w:val="ListParagraph"/>
              <w:keepNext/>
              <w:keepLines/>
              <w:numPr>
                <w:ilvl w:val="0"/>
                <w:numId w:val="193"/>
              </w:numPr>
              <w:spacing w:line="240" w:lineRule="auto"/>
              <w:ind w:left="454" w:hanging="227"/>
              <w:jc w:val="left"/>
            </w:pPr>
            <w:r w:rsidRPr="0004237C">
              <w:t>Tuatahi will coordinate all external agencies and vendors, upstream/downstream system owners, and integration providers to ensure required availability for workshops, testing, and cutover.</w:t>
            </w:r>
            <w:r w:rsidRPr="0004237C">
              <w:rPr>
                <w:rFonts w:cs="Arial"/>
              </w:rPr>
              <w:t>​</w:t>
            </w:r>
          </w:p>
          <w:p w14:paraId="62C88462" w14:textId="77777777" w:rsidR="00756A54" w:rsidRPr="0004237C" w:rsidRDefault="00756A54" w:rsidP="00275D4E">
            <w:pPr>
              <w:pStyle w:val="ListParagraph"/>
              <w:keepNext/>
              <w:keepLines/>
              <w:numPr>
                <w:ilvl w:val="0"/>
                <w:numId w:val="193"/>
              </w:numPr>
              <w:spacing w:line="240" w:lineRule="auto"/>
              <w:ind w:left="454" w:hanging="227"/>
              <w:jc w:val="left"/>
            </w:pPr>
            <w:r w:rsidRPr="0004237C">
              <w:t>Any external system changes with potential regulatory or delivery impact will be jointly assessed and managed through governance to protect compliance outcomes and delivery timelines</w:t>
            </w:r>
            <w:r w:rsidRPr="0004237C">
              <w:rPr>
                <w:rFonts w:cs="Arial"/>
              </w:rPr>
              <w:t>​</w:t>
            </w:r>
          </w:p>
          <w:p w14:paraId="418B975E" w14:textId="534826F7" w:rsidR="00756A54" w:rsidRPr="0004237C" w:rsidRDefault="009731B5" w:rsidP="00275D4E">
            <w:pPr>
              <w:pStyle w:val="ListParagraph"/>
              <w:keepNext/>
              <w:keepLines/>
              <w:numPr>
                <w:ilvl w:val="0"/>
                <w:numId w:val="193"/>
              </w:numPr>
              <w:spacing w:line="240" w:lineRule="auto"/>
              <w:ind w:left="454" w:hanging="227"/>
              <w:jc w:val="left"/>
            </w:pPr>
            <w:r>
              <w:t>TFF</w:t>
            </w:r>
            <w:r w:rsidR="00756A54" w:rsidRPr="0004237C">
              <w:t xml:space="preserve"> will provide Copado licences and resources to work on wider branching strategy</w:t>
            </w:r>
            <w:r w:rsidR="00756A54" w:rsidRPr="0004237C">
              <w:rPr>
                <w:rFonts w:cs="Arial"/>
              </w:rPr>
              <w:t>​</w:t>
            </w:r>
          </w:p>
          <w:p w14:paraId="4FBE2594" w14:textId="233ABCFA" w:rsidR="00594ECF" w:rsidRPr="0004237C" w:rsidRDefault="00756A54" w:rsidP="00275D4E">
            <w:pPr>
              <w:pStyle w:val="ListParagraph"/>
              <w:keepNext/>
              <w:keepLines/>
              <w:numPr>
                <w:ilvl w:val="0"/>
                <w:numId w:val="193"/>
              </w:numPr>
              <w:spacing w:line="240" w:lineRule="auto"/>
              <w:ind w:left="454" w:hanging="227"/>
              <w:jc w:val="left"/>
            </w:pPr>
            <w:r w:rsidRPr="0004237C">
              <w:t>Tuatahi will manage data masking where data is needed to test functionality</w:t>
            </w:r>
            <w:r w:rsidRPr="0004237C">
              <w:rPr>
                <w:rFonts w:cs="Arial"/>
              </w:rPr>
              <w:t>​</w:t>
            </w:r>
          </w:p>
        </w:tc>
      </w:tr>
      <w:tr w:rsidR="00756A54" w:rsidRPr="001048BA" w14:paraId="3E9D000F" w14:textId="77777777" w:rsidTr="00F46D6D">
        <w:trPr>
          <w:trHeight w:val="324"/>
        </w:trPr>
        <w:tc>
          <w:tcPr>
            <w:tcW w:w="1980" w:type="dxa"/>
            <w:tcBorders>
              <w:top w:val="single" w:sz="4" w:space="0" w:color="D0CECE" w:themeColor="background2" w:themeShade="E6"/>
              <w:bottom w:val="single" w:sz="4" w:space="0" w:color="D0CECE" w:themeColor="background2" w:themeShade="E6"/>
            </w:tcBorders>
          </w:tcPr>
          <w:p w14:paraId="5D6C1A95" w14:textId="10443FA1" w:rsidR="00756A54" w:rsidRPr="00DE6E95" w:rsidRDefault="004C77DF">
            <w:pPr>
              <w:keepNext/>
              <w:keepLines/>
              <w:jc w:val="left"/>
              <w:rPr>
                <w:rFonts w:cs="Arial"/>
                <w:b/>
                <w:color w:val="0070C0"/>
                <w:lang w:eastAsia="en-IN"/>
              </w:rPr>
            </w:pPr>
            <w:r w:rsidRPr="00DE6E95">
              <w:rPr>
                <w:rFonts w:cs="Arial"/>
                <w:b/>
                <w:color w:val="0070C0"/>
                <w:lang w:eastAsia="en-IN"/>
              </w:rPr>
              <w:t>Commercials</w:t>
            </w:r>
          </w:p>
        </w:tc>
        <w:tc>
          <w:tcPr>
            <w:tcW w:w="7621" w:type="dxa"/>
            <w:tcBorders>
              <w:top w:val="single" w:sz="4" w:space="0" w:color="D0CECE" w:themeColor="background2" w:themeShade="E6"/>
              <w:bottom w:val="single" w:sz="4" w:space="0" w:color="D0CECE" w:themeColor="background2" w:themeShade="E6"/>
            </w:tcBorders>
          </w:tcPr>
          <w:p w14:paraId="10144AB0" w14:textId="548ABF68" w:rsidR="00EB69BF" w:rsidRPr="0004237C" w:rsidRDefault="00EB69BF" w:rsidP="00275D4E">
            <w:pPr>
              <w:pStyle w:val="ListParagraph"/>
              <w:keepNext/>
              <w:keepLines/>
              <w:numPr>
                <w:ilvl w:val="0"/>
                <w:numId w:val="193"/>
              </w:numPr>
              <w:spacing w:line="240" w:lineRule="auto"/>
              <w:ind w:left="454" w:hanging="227"/>
              <w:jc w:val="left"/>
            </w:pPr>
            <w:r w:rsidRPr="0004237C">
              <w:t>Fixed pricing is valid for the 4 month structured Initiation, Discovery and Design phase</w:t>
            </w:r>
          </w:p>
          <w:p w14:paraId="17449F39" w14:textId="5A2E0585" w:rsidR="00756A54" w:rsidRPr="0004237C" w:rsidRDefault="00756A54" w:rsidP="00275D4E">
            <w:pPr>
              <w:pStyle w:val="ListParagraph"/>
              <w:keepNext/>
              <w:keepLines/>
              <w:numPr>
                <w:ilvl w:val="0"/>
                <w:numId w:val="193"/>
              </w:numPr>
              <w:spacing w:line="240" w:lineRule="auto"/>
              <w:ind w:left="454" w:hanging="227"/>
              <w:jc w:val="left"/>
            </w:pPr>
            <w:r w:rsidRPr="0004237C">
              <w:t xml:space="preserve">ROM Pricing for is indicative only and will change based on actual delivery </w:t>
            </w:r>
            <w:r w:rsidRPr="0004237C">
              <w:rPr>
                <w:rFonts w:cs="Arial"/>
              </w:rPr>
              <w:t>​</w:t>
            </w:r>
          </w:p>
        </w:tc>
      </w:tr>
    </w:tbl>
    <w:p w14:paraId="54C9EA3C" w14:textId="77777777" w:rsidR="003E4673" w:rsidRPr="001048BA" w:rsidRDefault="003E4673" w:rsidP="00BB77E3">
      <w:pPr>
        <w:pStyle w:val="Heading2"/>
      </w:pPr>
      <w:bookmarkStart w:id="88" w:name="_Toc231251415"/>
      <w:bookmarkStart w:id="89" w:name="_Toc231276445"/>
      <w:r w:rsidRPr="001048BA">
        <w:t>Pre-requisites and Dependencies</w:t>
      </w:r>
      <w:bookmarkEnd w:id="88"/>
      <w:bookmarkEnd w:id="89"/>
    </w:p>
    <w:p w14:paraId="332736BB" w14:textId="77777777" w:rsidR="002F440C" w:rsidRPr="00004480" w:rsidRDefault="002F440C" w:rsidP="003C013D">
      <w:pPr>
        <w:spacing w:before="0" w:after="0" w:line="300" w:lineRule="atLeast"/>
        <w:rPr>
          <w:rFonts w:eastAsia="Times New Roman" w:cstheme="minorHAnsi"/>
          <w:szCs w:val="20"/>
          <w:lang w:eastAsia="en-IN"/>
        </w:rPr>
      </w:pPr>
      <w:r w:rsidRPr="00004480">
        <w:rPr>
          <w:rFonts w:eastAsia="Times New Roman" w:cstheme="minorHAnsi"/>
          <w:szCs w:val="20"/>
          <w:lang w:eastAsia="en-IN"/>
        </w:rPr>
        <w:t>Successful delivery of Programme Horizon is contingent on a set of defined pre</w:t>
      </w:r>
      <w:r w:rsidRPr="00004480">
        <w:rPr>
          <w:rFonts w:eastAsia="Times New Roman" w:cstheme="minorHAnsi"/>
          <w:szCs w:val="20"/>
          <w:lang w:eastAsia="en-IN"/>
        </w:rPr>
        <w:noBreakHyphen/>
        <w:t>requisites and actively managed dependencies, which together establish both the baseline readiness to commence delivery and the external conditions that influence execution and sequencing. These will be actively tracked through the Programme Control Office (PCO) and governed through established forums.</w:t>
      </w:r>
    </w:p>
    <w:p w14:paraId="12EA22EA" w14:textId="77777777" w:rsidR="007B64BF" w:rsidRDefault="007B64BF" w:rsidP="007B64BF">
      <w:pPr>
        <w:pStyle w:val="NormalWeb"/>
        <w:spacing w:line="300" w:lineRule="atLeast"/>
        <w:rPr>
          <w:rFonts w:ascii="Ubuntu" w:hAnsi="Ubuntu" w:cstheme="minorHAnsi"/>
        </w:rPr>
      </w:pPr>
      <w:r w:rsidRPr="007B64BF">
        <w:rPr>
          <w:rFonts w:ascii="Ubuntu" w:hAnsi="Ubuntu" w:cstheme="minorHAnsi"/>
        </w:rPr>
        <w:t xml:space="preserve">The following </w:t>
      </w:r>
      <w:r w:rsidRPr="007B64BF">
        <w:rPr>
          <w:rStyle w:val="Strong"/>
          <w:rFonts w:ascii="Ubuntu" w:hAnsi="Ubuntu" w:cstheme="minorHAnsi"/>
          <w:b w:val="0"/>
        </w:rPr>
        <w:t>must be in place prior to, or at the start of, Discovery &amp; Design</w:t>
      </w:r>
      <w:r w:rsidRPr="007B64BF">
        <w:rPr>
          <w:rFonts w:ascii="Ubuntu" w:hAnsi="Ubuntu" w:cstheme="minorHAnsi"/>
        </w:rPr>
        <w:t xml:space="preserve"> to enable controlled mobilisation and execution:</w:t>
      </w:r>
    </w:p>
    <w:p w14:paraId="63525C03" w14:textId="77777777" w:rsidR="006B5FC5" w:rsidRDefault="006B5FC5" w:rsidP="007B64BF">
      <w:pPr>
        <w:pStyle w:val="NormalWeb"/>
        <w:spacing w:line="300" w:lineRule="atLeast"/>
        <w:rPr>
          <w:rFonts w:ascii="Ubuntu" w:hAnsi="Ubuntu" w:cstheme="minorHAnsi"/>
        </w:rPr>
      </w:pPr>
    </w:p>
    <w:p w14:paraId="31571ED0" w14:textId="1C6A9459" w:rsidR="006D5AD6" w:rsidRPr="007B64BF" w:rsidRDefault="006D5AD6" w:rsidP="006B5FC5">
      <w:pPr>
        <w:pStyle w:val="Heading3CG"/>
        <w:rPr>
          <w:szCs w:val="20"/>
        </w:rPr>
      </w:pPr>
      <w:bookmarkStart w:id="90" w:name="_Toc231251416"/>
      <w:bookmarkStart w:id="91" w:name="_Toc231276446"/>
      <w:r>
        <w:t>Pre-requisites</w:t>
      </w:r>
      <w:bookmarkEnd w:id="90"/>
      <w:bookmarkEnd w:id="91"/>
    </w:p>
    <w:p w14:paraId="25A88AE9"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Joint governance framework, decision forums, escalation pathways, and </w:t>
      </w:r>
      <w:r w:rsidRPr="008349C1">
        <w:t>turnaround SLAs agreed and operational</w:t>
      </w:r>
    </w:p>
    <w:p w14:paraId="4DE5D2B4"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Confirmed scope boundaries, exclusions, and </w:t>
      </w:r>
      <w:r w:rsidRPr="008349C1">
        <w:t>out</w:t>
      </w:r>
      <w:r w:rsidRPr="008349C1">
        <w:noBreakHyphen/>
        <w:t>of</w:t>
      </w:r>
      <w:r w:rsidRPr="008349C1">
        <w:noBreakHyphen/>
        <w:t>scope alignment</w:t>
      </w:r>
    </w:p>
    <w:p w14:paraId="04D116DD"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Agreed </w:t>
      </w:r>
      <w:r w:rsidRPr="008349C1">
        <w:t>delivery approach, sequencing, and resourcing model</w:t>
      </w:r>
    </w:p>
    <w:p w14:paraId="356DCD85"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Defined </w:t>
      </w:r>
      <w:r w:rsidRPr="008349C1">
        <w:t>data ownership, migration strategy, and reconciliation principles</w:t>
      </w:r>
    </w:p>
    <w:p w14:paraId="10634485" w14:textId="72334F15"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Dedicated </w:t>
      </w:r>
      <w:r w:rsidRPr="008349C1">
        <w:t>Tuatahi counterpart team aligned to each workstream</w:t>
      </w:r>
      <w:r w:rsidRPr="008349C1">
        <w:rPr>
          <w:rFonts w:cstheme="minorHAnsi"/>
          <w:szCs w:val="20"/>
        </w:rPr>
        <w:t>, with clear accountability</w:t>
      </w:r>
    </w:p>
    <w:p w14:paraId="4B486680"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Availability of </w:t>
      </w:r>
      <w:r w:rsidRPr="008349C1">
        <w:t>business SMEs, architecture, and data owners</w:t>
      </w:r>
      <w:r w:rsidRPr="008349C1">
        <w:rPr>
          <w:rFonts w:cstheme="minorHAnsi"/>
          <w:szCs w:val="20"/>
        </w:rPr>
        <w:t xml:space="preserve"> to support Discovery and Design</w:t>
      </w:r>
    </w:p>
    <w:p w14:paraId="2E64BEC6" w14:textId="77777777" w:rsidR="007B64BF" w:rsidRPr="008349C1" w:rsidRDefault="007B64BF" w:rsidP="00275D4E">
      <w:pPr>
        <w:numPr>
          <w:ilvl w:val="0"/>
          <w:numId w:val="134"/>
        </w:numPr>
        <w:spacing w:before="100" w:beforeAutospacing="1" w:after="100" w:afterAutospacing="1" w:line="300" w:lineRule="atLeast"/>
      </w:pPr>
      <w:r w:rsidRPr="008349C1">
        <w:rPr>
          <w:rFonts w:cstheme="minorHAnsi"/>
          <w:szCs w:val="20"/>
        </w:rPr>
        <w:t xml:space="preserve">Confirmed </w:t>
      </w:r>
      <w:r w:rsidRPr="008349C1">
        <w:t>decision-makers and approval authorities (TDA/ARB, SteerCo, business owners)</w:t>
      </w:r>
    </w:p>
    <w:p w14:paraId="6B685DC8" w14:textId="782B40E0"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rPr>
        <w:t xml:space="preserve">Provisioning and access to </w:t>
      </w:r>
      <w:r w:rsidRPr="008349C1">
        <w:t>non</w:t>
      </w:r>
      <w:r w:rsidRPr="008349C1">
        <w:noBreakHyphen/>
        <w:t>production environments (Dev, Test, E2E, RSP Test)</w:t>
      </w:r>
    </w:p>
    <w:p w14:paraId="1DE2A1B7"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System access, tools, licences, and security clearances for delivery teams</w:t>
      </w:r>
    </w:p>
    <w:p w14:paraId="1A62BE3A"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Availability of </w:t>
      </w:r>
      <w:r w:rsidRPr="008349C1">
        <w:t>baseline architecture, mandated platforms, and integration principles</w:t>
      </w:r>
    </w:p>
    <w:p w14:paraId="59287B41" w14:textId="77777777" w:rsidR="007B64BF" w:rsidRPr="008349C1" w:rsidRDefault="007B64BF" w:rsidP="00275D4E">
      <w:pPr>
        <w:numPr>
          <w:ilvl w:val="0"/>
          <w:numId w:val="134"/>
        </w:numPr>
        <w:spacing w:before="100" w:beforeAutospacing="1" w:after="100" w:afterAutospacing="1" w:line="300" w:lineRule="atLeast"/>
        <w:rPr>
          <w:rFonts w:cstheme="minorHAnsi"/>
          <w:szCs w:val="20"/>
        </w:rPr>
      </w:pPr>
      <w:r w:rsidRPr="008349C1">
        <w:rPr>
          <w:rFonts w:cstheme="minorHAnsi"/>
          <w:szCs w:val="20"/>
        </w:rPr>
        <w:t xml:space="preserve">Initial availability of </w:t>
      </w:r>
      <w:r w:rsidRPr="008349C1">
        <w:t>source systems and data for profiling and design validation</w:t>
      </w:r>
    </w:p>
    <w:p w14:paraId="547AFE10" w14:textId="1C4CE8A5" w:rsidR="003E4673" w:rsidRPr="004C77DF" w:rsidRDefault="007B64BF" w:rsidP="004C77DF">
      <w:pPr>
        <w:pStyle w:val="NormalWeb"/>
        <w:spacing w:line="300" w:lineRule="atLeast"/>
        <w:rPr>
          <w:rFonts w:ascii="Ubuntu" w:hAnsi="Ubuntu" w:cstheme="minorHAnsi"/>
        </w:rPr>
      </w:pPr>
      <w:r w:rsidRPr="007B64BF">
        <w:rPr>
          <w:rFonts w:ascii="Ubuntu" w:hAnsi="Ubuntu" w:cstheme="minorHAnsi"/>
        </w:rPr>
        <w:t>Failure to meet these pre</w:t>
      </w:r>
      <w:r w:rsidRPr="007B64BF">
        <w:rPr>
          <w:rFonts w:ascii="Ubuntu" w:hAnsi="Ubuntu" w:cstheme="minorHAnsi"/>
        </w:rPr>
        <w:noBreakHyphen/>
        <w:t>requisites may delay mobilisation and impact the start of the Discovery phase.</w:t>
      </w:r>
    </w:p>
    <w:p w14:paraId="695139A0" w14:textId="77777777" w:rsidR="003E4673" w:rsidRPr="002D09CD" w:rsidRDefault="003E4673" w:rsidP="006B5FC5">
      <w:pPr>
        <w:pStyle w:val="Heading3CG"/>
      </w:pPr>
      <w:bookmarkStart w:id="92" w:name="_Toc231251417"/>
      <w:bookmarkStart w:id="93" w:name="_Toc231276447"/>
      <w:r w:rsidRPr="002D09CD">
        <w:t>Dependencies</w:t>
      </w:r>
      <w:bookmarkEnd w:id="92"/>
      <w:bookmarkEnd w:id="93"/>
    </w:p>
    <w:p w14:paraId="71A40298" w14:textId="6F046DF1" w:rsidR="006D5AD6" w:rsidRPr="00902077" w:rsidRDefault="00495B13" w:rsidP="006D5AD6">
      <w:pPr>
        <w:pStyle w:val="NormalWeb"/>
        <w:spacing w:line="300" w:lineRule="atLeast"/>
        <w:rPr>
          <w:rFonts w:ascii="Ubuntu" w:hAnsi="Ubuntu" w:cs="Segoe UI"/>
        </w:rPr>
      </w:pPr>
      <w:r w:rsidRPr="00902077">
        <w:rPr>
          <w:rFonts w:ascii="Ubuntu" w:hAnsi="Ubuntu" w:cs="Segoe UI"/>
        </w:rPr>
        <w:t xml:space="preserve">The following </w:t>
      </w:r>
      <w:r w:rsidR="009F096A" w:rsidRPr="00902077">
        <w:rPr>
          <w:rFonts w:ascii="Ubuntu" w:hAnsi="Ubuntu" w:cs="Segoe UI"/>
        </w:rPr>
        <w:t>dependencies</w:t>
      </w:r>
      <w:r w:rsidRPr="00902077">
        <w:rPr>
          <w:rFonts w:ascii="Ubuntu" w:hAnsi="Ubuntu" w:cs="Segoe UI"/>
        </w:rPr>
        <w:t xml:space="preserve"> are noted as key </w:t>
      </w:r>
      <w:r w:rsidR="00902077" w:rsidRPr="00902077">
        <w:rPr>
          <w:rFonts w:ascii="Ubuntu" w:hAnsi="Ubuntu" w:cs="Segoe UI"/>
        </w:rPr>
        <w:t>points</w:t>
      </w:r>
      <w:r w:rsidR="006D5AD6" w:rsidRPr="00902077">
        <w:rPr>
          <w:rFonts w:ascii="Ubuntu" w:hAnsi="Ubuntu" w:cs="Segoe UI"/>
        </w:rPr>
        <w:t xml:space="preserve"> that will influence delivery sequencing, integration readiness, and go</w:t>
      </w:r>
      <w:r w:rsidR="006D5AD6" w:rsidRPr="00902077">
        <w:rPr>
          <w:rFonts w:ascii="Ubuntu" w:hAnsi="Ubuntu" w:cs="Segoe UI"/>
        </w:rPr>
        <w:noBreakHyphen/>
        <w:t>live timelines.</w:t>
      </w:r>
    </w:p>
    <w:p w14:paraId="3982551A" w14:textId="77777777" w:rsidR="007B384F" w:rsidRPr="009F096A" w:rsidRDefault="007B384F" w:rsidP="00275D4E">
      <w:pPr>
        <w:numPr>
          <w:ilvl w:val="0"/>
          <w:numId w:val="134"/>
        </w:numPr>
        <w:spacing w:before="100" w:beforeAutospacing="1" w:after="100" w:afterAutospacing="1" w:line="300" w:lineRule="atLeast"/>
      </w:pPr>
      <w:r w:rsidRPr="009F096A">
        <w:t>Compliance with RSP consultation timelines and mandatory notice periods impacting release sequencing</w:t>
      </w:r>
    </w:p>
    <w:p w14:paraId="0A667C1A" w14:textId="77777777" w:rsidR="006D5AD6" w:rsidRPr="009F096A" w:rsidRDefault="006D5AD6" w:rsidP="00275D4E">
      <w:pPr>
        <w:numPr>
          <w:ilvl w:val="0"/>
          <w:numId w:val="134"/>
        </w:numPr>
        <w:spacing w:before="100" w:beforeAutospacing="1" w:after="100" w:afterAutospacing="1" w:line="300" w:lineRule="atLeast"/>
      </w:pPr>
      <w:r w:rsidRPr="009F096A">
        <w:t>Coordination with parallel initiatives, decommissioning activities, and transformation programmes</w:t>
      </w:r>
    </w:p>
    <w:p w14:paraId="18B3B376" w14:textId="77777777" w:rsidR="006D5AD6" w:rsidRPr="009F096A" w:rsidRDefault="006D5AD6" w:rsidP="00275D4E">
      <w:pPr>
        <w:numPr>
          <w:ilvl w:val="0"/>
          <w:numId w:val="134"/>
        </w:numPr>
        <w:spacing w:before="100" w:beforeAutospacing="1" w:after="100" w:afterAutospacing="1" w:line="300" w:lineRule="atLeast"/>
      </w:pPr>
      <w:r w:rsidRPr="009F096A">
        <w:t>Timely completion of prerequisite work packages (e.g. catalogue and data foundations)</w:t>
      </w:r>
    </w:p>
    <w:p w14:paraId="40F86A51" w14:textId="77777777" w:rsidR="006D5AD6" w:rsidRPr="009F096A" w:rsidRDefault="006D5AD6" w:rsidP="00275D4E">
      <w:pPr>
        <w:numPr>
          <w:ilvl w:val="0"/>
          <w:numId w:val="134"/>
        </w:numPr>
        <w:spacing w:before="100" w:beforeAutospacing="1" w:after="100" w:afterAutospacing="1" w:line="300" w:lineRule="atLeast"/>
      </w:pPr>
      <w:r w:rsidRPr="009F096A">
        <w:t>Readiness of business processes, operational support, and service transition frameworks</w:t>
      </w:r>
    </w:p>
    <w:p w14:paraId="4BBC1CF4" w14:textId="4B0D31BF" w:rsidR="006D5AD6" w:rsidRPr="009F096A" w:rsidRDefault="003E474F" w:rsidP="00275D4E">
      <w:pPr>
        <w:numPr>
          <w:ilvl w:val="0"/>
          <w:numId w:val="134"/>
        </w:numPr>
        <w:spacing w:before="100" w:beforeAutospacing="1" w:after="100" w:afterAutospacing="1" w:line="300" w:lineRule="atLeast"/>
      </w:pPr>
      <w:r w:rsidRPr="009F096A">
        <w:t>Dependency on external vendor timelines and integration readiness (managed by Tuatahi</w:t>
      </w:r>
      <w:r w:rsidR="00C44FF7" w:rsidRPr="009F096A">
        <w:t xml:space="preserve">- </w:t>
      </w:r>
      <w:r w:rsidR="006D5AD6" w:rsidRPr="009F096A">
        <w:t>external vendors (e.g. Ventia) and RSP stakeholders</w:t>
      </w:r>
    </w:p>
    <w:p w14:paraId="747293D8" w14:textId="77777777" w:rsidR="006D5AD6" w:rsidRPr="009F096A" w:rsidRDefault="006D5AD6" w:rsidP="00275D4E">
      <w:pPr>
        <w:numPr>
          <w:ilvl w:val="0"/>
          <w:numId w:val="134"/>
        </w:numPr>
        <w:spacing w:before="100" w:beforeAutospacing="1" w:after="100" w:afterAutospacing="1" w:line="300" w:lineRule="atLeast"/>
      </w:pPr>
      <w:r w:rsidRPr="009F096A">
        <w:t xml:space="preserve">Stability, performance, and availability of: </w:t>
      </w:r>
    </w:p>
    <w:p w14:paraId="6A9EC19F" w14:textId="77777777" w:rsidR="006D5AD6" w:rsidRPr="009F096A" w:rsidRDefault="006D5AD6" w:rsidP="00275D4E">
      <w:pPr>
        <w:numPr>
          <w:ilvl w:val="0"/>
          <w:numId w:val="134"/>
        </w:numPr>
        <w:spacing w:before="100" w:beforeAutospacing="1" w:after="100" w:afterAutospacing="1" w:line="300" w:lineRule="atLeast"/>
      </w:pPr>
      <w:r w:rsidRPr="009F096A">
        <w:t>Upstream and downstream systems</w:t>
      </w:r>
    </w:p>
    <w:p w14:paraId="6776F036" w14:textId="77777777" w:rsidR="006D5AD6" w:rsidRPr="009F096A" w:rsidRDefault="006D5AD6" w:rsidP="00275D4E">
      <w:pPr>
        <w:numPr>
          <w:ilvl w:val="0"/>
          <w:numId w:val="134"/>
        </w:numPr>
        <w:spacing w:before="100" w:beforeAutospacing="1" w:after="100" w:afterAutospacing="1" w:line="300" w:lineRule="atLeast"/>
      </w:pPr>
      <w:r w:rsidRPr="009F096A">
        <w:t>Experience APIs and integration endpoints</w:t>
      </w:r>
    </w:p>
    <w:p w14:paraId="58EA46B2" w14:textId="77777777" w:rsidR="006D5AD6" w:rsidRPr="009F096A" w:rsidRDefault="006D5AD6" w:rsidP="00275D4E">
      <w:pPr>
        <w:numPr>
          <w:ilvl w:val="0"/>
          <w:numId w:val="134"/>
        </w:numPr>
        <w:spacing w:before="100" w:beforeAutospacing="1" w:after="100" w:afterAutospacing="1" w:line="300" w:lineRule="atLeast"/>
      </w:pPr>
      <w:r w:rsidRPr="009F096A">
        <w:t>Maturity and quality of Product Catalogue and PNI data</w:t>
      </w:r>
    </w:p>
    <w:p w14:paraId="2EA6F6E7" w14:textId="77777777" w:rsidR="006D5AD6" w:rsidRPr="009F096A" w:rsidRDefault="006D5AD6" w:rsidP="00275D4E">
      <w:pPr>
        <w:numPr>
          <w:ilvl w:val="0"/>
          <w:numId w:val="134"/>
        </w:numPr>
        <w:spacing w:before="100" w:beforeAutospacing="1" w:after="100" w:afterAutospacing="1" w:line="300" w:lineRule="atLeast"/>
      </w:pPr>
      <w:r w:rsidRPr="009F096A">
        <w:t>Delivery of Tuatahi-owned platform components (e.g. Experience API enhancements, AWS provisioning)</w:t>
      </w:r>
    </w:p>
    <w:p w14:paraId="565AC665" w14:textId="77777777" w:rsidR="006D5AD6" w:rsidRPr="009F096A" w:rsidRDefault="006D5AD6" w:rsidP="00275D4E">
      <w:pPr>
        <w:numPr>
          <w:ilvl w:val="0"/>
          <w:numId w:val="134"/>
        </w:numPr>
        <w:spacing w:before="100" w:beforeAutospacing="1" w:after="100" w:afterAutospacing="1" w:line="300" w:lineRule="atLeast"/>
      </w:pPr>
      <w:r w:rsidRPr="009F096A">
        <w:t>Readiness of integration interfaces, test environments, and test data</w:t>
      </w:r>
    </w:p>
    <w:p w14:paraId="7379FFA8" w14:textId="77777777" w:rsidR="006D5AD6" w:rsidRPr="00902077" w:rsidRDefault="006D5AD6" w:rsidP="006D5AD6">
      <w:pPr>
        <w:pStyle w:val="NormalWeb"/>
        <w:spacing w:line="300" w:lineRule="atLeast"/>
        <w:rPr>
          <w:rFonts w:ascii="Ubuntu" w:hAnsi="Ubuntu" w:cs="Segoe UI"/>
        </w:rPr>
      </w:pPr>
      <w:r w:rsidRPr="00902077">
        <w:rPr>
          <w:rFonts w:ascii="Ubuntu" w:hAnsi="Ubuntu" w:cs="Segoe UI"/>
        </w:rPr>
        <w:t xml:space="preserve">All dependencies will be maintained within a </w:t>
      </w:r>
      <w:r w:rsidRPr="00902077">
        <w:rPr>
          <w:rStyle w:val="Strong"/>
          <w:rFonts w:ascii="Ubuntu" w:hAnsi="Ubuntu" w:cs="Segoe UI"/>
          <w:b w:val="0"/>
          <w:bCs w:val="0"/>
        </w:rPr>
        <w:t>central dependency register</w:t>
      </w:r>
      <w:r w:rsidRPr="00902077">
        <w:rPr>
          <w:rFonts w:ascii="Ubuntu" w:hAnsi="Ubuntu" w:cs="Segoe UI"/>
        </w:rPr>
        <w:t>, continuously monitored, and escalated through governance forums where risks to delivery milestones are identified.</w:t>
      </w:r>
    </w:p>
    <w:p w14:paraId="2E646D91" w14:textId="77777777" w:rsidR="00862B4C" w:rsidRPr="00155663" w:rsidRDefault="00862B4C" w:rsidP="006D5AD6">
      <w:pPr>
        <w:pStyle w:val="ListParagraph"/>
        <w:rPr>
          <w:b/>
        </w:rPr>
      </w:pPr>
    </w:p>
    <w:p w14:paraId="573580E1" w14:textId="70229C32" w:rsidR="00C6487D" w:rsidRPr="00004480" w:rsidRDefault="00C6487D" w:rsidP="00BB77E3">
      <w:pPr>
        <w:pStyle w:val="Heading2"/>
      </w:pPr>
      <w:bookmarkStart w:id="94" w:name="_Toc231251418"/>
      <w:bookmarkStart w:id="95" w:name="_Toc231276448"/>
      <w:r w:rsidRPr="00004480">
        <w:t>TFF Responsibilities</w:t>
      </w:r>
      <w:bookmarkEnd w:id="94"/>
      <w:bookmarkEnd w:id="95"/>
      <w:r w:rsidRPr="00004480">
        <w:t xml:space="preserve"> </w:t>
      </w:r>
    </w:p>
    <w:p w14:paraId="4C89E1E9" w14:textId="77777777" w:rsidR="00E525A7" w:rsidRPr="00E525A7" w:rsidRDefault="00E525A7" w:rsidP="00E525A7">
      <w:pPr>
        <w:pStyle w:val="NormalWeb"/>
        <w:spacing w:line="300" w:lineRule="atLeast"/>
        <w:rPr>
          <w:rFonts w:ascii="Ubuntu" w:hAnsi="Ubuntu" w:cs="Segoe UI"/>
        </w:rPr>
      </w:pPr>
      <w:r w:rsidRPr="00E525A7">
        <w:rPr>
          <w:rFonts w:ascii="Ubuntu" w:hAnsi="Ubuntu" w:cs="Segoe UI"/>
        </w:rPr>
        <w:t>Tuatahi retains ownership and accountability for critical business, process, and platform elements required to enable successful delivery. These responsibilities are distinct from dependencies in that they represent active obligations rather than external conditions.</w:t>
      </w:r>
    </w:p>
    <w:p w14:paraId="60AC91E4" w14:textId="77777777" w:rsidR="00E525A7" w:rsidRPr="00E525A7" w:rsidRDefault="00E525A7" w:rsidP="00E525A7">
      <w:pPr>
        <w:pStyle w:val="NormalWeb"/>
        <w:spacing w:line="300" w:lineRule="atLeast"/>
        <w:rPr>
          <w:rFonts w:ascii="Ubuntu" w:hAnsi="Ubuntu" w:cs="Segoe UI"/>
        </w:rPr>
      </w:pPr>
      <w:r w:rsidRPr="00E525A7">
        <w:rPr>
          <w:rFonts w:ascii="Ubuntu" w:hAnsi="Ubuntu" w:cs="Segoe UI"/>
        </w:rPr>
        <w:t>The Programme Control Office (PCO) will track fulfilment of these responsibilities, with delays escalated where they impact programme sequencing or outcomes.</w:t>
      </w:r>
    </w:p>
    <w:p w14:paraId="608D6479" w14:textId="77777777" w:rsidR="00C6487D" w:rsidRPr="00004480" w:rsidRDefault="00C6487D" w:rsidP="00C6487D">
      <w:pPr>
        <w:spacing w:before="0" w:after="120"/>
        <w:jc w:val="left"/>
        <w:rPr>
          <w:rFonts w:eastAsia="Aptos" w:cs="Arial"/>
          <w:kern w:val="2"/>
          <w:szCs w:val="20"/>
          <w14:ligatures w14:val="standardContextual"/>
        </w:rPr>
      </w:pPr>
    </w:p>
    <w:tbl>
      <w:tblPr>
        <w:tblW w:w="5000" w:type="pct"/>
        <w:tblBorders>
          <w:insideH w:val="single" w:sz="4" w:space="0" w:color="D0CECE" w:themeColor="background2" w:themeShade="E6"/>
        </w:tblBorders>
        <w:tblCellMar>
          <w:left w:w="10" w:type="dxa"/>
          <w:right w:w="10" w:type="dxa"/>
        </w:tblCellMar>
        <w:tblLook w:val="0000" w:firstRow="0" w:lastRow="0" w:firstColumn="0" w:lastColumn="0" w:noHBand="0" w:noVBand="0"/>
      </w:tblPr>
      <w:tblGrid>
        <w:gridCol w:w="2193"/>
        <w:gridCol w:w="3407"/>
        <w:gridCol w:w="1775"/>
        <w:gridCol w:w="1645"/>
      </w:tblGrid>
      <w:tr w:rsidR="00C6487D" w:rsidRPr="003D41DE" w14:paraId="757AEF7F" w14:textId="77777777" w:rsidTr="00F46D6D">
        <w:trPr>
          <w:tblHeader/>
        </w:trPr>
        <w:tc>
          <w:tcPr>
            <w:tcW w:w="1125" w:type="pct"/>
            <w:shd w:val="clear" w:color="auto" w:fill="0070C0"/>
            <w:tcMar>
              <w:top w:w="80" w:type="dxa"/>
              <w:left w:w="120" w:type="dxa"/>
              <w:bottom w:w="80" w:type="dxa"/>
              <w:right w:w="120" w:type="dxa"/>
            </w:tcMar>
            <w:vAlign w:val="center"/>
          </w:tcPr>
          <w:p w14:paraId="2B546E4B" w14:textId="77777777" w:rsidR="00C6487D" w:rsidRPr="003D41DE" w:rsidRDefault="00C6487D" w:rsidP="00DE6E95">
            <w:pPr>
              <w:spacing w:before="80" w:after="80"/>
              <w:jc w:val="left"/>
              <w:rPr>
                <w:rFonts w:eastAsia="Arial" w:cs="Arial"/>
                <w:sz w:val="18"/>
                <w:szCs w:val="18"/>
                <w:lang w:eastAsia="en-AU"/>
              </w:rPr>
            </w:pPr>
            <w:r w:rsidRPr="003D41DE">
              <w:rPr>
                <w:rFonts w:eastAsia="Arial" w:cs="Arial"/>
                <w:b/>
                <w:color w:val="FFFFFF"/>
                <w:sz w:val="18"/>
                <w:szCs w:val="18"/>
                <w:lang w:eastAsia="en-AU"/>
              </w:rPr>
              <w:t>Item</w:t>
            </w:r>
          </w:p>
        </w:tc>
        <w:tc>
          <w:tcPr>
            <w:tcW w:w="1919" w:type="pct"/>
            <w:shd w:val="clear" w:color="auto" w:fill="0070C0"/>
            <w:tcMar>
              <w:top w:w="80" w:type="dxa"/>
              <w:left w:w="120" w:type="dxa"/>
              <w:bottom w:w="80" w:type="dxa"/>
              <w:right w:w="120" w:type="dxa"/>
            </w:tcMar>
            <w:vAlign w:val="center"/>
          </w:tcPr>
          <w:p w14:paraId="61180225" w14:textId="77777777" w:rsidR="00C6487D" w:rsidRPr="003D41DE" w:rsidRDefault="00C6487D" w:rsidP="00DE6E95">
            <w:pPr>
              <w:spacing w:before="80" w:after="80"/>
              <w:jc w:val="left"/>
              <w:rPr>
                <w:rFonts w:eastAsia="Arial" w:cs="Arial"/>
                <w:sz w:val="18"/>
                <w:szCs w:val="18"/>
                <w:lang w:eastAsia="en-AU"/>
              </w:rPr>
            </w:pPr>
            <w:r w:rsidRPr="003D41DE">
              <w:rPr>
                <w:rFonts w:eastAsia="Arial" w:cs="Arial"/>
                <w:b/>
                <w:color w:val="FFFFFF"/>
                <w:sz w:val="18"/>
                <w:szCs w:val="18"/>
                <w:lang w:eastAsia="en-AU"/>
              </w:rPr>
              <w:t>Description</w:t>
            </w:r>
          </w:p>
        </w:tc>
        <w:tc>
          <w:tcPr>
            <w:tcW w:w="1014" w:type="pct"/>
            <w:shd w:val="clear" w:color="auto" w:fill="0070C0"/>
            <w:tcMar>
              <w:top w:w="80" w:type="dxa"/>
              <w:left w:w="120" w:type="dxa"/>
              <w:bottom w:w="80" w:type="dxa"/>
              <w:right w:w="120" w:type="dxa"/>
            </w:tcMar>
            <w:vAlign w:val="center"/>
          </w:tcPr>
          <w:p w14:paraId="7117298B" w14:textId="77777777" w:rsidR="00C6487D" w:rsidRPr="003D41DE" w:rsidRDefault="00C6487D" w:rsidP="00DE6E95">
            <w:pPr>
              <w:spacing w:before="80" w:after="80"/>
              <w:jc w:val="left"/>
              <w:rPr>
                <w:rFonts w:eastAsia="Arial" w:cs="Arial"/>
                <w:sz w:val="18"/>
                <w:szCs w:val="18"/>
                <w:lang w:eastAsia="en-AU"/>
              </w:rPr>
            </w:pPr>
            <w:r w:rsidRPr="003D41DE">
              <w:rPr>
                <w:rFonts w:eastAsia="Arial" w:cs="Arial"/>
                <w:b/>
                <w:color w:val="FFFFFF"/>
                <w:sz w:val="18"/>
                <w:szCs w:val="18"/>
                <w:lang w:eastAsia="en-AU"/>
              </w:rPr>
              <w:t>Required by</w:t>
            </w:r>
          </w:p>
        </w:tc>
        <w:tc>
          <w:tcPr>
            <w:tcW w:w="942" w:type="pct"/>
            <w:shd w:val="clear" w:color="auto" w:fill="0070C0"/>
            <w:tcMar>
              <w:top w:w="80" w:type="dxa"/>
              <w:left w:w="120" w:type="dxa"/>
              <w:bottom w:w="80" w:type="dxa"/>
              <w:right w:w="120" w:type="dxa"/>
            </w:tcMar>
            <w:vAlign w:val="center"/>
          </w:tcPr>
          <w:p w14:paraId="20A1AD1D" w14:textId="77777777" w:rsidR="00C6487D" w:rsidRPr="003D41DE" w:rsidRDefault="00C6487D" w:rsidP="00DE6E95">
            <w:pPr>
              <w:spacing w:before="80" w:after="80"/>
              <w:jc w:val="left"/>
              <w:rPr>
                <w:rFonts w:eastAsia="Arial" w:cs="Arial"/>
                <w:sz w:val="18"/>
                <w:szCs w:val="18"/>
                <w:lang w:eastAsia="en-AU"/>
              </w:rPr>
            </w:pPr>
            <w:r w:rsidRPr="003D41DE">
              <w:rPr>
                <w:rFonts w:eastAsia="Arial" w:cs="Arial"/>
                <w:b/>
                <w:color w:val="FFFFFF"/>
                <w:sz w:val="18"/>
                <w:szCs w:val="18"/>
                <w:lang w:eastAsia="en-AU"/>
              </w:rPr>
              <w:t>Owner</w:t>
            </w:r>
          </w:p>
        </w:tc>
      </w:tr>
      <w:tr w:rsidR="00C6487D" w:rsidRPr="003D41DE" w14:paraId="69DF6416" w14:textId="77777777" w:rsidTr="00F46D6D">
        <w:tc>
          <w:tcPr>
            <w:tcW w:w="1125" w:type="pct"/>
            <w:tcMar>
              <w:top w:w="80" w:type="dxa"/>
              <w:left w:w="120" w:type="dxa"/>
              <w:bottom w:w="80" w:type="dxa"/>
              <w:right w:w="120" w:type="dxa"/>
            </w:tcMar>
          </w:tcPr>
          <w:p w14:paraId="0842E3A9"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Dedicated counterpart team</w:t>
            </w:r>
          </w:p>
        </w:tc>
        <w:tc>
          <w:tcPr>
            <w:tcW w:w="1919" w:type="pct"/>
            <w:tcMar>
              <w:top w:w="80" w:type="dxa"/>
              <w:left w:w="120" w:type="dxa"/>
              <w:bottom w:w="80" w:type="dxa"/>
              <w:right w:w="120" w:type="dxa"/>
            </w:tcMar>
          </w:tcPr>
          <w:p w14:paraId="09247C13"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programme team members assigned on a dedicated basis as counterparts to Capgemini Key Personnel per workstream. Detailed structure confirmed prior to commencement.</w:t>
            </w:r>
          </w:p>
        </w:tc>
        <w:tc>
          <w:tcPr>
            <w:tcW w:w="1014" w:type="pct"/>
            <w:tcMar>
              <w:top w:w="80" w:type="dxa"/>
              <w:left w:w="120" w:type="dxa"/>
              <w:bottom w:w="80" w:type="dxa"/>
              <w:right w:w="120" w:type="dxa"/>
            </w:tcMar>
          </w:tcPr>
          <w:p w14:paraId="57B8A8C9" w14:textId="77777777" w:rsidR="00C6487D" w:rsidRPr="003D41DE" w:rsidRDefault="00C6487D">
            <w:pPr>
              <w:spacing w:before="0" w:after="0"/>
              <w:jc w:val="left"/>
              <w:rPr>
                <w:rFonts w:eastAsia="Arial" w:cs="Arial"/>
                <w:sz w:val="18"/>
                <w:szCs w:val="18"/>
                <w:highlight w:val="yellow"/>
                <w:lang w:eastAsia="en-AU"/>
              </w:rPr>
            </w:pPr>
            <w:r w:rsidRPr="000C32C6">
              <w:rPr>
                <w:rFonts w:eastAsia="Arial" w:cs="Arial"/>
                <w:i/>
                <w:color w:val="212121"/>
                <w:sz w:val="18"/>
                <w:szCs w:val="18"/>
                <w:lang w:eastAsia="en-AU"/>
              </w:rPr>
              <w:t xml:space="preserve">Month 1 Initiate </w:t>
            </w:r>
          </w:p>
        </w:tc>
        <w:tc>
          <w:tcPr>
            <w:tcW w:w="942" w:type="pct"/>
            <w:tcMar>
              <w:top w:w="80" w:type="dxa"/>
              <w:left w:w="120" w:type="dxa"/>
              <w:bottom w:w="80" w:type="dxa"/>
              <w:right w:w="120" w:type="dxa"/>
            </w:tcMar>
          </w:tcPr>
          <w:p w14:paraId="62301696"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Programme Lead</w:t>
            </w:r>
          </w:p>
        </w:tc>
      </w:tr>
      <w:tr w:rsidR="00C6487D" w:rsidRPr="003D41DE" w14:paraId="73038A85" w14:textId="77777777" w:rsidTr="00F46D6D">
        <w:tc>
          <w:tcPr>
            <w:tcW w:w="1125" w:type="pct"/>
            <w:tcMar>
              <w:top w:w="80" w:type="dxa"/>
              <w:left w:w="120" w:type="dxa"/>
              <w:bottom w:w="80" w:type="dxa"/>
              <w:right w:w="120" w:type="dxa"/>
            </w:tcMar>
          </w:tcPr>
          <w:p w14:paraId="3A0F99E7"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Data provision source systems</w:t>
            </w:r>
          </w:p>
        </w:tc>
        <w:tc>
          <w:tcPr>
            <w:tcW w:w="1919" w:type="pct"/>
            <w:tcMar>
              <w:top w:w="80" w:type="dxa"/>
              <w:left w:w="120" w:type="dxa"/>
              <w:bottom w:w="80" w:type="dxa"/>
              <w:right w:w="120" w:type="dxa"/>
            </w:tcMar>
          </w:tcPr>
          <w:p w14:paraId="038FFAB4" w14:textId="5ACF7CED"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Materially accurate data from Telflow, Inomial, ArcGIS/ODN and other legacy systems. Data quality baseline agreed in discovery</w:t>
            </w:r>
            <w:r w:rsidR="00152869">
              <w:rPr>
                <w:rFonts w:eastAsia="Arial" w:cs="Arial"/>
                <w:color w:val="212121"/>
                <w:sz w:val="18"/>
                <w:szCs w:val="18"/>
                <w:lang w:eastAsia="en-AU"/>
              </w:rPr>
              <w:t>/design</w:t>
            </w:r>
            <w:r w:rsidRPr="003D41DE">
              <w:rPr>
                <w:rFonts w:eastAsia="Arial" w:cs="Arial"/>
                <w:color w:val="212121"/>
                <w:sz w:val="18"/>
                <w:szCs w:val="18"/>
                <w:lang w:eastAsia="en-AU"/>
              </w:rPr>
              <w:t>. Gaps identified and remediation plan owned by TFF.</w:t>
            </w:r>
          </w:p>
        </w:tc>
        <w:tc>
          <w:tcPr>
            <w:tcW w:w="1014" w:type="pct"/>
            <w:tcMar>
              <w:top w:w="80" w:type="dxa"/>
              <w:left w:w="120" w:type="dxa"/>
              <w:bottom w:w="80" w:type="dxa"/>
              <w:right w:w="120" w:type="dxa"/>
            </w:tcMar>
          </w:tcPr>
          <w:p w14:paraId="45917F51" w14:textId="7931DC79" w:rsidR="00C6487D" w:rsidRPr="003D41DE" w:rsidRDefault="00C6487D">
            <w:pPr>
              <w:spacing w:before="0" w:after="0"/>
              <w:jc w:val="left"/>
              <w:rPr>
                <w:rFonts w:eastAsia="Arial" w:cs="Arial"/>
                <w:sz w:val="18"/>
                <w:szCs w:val="18"/>
                <w:highlight w:val="yellow"/>
                <w:lang w:eastAsia="en-AU"/>
              </w:rPr>
            </w:pPr>
            <w:r w:rsidRPr="000C32C6">
              <w:rPr>
                <w:rFonts w:eastAsia="Arial" w:cs="Arial"/>
                <w:i/>
                <w:color w:val="212121"/>
                <w:sz w:val="18"/>
                <w:szCs w:val="18"/>
                <w:lang w:eastAsia="en-AU"/>
              </w:rPr>
              <w:t xml:space="preserve">Month </w:t>
            </w:r>
            <w:r w:rsidR="00100F80">
              <w:rPr>
                <w:rFonts w:eastAsia="Arial" w:cs="Arial"/>
                <w:i/>
                <w:color w:val="212121"/>
                <w:sz w:val="18"/>
                <w:szCs w:val="18"/>
                <w:lang w:eastAsia="en-AU"/>
              </w:rPr>
              <w:t>1</w:t>
            </w:r>
            <w:r w:rsidRPr="000C32C6">
              <w:rPr>
                <w:rFonts w:eastAsia="Arial" w:cs="Arial"/>
                <w:i/>
                <w:color w:val="212121"/>
                <w:sz w:val="18"/>
                <w:szCs w:val="18"/>
                <w:lang w:eastAsia="en-AU"/>
              </w:rPr>
              <w:t xml:space="preserve"> </w:t>
            </w:r>
            <w:r w:rsidR="00100F80">
              <w:rPr>
                <w:rFonts w:eastAsia="Arial" w:cs="Arial"/>
                <w:i/>
                <w:color w:val="212121"/>
                <w:sz w:val="18"/>
                <w:szCs w:val="18"/>
                <w:lang w:eastAsia="en-AU"/>
              </w:rPr>
              <w:t>Initiate</w:t>
            </w:r>
          </w:p>
        </w:tc>
        <w:tc>
          <w:tcPr>
            <w:tcW w:w="942" w:type="pct"/>
            <w:tcMar>
              <w:top w:w="80" w:type="dxa"/>
              <w:left w:w="120" w:type="dxa"/>
              <w:bottom w:w="80" w:type="dxa"/>
              <w:right w:w="120" w:type="dxa"/>
            </w:tcMar>
          </w:tcPr>
          <w:p w14:paraId="79CE1B8B"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Data Owner</w:t>
            </w:r>
          </w:p>
        </w:tc>
      </w:tr>
      <w:tr w:rsidR="00C6487D" w:rsidRPr="003D41DE" w14:paraId="3E514CBA" w14:textId="77777777" w:rsidTr="00F46D6D">
        <w:tc>
          <w:tcPr>
            <w:tcW w:w="1125" w:type="pct"/>
            <w:tcMar>
              <w:top w:w="80" w:type="dxa"/>
              <w:left w:w="120" w:type="dxa"/>
              <w:bottom w:w="80" w:type="dxa"/>
              <w:right w:w="120" w:type="dxa"/>
            </w:tcMar>
          </w:tcPr>
          <w:p w14:paraId="69E6073A"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RSP relationship management</w:t>
            </w:r>
          </w:p>
        </w:tc>
        <w:tc>
          <w:tcPr>
            <w:tcW w:w="1919" w:type="pct"/>
            <w:tcMar>
              <w:top w:w="80" w:type="dxa"/>
              <w:left w:w="120" w:type="dxa"/>
              <w:bottom w:w="80" w:type="dxa"/>
              <w:right w:w="120" w:type="dxa"/>
            </w:tcMar>
          </w:tcPr>
          <w:p w14:paraId="38B0201A"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owns all engagement with RSPs including the 12-month notice process, consultation window and RSP testing coordination. Capgemini provides inputs and tracks milestones.</w:t>
            </w:r>
          </w:p>
        </w:tc>
        <w:tc>
          <w:tcPr>
            <w:tcW w:w="1014" w:type="pct"/>
            <w:tcMar>
              <w:top w:w="80" w:type="dxa"/>
              <w:left w:w="120" w:type="dxa"/>
              <w:bottom w:w="80" w:type="dxa"/>
              <w:right w:w="120" w:type="dxa"/>
            </w:tcMar>
          </w:tcPr>
          <w:p w14:paraId="57CC4BBA" w14:textId="77777777" w:rsidR="00C6487D" w:rsidRPr="003D41DE" w:rsidRDefault="00C6487D">
            <w:pPr>
              <w:spacing w:before="0" w:after="0"/>
              <w:jc w:val="left"/>
              <w:rPr>
                <w:rFonts w:eastAsia="Arial" w:cs="Arial"/>
                <w:sz w:val="18"/>
                <w:szCs w:val="18"/>
                <w:highlight w:val="yellow"/>
                <w:lang w:eastAsia="en-AU"/>
              </w:rPr>
            </w:pPr>
            <w:r w:rsidRPr="00B56459">
              <w:rPr>
                <w:rFonts w:eastAsia="Arial" w:cs="Arial"/>
                <w:i/>
                <w:color w:val="212121"/>
                <w:sz w:val="18"/>
                <w:szCs w:val="18"/>
                <w:lang w:eastAsia="en-AU"/>
              </w:rPr>
              <w:t>WP4 Month 1 planning critical: RSP testing window opens Month 9, portal go-live Month 22</w:t>
            </w:r>
          </w:p>
        </w:tc>
        <w:tc>
          <w:tcPr>
            <w:tcW w:w="942" w:type="pct"/>
            <w:tcMar>
              <w:top w:w="80" w:type="dxa"/>
              <w:left w:w="120" w:type="dxa"/>
              <w:bottom w:w="80" w:type="dxa"/>
              <w:right w:w="120" w:type="dxa"/>
            </w:tcMar>
          </w:tcPr>
          <w:p w14:paraId="538206F2"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Commercial Lead</w:t>
            </w:r>
          </w:p>
        </w:tc>
      </w:tr>
      <w:tr w:rsidR="00C6487D" w:rsidRPr="003D41DE" w14:paraId="6DA03876" w14:textId="77777777" w:rsidTr="00F46D6D">
        <w:tc>
          <w:tcPr>
            <w:tcW w:w="1125" w:type="pct"/>
            <w:tcMar>
              <w:top w:w="80" w:type="dxa"/>
              <w:left w:w="120" w:type="dxa"/>
              <w:bottom w:w="80" w:type="dxa"/>
              <w:right w:w="120" w:type="dxa"/>
            </w:tcMar>
          </w:tcPr>
          <w:p w14:paraId="4FF95B1A" w14:textId="77777777" w:rsidR="00C6487D" w:rsidRPr="003D41DE" w:rsidRDefault="00C6487D">
            <w:pPr>
              <w:spacing w:before="0" w:after="0"/>
              <w:jc w:val="left"/>
              <w:rPr>
                <w:rFonts w:eastAsia="Arial" w:cs="Arial"/>
                <w:sz w:val="18"/>
                <w:szCs w:val="18"/>
                <w:lang w:eastAsia="en-AU"/>
              </w:rPr>
            </w:pPr>
            <w:commentRangeStart w:id="96"/>
            <w:commentRangeStart w:id="97"/>
            <w:commentRangeStart w:id="98"/>
            <w:r w:rsidRPr="003D41DE">
              <w:rPr>
                <w:rFonts w:eastAsia="Arial" w:cs="Arial"/>
                <w:b/>
                <w:color w:val="003A8C"/>
                <w:sz w:val="18"/>
                <w:szCs w:val="18"/>
                <w:lang w:eastAsia="en-AU"/>
              </w:rPr>
              <w:t>Vent</w:t>
            </w:r>
            <w:r>
              <w:rPr>
                <w:rFonts w:eastAsia="Arial" w:cs="Arial"/>
                <w:b/>
                <w:color w:val="003A8C"/>
                <w:sz w:val="18"/>
                <w:szCs w:val="18"/>
                <w:lang w:eastAsia="en-AU"/>
              </w:rPr>
              <w:t>ia</w:t>
            </w:r>
            <w:r w:rsidRPr="003D41DE">
              <w:rPr>
                <w:rFonts w:eastAsia="Arial" w:cs="Arial"/>
                <w:b/>
                <w:color w:val="003A8C"/>
                <w:sz w:val="18"/>
                <w:szCs w:val="18"/>
                <w:lang w:eastAsia="en-AU"/>
              </w:rPr>
              <w:t xml:space="preserve"> integration access</w:t>
            </w:r>
            <w:commentRangeEnd w:id="96"/>
            <w:r w:rsidR="00050B65" w:rsidRPr="003D41DE">
              <w:rPr>
                <w:rStyle w:val="CommentReference"/>
                <w:rFonts w:eastAsia="Arial" w:cs="Arial"/>
                <w:sz w:val="18"/>
                <w:szCs w:val="18"/>
                <w:lang w:eastAsia="en-AU"/>
              </w:rPr>
              <w:commentReference w:id="96"/>
            </w:r>
            <w:commentRangeEnd w:id="97"/>
            <w:r w:rsidRPr="003D41DE">
              <w:rPr>
                <w:rStyle w:val="CommentReference"/>
                <w:rFonts w:eastAsia="Arial" w:cs="Arial"/>
                <w:sz w:val="18"/>
                <w:szCs w:val="18"/>
                <w:lang w:eastAsia="en-AU"/>
              </w:rPr>
              <w:commentReference w:id="97"/>
            </w:r>
            <w:commentRangeEnd w:id="98"/>
            <w:r w:rsidRPr="003D41DE">
              <w:rPr>
                <w:rStyle w:val="CommentReference"/>
                <w:rFonts w:eastAsia="Arial" w:cs="Arial"/>
                <w:sz w:val="18"/>
                <w:szCs w:val="18"/>
                <w:lang w:eastAsia="en-AU"/>
              </w:rPr>
              <w:commentReference w:id="98"/>
            </w:r>
          </w:p>
        </w:tc>
        <w:tc>
          <w:tcPr>
            <w:tcW w:w="1919" w:type="pct"/>
            <w:tcMar>
              <w:top w:w="80" w:type="dxa"/>
              <w:left w:w="120" w:type="dxa"/>
              <w:bottom w:w="80" w:type="dxa"/>
              <w:right w:w="120" w:type="dxa"/>
            </w:tcMar>
          </w:tcPr>
          <w:p w14:paraId="2C28E4FD" w14:textId="4EA0BEF5"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owns the Ventia partner relationship and integration timeline. Confirmed Vent</w:t>
            </w:r>
            <w:r>
              <w:rPr>
                <w:rFonts w:eastAsia="Arial" w:cs="Arial"/>
                <w:color w:val="212121"/>
                <w:sz w:val="18"/>
                <w:szCs w:val="18"/>
                <w:lang w:eastAsia="en-AU"/>
              </w:rPr>
              <w:t>ia</w:t>
            </w:r>
            <w:r w:rsidRPr="003D41DE">
              <w:rPr>
                <w:rFonts w:eastAsia="Arial" w:cs="Arial"/>
                <w:color w:val="212121"/>
                <w:sz w:val="18"/>
                <w:szCs w:val="18"/>
                <w:lang w:eastAsia="en-AU"/>
              </w:rPr>
              <w:t xml:space="preserve"> window required before WP</w:t>
            </w:r>
            <w:r w:rsidR="00100E6B">
              <w:rPr>
                <w:rFonts w:eastAsia="Arial" w:cs="Arial"/>
                <w:color w:val="212121"/>
                <w:sz w:val="18"/>
                <w:szCs w:val="18"/>
                <w:lang w:eastAsia="en-AU"/>
              </w:rPr>
              <w:t>7/</w:t>
            </w:r>
            <w:r w:rsidRPr="003D41DE">
              <w:rPr>
                <w:rFonts w:eastAsia="Arial" w:cs="Arial"/>
                <w:color w:val="212121"/>
                <w:sz w:val="18"/>
                <w:szCs w:val="18"/>
                <w:lang w:eastAsia="en-AU"/>
              </w:rPr>
              <w:t>WP8 build can be sequenced.</w:t>
            </w:r>
          </w:p>
        </w:tc>
        <w:tc>
          <w:tcPr>
            <w:tcW w:w="1014" w:type="pct"/>
            <w:tcMar>
              <w:top w:w="80" w:type="dxa"/>
              <w:left w:w="120" w:type="dxa"/>
              <w:bottom w:w="80" w:type="dxa"/>
              <w:right w:w="120" w:type="dxa"/>
            </w:tcMar>
          </w:tcPr>
          <w:p w14:paraId="37E59102" w14:textId="75CC8EDE" w:rsidR="00C6487D" w:rsidRPr="00DE6E95" w:rsidRDefault="00C6487D">
            <w:pPr>
              <w:spacing w:before="0" w:after="0"/>
              <w:jc w:val="left"/>
              <w:rPr>
                <w:rFonts w:eastAsia="Arial" w:cs="Arial"/>
                <w:sz w:val="18"/>
                <w:szCs w:val="18"/>
                <w:lang w:eastAsia="en-AU"/>
              </w:rPr>
            </w:pPr>
            <w:r w:rsidRPr="00DE6E95">
              <w:rPr>
                <w:rFonts w:eastAsia="Arial" w:cs="Arial"/>
                <w:i/>
                <w:color w:val="212121"/>
                <w:sz w:val="18"/>
                <w:szCs w:val="18"/>
                <w:lang w:eastAsia="en-AU"/>
              </w:rPr>
              <w:t>Month 4 confirm Ventia window (WP</w:t>
            </w:r>
            <w:r w:rsidR="00100E6B">
              <w:rPr>
                <w:rFonts w:eastAsia="Arial" w:cs="Arial"/>
                <w:i/>
                <w:color w:val="212121"/>
                <w:sz w:val="18"/>
                <w:szCs w:val="18"/>
                <w:lang w:eastAsia="en-AU"/>
              </w:rPr>
              <w:t>7/</w:t>
            </w:r>
            <w:r w:rsidRPr="00DE6E95">
              <w:rPr>
                <w:rFonts w:eastAsia="Arial" w:cs="Arial"/>
                <w:i/>
                <w:color w:val="212121"/>
                <w:sz w:val="18"/>
                <w:szCs w:val="18"/>
                <w:lang w:eastAsia="en-AU"/>
              </w:rPr>
              <w:t>WP8 dependency)</w:t>
            </w:r>
          </w:p>
        </w:tc>
        <w:tc>
          <w:tcPr>
            <w:tcW w:w="942" w:type="pct"/>
            <w:tcMar>
              <w:top w:w="80" w:type="dxa"/>
              <w:left w:w="120" w:type="dxa"/>
              <w:bottom w:w="80" w:type="dxa"/>
              <w:right w:w="120" w:type="dxa"/>
            </w:tcMar>
          </w:tcPr>
          <w:p w14:paraId="7CF8BE0F"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Operations Lead</w:t>
            </w:r>
          </w:p>
        </w:tc>
      </w:tr>
      <w:tr w:rsidR="00C6487D" w:rsidRPr="003D41DE" w14:paraId="10043CA7" w14:textId="77777777" w:rsidTr="00F46D6D">
        <w:tc>
          <w:tcPr>
            <w:tcW w:w="1125" w:type="pct"/>
            <w:tcMar>
              <w:top w:w="80" w:type="dxa"/>
              <w:left w:w="120" w:type="dxa"/>
              <w:bottom w:w="80" w:type="dxa"/>
              <w:right w:w="120" w:type="dxa"/>
            </w:tcMar>
          </w:tcPr>
          <w:p w14:paraId="36A3002D"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Experience API ownership</w:t>
            </w:r>
          </w:p>
        </w:tc>
        <w:tc>
          <w:tcPr>
            <w:tcW w:w="1919" w:type="pct"/>
            <w:tcMar>
              <w:top w:w="80" w:type="dxa"/>
              <w:left w:w="120" w:type="dxa"/>
              <w:bottom w:w="80" w:type="dxa"/>
              <w:right w:w="120" w:type="dxa"/>
            </w:tcMar>
          </w:tcPr>
          <w:p w14:paraId="264A9B30"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owns the Experience API layer and controls production release governance. API contracts and test stubs provided by Capgemini for TFF to implement.</w:t>
            </w:r>
          </w:p>
        </w:tc>
        <w:tc>
          <w:tcPr>
            <w:tcW w:w="1014" w:type="pct"/>
            <w:tcMar>
              <w:top w:w="80" w:type="dxa"/>
              <w:left w:w="120" w:type="dxa"/>
              <w:bottom w:w="80" w:type="dxa"/>
              <w:right w:w="120" w:type="dxa"/>
            </w:tcMar>
          </w:tcPr>
          <w:p w14:paraId="173035F0" w14:textId="77777777" w:rsidR="00C6487D" w:rsidRPr="003D41DE" w:rsidRDefault="00C6487D">
            <w:pPr>
              <w:spacing w:before="0" w:after="0"/>
              <w:jc w:val="left"/>
              <w:rPr>
                <w:rFonts w:eastAsia="Arial" w:cs="Arial"/>
                <w:sz w:val="18"/>
                <w:szCs w:val="18"/>
                <w:highlight w:val="yellow"/>
                <w:lang w:eastAsia="en-AU"/>
              </w:rPr>
            </w:pPr>
            <w:r w:rsidRPr="005C143B">
              <w:rPr>
                <w:rFonts w:eastAsia="Arial" w:cs="Arial"/>
                <w:i/>
                <w:color w:val="212121"/>
                <w:sz w:val="18"/>
                <w:szCs w:val="18"/>
                <w:lang w:eastAsia="en-AU"/>
              </w:rPr>
              <w:t>WP4/WP5 design phase</w:t>
            </w:r>
          </w:p>
        </w:tc>
        <w:tc>
          <w:tcPr>
            <w:tcW w:w="942" w:type="pct"/>
            <w:tcMar>
              <w:top w:w="80" w:type="dxa"/>
              <w:left w:w="120" w:type="dxa"/>
              <w:bottom w:w="80" w:type="dxa"/>
              <w:right w:w="120" w:type="dxa"/>
            </w:tcMar>
          </w:tcPr>
          <w:p w14:paraId="2F920630"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Architecture / TDA</w:t>
            </w:r>
          </w:p>
        </w:tc>
      </w:tr>
      <w:tr w:rsidR="00C6487D" w:rsidRPr="003D41DE" w14:paraId="7A90E286" w14:textId="77777777" w:rsidTr="00F46D6D">
        <w:tc>
          <w:tcPr>
            <w:tcW w:w="1125" w:type="pct"/>
            <w:tcMar>
              <w:top w:w="80" w:type="dxa"/>
              <w:left w:w="120" w:type="dxa"/>
              <w:bottom w:w="80" w:type="dxa"/>
              <w:right w:w="120" w:type="dxa"/>
            </w:tcMar>
          </w:tcPr>
          <w:p w14:paraId="0D9784A6"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Architecture and governance approvals</w:t>
            </w:r>
          </w:p>
        </w:tc>
        <w:tc>
          <w:tcPr>
            <w:tcW w:w="1919" w:type="pct"/>
            <w:tcMar>
              <w:top w:w="80" w:type="dxa"/>
              <w:left w:w="120" w:type="dxa"/>
              <w:bottom w:w="80" w:type="dxa"/>
              <w:right w:w="120" w:type="dxa"/>
            </w:tcMar>
          </w:tcPr>
          <w:p w14:paraId="08C88DB4"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TDA/ARB approval for all design decisions, solution options and deviation requests within agreed turnaround times (urgent: 2 business days; standard: 5 business days).</w:t>
            </w:r>
          </w:p>
        </w:tc>
        <w:tc>
          <w:tcPr>
            <w:tcW w:w="1014" w:type="pct"/>
            <w:tcMar>
              <w:top w:w="80" w:type="dxa"/>
              <w:left w:w="120" w:type="dxa"/>
              <w:bottom w:w="80" w:type="dxa"/>
              <w:right w:w="120" w:type="dxa"/>
            </w:tcMar>
          </w:tcPr>
          <w:p w14:paraId="10F0EB1D" w14:textId="77777777" w:rsidR="00C6487D" w:rsidRPr="0025149C" w:rsidRDefault="00C6487D">
            <w:pPr>
              <w:spacing w:before="0" w:after="0"/>
              <w:jc w:val="left"/>
              <w:rPr>
                <w:rFonts w:eastAsia="Arial" w:cs="Arial"/>
                <w:sz w:val="18"/>
                <w:szCs w:val="18"/>
                <w:lang w:eastAsia="en-AU"/>
              </w:rPr>
            </w:pPr>
            <w:r w:rsidRPr="0025149C">
              <w:rPr>
                <w:rFonts w:eastAsia="Arial" w:cs="Arial"/>
                <w:i/>
                <w:color w:val="212121"/>
                <w:sz w:val="18"/>
                <w:szCs w:val="18"/>
                <w:lang w:eastAsia="en-AU"/>
              </w:rPr>
              <w:t>Ongoing all phases</w:t>
            </w:r>
          </w:p>
        </w:tc>
        <w:tc>
          <w:tcPr>
            <w:tcW w:w="942" w:type="pct"/>
            <w:tcMar>
              <w:top w:w="80" w:type="dxa"/>
              <w:left w:w="120" w:type="dxa"/>
              <w:bottom w:w="80" w:type="dxa"/>
              <w:right w:w="120" w:type="dxa"/>
            </w:tcMar>
          </w:tcPr>
          <w:p w14:paraId="05787E45"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TDA / ARB</w:t>
            </w:r>
          </w:p>
        </w:tc>
      </w:tr>
      <w:tr w:rsidR="00C6487D" w:rsidRPr="003D41DE" w14:paraId="1E8473A4" w14:textId="77777777" w:rsidTr="00F46D6D">
        <w:tc>
          <w:tcPr>
            <w:tcW w:w="1125" w:type="pct"/>
            <w:tcMar>
              <w:top w:w="80" w:type="dxa"/>
              <w:left w:w="120" w:type="dxa"/>
              <w:bottom w:w="80" w:type="dxa"/>
              <w:right w:w="120" w:type="dxa"/>
            </w:tcMar>
          </w:tcPr>
          <w:p w14:paraId="234F1722" w14:textId="77777777" w:rsidR="00C6487D" w:rsidRPr="003D41DE" w:rsidRDefault="00C6487D">
            <w:pPr>
              <w:spacing w:before="0" w:after="0"/>
              <w:jc w:val="left"/>
              <w:rPr>
                <w:rFonts w:eastAsia="Arial" w:cs="Arial"/>
                <w:sz w:val="18"/>
                <w:szCs w:val="18"/>
                <w:lang w:eastAsia="en-AU"/>
              </w:rPr>
            </w:pPr>
            <w:r w:rsidRPr="003D41DE">
              <w:rPr>
                <w:rFonts w:eastAsia="Arial" w:cs="Arial"/>
                <w:b/>
                <w:color w:val="003A8C"/>
                <w:sz w:val="18"/>
                <w:szCs w:val="18"/>
                <w:lang w:eastAsia="en-AU"/>
              </w:rPr>
              <w:t>Business process change documentation</w:t>
            </w:r>
          </w:p>
        </w:tc>
        <w:tc>
          <w:tcPr>
            <w:tcW w:w="1919" w:type="pct"/>
            <w:tcMar>
              <w:top w:w="80" w:type="dxa"/>
              <w:left w:w="120" w:type="dxa"/>
              <w:bottom w:w="80" w:type="dxa"/>
              <w:right w:w="120" w:type="dxa"/>
            </w:tcMar>
          </w:tcPr>
          <w:p w14:paraId="2C372EEC"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is responsible for identifying, implementing and documenting process changes required to support the Solution. Capgemini provides impact analysis and design inputs.</w:t>
            </w:r>
          </w:p>
        </w:tc>
        <w:tc>
          <w:tcPr>
            <w:tcW w:w="1014" w:type="pct"/>
            <w:tcMar>
              <w:top w:w="80" w:type="dxa"/>
              <w:left w:w="120" w:type="dxa"/>
              <w:bottom w:w="80" w:type="dxa"/>
              <w:right w:w="120" w:type="dxa"/>
            </w:tcMar>
          </w:tcPr>
          <w:p w14:paraId="5C0FD6B8" w14:textId="77777777" w:rsidR="00C6487D" w:rsidRPr="0025149C" w:rsidRDefault="00C6487D">
            <w:pPr>
              <w:spacing w:before="0" w:after="0"/>
              <w:jc w:val="left"/>
              <w:rPr>
                <w:rFonts w:eastAsia="Arial" w:cs="Arial"/>
                <w:sz w:val="18"/>
                <w:szCs w:val="18"/>
                <w:lang w:eastAsia="en-AU"/>
              </w:rPr>
            </w:pPr>
            <w:r w:rsidRPr="0025149C">
              <w:rPr>
                <w:rFonts w:eastAsia="Arial" w:cs="Arial"/>
                <w:i/>
                <w:color w:val="212121"/>
                <w:sz w:val="18"/>
                <w:szCs w:val="18"/>
                <w:lang w:eastAsia="en-AU"/>
              </w:rPr>
              <w:t>Per WP release before UAT</w:t>
            </w:r>
          </w:p>
        </w:tc>
        <w:tc>
          <w:tcPr>
            <w:tcW w:w="942" w:type="pct"/>
            <w:tcMar>
              <w:top w:w="80" w:type="dxa"/>
              <w:left w:w="120" w:type="dxa"/>
              <w:bottom w:w="80" w:type="dxa"/>
              <w:right w:w="120" w:type="dxa"/>
            </w:tcMar>
          </w:tcPr>
          <w:p w14:paraId="66AD3984"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Business Owner per WP</w:t>
            </w:r>
          </w:p>
        </w:tc>
      </w:tr>
      <w:tr w:rsidR="00C6487D" w:rsidRPr="003D41DE" w14:paraId="386201EB" w14:textId="77777777" w:rsidTr="00F46D6D">
        <w:tc>
          <w:tcPr>
            <w:tcW w:w="1125" w:type="pct"/>
            <w:tcMar>
              <w:top w:w="80" w:type="dxa"/>
              <w:left w:w="120" w:type="dxa"/>
              <w:bottom w:w="80" w:type="dxa"/>
              <w:right w:w="120" w:type="dxa"/>
            </w:tcMar>
          </w:tcPr>
          <w:p w14:paraId="5A5529A0" w14:textId="77777777" w:rsidR="00C6487D" w:rsidRPr="001B1A10" w:rsidRDefault="00C6487D">
            <w:pPr>
              <w:spacing w:before="0" w:after="0"/>
              <w:jc w:val="left"/>
              <w:rPr>
                <w:rFonts w:eastAsia="Arial" w:cs="Arial"/>
                <w:color w:val="0070C0"/>
                <w:sz w:val="18"/>
                <w:szCs w:val="18"/>
                <w:lang w:eastAsia="en-AU"/>
              </w:rPr>
            </w:pPr>
            <w:r w:rsidRPr="001B1A10">
              <w:rPr>
                <w:rFonts w:eastAsia="Arial" w:cs="Arial"/>
                <w:b/>
                <w:color w:val="0070C0"/>
                <w:sz w:val="18"/>
                <w:szCs w:val="18"/>
                <w:lang w:eastAsia="en-AU"/>
              </w:rPr>
              <w:t>UAT and acceptance participation</w:t>
            </w:r>
          </w:p>
        </w:tc>
        <w:tc>
          <w:tcPr>
            <w:tcW w:w="1919" w:type="pct"/>
            <w:tcMar>
              <w:top w:w="80" w:type="dxa"/>
              <w:left w:w="120" w:type="dxa"/>
              <w:bottom w:w="80" w:type="dxa"/>
              <w:right w:w="120" w:type="dxa"/>
            </w:tcMar>
          </w:tcPr>
          <w:p w14:paraId="102AD12B" w14:textId="4288CD8A" w:rsidR="00C6487D" w:rsidRPr="003D41DE" w:rsidRDefault="00690339">
            <w:pPr>
              <w:spacing w:before="0" w:after="0"/>
              <w:jc w:val="left"/>
              <w:rPr>
                <w:rFonts w:eastAsia="Arial" w:cs="Arial"/>
                <w:sz w:val="18"/>
                <w:szCs w:val="18"/>
                <w:lang w:eastAsia="en-AU"/>
              </w:rPr>
            </w:pPr>
            <w:r w:rsidRPr="00690339">
              <w:rPr>
                <w:rFonts w:eastAsia="Arial" w:cs="Arial"/>
                <w:color w:val="212121"/>
                <w:sz w:val="18"/>
                <w:szCs w:val="18"/>
                <w:lang w:eastAsia="en-AU"/>
              </w:rPr>
              <w:t>Capgemini will support UAT Test case design and execution, with active participation from TFF business users. TFF remains responsible for business validation and formal acceptance sign off.</w:t>
            </w:r>
          </w:p>
        </w:tc>
        <w:tc>
          <w:tcPr>
            <w:tcW w:w="1014" w:type="pct"/>
            <w:tcMar>
              <w:top w:w="80" w:type="dxa"/>
              <w:left w:w="120" w:type="dxa"/>
              <w:bottom w:w="80" w:type="dxa"/>
              <w:right w:w="120" w:type="dxa"/>
            </w:tcMar>
          </w:tcPr>
          <w:p w14:paraId="55A723A1" w14:textId="77777777" w:rsidR="00C6487D" w:rsidRPr="0025149C" w:rsidRDefault="00C6487D">
            <w:pPr>
              <w:spacing w:before="0" w:after="0"/>
              <w:jc w:val="left"/>
              <w:rPr>
                <w:rFonts w:eastAsia="Arial" w:cs="Arial"/>
                <w:sz w:val="18"/>
                <w:szCs w:val="18"/>
                <w:lang w:eastAsia="en-AU"/>
              </w:rPr>
            </w:pPr>
            <w:r w:rsidRPr="0025149C">
              <w:rPr>
                <w:rFonts w:eastAsia="Arial" w:cs="Arial"/>
                <w:i/>
                <w:color w:val="212121"/>
                <w:sz w:val="18"/>
                <w:szCs w:val="18"/>
                <w:lang w:eastAsia="en-AU"/>
              </w:rPr>
              <w:t>Per WP release</w:t>
            </w:r>
          </w:p>
        </w:tc>
        <w:tc>
          <w:tcPr>
            <w:tcW w:w="942" w:type="pct"/>
            <w:tcMar>
              <w:top w:w="80" w:type="dxa"/>
              <w:left w:w="120" w:type="dxa"/>
              <w:bottom w:w="80" w:type="dxa"/>
              <w:right w:w="120" w:type="dxa"/>
            </w:tcMar>
          </w:tcPr>
          <w:p w14:paraId="080EBC7F"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TFF-nominated business owner</w:t>
            </w:r>
          </w:p>
        </w:tc>
      </w:tr>
      <w:tr w:rsidR="00C6487D" w:rsidRPr="003D41DE" w14:paraId="190E7077" w14:textId="77777777" w:rsidTr="00F46D6D">
        <w:tc>
          <w:tcPr>
            <w:tcW w:w="1125" w:type="pct"/>
            <w:tcMar>
              <w:top w:w="80" w:type="dxa"/>
              <w:left w:w="120" w:type="dxa"/>
              <w:bottom w:w="80" w:type="dxa"/>
              <w:right w:w="120" w:type="dxa"/>
            </w:tcMar>
          </w:tcPr>
          <w:p w14:paraId="22F06D8A" w14:textId="77777777" w:rsidR="00C6487D" w:rsidRPr="001B1A10" w:rsidRDefault="00C6487D">
            <w:pPr>
              <w:spacing w:before="0" w:after="0"/>
              <w:jc w:val="left"/>
              <w:rPr>
                <w:rFonts w:eastAsia="Arial" w:cs="Arial"/>
                <w:color w:val="0070C0"/>
                <w:sz w:val="18"/>
                <w:szCs w:val="18"/>
                <w:lang w:eastAsia="en-AU"/>
              </w:rPr>
            </w:pPr>
            <w:r w:rsidRPr="001B1A10">
              <w:rPr>
                <w:rFonts w:eastAsia="Arial" w:cs="Arial"/>
                <w:b/>
                <w:color w:val="0070C0"/>
                <w:sz w:val="18"/>
                <w:szCs w:val="18"/>
                <w:lang w:eastAsia="en-AU"/>
              </w:rPr>
              <w:t>Production environment access</w:t>
            </w:r>
          </w:p>
        </w:tc>
        <w:tc>
          <w:tcPr>
            <w:tcW w:w="1919" w:type="pct"/>
            <w:tcMar>
              <w:top w:w="80" w:type="dxa"/>
              <w:left w:w="120" w:type="dxa"/>
              <w:bottom w:w="80" w:type="dxa"/>
              <w:right w:w="120" w:type="dxa"/>
            </w:tcMar>
          </w:tcPr>
          <w:p w14:paraId="7CA70073"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owns production environment. Capgemini provides approved release packages for TFF to promote. Access to non-production environments provided as agreed.</w:t>
            </w:r>
          </w:p>
        </w:tc>
        <w:tc>
          <w:tcPr>
            <w:tcW w:w="1014" w:type="pct"/>
            <w:tcMar>
              <w:top w:w="80" w:type="dxa"/>
              <w:left w:w="120" w:type="dxa"/>
              <w:bottom w:w="80" w:type="dxa"/>
              <w:right w:w="120" w:type="dxa"/>
            </w:tcMar>
          </w:tcPr>
          <w:p w14:paraId="2DC93A42" w14:textId="77777777" w:rsidR="00C6487D" w:rsidRPr="003D41DE" w:rsidRDefault="00C6487D">
            <w:pPr>
              <w:spacing w:before="0" w:after="0"/>
              <w:jc w:val="left"/>
              <w:rPr>
                <w:rFonts w:eastAsia="Arial" w:cs="Arial"/>
                <w:sz w:val="18"/>
                <w:szCs w:val="18"/>
                <w:highlight w:val="yellow"/>
                <w:lang w:eastAsia="en-AU"/>
              </w:rPr>
            </w:pPr>
            <w:r w:rsidRPr="00663CD8">
              <w:rPr>
                <w:rFonts w:eastAsia="Arial" w:cs="Arial"/>
                <w:i/>
                <w:color w:val="212121"/>
                <w:sz w:val="18"/>
                <w:szCs w:val="18"/>
                <w:lang w:eastAsia="en-AU"/>
              </w:rPr>
              <w:t>Month 1 environment setup</w:t>
            </w:r>
          </w:p>
        </w:tc>
        <w:tc>
          <w:tcPr>
            <w:tcW w:w="942" w:type="pct"/>
            <w:tcMar>
              <w:top w:w="80" w:type="dxa"/>
              <w:left w:w="120" w:type="dxa"/>
              <w:bottom w:w="80" w:type="dxa"/>
              <w:right w:w="120" w:type="dxa"/>
            </w:tcMar>
          </w:tcPr>
          <w:p w14:paraId="1BCCC0D5"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Technical Lead</w:t>
            </w:r>
          </w:p>
        </w:tc>
      </w:tr>
      <w:tr w:rsidR="00CC28FB" w:rsidRPr="001048BA" w14:paraId="0CCF03D9" w14:textId="77777777" w:rsidTr="00F46D6D">
        <w:tc>
          <w:tcPr>
            <w:tcW w:w="1125" w:type="pct"/>
            <w:tcBorders>
              <w:bottom w:val="single" w:sz="4" w:space="0" w:color="D0CECE" w:themeColor="background2" w:themeShade="E6"/>
            </w:tcBorders>
            <w:tcMar>
              <w:top w:w="80" w:type="dxa"/>
              <w:left w:w="120" w:type="dxa"/>
              <w:bottom w:w="80" w:type="dxa"/>
              <w:right w:w="120" w:type="dxa"/>
            </w:tcMar>
          </w:tcPr>
          <w:p w14:paraId="4BE6EE25" w14:textId="201EB2D4" w:rsidR="00CC28FB" w:rsidRPr="001B1A10" w:rsidRDefault="00CC28FB">
            <w:pPr>
              <w:spacing w:before="0" w:after="0"/>
              <w:jc w:val="left"/>
              <w:rPr>
                <w:rFonts w:eastAsia="Arial" w:cs="Arial"/>
                <w:b/>
                <w:color w:val="0070C0"/>
                <w:sz w:val="18"/>
                <w:szCs w:val="18"/>
                <w:lang w:eastAsia="en-AU"/>
              </w:rPr>
            </w:pPr>
            <w:commentRangeStart w:id="101"/>
            <w:commentRangeStart w:id="102"/>
            <w:r w:rsidRPr="001B1A10">
              <w:rPr>
                <w:rFonts w:eastAsia="Arial" w:cs="Arial"/>
                <w:b/>
                <w:color w:val="0070C0"/>
                <w:sz w:val="18"/>
                <w:szCs w:val="18"/>
                <w:lang w:eastAsia="en-AU"/>
              </w:rPr>
              <w:t>Security and Penetration testing</w:t>
            </w:r>
            <w:commentRangeEnd w:id="101"/>
            <w:r w:rsidR="0062260E" w:rsidRPr="001B1A10">
              <w:rPr>
                <w:rStyle w:val="CommentReference"/>
                <w:rFonts w:eastAsia="Arial" w:cs="Arial"/>
                <w:b/>
                <w:color w:val="0070C0"/>
                <w:sz w:val="18"/>
                <w:szCs w:val="18"/>
                <w:lang w:eastAsia="en-AU"/>
              </w:rPr>
              <w:commentReference w:id="101"/>
            </w:r>
            <w:commentRangeEnd w:id="102"/>
            <w:r w:rsidRPr="001B1A10">
              <w:rPr>
                <w:rStyle w:val="CommentReference"/>
                <w:rFonts w:eastAsia="Arial" w:cs="Arial"/>
                <w:b/>
                <w:color w:val="0070C0"/>
                <w:sz w:val="18"/>
                <w:szCs w:val="18"/>
                <w:lang w:eastAsia="en-AU"/>
              </w:rPr>
              <w:commentReference w:id="102"/>
            </w:r>
          </w:p>
        </w:tc>
        <w:tc>
          <w:tcPr>
            <w:tcW w:w="1919" w:type="pct"/>
            <w:tcBorders>
              <w:bottom w:val="single" w:sz="4" w:space="0" w:color="D0CECE" w:themeColor="background2" w:themeShade="E6"/>
            </w:tcBorders>
            <w:tcMar>
              <w:top w:w="80" w:type="dxa"/>
              <w:left w:w="120" w:type="dxa"/>
              <w:bottom w:w="80" w:type="dxa"/>
              <w:right w:w="120" w:type="dxa"/>
            </w:tcMar>
          </w:tcPr>
          <w:p w14:paraId="56C71D9E" w14:textId="77777777" w:rsidR="00CC28FB" w:rsidRPr="00CC28FB" w:rsidRDefault="00CC28FB" w:rsidP="00CC28FB">
            <w:pPr>
              <w:spacing w:before="0" w:after="0"/>
              <w:jc w:val="left"/>
              <w:rPr>
                <w:rFonts w:eastAsia="Arial" w:cs="Arial"/>
                <w:color w:val="212121"/>
                <w:sz w:val="18"/>
                <w:szCs w:val="18"/>
                <w:lang w:eastAsia="en-AU"/>
              </w:rPr>
            </w:pPr>
            <w:r w:rsidRPr="00CC28FB">
              <w:rPr>
                <w:rFonts w:eastAsia="Arial" w:cs="Arial"/>
                <w:color w:val="212121"/>
                <w:sz w:val="18"/>
                <w:szCs w:val="18"/>
                <w:lang w:eastAsia="en-AU"/>
              </w:rPr>
              <w:t>Security and penetration testing execution will be TFF responsibility and support will be provided by Capgemini team</w:t>
            </w:r>
          </w:p>
          <w:p w14:paraId="754AD446" w14:textId="77777777" w:rsidR="00CC28FB" w:rsidRPr="001048BA" w:rsidRDefault="00CC28FB">
            <w:pPr>
              <w:spacing w:before="0" w:after="0"/>
              <w:jc w:val="left"/>
              <w:rPr>
                <w:rFonts w:eastAsia="Arial" w:cs="Arial"/>
                <w:color w:val="212121"/>
                <w:sz w:val="18"/>
                <w:szCs w:val="18"/>
                <w:lang w:eastAsia="en-AU"/>
              </w:rPr>
            </w:pPr>
          </w:p>
        </w:tc>
        <w:tc>
          <w:tcPr>
            <w:tcW w:w="1014" w:type="pct"/>
            <w:tcBorders>
              <w:bottom w:val="single" w:sz="4" w:space="0" w:color="D0CECE" w:themeColor="background2" w:themeShade="E6"/>
            </w:tcBorders>
            <w:tcMar>
              <w:top w:w="80" w:type="dxa"/>
              <w:left w:w="120" w:type="dxa"/>
              <w:bottom w:w="80" w:type="dxa"/>
              <w:right w:w="120" w:type="dxa"/>
            </w:tcMar>
          </w:tcPr>
          <w:p w14:paraId="52BE66E2" w14:textId="010CD843" w:rsidR="00CC28FB" w:rsidRPr="001048BA" w:rsidRDefault="0069437E">
            <w:pPr>
              <w:spacing w:before="0" w:after="0"/>
              <w:jc w:val="left"/>
              <w:rPr>
                <w:rFonts w:eastAsia="Arial" w:cs="Arial"/>
                <w:i/>
                <w:color w:val="212121"/>
                <w:sz w:val="18"/>
                <w:szCs w:val="18"/>
                <w:lang w:eastAsia="en-AU"/>
              </w:rPr>
            </w:pPr>
            <w:r>
              <w:rPr>
                <w:rFonts w:eastAsia="Arial" w:cs="Arial"/>
                <w:i/>
                <w:color w:val="212121"/>
                <w:sz w:val="18"/>
                <w:szCs w:val="18"/>
                <w:lang w:eastAsia="en-AU"/>
              </w:rPr>
              <w:t>Per WP release</w:t>
            </w:r>
            <w:r w:rsidR="00C66F66">
              <w:rPr>
                <w:rFonts w:eastAsia="Arial" w:cs="Arial"/>
                <w:i/>
                <w:color w:val="212121"/>
                <w:sz w:val="18"/>
                <w:szCs w:val="18"/>
                <w:lang w:eastAsia="en-AU"/>
              </w:rPr>
              <w:t xml:space="preserve"> during UAT</w:t>
            </w:r>
          </w:p>
        </w:tc>
        <w:tc>
          <w:tcPr>
            <w:tcW w:w="942" w:type="pct"/>
            <w:tcBorders>
              <w:bottom w:val="single" w:sz="4" w:space="0" w:color="D0CECE" w:themeColor="background2" w:themeShade="E6"/>
            </w:tcBorders>
            <w:tcMar>
              <w:top w:w="80" w:type="dxa"/>
              <w:left w:w="120" w:type="dxa"/>
              <w:bottom w:w="80" w:type="dxa"/>
              <w:right w:w="120" w:type="dxa"/>
            </w:tcMar>
          </w:tcPr>
          <w:p w14:paraId="6D7DC3D7" w14:textId="74E50187" w:rsidR="00CC28FB" w:rsidRPr="001048BA" w:rsidRDefault="00790002">
            <w:pPr>
              <w:spacing w:before="0" w:after="0"/>
              <w:jc w:val="left"/>
              <w:rPr>
                <w:rFonts w:eastAsia="Arial" w:cs="Arial"/>
                <w:b/>
                <w:color w:val="212121"/>
                <w:sz w:val="18"/>
                <w:szCs w:val="18"/>
                <w:lang w:eastAsia="en-AU"/>
              </w:rPr>
            </w:pPr>
            <w:r>
              <w:rPr>
                <w:rFonts w:eastAsia="Arial" w:cs="Arial"/>
                <w:b/>
                <w:color w:val="212121"/>
                <w:sz w:val="18"/>
                <w:szCs w:val="18"/>
                <w:lang w:eastAsia="en-AU"/>
              </w:rPr>
              <w:t>TFF Security Lead</w:t>
            </w:r>
          </w:p>
        </w:tc>
      </w:tr>
      <w:tr w:rsidR="00C6487D" w:rsidRPr="003D41DE" w14:paraId="270C04C4" w14:textId="77777777" w:rsidTr="00F46D6D">
        <w:tc>
          <w:tcPr>
            <w:tcW w:w="1125" w:type="pct"/>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59FD4AD6" w14:textId="77777777" w:rsidR="00C6487D" w:rsidRPr="001B1A10" w:rsidRDefault="00C6487D">
            <w:pPr>
              <w:spacing w:before="0" w:after="0"/>
              <w:jc w:val="left"/>
              <w:rPr>
                <w:rFonts w:eastAsia="Arial" w:cs="Arial"/>
                <w:color w:val="0070C0"/>
                <w:sz w:val="18"/>
                <w:szCs w:val="18"/>
                <w:lang w:eastAsia="en-AU"/>
              </w:rPr>
            </w:pPr>
            <w:r w:rsidRPr="001B1A10">
              <w:rPr>
                <w:rFonts w:eastAsia="Arial" w:cs="Arial"/>
                <w:b/>
                <w:color w:val="0070C0"/>
                <w:sz w:val="18"/>
                <w:szCs w:val="18"/>
                <w:lang w:eastAsia="en-AU"/>
              </w:rPr>
              <w:t>Funding and change authority</w:t>
            </w:r>
          </w:p>
        </w:tc>
        <w:tc>
          <w:tcPr>
            <w:tcW w:w="1919" w:type="pct"/>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652CEA20" w14:textId="77777777" w:rsidR="00C6487D" w:rsidRPr="003D41DE" w:rsidRDefault="00C6487D">
            <w:pPr>
              <w:spacing w:before="0" w:after="0"/>
              <w:jc w:val="left"/>
              <w:rPr>
                <w:rFonts w:eastAsia="Arial" w:cs="Arial"/>
                <w:sz w:val="18"/>
                <w:szCs w:val="18"/>
                <w:lang w:eastAsia="en-AU"/>
              </w:rPr>
            </w:pPr>
            <w:r w:rsidRPr="003D41DE">
              <w:rPr>
                <w:rFonts w:eastAsia="Arial" w:cs="Arial"/>
                <w:color w:val="212121"/>
                <w:sz w:val="18"/>
                <w:szCs w:val="18"/>
                <w:lang w:eastAsia="en-AU"/>
              </w:rPr>
              <w:t>TFF provides budget approval for base scope, and timely decisions on change requests within agreed commercial thresholds.</w:t>
            </w:r>
          </w:p>
        </w:tc>
        <w:tc>
          <w:tcPr>
            <w:tcW w:w="1014" w:type="pct"/>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071ECD88" w14:textId="534110E5" w:rsidR="00C6487D" w:rsidRPr="003D41DE" w:rsidRDefault="00C6487D">
            <w:pPr>
              <w:spacing w:before="0" w:after="0"/>
              <w:jc w:val="left"/>
              <w:rPr>
                <w:rFonts w:eastAsia="Arial" w:cs="Arial"/>
                <w:sz w:val="18"/>
                <w:szCs w:val="18"/>
                <w:highlight w:val="yellow"/>
                <w:lang w:eastAsia="en-AU"/>
              </w:rPr>
            </w:pPr>
            <w:r w:rsidRPr="00663CD8">
              <w:rPr>
                <w:rFonts w:eastAsia="Arial" w:cs="Arial"/>
                <w:i/>
                <w:color w:val="212121"/>
                <w:sz w:val="18"/>
                <w:szCs w:val="18"/>
                <w:lang w:eastAsia="en-AU"/>
              </w:rPr>
              <w:t>Ongoing as change requests arise</w:t>
            </w:r>
          </w:p>
        </w:tc>
        <w:tc>
          <w:tcPr>
            <w:tcW w:w="942" w:type="pct"/>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43BF9034" w14:textId="77777777" w:rsidR="00C6487D" w:rsidRPr="003D41DE" w:rsidRDefault="00C6487D">
            <w:pPr>
              <w:spacing w:before="0" w:after="0"/>
              <w:jc w:val="left"/>
              <w:rPr>
                <w:rFonts w:eastAsia="Arial" w:cs="Arial"/>
                <w:sz w:val="18"/>
                <w:szCs w:val="18"/>
                <w:lang w:eastAsia="en-AU"/>
              </w:rPr>
            </w:pPr>
            <w:r w:rsidRPr="003D41DE">
              <w:rPr>
                <w:rFonts w:eastAsia="Arial" w:cs="Arial"/>
                <w:b/>
                <w:color w:val="212121"/>
                <w:sz w:val="18"/>
                <w:szCs w:val="18"/>
                <w:lang w:eastAsia="en-AU"/>
              </w:rPr>
              <w:t>TFF Executive Sponsor / SteerCo</w:t>
            </w:r>
          </w:p>
        </w:tc>
      </w:tr>
    </w:tbl>
    <w:p w14:paraId="131F9FEF" w14:textId="77777777" w:rsidR="00C6487D" w:rsidRPr="00004480" w:rsidRDefault="00C6487D" w:rsidP="00C6487D">
      <w:pPr>
        <w:spacing w:before="0" w:after="120"/>
        <w:jc w:val="left"/>
        <w:rPr>
          <w:rFonts w:eastAsia="Aptos" w:cs="Arial"/>
          <w:kern w:val="2"/>
          <w:sz w:val="22"/>
          <w:szCs w:val="22"/>
          <w14:ligatures w14:val="standardContextual"/>
        </w:rPr>
      </w:pPr>
    </w:p>
    <w:p w14:paraId="7443ACF3" w14:textId="413AA529" w:rsidR="00AC4878" w:rsidRPr="00004480" w:rsidRDefault="00AC4878"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In conclusion:</w:t>
      </w:r>
    </w:p>
    <w:p w14:paraId="7BCF1AC8" w14:textId="209E4ED9" w:rsidR="00AC4878" w:rsidRPr="00004480" w:rsidRDefault="00AC4878" w:rsidP="00275D4E">
      <w:pPr>
        <w:numPr>
          <w:ilvl w:val="0"/>
          <w:numId w:val="13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Tuatahi owns: business outcomes, data, external relationships, production control, and change adoption</w:t>
      </w:r>
    </w:p>
    <w:p w14:paraId="53436CF5" w14:textId="77777777" w:rsidR="00AC4878" w:rsidRPr="00004480" w:rsidRDefault="00AC4878" w:rsidP="00275D4E">
      <w:pPr>
        <w:numPr>
          <w:ilvl w:val="0"/>
          <w:numId w:val="135"/>
        </w:num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Capgemini owns: delivery execution, integration within scope, testing, and solution implementation</w:t>
      </w:r>
    </w:p>
    <w:p w14:paraId="5CB7C80C" w14:textId="77777777" w:rsidR="00AC4878" w:rsidRPr="00004480" w:rsidRDefault="00AC4878" w:rsidP="003C013D">
      <w:pPr>
        <w:spacing w:before="100" w:beforeAutospacing="1" w:after="100" w:afterAutospacing="1" w:line="300" w:lineRule="atLeast"/>
        <w:rPr>
          <w:rFonts w:eastAsia="Times New Roman" w:cs="Segoe UI"/>
          <w:szCs w:val="20"/>
          <w:lang w:eastAsia="en-IN"/>
        </w:rPr>
      </w:pPr>
      <w:r w:rsidRPr="00004480">
        <w:rPr>
          <w:rFonts w:eastAsia="Times New Roman" w:cs="Segoe UI"/>
          <w:szCs w:val="20"/>
          <w:lang w:eastAsia="en-IN"/>
        </w:rPr>
        <w:t>This clear separation ensures end</w:t>
      </w:r>
      <w:r w:rsidRPr="00004480">
        <w:rPr>
          <w:rFonts w:eastAsia="Times New Roman" w:cs="Segoe UI"/>
          <w:szCs w:val="20"/>
          <w:lang w:eastAsia="en-IN"/>
        </w:rPr>
        <w:noBreakHyphen/>
        <w:t>to</w:t>
      </w:r>
      <w:r w:rsidRPr="00004480">
        <w:rPr>
          <w:rFonts w:eastAsia="Times New Roman" w:cs="Segoe UI"/>
          <w:szCs w:val="20"/>
          <w:lang w:eastAsia="en-IN"/>
        </w:rPr>
        <w:noBreakHyphen/>
        <w:t>end accountability while enabling coordinated delivery across all programme components.</w:t>
      </w:r>
    </w:p>
    <w:p w14:paraId="29FE399E" w14:textId="77777777" w:rsidR="00681AB0" w:rsidRPr="001048BA" w:rsidRDefault="00681AB0" w:rsidP="00681AB0">
      <w:pPr>
        <w:pStyle w:val="Heading2"/>
      </w:pPr>
      <w:bookmarkStart w:id="104" w:name="_Toc231251419"/>
      <w:bookmarkStart w:id="105" w:name="_Toc231276449"/>
      <w:r w:rsidRPr="001048BA">
        <w:t>Out of Scope</w:t>
      </w:r>
      <w:bookmarkEnd w:id="104"/>
      <w:bookmarkEnd w:id="105"/>
    </w:p>
    <w:p w14:paraId="18F53A38" w14:textId="77777777" w:rsidR="00681AB0" w:rsidRPr="00B21A33" w:rsidRDefault="00681AB0" w:rsidP="00275D4E">
      <w:pPr>
        <w:numPr>
          <w:ilvl w:val="1"/>
          <w:numId w:val="157"/>
        </w:numPr>
        <w:spacing w:before="120" w:after="120"/>
        <w:textAlignment w:val="center"/>
        <w:rPr>
          <w:rFonts w:eastAsia="Times New Roman" w:cs="Calibri"/>
          <w:szCs w:val="20"/>
          <w:lang w:eastAsia="ja-JP"/>
        </w:rPr>
      </w:pPr>
      <w:r w:rsidRPr="00B21A33">
        <w:rPr>
          <w:rFonts w:eastAsia="Times New Roman" w:cs="Segoe UI"/>
          <w:b/>
          <w:szCs w:val="20"/>
          <w:lang w:eastAsia="ja-JP"/>
        </w:rPr>
        <w:t>Experience API</w:t>
      </w:r>
    </w:p>
    <w:p w14:paraId="12C72554" w14:textId="77777777" w:rsidR="00681AB0" w:rsidRPr="00B21A33" w:rsidRDefault="00681AB0" w:rsidP="00275D4E">
      <w:pPr>
        <w:numPr>
          <w:ilvl w:val="2"/>
          <w:numId w:val="168"/>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Ownership, design, build, enhancement, and production operation of the Experience API remains with TFF</w:t>
      </w:r>
    </w:p>
    <w:p w14:paraId="7CEFB6B8" w14:textId="77777777" w:rsidR="00681AB0" w:rsidRPr="00B21A33" w:rsidRDefault="00681AB0" w:rsidP="00275D4E">
      <w:pPr>
        <w:numPr>
          <w:ilvl w:val="2"/>
          <w:numId w:val="168"/>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Production releases and operational control of the Experience API are excluded from SI scope</w:t>
      </w:r>
    </w:p>
    <w:p w14:paraId="13419B52" w14:textId="77777777" w:rsidR="00681AB0" w:rsidRPr="00B21A33" w:rsidRDefault="00681AB0" w:rsidP="00275D4E">
      <w:pPr>
        <w:numPr>
          <w:ilvl w:val="1"/>
          <w:numId w:val="158"/>
        </w:numPr>
        <w:spacing w:before="120" w:after="120"/>
        <w:textAlignment w:val="center"/>
        <w:rPr>
          <w:rFonts w:eastAsia="Times New Roman" w:cs="Calibri"/>
          <w:szCs w:val="20"/>
          <w:lang w:eastAsia="ja-JP"/>
        </w:rPr>
      </w:pPr>
      <w:r w:rsidRPr="00B21A33">
        <w:rPr>
          <w:rFonts w:eastAsia="Times New Roman" w:cs="Segoe UI"/>
          <w:b/>
          <w:szCs w:val="20"/>
          <w:lang w:eastAsia="ja-JP"/>
        </w:rPr>
        <w:t>Experience API Integrations</w:t>
      </w:r>
    </w:p>
    <w:p w14:paraId="56F0509C" w14:textId="77777777" w:rsidR="00681AB0" w:rsidRPr="00B21A33" w:rsidRDefault="00681AB0" w:rsidP="00275D4E">
      <w:pPr>
        <w:numPr>
          <w:ilvl w:val="2"/>
          <w:numId w:val="169"/>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Any additional integrations not explicitly included in an agreed Work Package</w:t>
      </w:r>
    </w:p>
    <w:p w14:paraId="5C5156DF" w14:textId="77777777" w:rsidR="00681AB0" w:rsidRPr="0098322E" w:rsidRDefault="00681AB0" w:rsidP="00275D4E">
      <w:pPr>
        <w:numPr>
          <w:ilvl w:val="0"/>
          <w:numId w:val="169"/>
        </w:numPr>
        <w:spacing w:before="120" w:after="120"/>
        <w:ind w:left="709"/>
        <w:textAlignment w:val="center"/>
        <w:rPr>
          <w:rFonts w:eastAsia="Times New Roman" w:cs="Calibri"/>
          <w:b/>
          <w:bCs/>
          <w:szCs w:val="20"/>
          <w:lang w:eastAsia="ja-JP"/>
        </w:rPr>
      </w:pPr>
      <w:r w:rsidRPr="0098322E">
        <w:rPr>
          <w:rFonts w:eastAsia="Times New Roman" w:cs="Segoe UI"/>
          <w:b/>
          <w:bCs/>
          <w:szCs w:val="20"/>
          <w:lang w:eastAsia="ja-JP"/>
        </w:rPr>
        <w:t>Service Partner Gateway</w:t>
      </w:r>
    </w:p>
    <w:p w14:paraId="377E9FEC" w14:textId="77777777" w:rsidR="00681AB0" w:rsidRPr="00B21A33" w:rsidRDefault="00681AB0" w:rsidP="00275D4E">
      <w:pPr>
        <w:numPr>
          <w:ilvl w:val="2"/>
          <w:numId w:val="169"/>
        </w:numPr>
        <w:spacing w:before="120" w:after="120"/>
        <w:ind w:left="1134" w:hanging="425"/>
        <w:textAlignment w:val="center"/>
        <w:rPr>
          <w:rFonts w:eastAsia="Times New Roman" w:cs="Calibri"/>
          <w:szCs w:val="20"/>
          <w:lang w:eastAsia="ja-JP"/>
        </w:rPr>
      </w:pPr>
      <w:r w:rsidRPr="00B21A33">
        <w:rPr>
          <w:rFonts w:eastAsia="Times New Roman" w:cs="Segoe UI"/>
          <w:szCs w:val="20"/>
          <w:lang w:eastAsia="ja-JP"/>
        </w:rPr>
        <w:t xml:space="preserve">Ownership, design, build, enhancement, and production operation of the </w:t>
      </w:r>
      <w:r>
        <w:rPr>
          <w:rFonts w:eastAsia="Times New Roman" w:cs="Segoe UI"/>
          <w:szCs w:val="20"/>
          <w:lang w:eastAsia="ja-JP"/>
        </w:rPr>
        <w:t>Service Partner Gateway (SPG)</w:t>
      </w:r>
      <w:r w:rsidRPr="00B21A33">
        <w:rPr>
          <w:rFonts w:eastAsia="Times New Roman" w:cs="Segoe UI"/>
          <w:szCs w:val="20"/>
          <w:lang w:eastAsia="ja-JP"/>
        </w:rPr>
        <w:t xml:space="preserve"> remains with TFF</w:t>
      </w:r>
    </w:p>
    <w:p w14:paraId="0FCA04B1" w14:textId="77777777" w:rsidR="00681AB0" w:rsidRPr="001F39A2" w:rsidRDefault="00681AB0" w:rsidP="00275D4E">
      <w:pPr>
        <w:numPr>
          <w:ilvl w:val="2"/>
          <w:numId w:val="169"/>
        </w:numPr>
        <w:spacing w:before="120" w:after="120"/>
        <w:ind w:left="1134" w:hanging="425"/>
        <w:textAlignment w:val="center"/>
        <w:rPr>
          <w:rFonts w:eastAsia="Times New Roman" w:cs="Calibri"/>
          <w:szCs w:val="20"/>
          <w:lang w:eastAsia="ja-JP"/>
        </w:rPr>
      </w:pPr>
      <w:r w:rsidRPr="00B21A33">
        <w:rPr>
          <w:rFonts w:eastAsia="Times New Roman" w:cs="Segoe UI"/>
          <w:szCs w:val="20"/>
          <w:lang w:eastAsia="ja-JP"/>
        </w:rPr>
        <w:t xml:space="preserve">Production releases and operational control of the </w:t>
      </w:r>
      <w:r>
        <w:rPr>
          <w:rFonts w:eastAsia="Times New Roman" w:cs="Segoe UI"/>
          <w:szCs w:val="20"/>
          <w:lang w:eastAsia="ja-JP"/>
        </w:rPr>
        <w:t>SPG</w:t>
      </w:r>
      <w:r w:rsidRPr="00B21A33">
        <w:rPr>
          <w:rFonts w:eastAsia="Times New Roman" w:cs="Segoe UI"/>
          <w:szCs w:val="20"/>
          <w:lang w:eastAsia="ja-JP"/>
        </w:rPr>
        <w:t xml:space="preserve"> are excluded from SI scope</w:t>
      </w:r>
    </w:p>
    <w:p w14:paraId="5422B99D" w14:textId="77777777" w:rsidR="00681AB0" w:rsidRPr="00B21A33" w:rsidRDefault="00681AB0" w:rsidP="00275D4E">
      <w:pPr>
        <w:numPr>
          <w:ilvl w:val="1"/>
          <w:numId w:val="159"/>
        </w:numPr>
        <w:spacing w:before="120" w:after="120"/>
        <w:textAlignment w:val="center"/>
        <w:rPr>
          <w:rFonts w:eastAsia="Times New Roman" w:cs="Calibri"/>
          <w:szCs w:val="20"/>
          <w:lang w:eastAsia="ja-JP"/>
        </w:rPr>
      </w:pPr>
      <w:r w:rsidRPr="00B21A33">
        <w:rPr>
          <w:rFonts w:eastAsia="Times New Roman" w:cs="Segoe UI"/>
          <w:b/>
          <w:szCs w:val="20"/>
          <w:lang w:eastAsia="ja-JP"/>
        </w:rPr>
        <w:t>OSS and Network Management Systems</w:t>
      </w:r>
    </w:p>
    <w:p w14:paraId="5337A888" w14:textId="77777777" w:rsidR="00681AB0" w:rsidRPr="00B21A33" w:rsidRDefault="00681AB0" w:rsidP="00275D4E">
      <w:pPr>
        <w:numPr>
          <w:ilvl w:val="2"/>
          <w:numId w:val="170"/>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All OSS systems, except where expressly included in Work Package 6</w:t>
      </w:r>
    </w:p>
    <w:p w14:paraId="194943D9" w14:textId="77777777" w:rsidR="00681AB0" w:rsidRPr="00B21A33" w:rsidRDefault="00681AB0" w:rsidP="00275D4E">
      <w:pPr>
        <w:numPr>
          <w:ilvl w:val="2"/>
          <w:numId w:val="171"/>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All network management systems, including monitoring, fault, performance, and capacity management</w:t>
      </w:r>
    </w:p>
    <w:p w14:paraId="2ABC9887" w14:textId="77777777" w:rsidR="00681AB0" w:rsidRPr="00B21A33" w:rsidRDefault="00681AB0" w:rsidP="00275D4E">
      <w:pPr>
        <w:numPr>
          <w:ilvl w:val="2"/>
          <w:numId w:val="171"/>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Any implied OSS or network scope arising from dependencies or upstream/downstream system interactions</w:t>
      </w:r>
    </w:p>
    <w:p w14:paraId="20342B77" w14:textId="77777777" w:rsidR="00681AB0" w:rsidRPr="00B21A33" w:rsidRDefault="00681AB0" w:rsidP="00275D4E">
      <w:pPr>
        <w:numPr>
          <w:ilvl w:val="1"/>
          <w:numId w:val="160"/>
        </w:numPr>
        <w:spacing w:before="120" w:after="120"/>
        <w:textAlignment w:val="center"/>
        <w:rPr>
          <w:rFonts w:eastAsia="Times New Roman" w:cs="Calibri"/>
          <w:szCs w:val="20"/>
          <w:lang w:eastAsia="ja-JP"/>
        </w:rPr>
      </w:pPr>
      <w:r w:rsidRPr="00B21A33">
        <w:rPr>
          <w:rFonts w:eastAsia="Times New Roman" w:cs="Segoe UI"/>
          <w:b/>
          <w:szCs w:val="20"/>
          <w:lang w:eastAsia="ja-JP"/>
        </w:rPr>
        <w:t>Data Migration and Inventory</w:t>
      </w:r>
    </w:p>
    <w:p w14:paraId="0C744575" w14:textId="77777777" w:rsidR="00681AB0" w:rsidRPr="00B21A33" w:rsidRDefault="00681AB0" w:rsidP="00275D4E">
      <w:pPr>
        <w:numPr>
          <w:ilvl w:val="2"/>
          <w:numId w:val="172"/>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 xml:space="preserve">SmallWorld to ArcGIS data migration, including: </w:t>
      </w:r>
    </w:p>
    <w:p w14:paraId="63994915" w14:textId="77777777" w:rsidR="00681AB0" w:rsidRPr="00B21A33" w:rsidRDefault="00681AB0" w:rsidP="00275D4E">
      <w:pPr>
        <w:numPr>
          <w:ilvl w:val="3"/>
          <w:numId w:val="173"/>
        </w:numPr>
        <w:spacing w:before="120" w:after="120"/>
        <w:ind w:left="1491" w:hanging="357"/>
        <w:textAlignment w:val="center"/>
        <w:rPr>
          <w:rFonts w:eastAsia="Times New Roman" w:cs="Calibri"/>
          <w:szCs w:val="20"/>
          <w:lang w:eastAsia="ja-JP"/>
        </w:rPr>
      </w:pPr>
      <w:r w:rsidRPr="00B21A33">
        <w:rPr>
          <w:rFonts w:eastAsia="Times New Roman" w:cs="Segoe UI"/>
          <w:szCs w:val="20"/>
          <w:lang w:eastAsia="ja-JP"/>
        </w:rPr>
        <w:t>Migration tooling</w:t>
      </w:r>
    </w:p>
    <w:p w14:paraId="0A959195" w14:textId="77777777" w:rsidR="00681AB0" w:rsidRPr="00B21A33" w:rsidRDefault="00681AB0" w:rsidP="00275D4E">
      <w:pPr>
        <w:numPr>
          <w:ilvl w:val="3"/>
          <w:numId w:val="173"/>
        </w:numPr>
        <w:spacing w:before="120" w:after="120"/>
        <w:ind w:left="1491" w:hanging="357"/>
        <w:textAlignment w:val="center"/>
        <w:rPr>
          <w:rFonts w:eastAsia="Times New Roman" w:cs="Calibri"/>
          <w:szCs w:val="20"/>
          <w:lang w:eastAsia="ja-JP"/>
        </w:rPr>
      </w:pPr>
      <w:r w:rsidRPr="00B21A33">
        <w:rPr>
          <w:rFonts w:eastAsia="Times New Roman" w:cs="Segoe UI"/>
          <w:szCs w:val="20"/>
          <w:lang w:eastAsia="ja-JP"/>
        </w:rPr>
        <w:t>Execution and reconciliation</w:t>
      </w:r>
    </w:p>
    <w:p w14:paraId="26FECAA3" w14:textId="77777777" w:rsidR="00681AB0" w:rsidRPr="00B21A33" w:rsidRDefault="00681AB0" w:rsidP="00275D4E">
      <w:pPr>
        <w:numPr>
          <w:ilvl w:val="3"/>
          <w:numId w:val="173"/>
        </w:numPr>
        <w:spacing w:before="120" w:after="120"/>
        <w:ind w:left="1491" w:hanging="357"/>
        <w:textAlignment w:val="center"/>
        <w:rPr>
          <w:rFonts w:eastAsia="Times New Roman" w:cs="Calibri"/>
          <w:szCs w:val="20"/>
          <w:lang w:eastAsia="ja-JP"/>
        </w:rPr>
      </w:pPr>
      <w:r w:rsidRPr="00B21A33">
        <w:rPr>
          <w:rFonts w:eastAsia="Times New Roman" w:cs="Segoe UI"/>
          <w:szCs w:val="20"/>
          <w:lang w:eastAsia="ja-JP"/>
        </w:rPr>
        <w:t>Data quality remediation beyond agreed thresholds</w:t>
      </w:r>
    </w:p>
    <w:p w14:paraId="17B089F6" w14:textId="77777777" w:rsidR="00681AB0" w:rsidRPr="00B21A33" w:rsidRDefault="00681AB0" w:rsidP="00275D4E">
      <w:pPr>
        <w:numPr>
          <w:ilvl w:val="2"/>
          <w:numId w:val="174"/>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PNI allocation MVP required for Work Package 6, delivered by TFF prior to programme start</w:t>
      </w:r>
    </w:p>
    <w:p w14:paraId="6AA9656D" w14:textId="77777777" w:rsidR="00681AB0" w:rsidRPr="00B21A33" w:rsidRDefault="00681AB0" w:rsidP="00275D4E">
      <w:pPr>
        <w:numPr>
          <w:ilvl w:val="2"/>
          <w:numId w:val="174"/>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Legacy data remediation not directly related to in</w:t>
      </w:r>
      <w:r w:rsidRPr="00B21A33">
        <w:rPr>
          <w:rFonts w:eastAsia="Times New Roman" w:cs="Segoe UI"/>
          <w:szCs w:val="20"/>
          <w:lang w:eastAsia="ja-JP"/>
        </w:rPr>
        <w:noBreakHyphen/>
        <w:t>scope Work Packages</w:t>
      </w:r>
    </w:p>
    <w:p w14:paraId="7FA4F63D" w14:textId="77777777" w:rsidR="00681AB0" w:rsidRPr="00B21A33" w:rsidRDefault="00681AB0" w:rsidP="00275D4E">
      <w:pPr>
        <w:numPr>
          <w:ilvl w:val="1"/>
          <w:numId w:val="161"/>
        </w:numPr>
        <w:spacing w:before="120" w:after="120"/>
        <w:textAlignment w:val="center"/>
        <w:rPr>
          <w:rFonts w:eastAsia="Times New Roman" w:cs="Calibri"/>
          <w:szCs w:val="20"/>
          <w:lang w:eastAsia="ja-JP"/>
        </w:rPr>
      </w:pPr>
      <w:r w:rsidRPr="00B21A33">
        <w:rPr>
          <w:rFonts w:eastAsia="Times New Roman" w:cs="Segoe UI"/>
          <w:b/>
          <w:szCs w:val="20"/>
          <w:lang w:eastAsia="ja-JP"/>
        </w:rPr>
        <w:t>Operational Data Store (ODS)</w:t>
      </w:r>
    </w:p>
    <w:p w14:paraId="768774B9" w14:textId="77777777" w:rsidR="00681AB0" w:rsidRPr="00B21A33" w:rsidRDefault="00681AB0" w:rsidP="00275D4E">
      <w:pPr>
        <w:numPr>
          <w:ilvl w:val="2"/>
          <w:numId w:val="175"/>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Any build, configuration, or enhancement of the ODS</w:t>
      </w:r>
    </w:p>
    <w:p w14:paraId="4595D312" w14:textId="77777777" w:rsidR="00681AB0" w:rsidRPr="00B21A33" w:rsidRDefault="00681AB0" w:rsidP="00275D4E">
      <w:pPr>
        <w:numPr>
          <w:ilvl w:val="2"/>
          <w:numId w:val="175"/>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Modification of ODS schemas or internal logic</w:t>
      </w:r>
    </w:p>
    <w:p w14:paraId="1FCF28BE" w14:textId="77777777" w:rsidR="00681AB0" w:rsidRPr="00B21A33" w:rsidRDefault="00681AB0" w:rsidP="00275D4E">
      <w:pPr>
        <w:numPr>
          <w:ilvl w:val="2"/>
          <w:numId w:val="175"/>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Integration of in</w:t>
      </w:r>
      <w:r w:rsidRPr="00B21A33">
        <w:rPr>
          <w:rFonts w:eastAsia="Times New Roman" w:cs="Segoe UI"/>
          <w:szCs w:val="20"/>
          <w:lang w:eastAsia="ja-JP"/>
        </w:rPr>
        <w:noBreakHyphen/>
        <w:t>scope Work Package data feeds into ODS beyond agreed interfaces</w:t>
      </w:r>
    </w:p>
    <w:p w14:paraId="695AB446" w14:textId="7CCAC202" w:rsidR="00681AB0" w:rsidRPr="00B21A33" w:rsidRDefault="00681AB0" w:rsidP="00275D4E">
      <w:pPr>
        <w:numPr>
          <w:ilvl w:val="1"/>
          <w:numId w:val="162"/>
        </w:numPr>
        <w:spacing w:before="120" w:after="120"/>
        <w:textAlignment w:val="center"/>
        <w:rPr>
          <w:rFonts w:eastAsia="Times New Roman" w:cs="Calibri"/>
          <w:szCs w:val="20"/>
          <w:lang w:eastAsia="ja-JP"/>
        </w:rPr>
      </w:pPr>
      <w:r w:rsidRPr="00B21A33">
        <w:rPr>
          <w:rFonts w:eastAsia="Times New Roman" w:cs="Segoe UI"/>
          <w:b/>
          <w:szCs w:val="20"/>
          <w:lang w:eastAsia="ja-JP"/>
        </w:rPr>
        <w:t>Decommissioning</w:t>
      </w:r>
      <w:r w:rsidR="00D33B6C">
        <w:rPr>
          <w:rFonts w:eastAsia="Times New Roman" w:cs="Segoe UI"/>
          <w:b/>
          <w:szCs w:val="20"/>
          <w:lang w:eastAsia="ja-JP"/>
        </w:rPr>
        <w:t xml:space="preserve"> </w:t>
      </w:r>
      <w:r w:rsidR="00F41DAF">
        <w:rPr>
          <w:rFonts w:eastAsia="Times New Roman" w:cs="Segoe UI"/>
          <w:b/>
          <w:szCs w:val="20"/>
          <w:lang w:eastAsia="ja-JP"/>
        </w:rPr>
        <w:t>E</w:t>
      </w:r>
      <w:r w:rsidR="00D33B6C">
        <w:rPr>
          <w:rFonts w:eastAsia="Times New Roman" w:cs="Segoe UI"/>
          <w:b/>
          <w:szCs w:val="20"/>
          <w:lang w:eastAsia="ja-JP"/>
        </w:rPr>
        <w:t>xecution</w:t>
      </w:r>
    </w:p>
    <w:p w14:paraId="35E742F4" w14:textId="42696CDF" w:rsidR="007E699B" w:rsidRPr="007E699B" w:rsidRDefault="007E699B" w:rsidP="007E699B">
      <w:pPr>
        <w:numPr>
          <w:ilvl w:val="2"/>
          <w:numId w:val="177"/>
        </w:numPr>
        <w:spacing w:before="120" w:after="120"/>
        <w:ind w:left="1094" w:hanging="357"/>
        <w:textAlignment w:val="center"/>
        <w:rPr>
          <w:rFonts w:eastAsia="Times New Roman" w:cs="Segoe UI"/>
          <w:szCs w:val="20"/>
          <w:lang w:eastAsia="ja-JP"/>
        </w:rPr>
      </w:pPr>
      <w:r w:rsidRPr="007E699B">
        <w:rPr>
          <w:rFonts w:eastAsia="Times New Roman" w:cs="Segoe UI"/>
          <w:szCs w:val="20"/>
          <w:lang w:eastAsia="ja-JP"/>
        </w:rPr>
        <w:t>Final shutdown, disablement or retirement of systems is excluded. Capgemini will support planning, dependency analysis, agreed archival inputs and readiness checks</w:t>
      </w:r>
      <w:r w:rsidR="003D23D0">
        <w:rPr>
          <w:rFonts w:eastAsia="Times New Roman" w:cs="Segoe UI"/>
          <w:szCs w:val="20"/>
          <w:lang w:eastAsia="ja-JP"/>
        </w:rPr>
        <w:t>.</w:t>
      </w:r>
    </w:p>
    <w:p w14:paraId="7D986847" w14:textId="11D866AA" w:rsidR="00681AB0" w:rsidRPr="00B21A33" w:rsidRDefault="00681AB0" w:rsidP="00275D4E">
      <w:pPr>
        <w:numPr>
          <w:ilvl w:val="1"/>
          <w:numId w:val="163"/>
        </w:numPr>
        <w:spacing w:before="120" w:after="120"/>
        <w:textAlignment w:val="center"/>
        <w:rPr>
          <w:rFonts w:eastAsia="Times New Roman" w:cs="Calibri"/>
          <w:szCs w:val="20"/>
          <w:lang w:eastAsia="ja-JP"/>
        </w:rPr>
      </w:pPr>
      <w:r w:rsidRPr="00B21A33">
        <w:rPr>
          <w:rFonts w:eastAsia="Times New Roman" w:cs="Segoe UI"/>
          <w:b/>
          <w:szCs w:val="20"/>
          <w:lang w:eastAsia="ja-JP"/>
        </w:rPr>
        <w:t>Production Environments and Releases</w:t>
      </w:r>
    </w:p>
    <w:p w14:paraId="5AE57523" w14:textId="77777777" w:rsidR="00681AB0" w:rsidRPr="00B21A33" w:rsidRDefault="00681AB0" w:rsidP="00275D4E">
      <w:pPr>
        <w:numPr>
          <w:ilvl w:val="2"/>
          <w:numId w:val="177"/>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Access to production environments</w:t>
      </w:r>
    </w:p>
    <w:p w14:paraId="2FCB979B" w14:textId="77777777" w:rsidR="00681AB0" w:rsidRPr="00B21A33" w:rsidRDefault="00681AB0" w:rsidP="00275D4E">
      <w:pPr>
        <w:numPr>
          <w:ilvl w:val="2"/>
          <w:numId w:val="177"/>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Execution of production deployments, cutovers, or releases</w:t>
      </w:r>
    </w:p>
    <w:p w14:paraId="3083F19F" w14:textId="77777777" w:rsidR="00681AB0" w:rsidRPr="00B21A33" w:rsidRDefault="00681AB0" w:rsidP="00275D4E">
      <w:pPr>
        <w:numPr>
          <w:ilvl w:val="2"/>
          <w:numId w:val="177"/>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Ongoing production operations beyond agreed hypercare</w:t>
      </w:r>
    </w:p>
    <w:p w14:paraId="50D93235" w14:textId="77777777" w:rsidR="00681AB0" w:rsidRPr="00B21A33" w:rsidRDefault="00681AB0" w:rsidP="00275D4E">
      <w:pPr>
        <w:numPr>
          <w:ilvl w:val="1"/>
          <w:numId w:val="164"/>
        </w:numPr>
        <w:spacing w:before="120" w:after="120"/>
        <w:textAlignment w:val="center"/>
        <w:rPr>
          <w:rFonts w:eastAsia="Times New Roman" w:cs="Calibri"/>
          <w:szCs w:val="20"/>
          <w:lang w:eastAsia="ja-JP"/>
        </w:rPr>
      </w:pPr>
      <w:r w:rsidRPr="00B21A33">
        <w:rPr>
          <w:rFonts w:eastAsia="Times New Roman" w:cs="Segoe UI"/>
          <w:b/>
          <w:szCs w:val="20"/>
          <w:lang w:eastAsia="ja-JP"/>
        </w:rPr>
        <w:t>Security, Assurance, and Testing</w:t>
      </w:r>
    </w:p>
    <w:p w14:paraId="3768061A" w14:textId="77777777" w:rsidR="00681AB0" w:rsidRPr="00B21A33" w:rsidRDefault="00681AB0" w:rsidP="00275D4E">
      <w:pPr>
        <w:numPr>
          <w:ilvl w:val="2"/>
          <w:numId w:val="178"/>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Independent security testing and penetration testing</w:t>
      </w:r>
      <w:r>
        <w:rPr>
          <w:rFonts w:eastAsia="Times New Roman" w:cs="Segoe UI"/>
          <w:szCs w:val="20"/>
          <w:lang w:eastAsia="ja-JP"/>
        </w:rPr>
        <w:t xml:space="preserve"> execution</w:t>
      </w:r>
    </w:p>
    <w:p w14:paraId="2CBEEE09" w14:textId="77777777" w:rsidR="00681AB0" w:rsidRPr="00B21A33" w:rsidRDefault="00681AB0" w:rsidP="00275D4E">
      <w:pPr>
        <w:numPr>
          <w:ilvl w:val="2"/>
          <w:numId w:val="178"/>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External audits, certifications, or accreditations</w:t>
      </w:r>
    </w:p>
    <w:p w14:paraId="33BE99E6" w14:textId="77777777" w:rsidR="00681AB0" w:rsidRPr="00B21A33" w:rsidRDefault="00681AB0" w:rsidP="00275D4E">
      <w:pPr>
        <w:numPr>
          <w:ilvl w:val="2"/>
          <w:numId w:val="178"/>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Remediation of findings not directly attributable to SI</w:t>
      </w:r>
      <w:r w:rsidRPr="00B21A33">
        <w:rPr>
          <w:rFonts w:eastAsia="Times New Roman" w:cs="Segoe UI"/>
          <w:szCs w:val="20"/>
          <w:lang w:eastAsia="ja-JP"/>
        </w:rPr>
        <w:noBreakHyphen/>
        <w:t>delivered components unless explicitly agreed</w:t>
      </w:r>
    </w:p>
    <w:p w14:paraId="3222E319" w14:textId="77777777" w:rsidR="00681AB0" w:rsidRPr="00B21A33" w:rsidRDefault="00681AB0" w:rsidP="00275D4E">
      <w:pPr>
        <w:numPr>
          <w:ilvl w:val="1"/>
          <w:numId w:val="165"/>
        </w:numPr>
        <w:spacing w:before="120" w:after="120"/>
        <w:textAlignment w:val="center"/>
        <w:rPr>
          <w:rFonts w:eastAsia="Times New Roman" w:cs="Calibri"/>
          <w:szCs w:val="20"/>
          <w:lang w:eastAsia="ja-JP"/>
        </w:rPr>
      </w:pPr>
      <w:r w:rsidRPr="00B21A33">
        <w:rPr>
          <w:rFonts w:eastAsia="Times New Roman" w:cs="Segoe UI"/>
          <w:b/>
          <w:szCs w:val="20"/>
          <w:lang w:eastAsia="ja-JP"/>
        </w:rPr>
        <w:t>Custom or Bespoke Software</w:t>
      </w:r>
    </w:p>
    <w:p w14:paraId="7F6F080D" w14:textId="77777777" w:rsidR="00681AB0" w:rsidRPr="00B21A33" w:rsidRDefault="00681AB0" w:rsidP="00275D4E">
      <w:pPr>
        <w:numPr>
          <w:ilvl w:val="2"/>
          <w:numId w:val="179"/>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Design or development of custom or bespoke software</w:t>
      </w:r>
    </w:p>
    <w:p w14:paraId="6194CFFC" w14:textId="77777777" w:rsidR="00681AB0" w:rsidRPr="00B21A33" w:rsidRDefault="00681AB0" w:rsidP="00275D4E">
      <w:pPr>
        <w:numPr>
          <w:ilvl w:val="2"/>
          <w:numId w:val="179"/>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Deviation from configured</w:t>
      </w:r>
      <w:r w:rsidRPr="00B21A33">
        <w:rPr>
          <w:rFonts w:eastAsia="Times New Roman" w:cs="Segoe UI"/>
          <w:szCs w:val="20"/>
          <w:lang w:eastAsia="ja-JP"/>
        </w:rPr>
        <w:noBreakHyphen/>
        <w:t>off</w:t>
      </w:r>
      <w:r w:rsidRPr="00B21A33">
        <w:rPr>
          <w:rFonts w:eastAsia="Times New Roman" w:cs="Segoe UI"/>
          <w:szCs w:val="20"/>
          <w:lang w:eastAsia="ja-JP"/>
        </w:rPr>
        <w:noBreakHyphen/>
        <w:t>the</w:t>
      </w:r>
      <w:r w:rsidRPr="00B21A33">
        <w:rPr>
          <w:rFonts w:eastAsia="Times New Roman" w:cs="Segoe UI"/>
          <w:szCs w:val="20"/>
          <w:lang w:eastAsia="ja-JP"/>
        </w:rPr>
        <w:noBreakHyphen/>
        <w:t>shelf principles without formal governance approval</w:t>
      </w:r>
    </w:p>
    <w:p w14:paraId="24FBDABA" w14:textId="77777777" w:rsidR="00681AB0" w:rsidRPr="00B21A33" w:rsidRDefault="00681AB0" w:rsidP="00275D4E">
      <w:pPr>
        <w:numPr>
          <w:ilvl w:val="2"/>
          <w:numId w:val="179"/>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Customisation of mandated platforms beyond approved configuration limits</w:t>
      </w:r>
    </w:p>
    <w:p w14:paraId="6D02E5CA" w14:textId="77777777" w:rsidR="00681AB0" w:rsidRPr="00B21A33" w:rsidRDefault="00681AB0" w:rsidP="00275D4E">
      <w:pPr>
        <w:numPr>
          <w:ilvl w:val="1"/>
          <w:numId w:val="166"/>
        </w:numPr>
        <w:spacing w:before="120" w:after="120"/>
        <w:textAlignment w:val="center"/>
        <w:rPr>
          <w:rFonts w:eastAsia="Times New Roman" w:cs="Calibri"/>
          <w:szCs w:val="20"/>
          <w:lang w:eastAsia="ja-JP"/>
        </w:rPr>
      </w:pPr>
      <w:r w:rsidRPr="00B21A33">
        <w:rPr>
          <w:rFonts w:eastAsia="Times New Roman" w:cs="Segoe UI"/>
          <w:b/>
          <w:szCs w:val="20"/>
          <w:lang w:eastAsia="ja-JP"/>
        </w:rPr>
        <w:t>Tooling and Licences</w:t>
      </w:r>
    </w:p>
    <w:p w14:paraId="23365685" w14:textId="77777777" w:rsidR="00681AB0" w:rsidRPr="00B21A33" w:rsidRDefault="00681AB0" w:rsidP="00275D4E">
      <w:pPr>
        <w:numPr>
          <w:ilvl w:val="2"/>
          <w:numId w:val="181"/>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Licences for GitHub Copilot or equivalent AI</w:t>
      </w:r>
      <w:r w:rsidRPr="00B21A33">
        <w:rPr>
          <w:rFonts w:eastAsia="Times New Roman" w:cs="Segoe UI"/>
          <w:szCs w:val="20"/>
          <w:lang w:eastAsia="ja-JP"/>
        </w:rPr>
        <w:noBreakHyphen/>
        <w:t>assisted development tools</w:t>
      </w:r>
    </w:p>
    <w:p w14:paraId="76A1E196" w14:textId="77777777" w:rsidR="00681AB0" w:rsidRPr="00B21A33" w:rsidRDefault="00681AB0" w:rsidP="00275D4E">
      <w:pPr>
        <w:numPr>
          <w:ilvl w:val="2"/>
          <w:numId w:val="181"/>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Licences for tools not explicitly listed as mandated systems</w:t>
      </w:r>
    </w:p>
    <w:p w14:paraId="3B583D51" w14:textId="77777777" w:rsidR="00681AB0" w:rsidRPr="00B21A33" w:rsidRDefault="00681AB0" w:rsidP="00275D4E">
      <w:pPr>
        <w:numPr>
          <w:ilvl w:val="2"/>
          <w:numId w:val="181"/>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Developer tooling costs not included in the agreed pricing model</w:t>
      </w:r>
    </w:p>
    <w:p w14:paraId="43350FC9" w14:textId="77777777" w:rsidR="00681AB0" w:rsidRPr="00045C82" w:rsidRDefault="00681AB0" w:rsidP="00275D4E">
      <w:pPr>
        <w:numPr>
          <w:ilvl w:val="2"/>
          <w:numId w:val="181"/>
        </w:numPr>
        <w:spacing w:before="120" w:after="120"/>
        <w:ind w:left="1094" w:hanging="357"/>
        <w:textAlignment w:val="center"/>
        <w:rPr>
          <w:rFonts w:eastAsia="Times New Roman" w:cs="Segoe UI"/>
          <w:szCs w:val="20"/>
          <w:lang w:eastAsia="ja-JP"/>
        </w:rPr>
      </w:pPr>
      <w:r w:rsidRPr="00045C82">
        <w:rPr>
          <w:rFonts w:eastAsia="Times New Roman" w:cs="Segoe UI"/>
          <w:szCs w:val="20"/>
          <w:lang w:eastAsia="ja-JP"/>
        </w:rPr>
        <w:t>Licences for Figma Make and Dev mode (Full Seats and Dev Seats) or licences for Claude[SS1.1][MB1.2] for two-way AI workflows using Figma’s MCP server.</w:t>
      </w:r>
    </w:p>
    <w:p w14:paraId="65AB772C" w14:textId="77777777" w:rsidR="00681AB0" w:rsidRPr="00B21A33" w:rsidRDefault="00681AB0" w:rsidP="00275D4E">
      <w:pPr>
        <w:numPr>
          <w:ilvl w:val="1"/>
          <w:numId w:val="167"/>
        </w:numPr>
        <w:spacing w:before="120" w:after="120"/>
        <w:textAlignment w:val="center"/>
        <w:rPr>
          <w:rFonts w:eastAsia="Times New Roman" w:cs="Calibri"/>
          <w:szCs w:val="20"/>
          <w:lang w:eastAsia="ja-JP"/>
        </w:rPr>
      </w:pPr>
      <w:r w:rsidRPr="00B21A33">
        <w:rPr>
          <w:rFonts w:eastAsia="Times New Roman" w:cs="Segoe UI"/>
          <w:b/>
          <w:szCs w:val="20"/>
          <w:lang w:eastAsia="ja-JP"/>
        </w:rPr>
        <w:t>Cloud Infrastructure and Costs</w:t>
      </w:r>
    </w:p>
    <w:p w14:paraId="7E07B510" w14:textId="77777777" w:rsidR="00681AB0" w:rsidRPr="00B21A33" w:rsidRDefault="00681AB0" w:rsidP="00275D4E">
      <w:pPr>
        <w:numPr>
          <w:ilvl w:val="2"/>
          <w:numId w:val="182"/>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AWS infrastructure and service consumption costs</w:t>
      </w:r>
    </w:p>
    <w:p w14:paraId="08BA1E1A" w14:textId="77777777" w:rsidR="00681AB0" w:rsidRPr="00B21A33" w:rsidRDefault="00681AB0" w:rsidP="00275D4E">
      <w:pPr>
        <w:numPr>
          <w:ilvl w:val="2"/>
          <w:numId w:val="182"/>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Fixed cost commitments prior to finalisation of solution architecture</w:t>
      </w:r>
    </w:p>
    <w:p w14:paraId="67218583" w14:textId="77777777" w:rsidR="00681AB0" w:rsidRPr="00B21A33" w:rsidRDefault="00681AB0" w:rsidP="00275D4E">
      <w:pPr>
        <w:numPr>
          <w:ilvl w:val="2"/>
          <w:numId w:val="182"/>
        </w:numPr>
        <w:spacing w:before="120" w:after="120"/>
        <w:ind w:left="1094" w:hanging="357"/>
        <w:textAlignment w:val="center"/>
        <w:rPr>
          <w:rFonts w:eastAsia="Times New Roman" w:cs="Calibri"/>
          <w:szCs w:val="20"/>
          <w:lang w:eastAsia="ja-JP"/>
        </w:rPr>
      </w:pPr>
      <w:r w:rsidRPr="00B21A33">
        <w:rPr>
          <w:rFonts w:eastAsia="Times New Roman" w:cs="Segoe UI"/>
          <w:szCs w:val="20"/>
          <w:lang w:eastAsia="ja-JP"/>
        </w:rPr>
        <w:t>AWS services will be deployed in the TFF AWS environment, with costs calculated post</w:t>
      </w:r>
      <w:r w:rsidRPr="00B21A33">
        <w:rPr>
          <w:rFonts w:eastAsia="Times New Roman" w:cs="Segoe UI"/>
          <w:szCs w:val="20"/>
          <w:lang w:eastAsia="ja-JP"/>
        </w:rPr>
        <w:noBreakHyphen/>
        <w:t>architecture based on actual usage</w:t>
      </w:r>
    </w:p>
    <w:p w14:paraId="0C0BEA07" w14:textId="77777777" w:rsidR="00681AB0" w:rsidRPr="005532F2" w:rsidRDefault="00681AB0" w:rsidP="00275D4E">
      <w:pPr>
        <w:numPr>
          <w:ilvl w:val="2"/>
          <w:numId w:val="182"/>
        </w:numPr>
        <w:spacing w:before="120" w:after="120"/>
        <w:ind w:left="1094" w:hanging="357"/>
        <w:textAlignment w:val="center"/>
        <w:rPr>
          <w:rFonts w:eastAsia="Times New Roman" w:cs="Segoe UI"/>
          <w:szCs w:val="20"/>
          <w:lang w:eastAsia="ja-JP"/>
        </w:rPr>
      </w:pPr>
      <w:r w:rsidRPr="005532F2">
        <w:rPr>
          <w:rFonts w:eastAsia="Times New Roman" w:cs="Segoe UI"/>
          <w:szCs w:val="20"/>
          <w:lang w:eastAsia="ja-JP"/>
        </w:rPr>
        <w:t>Provisioning of the AWS services, networking, DNS etc is not solutioned and is assumed will be provided by TFF’s infrastructure vendor.</w:t>
      </w:r>
    </w:p>
    <w:p w14:paraId="401DD68D" w14:textId="77777777" w:rsidR="00681AB0" w:rsidRDefault="00681AB0" w:rsidP="00275D4E">
      <w:pPr>
        <w:numPr>
          <w:ilvl w:val="2"/>
          <w:numId w:val="182"/>
        </w:numPr>
        <w:spacing w:before="120" w:after="120"/>
        <w:ind w:left="1094" w:hanging="357"/>
        <w:textAlignment w:val="center"/>
        <w:rPr>
          <w:rFonts w:eastAsia="Times New Roman" w:cs="Calibri"/>
          <w:szCs w:val="20"/>
          <w:lang w:eastAsia="ja-JP"/>
        </w:rPr>
      </w:pPr>
      <w:r w:rsidRPr="005532F2">
        <w:rPr>
          <w:rFonts w:eastAsia="Times New Roman" w:cs="Segoe UI"/>
          <w:szCs w:val="20"/>
          <w:lang w:eastAsia="ja-JP"/>
        </w:rPr>
        <w:t>Securing the hosting environment and network perimeter will be TFF responsibility</w:t>
      </w:r>
      <w:r w:rsidRPr="005532F2">
        <w:rPr>
          <w:rFonts w:eastAsia="Times New Roman" w:cs="Calibri"/>
          <w:szCs w:val="20"/>
          <w:lang w:eastAsia="ja-JP"/>
        </w:rPr>
        <w:t>.</w:t>
      </w:r>
    </w:p>
    <w:p w14:paraId="53BCA80D" w14:textId="77777777" w:rsidR="00681AB0" w:rsidRPr="006B2AF4" w:rsidRDefault="00681AB0" w:rsidP="00275D4E">
      <w:pPr>
        <w:numPr>
          <w:ilvl w:val="0"/>
          <w:numId w:val="182"/>
        </w:numPr>
        <w:spacing w:before="120" w:after="120"/>
        <w:textAlignment w:val="center"/>
        <w:rPr>
          <w:rFonts w:eastAsia="Times New Roman" w:cs="Calibri"/>
          <w:szCs w:val="20"/>
          <w:lang w:eastAsia="ja-JP"/>
        </w:rPr>
      </w:pPr>
      <w:r>
        <w:rPr>
          <w:rFonts w:eastAsia="Times New Roman" w:cs="Segoe UI"/>
          <w:b/>
          <w:szCs w:val="20"/>
          <w:lang w:eastAsia="ja-JP"/>
        </w:rPr>
        <w:t>Hypercare and Post Hypercare</w:t>
      </w:r>
    </w:p>
    <w:p w14:paraId="0787E9D8" w14:textId="77777777" w:rsidR="00681AB0" w:rsidRPr="006B2AF4" w:rsidRDefault="00681AB0" w:rsidP="00275D4E">
      <w:pPr>
        <w:numPr>
          <w:ilvl w:val="2"/>
          <w:numId w:val="182"/>
        </w:numPr>
        <w:spacing w:before="120" w:after="120"/>
        <w:ind w:left="1094" w:hanging="357"/>
        <w:textAlignment w:val="center"/>
        <w:rPr>
          <w:rFonts w:eastAsia="Times New Roman" w:cs="Segoe UI"/>
          <w:szCs w:val="20"/>
          <w:lang w:eastAsia="ja-JP"/>
        </w:rPr>
      </w:pPr>
      <w:r w:rsidRPr="00AF10FC">
        <w:rPr>
          <w:rFonts w:eastAsia="Times New Roman" w:cs="Segoe UI"/>
          <w:szCs w:val="20"/>
          <w:lang w:eastAsia="ja-JP"/>
        </w:rPr>
        <w:t>Any enhancements or functional changes during hypercare and post hypercare period</w:t>
      </w:r>
    </w:p>
    <w:p w14:paraId="7ACC93D9" w14:textId="4B26421F" w:rsidR="00C6487D" w:rsidRPr="00DC1D95" w:rsidRDefault="00C6487D" w:rsidP="00C6487D">
      <w:pPr>
        <w:spacing w:before="0" w:after="0"/>
        <w:jc w:val="left"/>
      </w:pPr>
    </w:p>
    <w:p w14:paraId="42A15875" w14:textId="77777777" w:rsidR="00945A55" w:rsidRPr="001048BA" w:rsidRDefault="00945A55" w:rsidP="00B500FF">
      <w:pPr>
        <w:pStyle w:val="Heading1"/>
      </w:pPr>
      <w:bookmarkStart w:id="106" w:name="_Toc231251420"/>
      <w:bookmarkStart w:id="107" w:name="_Toc231276450"/>
      <w:r w:rsidRPr="001048BA">
        <w:t>Governance and Programme Control</w:t>
      </w:r>
      <w:bookmarkEnd w:id="106"/>
      <w:bookmarkEnd w:id="107"/>
      <w:r w:rsidRPr="001048BA">
        <w:t xml:space="preserve"> </w:t>
      </w:r>
    </w:p>
    <w:p w14:paraId="42CB5912" w14:textId="77777777" w:rsidR="00945A55" w:rsidRDefault="00945A55" w:rsidP="00945A55">
      <w:pPr>
        <w:pStyle w:val="ListParagraph"/>
        <w:ind w:left="0"/>
      </w:pPr>
      <w:r w:rsidRPr="00945A55">
        <w:t>Programme Horizon will not be delivered through a generic PMO model. It will require a deliberate and adaptive Programme Control approach, grounded in the reality that success will depend as much on integration readiness, external coordination, and business adoption as it will on technical delivery.</w:t>
      </w:r>
    </w:p>
    <w:p w14:paraId="0825D6DB" w14:textId="77777777" w:rsidR="0076073A" w:rsidRPr="00945A55" w:rsidRDefault="0076073A" w:rsidP="00945A55">
      <w:pPr>
        <w:pStyle w:val="ListParagraph"/>
        <w:ind w:left="0"/>
      </w:pPr>
    </w:p>
    <w:p w14:paraId="0E24D5D8" w14:textId="77777777" w:rsidR="00945A55" w:rsidRDefault="00945A55" w:rsidP="00945A55">
      <w:pPr>
        <w:pStyle w:val="ListParagraph"/>
        <w:ind w:left="0"/>
      </w:pPr>
      <w:r w:rsidRPr="00945A55">
        <w:t>In this context, Capgemini will operate as Tuatahi’s Strategy Delivery Partner. Our role will extend beyond governance structure into actively shaping programme outcomes. We will work alongside Tuatahi to ensure that delivery remains aligned to its business objectives throughout the lifecycle, continuously adjusting the control model as complexity, risks, and dependencies evolve.</w:t>
      </w:r>
    </w:p>
    <w:p w14:paraId="3B4D7ED7" w14:textId="77777777" w:rsidR="0076073A" w:rsidRPr="00945A55" w:rsidRDefault="0076073A" w:rsidP="00945A55">
      <w:pPr>
        <w:pStyle w:val="ListParagraph"/>
        <w:ind w:left="0"/>
      </w:pPr>
    </w:p>
    <w:p w14:paraId="362C6BD4" w14:textId="77777777" w:rsidR="00945A55" w:rsidRPr="00945A55" w:rsidRDefault="00945A55" w:rsidP="00945A55">
      <w:pPr>
        <w:pStyle w:val="ListParagraph"/>
        <w:ind w:left="0"/>
      </w:pPr>
      <w:r w:rsidRPr="00945A55">
        <w:t>The Programme Control capability we will establish will be purpose-built for this transformation. It will be intentionally designed to reflect both the demands of Programme Horizon and the operating characteristics of Tuatahi. This includes:</w:t>
      </w:r>
    </w:p>
    <w:p w14:paraId="61316BDF" w14:textId="197434EC" w:rsidR="00945A55" w:rsidRPr="00945A55" w:rsidRDefault="00945A55" w:rsidP="00446A85">
      <w:pPr>
        <w:pStyle w:val="ListParagraph"/>
        <w:numPr>
          <w:ilvl w:val="0"/>
          <w:numId w:val="48"/>
        </w:numPr>
        <w:ind w:left="680"/>
      </w:pPr>
      <w:r w:rsidRPr="00945A55">
        <w:t>Operating at the pace of a lean and highly accessible 250-person organisation, where decision-making speed is a core strength that must be preserved</w:t>
      </w:r>
    </w:p>
    <w:p w14:paraId="40042B45" w14:textId="1A1F0C97" w:rsidR="00945A55" w:rsidRPr="00945A55" w:rsidRDefault="00945A55" w:rsidP="00446A85">
      <w:pPr>
        <w:pStyle w:val="ListParagraph"/>
        <w:numPr>
          <w:ilvl w:val="0"/>
          <w:numId w:val="48"/>
        </w:numPr>
        <w:ind w:left="680"/>
      </w:pPr>
      <w:r w:rsidRPr="00945A55">
        <w:t>Recognising that delivery sequencing will be influenced by external constraints, including RSP timelines, vendor readiness, and adoption cycles</w:t>
      </w:r>
    </w:p>
    <w:p w14:paraId="7AFCC710" w14:textId="3432C1F1" w:rsidR="00945A55" w:rsidRPr="00945A55" w:rsidRDefault="00945A55" w:rsidP="00446A85">
      <w:pPr>
        <w:pStyle w:val="ListParagraph"/>
        <w:numPr>
          <w:ilvl w:val="0"/>
          <w:numId w:val="48"/>
        </w:numPr>
        <w:ind w:left="680"/>
      </w:pPr>
      <w:r w:rsidRPr="00945A55">
        <w:t>Managing a programme where value is realised incrementally and non-linearly, rather than at a single point in time</w:t>
      </w:r>
    </w:p>
    <w:p w14:paraId="4E6D9837" w14:textId="1A470029" w:rsidR="00945A55" w:rsidRPr="00945A55" w:rsidRDefault="00945A55" w:rsidP="00446A85">
      <w:pPr>
        <w:pStyle w:val="ListParagraph"/>
        <w:numPr>
          <w:ilvl w:val="0"/>
          <w:numId w:val="48"/>
        </w:numPr>
        <w:ind w:left="680"/>
      </w:pPr>
      <w:r w:rsidRPr="00945A55">
        <w:t>Applying governance that creates clarity and control without introducing friction or unnecessary overhead</w:t>
      </w:r>
    </w:p>
    <w:p w14:paraId="40C70C38" w14:textId="77777777" w:rsidR="005F124A" w:rsidRPr="00945A55" w:rsidRDefault="005F124A" w:rsidP="0093713E">
      <w:pPr>
        <w:pStyle w:val="ListParagraph"/>
        <w:ind w:left="680"/>
      </w:pPr>
    </w:p>
    <w:p w14:paraId="5D7542EE" w14:textId="77777777" w:rsidR="00945A55" w:rsidRPr="00945A55" w:rsidRDefault="00945A55" w:rsidP="00945A55">
      <w:pPr>
        <w:pStyle w:val="ListParagraph"/>
        <w:ind w:left="0"/>
      </w:pPr>
      <w:r w:rsidRPr="00945A55">
        <w:t xml:space="preserve">This approach will be enabled by an </w:t>
      </w:r>
      <w:r w:rsidRPr="00C70F3F">
        <w:rPr>
          <w:b/>
        </w:rPr>
        <w:t>Always-On Control</w:t>
      </w:r>
      <w:r w:rsidRPr="00945A55">
        <w:t xml:space="preserve"> Framework, providing continuous visibility and active steering across all phases of the programme. It ensures that the programme is never passively monitored; it will be actively directed based on real-time insight.</w:t>
      </w:r>
    </w:p>
    <w:p w14:paraId="76959334" w14:textId="77777777" w:rsidR="00945A55" w:rsidRPr="00945A55" w:rsidRDefault="00945A55" w:rsidP="00945A55">
      <w:pPr>
        <w:pStyle w:val="ListParagraph"/>
        <w:ind w:left="0"/>
      </w:pPr>
      <w:r w:rsidRPr="00945A55">
        <w:t>In practical terms, we will:</w:t>
      </w:r>
    </w:p>
    <w:p w14:paraId="633D1D90" w14:textId="1EE5E842" w:rsidR="00945A55" w:rsidRPr="00945A55" w:rsidRDefault="00945A55" w:rsidP="00446A85">
      <w:pPr>
        <w:pStyle w:val="ListParagraph"/>
        <w:numPr>
          <w:ilvl w:val="0"/>
          <w:numId w:val="47"/>
        </w:numPr>
        <w:ind w:left="675" w:hanging="357"/>
      </w:pPr>
      <w:r w:rsidRPr="00945A55">
        <w:t>Establish a Programme Control Office embedded within delivery, integrated into the daily rhythm of programme activity</w:t>
      </w:r>
    </w:p>
    <w:p w14:paraId="3AA3F7E7" w14:textId="2AE466BB" w:rsidR="00945A55" w:rsidRPr="00945A55" w:rsidRDefault="00945A55" w:rsidP="00446A85">
      <w:pPr>
        <w:pStyle w:val="ListParagraph"/>
        <w:numPr>
          <w:ilvl w:val="0"/>
          <w:numId w:val="47"/>
        </w:numPr>
        <w:ind w:left="675" w:hanging="357"/>
      </w:pPr>
      <w:r w:rsidRPr="00945A55">
        <w:t>Implement mechanisms that provide real-time insight into progress, risk and readiness, allowing rapid course correction</w:t>
      </w:r>
    </w:p>
    <w:p w14:paraId="3F6A238C" w14:textId="1745F0FF" w:rsidR="00945A55" w:rsidRPr="00945A55" w:rsidRDefault="00945A55" w:rsidP="00446A85">
      <w:pPr>
        <w:pStyle w:val="ListParagraph"/>
        <w:numPr>
          <w:ilvl w:val="0"/>
          <w:numId w:val="47"/>
        </w:numPr>
        <w:ind w:left="675" w:hanging="357"/>
      </w:pPr>
      <w:r w:rsidRPr="00945A55">
        <w:t>Align governance forums and processes to Tuatahi’s existing ways of working, ensuring they enable decision-making rather than disrupt it</w:t>
      </w:r>
    </w:p>
    <w:p w14:paraId="668A46B8" w14:textId="77777777" w:rsidR="005F124A" w:rsidRPr="00945A55" w:rsidRDefault="005F124A" w:rsidP="005F124A">
      <w:pPr>
        <w:pStyle w:val="ListParagraph"/>
        <w:ind w:left="1041"/>
      </w:pPr>
    </w:p>
    <w:p w14:paraId="1E15AEFC" w14:textId="38FD5606" w:rsidR="00945A55" w:rsidRPr="00C72264" w:rsidRDefault="00945A55" w:rsidP="00945A55">
      <w:pPr>
        <w:rPr>
          <w:rFonts w:eastAsia="Times New Roman" w:cs="Times New Roman"/>
          <w:szCs w:val="20"/>
          <w:lang w:eastAsia="en-AU"/>
        </w:rPr>
      </w:pPr>
      <w:r w:rsidRPr="00C72264">
        <w:rPr>
          <w:rFonts w:eastAsia="Times New Roman" w:cs="Times New Roman"/>
          <w:szCs w:val="20"/>
          <w:lang w:eastAsia="en-AU"/>
        </w:rPr>
        <w:t>The outcome will be a programme that progresses with discipline and coordination, where decision-making remains timely, dependencies are understood, and delivery remains aligned to outcomes.</w:t>
      </w:r>
    </w:p>
    <w:p w14:paraId="64D8D382" w14:textId="77777777" w:rsidR="00945A55" w:rsidRDefault="00945A55" w:rsidP="00945A55"/>
    <w:p w14:paraId="24D2E3C5" w14:textId="77777777" w:rsidR="00AD6DFF" w:rsidRPr="00AD6DFF" w:rsidRDefault="00AD6DFF" w:rsidP="00AD6DFF">
      <w:pPr>
        <w:rPr>
          <w:b/>
        </w:rPr>
      </w:pPr>
      <w:r w:rsidRPr="00AD6DFF">
        <w:rPr>
          <w:b/>
        </w:rPr>
        <w:t>A Customised Approach for Tuatahi</w:t>
      </w:r>
    </w:p>
    <w:p w14:paraId="4978CA57" w14:textId="067C4855" w:rsidR="00AD6DFF" w:rsidRPr="00AD6DFF" w:rsidRDefault="00AD6DFF" w:rsidP="00AD6DFF">
      <w:pPr>
        <w:rPr>
          <w:b/>
        </w:rPr>
      </w:pPr>
      <w:r w:rsidRPr="00AD6DFF">
        <w:rPr>
          <w:b/>
        </w:rPr>
        <w:t xml:space="preserve">Designed for Your Organisation, Not Imposed onto </w:t>
      </w:r>
      <w:r>
        <w:rPr>
          <w:b/>
        </w:rPr>
        <w:t>i</w:t>
      </w:r>
      <w:r w:rsidRPr="00AD6DFF">
        <w:rPr>
          <w:b/>
        </w:rPr>
        <w:t>t</w:t>
      </w:r>
    </w:p>
    <w:p w14:paraId="39F75A46" w14:textId="77777777" w:rsidR="00AD6DFF" w:rsidRDefault="00AD6DFF" w:rsidP="00C72264">
      <w:pPr>
        <w:pStyle w:val="ListParagraph"/>
        <w:ind w:left="0"/>
      </w:pPr>
      <w:r w:rsidRPr="00AD6DFF">
        <w:t>Programme Control will not be introduced as a generic framework. It will be developed with Tuatahi to ensure that it reflects the organisation’s current ways of operating while strengthening its ability to manage the added complexity of Programme Horizon.</w:t>
      </w:r>
    </w:p>
    <w:p w14:paraId="496A1B9A" w14:textId="77777777" w:rsidR="00AD6DFF" w:rsidRPr="00AD6DFF" w:rsidRDefault="00AD6DFF" w:rsidP="00C72264">
      <w:pPr>
        <w:pStyle w:val="ListParagraph"/>
        <w:ind w:left="0"/>
      </w:pPr>
    </w:p>
    <w:p w14:paraId="075F2585" w14:textId="614F1422" w:rsidR="00945A55" w:rsidRDefault="00AD6DFF" w:rsidP="00C72264">
      <w:pPr>
        <w:pStyle w:val="ListParagraph"/>
        <w:ind w:left="0"/>
      </w:pPr>
      <w:r w:rsidRPr="00AD6DFF">
        <w:t>In the early stages, we will build a detailed understanding of how decisions today, including where approval paths may become constraint under programme pressure, where integration, dependency and business readiness risks are likely to emerge, and how much governance is necessary to enable delivery success, and where additional control would add limited value. From the foundation a model will be established, rather than imposed.</w:t>
      </w:r>
    </w:p>
    <w:p w14:paraId="520C4C5A" w14:textId="77777777" w:rsidR="000F5D78" w:rsidRDefault="000F5D78" w:rsidP="00AD6DFF"/>
    <w:p w14:paraId="4BD24C4A" w14:textId="77777777" w:rsidR="000F5D78" w:rsidRPr="000F5D78" w:rsidRDefault="000F5D78" w:rsidP="000F5D78">
      <w:pPr>
        <w:spacing w:before="0" w:after="120"/>
        <w:jc w:val="left"/>
        <w:rPr>
          <w:rFonts w:eastAsia="Aptos" w:cs="Arial"/>
          <w:kern w:val="2"/>
          <w:szCs w:val="20"/>
          <w14:ligatures w14:val="standardContextual"/>
        </w:rPr>
      </w:pPr>
      <w:r w:rsidRPr="000F5D78">
        <w:rPr>
          <w:rFonts w:eastAsia="Aptos" w:cs="Arial"/>
          <w:b/>
          <w:kern w:val="2"/>
          <w:szCs w:val="20"/>
          <w14:ligatures w14:val="standardContextual"/>
        </w:rPr>
        <w:t>Capgemini as Strategy Delivery Partner</w:t>
      </w:r>
    </w:p>
    <w:p w14:paraId="5DC58348" w14:textId="77777777" w:rsidR="000F5D78" w:rsidRPr="000F5D78" w:rsidRDefault="000F5D78" w:rsidP="000F5D78">
      <w:pPr>
        <w:spacing w:before="0" w:after="120"/>
        <w:jc w:val="left"/>
        <w:rPr>
          <w:rFonts w:eastAsia="Aptos" w:cs="Arial"/>
          <w:kern w:val="2"/>
          <w:szCs w:val="20"/>
          <w14:ligatures w14:val="standardContextual"/>
        </w:rPr>
      </w:pPr>
      <w:r w:rsidRPr="000F5D78">
        <w:rPr>
          <w:rFonts w:eastAsia="Aptos" w:cs="Arial"/>
          <w:kern w:val="2"/>
          <w:szCs w:val="20"/>
          <w14:ligatures w14:val="standardContextual"/>
        </w:rPr>
        <w:t xml:space="preserve">Capgemini’s role will extend beyond delivery execution. We will act as the </w:t>
      </w:r>
      <w:r w:rsidRPr="00004480">
        <w:rPr>
          <w:rFonts w:eastAsia="Aptos" w:cs="Arial"/>
          <w:b/>
          <w:kern w:val="2"/>
          <w:szCs w:val="20"/>
          <w14:ligatures w14:val="standardContextual"/>
        </w:rPr>
        <w:t>integrating control layer across the programme</w:t>
      </w:r>
      <w:r w:rsidRPr="000F5D78">
        <w:rPr>
          <w:rFonts w:eastAsia="Aptos" w:cs="Arial"/>
          <w:kern w:val="2"/>
          <w:szCs w:val="20"/>
          <w14:ligatures w14:val="standardContextual"/>
        </w:rPr>
        <w:t>, ensuring that outcomes, delivery activity and decision-making remain aligned throughout.</w:t>
      </w:r>
    </w:p>
    <w:p w14:paraId="7D4A372C" w14:textId="3D99CA4E" w:rsidR="000F5D78" w:rsidRPr="000F5D78" w:rsidRDefault="000F5D78" w:rsidP="000F5D78">
      <w:pPr>
        <w:spacing w:before="0" w:after="120"/>
        <w:jc w:val="left"/>
        <w:rPr>
          <w:rFonts w:eastAsia="Aptos" w:cs="Arial"/>
          <w:kern w:val="2"/>
          <w:szCs w:val="20"/>
          <w14:ligatures w14:val="standardContextual"/>
        </w:rPr>
      </w:pPr>
      <w:r w:rsidRPr="000F5D78">
        <w:rPr>
          <w:rFonts w:eastAsia="Aptos" w:cs="Arial"/>
          <w:kern w:val="2"/>
          <w:szCs w:val="20"/>
          <w14:ligatures w14:val="standardContextual"/>
        </w:rPr>
        <w:t>The model below defines how this works in practice</w:t>
      </w:r>
      <w:r w:rsidR="00FB43CE">
        <w:rPr>
          <w:rFonts w:eastAsia="Aptos" w:cs="Arial"/>
          <w:kern w:val="2"/>
          <w:szCs w:val="20"/>
          <w14:ligatures w14:val="standardContextual"/>
        </w:rPr>
        <w:t>:</w:t>
      </w:r>
      <w:r w:rsidRPr="000F5D78">
        <w:rPr>
          <w:rFonts w:eastAsia="Aptos" w:cs="Arial"/>
          <w:kern w:val="2"/>
          <w:szCs w:val="20"/>
          <w14:ligatures w14:val="standardContextual"/>
        </w:rPr>
        <w:t xml:space="preserve"> three foundational layers operating continuously, four enablers sustaining delivery across all phases, and clear accountability for every program</w:t>
      </w:r>
      <w:r w:rsidR="00AF6A28">
        <w:rPr>
          <w:rFonts w:eastAsia="Aptos" w:cs="Arial"/>
          <w:kern w:val="2"/>
          <w:szCs w:val="20"/>
          <w14:ligatures w14:val="standardContextual"/>
        </w:rPr>
        <w:t>me</w:t>
      </w:r>
      <w:r w:rsidRPr="000F5D78">
        <w:rPr>
          <w:rFonts w:eastAsia="Aptos" w:cs="Arial"/>
          <w:kern w:val="2"/>
          <w:szCs w:val="20"/>
          <w14:ligatures w14:val="standardContextual"/>
        </w:rPr>
        <w:t xml:space="preserve"> partner at every phase.</w:t>
      </w:r>
    </w:p>
    <w:p w14:paraId="233380E8" w14:textId="77777777" w:rsidR="000F5D78" w:rsidRPr="000F5D78" w:rsidRDefault="000F5D78" w:rsidP="000F5D78">
      <w:pPr>
        <w:spacing w:before="0" w:after="120"/>
        <w:jc w:val="left"/>
        <w:rPr>
          <w:rFonts w:eastAsia="Aptos" w:cs="Arial"/>
          <w:kern w:val="2"/>
          <w:szCs w:val="20"/>
          <w14:ligatures w14:val="standardContextual"/>
        </w:rPr>
      </w:pPr>
      <w:r w:rsidRPr="000F5D78">
        <w:rPr>
          <w:rFonts w:eastAsia="Aptos" w:cs="Arial"/>
          <w:kern w:val="2"/>
          <w:szCs w:val="20"/>
          <w14:ligatures w14:val="standardContextual"/>
        </w:rPr>
        <w:t>We will:</w:t>
      </w:r>
    </w:p>
    <w:p w14:paraId="09E509BE" w14:textId="77777777" w:rsidR="000F5D78" w:rsidRPr="000F5D78" w:rsidRDefault="000F5D78" w:rsidP="00446A85">
      <w:pPr>
        <w:numPr>
          <w:ilvl w:val="0"/>
          <w:numId w:val="49"/>
        </w:numPr>
        <w:spacing w:before="0" w:after="120" w:line="278" w:lineRule="auto"/>
        <w:ind w:left="675" w:hanging="357"/>
        <w:contextualSpacing/>
        <w:jc w:val="left"/>
        <w:rPr>
          <w:rFonts w:eastAsia="Aptos" w:cs="Arial"/>
          <w:kern w:val="2"/>
          <w:szCs w:val="20"/>
          <w14:ligatures w14:val="standardContextual"/>
        </w:rPr>
      </w:pPr>
      <w:r w:rsidRPr="000F5D78">
        <w:rPr>
          <w:rFonts w:eastAsia="Aptos" w:cs="Arial"/>
          <w:kern w:val="2"/>
          <w:szCs w:val="20"/>
          <w14:ligatures w14:val="standardContextual"/>
        </w:rPr>
        <w:t>Maintain continuous alignment between all delivery activity and Programme Horizon objectives</w:t>
      </w:r>
    </w:p>
    <w:p w14:paraId="32B3801D" w14:textId="77777777" w:rsidR="000F5D78" w:rsidRPr="000F5D78" w:rsidRDefault="000F5D78" w:rsidP="00446A85">
      <w:pPr>
        <w:numPr>
          <w:ilvl w:val="0"/>
          <w:numId w:val="49"/>
        </w:numPr>
        <w:spacing w:before="0" w:after="120" w:line="278" w:lineRule="auto"/>
        <w:ind w:left="675" w:hanging="357"/>
        <w:contextualSpacing/>
        <w:jc w:val="left"/>
        <w:rPr>
          <w:rFonts w:eastAsia="Aptos" w:cs="Arial"/>
          <w:kern w:val="2"/>
          <w:szCs w:val="20"/>
          <w14:ligatures w14:val="standardContextual"/>
        </w:rPr>
      </w:pPr>
      <w:r w:rsidRPr="000F5D78">
        <w:rPr>
          <w:rFonts w:eastAsia="Aptos" w:cs="Arial"/>
          <w:kern w:val="2"/>
          <w:szCs w:val="20"/>
          <w14:ligatures w14:val="standardContextual"/>
        </w:rPr>
        <w:t>Provide integrated visibility across workstreams, systems and vendors</w:t>
      </w:r>
    </w:p>
    <w:p w14:paraId="2B4693F4" w14:textId="77777777" w:rsidR="000F5D78" w:rsidRPr="000F5D78" w:rsidRDefault="000F5D78" w:rsidP="00446A85">
      <w:pPr>
        <w:numPr>
          <w:ilvl w:val="0"/>
          <w:numId w:val="49"/>
        </w:numPr>
        <w:spacing w:before="0" w:after="120" w:line="278" w:lineRule="auto"/>
        <w:ind w:left="675" w:hanging="357"/>
        <w:contextualSpacing/>
        <w:jc w:val="left"/>
        <w:rPr>
          <w:rFonts w:eastAsia="Aptos" w:cs="Arial"/>
          <w:kern w:val="2"/>
          <w:szCs w:val="20"/>
          <w14:ligatures w14:val="standardContextual"/>
        </w:rPr>
      </w:pPr>
      <w:r w:rsidRPr="000F5D78">
        <w:rPr>
          <w:rFonts w:eastAsia="Aptos" w:cs="Arial"/>
          <w:kern w:val="2"/>
          <w:szCs w:val="20"/>
          <w14:ligatures w14:val="standardContextual"/>
        </w:rPr>
        <w:t>Embed governance into the flow of delivery, ensuring it remains proactive and forward-looking</w:t>
      </w:r>
    </w:p>
    <w:p w14:paraId="4DA6D30D" w14:textId="77777777" w:rsidR="000F5D78" w:rsidRDefault="000F5D78" w:rsidP="00446A85">
      <w:pPr>
        <w:numPr>
          <w:ilvl w:val="0"/>
          <w:numId w:val="49"/>
        </w:numPr>
        <w:spacing w:before="0" w:after="120" w:line="278" w:lineRule="auto"/>
        <w:ind w:left="675" w:hanging="357"/>
        <w:contextualSpacing/>
        <w:jc w:val="left"/>
        <w:rPr>
          <w:rFonts w:eastAsia="Aptos" w:cs="Arial"/>
          <w:kern w:val="2"/>
          <w:szCs w:val="20"/>
          <w14:ligatures w14:val="standardContextual"/>
        </w:rPr>
      </w:pPr>
      <w:r w:rsidRPr="000F5D78">
        <w:rPr>
          <w:rFonts w:eastAsia="Aptos" w:cs="Arial"/>
          <w:kern w:val="2"/>
          <w:szCs w:val="20"/>
          <w14:ligatures w14:val="standardContextual"/>
        </w:rPr>
        <w:t>Support Tuatahi in retaining ownership and authority while enabling structured execution</w:t>
      </w:r>
    </w:p>
    <w:p w14:paraId="0FE89523" w14:textId="77777777" w:rsidR="00CA77BA" w:rsidRPr="000F5D78" w:rsidRDefault="00CA77BA" w:rsidP="00D8654C">
      <w:pPr>
        <w:spacing w:before="0" w:after="120" w:line="278" w:lineRule="auto"/>
        <w:ind w:left="1440"/>
        <w:contextualSpacing/>
        <w:jc w:val="left"/>
        <w:rPr>
          <w:rFonts w:eastAsia="Aptos" w:cs="Arial"/>
          <w:kern w:val="2"/>
          <w:szCs w:val="20"/>
          <w14:ligatures w14:val="standardContextual"/>
        </w:rPr>
      </w:pPr>
    </w:p>
    <w:p w14:paraId="13FB8AA5" w14:textId="379AC01F" w:rsidR="000F5D78" w:rsidRPr="000F5D78" w:rsidRDefault="000F5D78" w:rsidP="000F5D78">
      <w:pPr>
        <w:spacing w:before="0" w:after="120"/>
        <w:jc w:val="left"/>
        <w:rPr>
          <w:rFonts w:eastAsia="Aptos" w:cs="Arial"/>
          <w:kern w:val="2"/>
          <w:szCs w:val="20"/>
          <w14:ligatures w14:val="standardContextual"/>
        </w:rPr>
      </w:pPr>
      <w:r w:rsidRPr="000F5D78">
        <w:rPr>
          <w:rFonts w:eastAsia="Aptos" w:cs="Arial"/>
          <w:kern w:val="2"/>
          <w:szCs w:val="20"/>
          <w14:ligatures w14:val="standardContextual"/>
        </w:rPr>
        <w:t xml:space="preserve">Through this, governance will evolve from a reporting function into a </w:t>
      </w:r>
      <w:r w:rsidRPr="00004480">
        <w:rPr>
          <w:rFonts w:eastAsia="Aptos" w:cs="Arial"/>
          <w:b/>
          <w:kern w:val="2"/>
          <w:szCs w:val="20"/>
          <w14:ligatures w14:val="standardContextual"/>
        </w:rPr>
        <w:t>mechanism for maintaining pace, clarity and confidence across delivery</w:t>
      </w:r>
      <w:r w:rsidRPr="000F5D78">
        <w:rPr>
          <w:rFonts w:eastAsia="Aptos" w:cs="Arial"/>
          <w:kern w:val="2"/>
          <w:szCs w:val="20"/>
          <w14:ligatures w14:val="standardContextual"/>
        </w:rPr>
        <w:t>.</w:t>
      </w:r>
    </w:p>
    <w:p w14:paraId="17072E42" w14:textId="5165CBF5" w:rsidR="00EC194B" w:rsidRPr="00DC1D95" w:rsidRDefault="003874E8" w:rsidP="003E34B2">
      <w:r w:rsidRPr="001B5969">
        <w:rPr>
          <w:color w:val="000000"/>
          <w:kern w:val="4"/>
        </w:rPr>
        <w:drawing>
          <wp:anchor distT="0" distB="0" distL="114300" distR="114300" simplePos="0" relativeHeight="251658252" behindDoc="0" locked="0" layoutInCell="1" allowOverlap="1" wp14:anchorId="002AB73C" wp14:editId="6EEBDCB2">
            <wp:simplePos x="0" y="0"/>
            <wp:positionH relativeFrom="margin">
              <wp:align>left</wp:align>
            </wp:positionH>
            <wp:positionV relativeFrom="paragraph">
              <wp:posOffset>229870</wp:posOffset>
            </wp:positionV>
            <wp:extent cx="5868670" cy="2933065"/>
            <wp:effectExtent l="0" t="0" r="0" b="635"/>
            <wp:wrapSquare wrapText="bothSides"/>
            <wp:docPr id="25176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65485" name=""/>
                    <pic:cNvPicPr/>
                  </pic:nvPicPr>
                  <pic:blipFill rotWithShape="1">
                    <a:blip r:embed="rId40">
                      <a:extLst>
                        <a:ext uri="{28A0092B-C50C-407E-A947-70E740481C1C}">
                          <a14:useLocalDpi xmlns:a14="http://schemas.microsoft.com/office/drawing/2010/main" val="0"/>
                        </a:ext>
                      </a:extLst>
                    </a:blip>
                    <a:srcRect t="1524"/>
                    <a:stretch>
                      <a:fillRect/>
                    </a:stretch>
                  </pic:blipFill>
                  <pic:spPr bwMode="auto">
                    <a:xfrm>
                      <a:off x="0" y="0"/>
                      <a:ext cx="5868670" cy="2933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5FEE0C" w14:textId="2ED50746" w:rsidR="003E34B2" w:rsidRPr="003E34B2" w:rsidRDefault="003E34B2" w:rsidP="003E34B2">
      <w:pPr>
        <w:pStyle w:val="ListParagraph"/>
        <w:ind w:left="0"/>
        <w:jc w:val="center"/>
        <w:rPr>
          <w:i/>
          <w:color w:val="808080" w:themeColor="background1" w:themeShade="80"/>
        </w:rPr>
      </w:pPr>
      <w:r w:rsidRPr="003E34B2">
        <w:rPr>
          <w:i/>
          <w:color w:val="808080" w:themeColor="background1" w:themeShade="80"/>
        </w:rPr>
        <w:t xml:space="preserve">Integrated Governance Framework </w:t>
      </w:r>
    </w:p>
    <w:p w14:paraId="41C994F0" w14:textId="77777777" w:rsidR="003E34B2" w:rsidRDefault="003E34B2" w:rsidP="00E4432F">
      <w:pPr>
        <w:pStyle w:val="ListParagraph"/>
        <w:ind w:left="0"/>
        <w:jc w:val="left"/>
        <w:rPr>
          <w:b/>
        </w:rPr>
      </w:pPr>
    </w:p>
    <w:p w14:paraId="39C72FD2" w14:textId="77777777" w:rsidR="00E4432F" w:rsidRPr="00E4432F" w:rsidRDefault="00E4432F" w:rsidP="00E4432F">
      <w:pPr>
        <w:pStyle w:val="ListParagraph"/>
        <w:ind w:left="0"/>
        <w:jc w:val="left"/>
        <w:rPr>
          <w:b/>
        </w:rPr>
      </w:pPr>
      <w:r w:rsidRPr="00E4432F">
        <w:rPr>
          <w:b/>
        </w:rPr>
        <w:t>Always-On Control Framework</w:t>
      </w:r>
    </w:p>
    <w:p w14:paraId="2982528C" w14:textId="77777777" w:rsidR="00E4432F" w:rsidRPr="00E4432F" w:rsidRDefault="00E4432F" w:rsidP="00E4432F">
      <w:pPr>
        <w:pStyle w:val="ListParagraph"/>
        <w:ind w:left="0"/>
        <w:jc w:val="left"/>
        <w:rPr>
          <w:b/>
        </w:rPr>
      </w:pPr>
      <w:r w:rsidRPr="00E4432F">
        <w:rPr>
          <w:b/>
        </w:rPr>
        <w:t>Control as a Continuous Discipline</w:t>
      </w:r>
    </w:p>
    <w:p w14:paraId="7E926A2E" w14:textId="07A594BD" w:rsidR="009509AD" w:rsidRDefault="00E4432F" w:rsidP="00E4432F">
      <w:pPr>
        <w:pStyle w:val="ListParagraph"/>
        <w:ind w:left="0"/>
        <w:jc w:val="left"/>
      </w:pPr>
      <w:r w:rsidRPr="00E4432F">
        <w:t>Programme Horizon will be governed through three integrated control loops that operate continuously rather than at fixed checkpoints. Together they ensure the programme is never passively monitored, it is actively directed based on real time insight.</w:t>
      </w:r>
    </w:p>
    <w:p w14:paraId="728A86FF" w14:textId="77777777" w:rsidR="009509AD" w:rsidRDefault="009509AD" w:rsidP="003126E0"/>
    <w:p w14:paraId="42749556" w14:textId="6EDDFC3D" w:rsidR="009509AD" w:rsidRPr="007E21B8" w:rsidRDefault="007E21B8" w:rsidP="007E21B8">
      <w:pPr>
        <w:pStyle w:val="ListParagraph"/>
        <w:ind w:left="0"/>
        <w:rPr>
          <w:b/>
        </w:rPr>
      </w:pPr>
      <w:r w:rsidRPr="007E21B8">
        <w:rPr>
          <w:b/>
        </w:rPr>
        <w:t>Integrated Control Loops</w:t>
      </w:r>
    </w:p>
    <w:tbl>
      <w:tblPr>
        <w:tblW w:w="0" w:type="auto"/>
        <w:tblBorders>
          <w:insideH w:val="single" w:sz="4" w:space="0" w:color="D0CECE" w:themeColor="background2" w:themeShade="E6"/>
        </w:tblBorders>
        <w:tblCellMar>
          <w:left w:w="0" w:type="dxa"/>
          <w:right w:w="0" w:type="dxa"/>
        </w:tblCellMar>
        <w:tblLook w:val="04A0" w:firstRow="1" w:lastRow="0" w:firstColumn="1" w:lastColumn="0" w:noHBand="0" w:noVBand="1"/>
        <w:tblCaption w:val=""/>
        <w:tblDescription w:val=""/>
      </w:tblPr>
      <w:tblGrid>
        <w:gridCol w:w="2192"/>
        <w:gridCol w:w="2031"/>
        <w:gridCol w:w="17"/>
        <w:gridCol w:w="4780"/>
      </w:tblGrid>
      <w:tr w:rsidR="00C1666F" w:rsidRPr="00CC5B4E" w14:paraId="3DBD3C71" w14:textId="77777777" w:rsidTr="001B1A10">
        <w:tc>
          <w:tcPr>
            <w:tcW w:w="3358" w:type="dxa"/>
            <w:tcBorders>
              <w:top w:val="nil"/>
              <w:bottom w:val="single" w:sz="4" w:space="0" w:color="D0CECE" w:themeColor="background2" w:themeShade="E6"/>
              <w:right w:val="single" w:sz="4" w:space="0" w:color="FFFFFF" w:themeColor="background1"/>
            </w:tcBorders>
            <w:shd w:val="clear" w:color="auto" w:fill="0070C0"/>
            <w:tcMar>
              <w:top w:w="80" w:type="dxa"/>
              <w:left w:w="80" w:type="dxa"/>
              <w:bottom w:w="80" w:type="dxa"/>
              <w:right w:w="80" w:type="dxa"/>
            </w:tcMar>
            <w:vAlign w:val="center"/>
            <w:hideMark/>
          </w:tcPr>
          <w:p w14:paraId="5CA2FFB8" w14:textId="77777777" w:rsidR="00CC5B4E" w:rsidRPr="005D6DD2" w:rsidRDefault="00CC5B4E" w:rsidP="008520FB">
            <w:pPr>
              <w:spacing w:before="120" w:after="120"/>
              <w:jc w:val="left"/>
              <w:rPr>
                <w:rFonts w:eastAsia="Aptos" w:cs="Arial"/>
                <w:color w:val="FFFFFF"/>
                <w:kern w:val="2"/>
                <w:szCs w:val="20"/>
                <w14:ligatures w14:val="standardContextual"/>
              </w:rPr>
            </w:pPr>
            <w:r w:rsidRPr="005D6DD2">
              <w:rPr>
                <w:rFonts w:eastAsia="Aptos" w:cs="Arial"/>
                <w:b/>
                <w:color w:val="FFFFFF"/>
                <w:kern w:val="2"/>
                <w:szCs w:val="20"/>
                <w14:ligatures w14:val="standardContextual"/>
              </w:rPr>
              <w:t>Control Loop</w:t>
            </w:r>
          </w:p>
        </w:tc>
        <w:tc>
          <w:tcPr>
            <w:tcW w:w="3211" w:type="dxa"/>
            <w:gridSpan w:val="2"/>
            <w:tcBorders>
              <w:top w:val="nil"/>
              <w:left w:val="single" w:sz="4" w:space="0" w:color="FFFFFF" w:themeColor="background1"/>
              <w:bottom w:val="single" w:sz="4" w:space="0" w:color="D0CECE" w:themeColor="background2" w:themeShade="E6"/>
              <w:right w:val="single" w:sz="4" w:space="0" w:color="FFFFFF" w:themeColor="background1"/>
            </w:tcBorders>
            <w:shd w:val="clear" w:color="auto" w:fill="0070C0"/>
            <w:tcMar>
              <w:top w:w="80" w:type="dxa"/>
              <w:left w:w="80" w:type="dxa"/>
              <w:bottom w:w="80" w:type="dxa"/>
              <w:right w:w="80" w:type="dxa"/>
            </w:tcMar>
            <w:vAlign w:val="center"/>
            <w:hideMark/>
          </w:tcPr>
          <w:p w14:paraId="74392004" w14:textId="77777777" w:rsidR="00CC5B4E" w:rsidRPr="005D6DD2" w:rsidRDefault="00CC5B4E" w:rsidP="008520FB">
            <w:pPr>
              <w:spacing w:before="120" w:after="120"/>
              <w:jc w:val="left"/>
              <w:rPr>
                <w:rFonts w:eastAsia="Aptos" w:cs="Arial"/>
                <w:color w:val="FFFFFF"/>
                <w:kern w:val="2"/>
                <w:szCs w:val="20"/>
                <w14:ligatures w14:val="standardContextual"/>
              </w:rPr>
            </w:pPr>
            <w:r w:rsidRPr="005D6DD2">
              <w:rPr>
                <w:rFonts w:eastAsia="Aptos" w:cs="Arial"/>
                <w:b/>
                <w:color w:val="FFFFFF"/>
                <w:kern w:val="2"/>
                <w:szCs w:val="20"/>
                <w14:ligatures w14:val="standardContextual"/>
              </w:rPr>
              <w:t>Focus</w:t>
            </w:r>
          </w:p>
        </w:tc>
        <w:tc>
          <w:tcPr>
            <w:tcW w:w="8520" w:type="dxa"/>
            <w:tcBorders>
              <w:top w:val="nil"/>
              <w:left w:val="single" w:sz="4" w:space="0" w:color="FFFFFF" w:themeColor="background1"/>
              <w:bottom w:val="single" w:sz="4" w:space="0" w:color="D0CECE" w:themeColor="background2" w:themeShade="E6"/>
            </w:tcBorders>
            <w:shd w:val="clear" w:color="auto" w:fill="0070C0"/>
            <w:tcMar>
              <w:top w:w="80" w:type="dxa"/>
              <w:left w:w="80" w:type="dxa"/>
              <w:bottom w:w="80" w:type="dxa"/>
              <w:right w:w="80" w:type="dxa"/>
            </w:tcMar>
            <w:vAlign w:val="center"/>
            <w:hideMark/>
          </w:tcPr>
          <w:p w14:paraId="4E8E220D" w14:textId="77777777" w:rsidR="00CC5B4E" w:rsidRPr="005D6DD2" w:rsidRDefault="00CC5B4E" w:rsidP="008520FB">
            <w:pPr>
              <w:spacing w:before="120" w:after="120"/>
              <w:jc w:val="left"/>
              <w:rPr>
                <w:rFonts w:eastAsia="Aptos" w:cs="Arial"/>
                <w:color w:val="FFFFFF"/>
                <w:kern w:val="2"/>
                <w:szCs w:val="20"/>
                <w14:ligatures w14:val="standardContextual"/>
              </w:rPr>
            </w:pPr>
            <w:r w:rsidRPr="005D6DD2">
              <w:rPr>
                <w:rFonts w:eastAsia="Aptos" w:cs="Arial"/>
                <w:b/>
                <w:color w:val="FFFFFF"/>
                <w:kern w:val="2"/>
                <w:szCs w:val="20"/>
                <w14:ligatures w14:val="standardContextual"/>
              </w:rPr>
              <w:t>How It Strengthens Delivery</w:t>
            </w:r>
          </w:p>
        </w:tc>
      </w:tr>
      <w:tr w:rsidR="00265133" w:rsidRPr="00CC5B4E" w14:paraId="4BBA6202" w14:textId="77777777" w:rsidTr="001B1A10">
        <w:trPr>
          <w:trHeight w:val="424"/>
        </w:trPr>
        <w:tc>
          <w:tcPr>
            <w:tcW w:w="3358" w:type="dxa"/>
            <w:tcBorders>
              <w:top w:val="single" w:sz="4" w:space="0" w:color="D0CECE" w:themeColor="background2" w:themeShade="E6"/>
            </w:tcBorders>
            <w:tcMar>
              <w:top w:w="80" w:type="dxa"/>
              <w:left w:w="80" w:type="dxa"/>
              <w:bottom w:w="80" w:type="dxa"/>
              <w:right w:w="80" w:type="dxa"/>
            </w:tcMar>
            <w:hideMark/>
          </w:tcPr>
          <w:p w14:paraId="1FC48E39" w14:textId="77777777" w:rsidR="00CC5B4E" w:rsidRPr="00EA25C7" w:rsidRDefault="00CC5B4E" w:rsidP="008520FB">
            <w:pPr>
              <w:spacing w:before="120" w:after="120"/>
              <w:jc w:val="left"/>
              <w:rPr>
                <w:rFonts w:eastAsia="Aptos" w:cs="Arial"/>
                <w:b/>
                <w:kern w:val="2"/>
                <w:sz w:val="18"/>
                <w:szCs w:val="18"/>
                <w14:ligatures w14:val="standardContextual"/>
              </w:rPr>
            </w:pPr>
            <w:r w:rsidRPr="00EA25C7">
              <w:rPr>
                <w:rFonts w:eastAsia="Aptos" w:cs="Arial"/>
                <w:b/>
                <w:kern w:val="2"/>
                <w:sz w:val="18"/>
                <w:szCs w:val="18"/>
                <w14:ligatures w14:val="standardContextual"/>
              </w:rPr>
              <w:t>Outcome Control</w:t>
            </w:r>
          </w:p>
        </w:tc>
        <w:tc>
          <w:tcPr>
            <w:tcW w:w="3240" w:type="dxa"/>
            <w:gridSpan w:val="2"/>
            <w:tcBorders>
              <w:top w:val="single" w:sz="4" w:space="0" w:color="D0CECE" w:themeColor="background2" w:themeShade="E6"/>
            </w:tcBorders>
            <w:tcMar>
              <w:top w:w="80" w:type="dxa"/>
              <w:left w:w="80" w:type="dxa"/>
              <w:bottom w:w="80" w:type="dxa"/>
              <w:right w:w="80" w:type="dxa"/>
            </w:tcMar>
            <w:hideMark/>
          </w:tcPr>
          <w:p w14:paraId="5290EC02"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Alignment to business objectives</w:t>
            </w:r>
          </w:p>
        </w:tc>
        <w:tc>
          <w:tcPr>
            <w:tcW w:w="8712" w:type="dxa"/>
            <w:tcBorders>
              <w:top w:val="single" w:sz="4" w:space="0" w:color="D0CECE" w:themeColor="background2" w:themeShade="E6"/>
            </w:tcBorders>
            <w:tcMar>
              <w:top w:w="80" w:type="dxa"/>
              <w:left w:w="80" w:type="dxa"/>
              <w:bottom w:w="80" w:type="dxa"/>
              <w:right w:w="80" w:type="dxa"/>
            </w:tcMar>
            <w:hideMark/>
          </w:tcPr>
          <w:p w14:paraId="1CBAF79F"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Ensures all delivery decisions and activities contribute directly to Programme Horizon outcomes</w:t>
            </w:r>
          </w:p>
        </w:tc>
      </w:tr>
      <w:tr w:rsidR="00265133" w:rsidRPr="00CC5B4E" w14:paraId="7C8FA1F3" w14:textId="77777777" w:rsidTr="001B1A10">
        <w:trPr>
          <w:trHeight w:val="378"/>
        </w:trPr>
        <w:tc>
          <w:tcPr>
            <w:tcW w:w="3387" w:type="dxa"/>
            <w:tcBorders>
              <w:bottom w:val="single" w:sz="4" w:space="0" w:color="D0CECE" w:themeColor="background2" w:themeShade="E6"/>
            </w:tcBorders>
            <w:tcMar>
              <w:top w:w="80" w:type="dxa"/>
              <w:left w:w="80" w:type="dxa"/>
              <w:bottom w:w="80" w:type="dxa"/>
              <w:right w:w="80" w:type="dxa"/>
            </w:tcMar>
            <w:hideMark/>
          </w:tcPr>
          <w:p w14:paraId="484EB8FF" w14:textId="77777777" w:rsidR="00CC5B4E" w:rsidRPr="00EA25C7" w:rsidRDefault="00CC5B4E" w:rsidP="008520FB">
            <w:pPr>
              <w:spacing w:before="120" w:after="120"/>
              <w:jc w:val="left"/>
              <w:rPr>
                <w:rFonts w:eastAsia="Aptos" w:cs="Arial"/>
                <w:b/>
                <w:kern w:val="2"/>
                <w:sz w:val="18"/>
                <w:szCs w:val="18"/>
                <w14:ligatures w14:val="standardContextual"/>
              </w:rPr>
            </w:pPr>
            <w:r w:rsidRPr="00EA25C7">
              <w:rPr>
                <w:rFonts w:eastAsia="Aptos" w:cs="Arial"/>
                <w:b/>
                <w:kern w:val="2"/>
                <w:sz w:val="18"/>
                <w:szCs w:val="18"/>
                <w14:ligatures w14:val="standardContextual"/>
              </w:rPr>
              <w:t>Integration &amp; Dependency Control</w:t>
            </w:r>
          </w:p>
        </w:tc>
        <w:tc>
          <w:tcPr>
            <w:tcW w:w="3211" w:type="dxa"/>
            <w:tcBorders>
              <w:bottom w:val="single" w:sz="4" w:space="0" w:color="D0CECE" w:themeColor="background2" w:themeShade="E6"/>
            </w:tcBorders>
            <w:tcMar>
              <w:top w:w="80" w:type="dxa"/>
              <w:left w:w="80" w:type="dxa"/>
              <w:bottom w:w="80" w:type="dxa"/>
              <w:right w:w="80" w:type="dxa"/>
            </w:tcMar>
            <w:hideMark/>
          </w:tcPr>
          <w:p w14:paraId="0F1BF96A"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End-to-end operability</w:t>
            </w:r>
          </w:p>
        </w:tc>
        <w:tc>
          <w:tcPr>
            <w:tcW w:w="8492" w:type="dxa"/>
            <w:gridSpan w:val="2"/>
            <w:tcBorders>
              <w:bottom w:val="single" w:sz="4" w:space="0" w:color="D0CECE" w:themeColor="background2" w:themeShade="E6"/>
            </w:tcBorders>
            <w:tcMar>
              <w:top w:w="80" w:type="dxa"/>
              <w:left w:w="80" w:type="dxa"/>
              <w:bottom w:w="80" w:type="dxa"/>
              <w:right w:w="80" w:type="dxa"/>
            </w:tcMar>
            <w:hideMark/>
          </w:tcPr>
          <w:p w14:paraId="3F3C04C4"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Coordinates sequencing across systems, vendors and work packages</w:t>
            </w:r>
          </w:p>
        </w:tc>
      </w:tr>
      <w:tr w:rsidR="00265133" w:rsidRPr="00CC5B4E" w14:paraId="56B052D9" w14:textId="77777777" w:rsidTr="001B1A10">
        <w:trPr>
          <w:trHeight w:val="64"/>
        </w:trPr>
        <w:tc>
          <w:tcPr>
            <w:tcW w:w="3358" w:type="dxa"/>
            <w:tcBorders>
              <w:top w:val="single" w:sz="4" w:space="0" w:color="D0CECE" w:themeColor="background2" w:themeShade="E6"/>
              <w:bottom w:val="single" w:sz="4" w:space="0" w:color="D0CECE" w:themeColor="background2" w:themeShade="E6"/>
            </w:tcBorders>
            <w:tcMar>
              <w:top w:w="80" w:type="dxa"/>
              <w:left w:w="80" w:type="dxa"/>
              <w:bottom w:w="80" w:type="dxa"/>
              <w:right w:w="80" w:type="dxa"/>
            </w:tcMar>
            <w:hideMark/>
          </w:tcPr>
          <w:p w14:paraId="2D44E3CF" w14:textId="77777777" w:rsidR="00CC5B4E" w:rsidRPr="00EA25C7" w:rsidRDefault="00CC5B4E" w:rsidP="008520FB">
            <w:pPr>
              <w:spacing w:before="120" w:after="120"/>
              <w:jc w:val="left"/>
              <w:rPr>
                <w:rFonts w:eastAsia="Aptos" w:cs="Arial"/>
                <w:b/>
                <w:kern w:val="2"/>
                <w:sz w:val="18"/>
                <w:szCs w:val="18"/>
                <w14:ligatures w14:val="standardContextual"/>
              </w:rPr>
            </w:pPr>
            <w:r w:rsidRPr="00EA25C7">
              <w:rPr>
                <w:rFonts w:eastAsia="Aptos" w:cs="Arial"/>
                <w:b/>
                <w:kern w:val="2"/>
                <w:sz w:val="18"/>
                <w:szCs w:val="18"/>
                <w14:ligatures w14:val="standardContextual"/>
              </w:rPr>
              <w:t>Delivery &amp; Decision Control</w:t>
            </w:r>
          </w:p>
        </w:tc>
        <w:tc>
          <w:tcPr>
            <w:tcW w:w="3211" w:type="dxa"/>
            <w:tcBorders>
              <w:top w:val="single" w:sz="4" w:space="0" w:color="D0CECE" w:themeColor="background2" w:themeShade="E6"/>
              <w:bottom w:val="single" w:sz="4" w:space="0" w:color="D0CECE" w:themeColor="background2" w:themeShade="E6"/>
            </w:tcBorders>
            <w:tcMar>
              <w:top w:w="80" w:type="dxa"/>
              <w:left w:w="80" w:type="dxa"/>
              <w:bottom w:w="80" w:type="dxa"/>
              <w:right w:w="80" w:type="dxa"/>
            </w:tcMar>
            <w:hideMark/>
          </w:tcPr>
          <w:p w14:paraId="46E451D8"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Pace and execution clarity</w:t>
            </w:r>
          </w:p>
        </w:tc>
        <w:tc>
          <w:tcPr>
            <w:tcW w:w="8520" w:type="dxa"/>
            <w:gridSpan w:val="2"/>
            <w:tcBorders>
              <w:top w:val="single" w:sz="4" w:space="0" w:color="D0CECE" w:themeColor="background2" w:themeShade="E6"/>
              <w:bottom w:val="single" w:sz="4" w:space="0" w:color="D0CECE" w:themeColor="background2" w:themeShade="E6"/>
            </w:tcBorders>
            <w:tcMar>
              <w:top w:w="80" w:type="dxa"/>
              <w:left w:w="80" w:type="dxa"/>
              <w:bottom w:w="80" w:type="dxa"/>
              <w:right w:w="80" w:type="dxa"/>
            </w:tcMar>
            <w:hideMark/>
          </w:tcPr>
          <w:p w14:paraId="4024968C" w14:textId="77777777" w:rsidR="00CC5B4E" w:rsidRPr="00CC5B4E" w:rsidRDefault="00CC5B4E" w:rsidP="008520FB">
            <w:pPr>
              <w:spacing w:before="120" w:after="120"/>
              <w:jc w:val="left"/>
              <w:rPr>
                <w:rFonts w:eastAsia="Aptos" w:cs="Arial"/>
                <w:kern w:val="2"/>
                <w:sz w:val="18"/>
                <w:szCs w:val="18"/>
                <w14:ligatures w14:val="standardContextual"/>
              </w:rPr>
            </w:pPr>
            <w:r w:rsidRPr="00CC5B4E">
              <w:rPr>
                <w:rFonts w:eastAsia="Aptos" w:cs="Arial"/>
                <w:kern w:val="2"/>
                <w:sz w:val="18"/>
                <w:szCs w:val="18"/>
                <w14:ligatures w14:val="standardContextual"/>
              </w:rPr>
              <w:t>Enables timely decisions and prevents delays caused by governance bottlenecks</w:t>
            </w:r>
          </w:p>
        </w:tc>
      </w:tr>
    </w:tbl>
    <w:p w14:paraId="2ED3CAE2" w14:textId="77777777" w:rsidR="009509AD" w:rsidRDefault="009509AD" w:rsidP="00CC5B4E">
      <w:pPr>
        <w:pStyle w:val="ListParagraph"/>
        <w:ind w:left="0"/>
      </w:pPr>
    </w:p>
    <w:p w14:paraId="258AF67F" w14:textId="77777777" w:rsidR="00AF4341" w:rsidRPr="00AF4341" w:rsidRDefault="00AF4341" w:rsidP="00AF4341">
      <w:pPr>
        <w:pStyle w:val="ListParagraph"/>
        <w:ind w:left="0"/>
        <w:rPr>
          <w:b/>
        </w:rPr>
      </w:pPr>
      <w:r w:rsidRPr="00AF4341">
        <w:rPr>
          <w:b/>
        </w:rPr>
        <w:t>Outcome Control</w:t>
      </w:r>
    </w:p>
    <w:p w14:paraId="5F1F2659" w14:textId="32D8F5FC" w:rsidR="00AF4341" w:rsidRPr="00AF4341" w:rsidRDefault="00AF4341" w:rsidP="00AF4341">
      <w:pPr>
        <w:pStyle w:val="ListParagraph"/>
        <w:ind w:left="0"/>
      </w:pPr>
      <w:r w:rsidRPr="00AF4341">
        <w:t xml:space="preserve">Outcome Control </w:t>
      </w:r>
      <w:r w:rsidR="00F02CB2" w:rsidRPr="00F02CB2">
        <w:t>will support successful delivery through structured governance and controls</w:t>
      </w:r>
      <w:r w:rsidRPr="00AF4341">
        <w:t>.</w:t>
      </w:r>
    </w:p>
    <w:p w14:paraId="490F17B9" w14:textId="1EBC45D5" w:rsidR="00AF4341" w:rsidRPr="00AF4341" w:rsidRDefault="00AF4341" w:rsidP="00275D4E">
      <w:pPr>
        <w:pStyle w:val="ListParagraph"/>
        <w:numPr>
          <w:ilvl w:val="1"/>
          <w:numId w:val="105"/>
        </w:numPr>
        <w:ind w:left="675" w:hanging="357"/>
      </w:pPr>
      <w:r w:rsidRPr="00AF4341">
        <w:t>Governance will begin with a view of outcomes at risk, not delivery status</w:t>
      </w:r>
    </w:p>
    <w:p w14:paraId="630DE38E" w14:textId="37CFBD92" w:rsidR="00AF4341" w:rsidRPr="00AF4341" w:rsidRDefault="00AF4341" w:rsidP="00275D4E">
      <w:pPr>
        <w:pStyle w:val="ListParagraph"/>
        <w:numPr>
          <w:ilvl w:val="1"/>
          <w:numId w:val="105"/>
        </w:numPr>
        <w:ind w:left="675" w:hanging="357"/>
      </w:pPr>
      <w:r w:rsidRPr="00AF4341">
        <w:t>Benefits will be tracked against enabling conditions, such as data readiness and external adoption</w:t>
      </w:r>
    </w:p>
    <w:p w14:paraId="26DFA624" w14:textId="37A85591" w:rsidR="00AF4341" w:rsidRDefault="00AF4341" w:rsidP="00275D4E">
      <w:pPr>
        <w:pStyle w:val="ListParagraph"/>
        <w:numPr>
          <w:ilvl w:val="1"/>
          <w:numId w:val="105"/>
        </w:numPr>
        <w:ind w:left="675" w:hanging="357"/>
      </w:pPr>
      <w:r w:rsidRPr="00AF4341">
        <w:t>Decisions will be evaluated based on their impact on value realisation</w:t>
      </w:r>
    </w:p>
    <w:p w14:paraId="30CD01A8" w14:textId="77777777" w:rsidR="00AF4341" w:rsidRPr="00AF4341" w:rsidRDefault="00AF4341" w:rsidP="00AF4341">
      <w:pPr>
        <w:pStyle w:val="ListParagraph"/>
        <w:ind w:left="227"/>
      </w:pPr>
    </w:p>
    <w:p w14:paraId="6CF5679A" w14:textId="77777777" w:rsidR="00AF4341" w:rsidRPr="00AF4341" w:rsidRDefault="00AF4341" w:rsidP="00AF4341">
      <w:pPr>
        <w:pStyle w:val="ListParagraph"/>
        <w:ind w:left="0"/>
      </w:pPr>
      <w:r w:rsidRPr="00AF4341">
        <w:t>This creates a direct and continuous link between delivery activity and business outcomes.</w:t>
      </w:r>
    </w:p>
    <w:p w14:paraId="1D946573" w14:textId="77777777" w:rsidR="00AF4341" w:rsidRPr="00AF4341" w:rsidRDefault="00AF4341" w:rsidP="00AF4341">
      <w:pPr>
        <w:pStyle w:val="ListParagraph"/>
        <w:ind w:left="0"/>
      </w:pPr>
    </w:p>
    <w:p w14:paraId="6104B2D5" w14:textId="77777777" w:rsidR="00AF4341" w:rsidRPr="00AF4341" w:rsidRDefault="00AF4341" w:rsidP="00AF4341">
      <w:pPr>
        <w:pStyle w:val="ListParagraph"/>
        <w:ind w:left="0"/>
        <w:rPr>
          <w:b/>
        </w:rPr>
      </w:pPr>
      <w:r w:rsidRPr="00AF4341">
        <w:rPr>
          <w:b/>
        </w:rPr>
        <w:t>Integration and Dependency Control</w:t>
      </w:r>
    </w:p>
    <w:p w14:paraId="0C4D8F37" w14:textId="77777777" w:rsidR="00AF4341" w:rsidRPr="00AF4341" w:rsidRDefault="00AF4341" w:rsidP="00AF4341">
      <w:pPr>
        <w:pStyle w:val="ListParagraph"/>
        <w:ind w:left="0"/>
      </w:pPr>
      <w:r w:rsidRPr="00AF4341">
        <w:t>This will act as the primary mechanism for coordinating delivery.</w:t>
      </w:r>
    </w:p>
    <w:p w14:paraId="167BF1CC" w14:textId="2D0D9895" w:rsidR="00AF4341" w:rsidRPr="00AF4341" w:rsidRDefault="00AF4341" w:rsidP="00275D4E">
      <w:pPr>
        <w:pStyle w:val="ListParagraph"/>
        <w:numPr>
          <w:ilvl w:val="1"/>
          <w:numId w:val="106"/>
        </w:numPr>
        <w:ind w:left="675" w:hanging="357"/>
      </w:pPr>
      <w:r w:rsidRPr="00AF4341">
        <w:t>A cross-programme dependency model will inform sequencing and prioritisation</w:t>
      </w:r>
    </w:p>
    <w:p w14:paraId="2BF7D728" w14:textId="7DA35C4C" w:rsidR="00AF4341" w:rsidRPr="00AF4341" w:rsidRDefault="00AF4341" w:rsidP="00275D4E">
      <w:pPr>
        <w:pStyle w:val="ListParagraph"/>
        <w:numPr>
          <w:ilvl w:val="1"/>
          <w:numId w:val="106"/>
        </w:numPr>
        <w:ind w:left="675" w:hanging="357"/>
      </w:pPr>
      <w:r w:rsidRPr="00AF4341">
        <w:t>Integration readiness will guide release decisions</w:t>
      </w:r>
    </w:p>
    <w:p w14:paraId="5E05EE46" w14:textId="7F18DD72" w:rsidR="00AF4341" w:rsidRDefault="00AF4341" w:rsidP="00275D4E">
      <w:pPr>
        <w:pStyle w:val="ListParagraph"/>
        <w:numPr>
          <w:ilvl w:val="1"/>
          <w:numId w:val="106"/>
        </w:numPr>
        <w:ind w:left="675" w:hanging="357"/>
      </w:pPr>
      <w:r w:rsidRPr="00AF4341">
        <w:t>Coordination will extend across all platforms, vendors and teams</w:t>
      </w:r>
    </w:p>
    <w:p w14:paraId="4EBC4CC0" w14:textId="77777777" w:rsidR="00AF4341" w:rsidRPr="00AF4341" w:rsidRDefault="00AF4341" w:rsidP="00AF4341">
      <w:pPr>
        <w:pStyle w:val="ListParagraph"/>
        <w:ind w:left="227"/>
      </w:pPr>
    </w:p>
    <w:p w14:paraId="2492DDFB" w14:textId="77777777" w:rsidR="00AF4341" w:rsidRPr="00AF4341" w:rsidRDefault="00AF4341" w:rsidP="00AF4341">
      <w:pPr>
        <w:pStyle w:val="ListParagraph"/>
        <w:ind w:left="0"/>
      </w:pPr>
      <w:r w:rsidRPr="00AF4341">
        <w:t>This ensures that delivery progresses cohesively, avoiding fragmented or partial implementations.</w:t>
      </w:r>
    </w:p>
    <w:p w14:paraId="315AA4E6" w14:textId="77777777" w:rsidR="00AF4341" w:rsidRPr="00AF4341" w:rsidRDefault="00AF4341" w:rsidP="00AF4341">
      <w:pPr>
        <w:pStyle w:val="ListParagraph"/>
        <w:ind w:left="0"/>
      </w:pPr>
    </w:p>
    <w:p w14:paraId="7D74E6AA" w14:textId="77777777" w:rsidR="00AF4341" w:rsidRPr="00AF4341" w:rsidRDefault="00AF4341" w:rsidP="00AF4341">
      <w:pPr>
        <w:pStyle w:val="ListParagraph"/>
        <w:ind w:left="0"/>
        <w:rPr>
          <w:b/>
        </w:rPr>
      </w:pPr>
      <w:r w:rsidRPr="00AF4341">
        <w:rPr>
          <w:b/>
        </w:rPr>
        <w:t>Delivery and Decision Control</w:t>
      </w:r>
    </w:p>
    <w:p w14:paraId="08C2032B" w14:textId="77777777" w:rsidR="00AF4341" w:rsidRPr="00AF4341" w:rsidRDefault="00AF4341" w:rsidP="00AF4341">
      <w:pPr>
        <w:pStyle w:val="ListParagraph"/>
        <w:ind w:left="0"/>
      </w:pPr>
      <w:r w:rsidRPr="00AF4341">
        <w:t>This loop will maintain clarity and pace.</w:t>
      </w:r>
    </w:p>
    <w:p w14:paraId="16004265" w14:textId="7F88AC8F" w:rsidR="00AF4341" w:rsidRPr="00AF4341" w:rsidRDefault="00AF4341" w:rsidP="00275D4E">
      <w:pPr>
        <w:pStyle w:val="ListParagraph"/>
        <w:numPr>
          <w:ilvl w:val="1"/>
          <w:numId w:val="107"/>
        </w:numPr>
        <w:ind w:left="675" w:hanging="357"/>
      </w:pPr>
      <w:r w:rsidRPr="00AF4341">
        <w:t>Decision pathways will be clearly defined, with ownership understood across stakeholders</w:t>
      </w:r>
    </w:p>
    <w:p w14:paraId="22FFD1E5" w14:textId="3950E56F" w:rsidR="00AF4341" w:rsidRPr="00AF4341" w:rsidRDefault="00AF4341" w:rsidP="00275D4E">
      <w:pPr>
        <w:pStyle w:val="ListParagraph"/>
        <w:numPr>
          <w:ilvl w:val="1"/>
          <w:numId w:val="107"/>
        </w:numPr>
        <w:ind w:left="675" w:hanging="357"/>
      </w:pPr>
      <w:r w:rsidRPr="00AF4341">
        <w:t>Turnaround expectations will be monitored and enforced</w:t>
      </w:r>
    </w:p>
    <w:p w14:paraId="4B23F051" w14:textId="6F7E93FC" w:rsidR="00AF4341" w:rsidRDefault="00AF4341" w:rsidP="00275D4E">
      <w:pPr>
        <w:pStyle w:val="ListParagraph"/>
        <w:numPr>
          <w:ilvl w:val="1"/>
          <w:numId w:val="107"/>
        </w:numPr>
        <w:ind w:left="675" w:hanging="357"/>
      </w:pPr>
      <w:r w:rsidRPr="00AF4341">
        <w:t>Escalation will be structured and linked to impact</w:t>
      </w:r>
    </w:p>
    <w:p w14:paraId="130F4A01" w14:textId="77777777" w:rsidR="00AF4341" w:rsidRPr="00AF4341" w:rsidRDefault="00AF4341" w:rsidP="00AF4341">
      <w:pPr>
        <w:pStyle w:val="ListParagraph"/>
        <w:ind w:left="227"/>
      </w:pPr>
    </w:p>
    <w:p w14:paraId="3CC7411F" w14:textId="77777777" w:rsidR="00AF4341" w:rsidRPr="00AF4341" w:rsidRDefault="00AF4341" w:rsidP="00AF4341">
      <w:pPr>
        <w:pStyle w:val="ListParagraph"/>
        <w:ind w:left="0"/>
      </w:pPr>
      <w:r w:rsidRPr="00AF4341">
        <w:t>This enables delivery to move forward consistently without unnecessary delay.</w:t>
      </w:r>
    </w:p>
    <w:p w14:paraId="431A191B" w14:textId="77777777" w:rsidR="00AF4341" w:rsidRPr="00AF4341" w:rsidRDefault="00AF4341" w:rsidP="00AF4341">
      <w:pPr>
        <w:pStyle w:val="ListParagraph"/>
        <w:ind w:left="0"/>
      </w:pPr>
    </w:p>
    <w:p w14:paraId="0000AF38" w14:textId="1A61261D" w:rsidR="009509AD" w:rsidRPr="003C6E43" w:rsidRDefault="00AF4341" w:rsidP="003C6E43">
      <w:pPr>
        <w:pStyle w:val="ListParagraph"/>
        <w:ind w:left="0"/>
        <w:rPr>
          <w:b/>
        </w:rPr>
      </w:pPr>
      <w:r w:rsidRPr="00AF4341">
        <w:rPr>
          <w:b/>
        </w:rPr>
        <w:t xml:space="preserve">Core Strategy Delivery Enablers </w:t>
      </w:r>
    </w:p>
    <w:tbl>
      <w:tblPr>
        <w:tblW w:w="9752" w:type="dxa"/>
        <w:tblInd w:w="-121" w:type="dxa"/>
        <w:tblBorders>
          <w:insideH w:val="single" w:sz="4" w:space="0" w:color="D0CECE" w:themeColor="background2" w:themeShade="E6"/>
        </w:tblBorders>
        <w:tblCellMar>
          <w:left w:w="10" w:type="dxa"/>
          <w:right w:w="10" w:type="dxa"/>
        </w:tblCellMar>
        <w:tblLook w:val="0000" w:firstRow="0" w:lastRow="0" w:firstColumn="0" w:lastColumn="0" w:noHBand="0" w:noVBand="0"/>
      </w:tblPr>
      <w:tblGrid>
        <w:gridCol w:w="2438"/>
        <w:gridCol w:w="2438"/>
        <w:gridCol w:w="2438"/>
        <w:gridCol w:w="2438"/>
      </w:tblGrid>
      <w:tr w:rsidR="00DB77DD" w:rsidRPr="00CF5CC3" w14:paraId="07E7B072" w14:textId="77777777" w:rsidTr="001B1A10">
        <w:trPr>
          <w:tblHeader/>
        </w:trPr>
        <w:tc>
          <w:tcPr>
            <w:tcW w:w="2438" w:type="dxa"/>
            <w:tcBorders>
              <w:top w:val="nil"/>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47829D09" w14:textId="77777777" w:rsidR="00CF5CC3" w:rsidRPr="00CF5CC3" w:rsidRDefault="00CF5CC3" w:rsidP="00CF5CC3">
            <w:pPr>
              <w:spacing w:before="0" w:after="0"/>
              <w:jc w:val="left"/>
              <w:rPr>
                <w:rFonts w:eastAsia="Arial" w:cs="Arial"/>
                <w:szCs w:val="20"/>
                <w:lang w:eastAsia="en-AU"/>
              </w:rPr>
            </w:pPr>
            <w:r w:rsidRPr="00CF5CC3">
              <w:rPr>
                <w:rFonts w:eastAsia="Arial" w:cs="Arial"/>
                <w:b/>
                <w:color w:val="FFFFFF"/>
                <w:sz w:val="18"/>
                <w:szCs w:val="18"/>
                <w:lang w:eastAsia="en-AU"/>
              </w:rPr>
              <w:t>Governance</w:t>
            </w:r>
          </w:p>
        </w:tc>
        <w:tc>
          <w:tcPr>
            <w:tcW w:w="2438"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78CF4B17" w14:textId="77777777" w:rsidR="00CF5CC3" w:rsidRPr="00CF5CC3" w:rsidRDefault="00CF5CC3" w:rsidP="00CF5CC3">
            <w:pPr>
              <w:spacing w:before="0" w:after="0"/>
              <w:jc w:val="left"/>
              <w:rPr>
                <w:rFonts w:eastAsia="Arial" w:cs="Arial"/>
                <w:szCs w:val="20"/>
                <w:lang w:eastAsia="en-AU"/>
              </w:rPr>
            </w:pPr>
            <w:r w:rsidRPr="00CF5CC3">
              <w:rPr>
                <w:rFonts w:eastAsia="Arial" w:cs="Arial"/>
                <w:b/>
                <w:color w:val="FFFFFF"/>
                <w:sz w:val="18"/>
                <w:szCs w:val="18"/>
                <w:lang w:eastAsia="en-AU"/>
              </w:rPr>
              <w:t>Project &amp; Portfolio Management</w:t>
            </w:r>
          </w:p>
        </w:tc>
        <w:tc>
          <w:tcPr>
            <w:tcW w:w="2438"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4380B5FB" w14:textId="77777777" w:rsidR="00CF5CC3" w:rsidRPr="00CF5CC3" w:rsidRDefault="00CF5CC3" w:rsidP="00CF5CC3">
            <w:pPr>
              <w:spacing w:before="0" w:after="0"/>
              <w:jc w:val="left"/>
              <w:rPr>
                <w:rFonts w:eastAsia="Arial" w:cs="Arial"/>
                <w:szCs w:val="20"/>
                <w:lang w:eastAsia="en-AU"/>
              </w:rPr>
            </w:pPr>
            <w:r w:rsidRPr="00CF5CC3">
              <w:rPr>
                <w:rFonts w:eastAsia="Arial" w:cs="Arial"/>
                <w:b/>
                <w:color w:val="FFFFFF"/>
                <w:sz w:val="18"/>
                <w:szCs w:val="18"/>
                <w:lang w:eastAsia="en-AU"/>
              </w:rPr>
              <w:t>Risk Management</w:t>
            </w:r>
          </w:p>
        </w:tc>
        <w:tc>
          <w:tcPr>
            <w:tcW w:w="2438" w:type="dxa"/>
            <w:tcBorders>
              <w:top w:val="nil"/>
              <w:left w:val="single" w:sz="4" w:space="0" w:color="D0CECE" w:themeColor="background2" w:themeShade="E6"/>
              <w:bottom w:val="single" w:sz="4" w:space="0" w:color="D0CECE" w:themeColor="background2" w:themeShade="E6"/>
            </w:tcBorders>
            <w:shd w:val="clear" w:color="auto" w:fill="0070C0"/>
            <w:tcMar>
              <w:top w:w="80" w:type="dxa"/>
              <w:left w:w="120" w:type="dxa"/>
              <w:bottom w:w="80" w:type="dxa"/>
              <w:right w:w="120" w:type="dxa"/>
            </w:tcMar>
            <w:vAlign w:val="center"/>
          </w:tcPr>
          <w:p w14:paraId="3BD22524" w14:textId="77777777" w:rsidR="00CF5CC3" w:rsidRPr="00CF5CC3" w:rsidRDefault="00CF5CC3" w:rsidP="00CF5CC3">
            <w:pPr>
              <w:spacing w:before="0" w:after="0"/>
              <w:jc w:val="left"/>
              <w:rPr>
                <w:rFonts w:eastAsia="Arial" w:cs="Arial"/>
                <w:szCs w:val="20"/>
                <w:lang w:eastAsia="en-AU"/>
              </w:rPr>
            </w:pPr>
            <w:r w:rsidRPr="00CF5CC3">
              <w:rPr>
                <w:rFonts w:eastAsia="Arial" w:cs="Arial"/>
                <w:b/>
                <w:color w:val="FFFFFF"/>
                <w:sz w:val="18"/>
                <w:szCs w:val="18"/>
                <w:lang w:eastAsia="en-AU"/>
              </w:rPr>
              <w:t>Financial Management</w:t>
            </w:r>
          </w:p>
        </w:tc>
      </w:tr>
      <w:tr w:rsidR="00FB18FC" w:rsidRPr="00CF5CC3" w14:paraId="0B9319C8" w14:textId="77777777" w:rsidTr="001B1A10">
        <w:tc>
          <w:tcPr>
            <w:tcW w:w="243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5E68BB23" w14:textId="77777777" w:rsidR="00CF5CC3" w:rsidRPr="00CF5CC3" w:rsidRDefault="00CF5CC3" w:rsidP="00CF5CC3">
            <w:pPr>
              <w:spacing w:before="0" w:after="0"/>
              <w:jc w:val="left"/>
              <w:rPr>
                <w:rFonts w:eastAsia="Arial" w:cs="Arial"/>
                <w:szCs w:val="20"/>
                <w:lang w:eastAsia="en-AU"/>
              </w:rPr>
            </w:pPr>
            <w:r w:rsidRPr="00CF5CC3">
              <w:rPr>
                <w:rFonts w:eastAsia="Arial" w:cs="Arial"/>
                <w:color w:val="212121"/>
                <w:sz w:val="16"/>
                <w:szCs w:val="16"/>
                <w:lang w:eastAsia="en-AU"/>
              </w:rPr>
              <w:t>Joint governance model aligned to Tuatahi decision rights. Three-tier framework, Strategic, Tactical, Operational. Outcome alignment enforced at every forum. Formal decision log with turnaround SLAs.</w:t>
            </w:r>
          </w:p>
        </w:tc>
        <w:tc>
          <w:tcPr>
            <w:tcW w:w="243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72E0109E" w14:textId="77777777" w:rsidR="00CF5CC3" w:rsidRPr="00CF5CC3" w:rsidRDefault="00CF5CC3" w:rsidP="00CF5CC3">
            <w:pPr>
              <w:spacing w:before="0" w:after="0"/>
              <w:jc w:val="left"/>
              <w:rPr>
                <w:rFonts w:eastAsia="Arial" w:cs="Arial"/>
                <w:szCs w:val="20"/>
                <w:lang w:eastAsia="en-AU"/>
              </w:rPr>
            </w:pPr>
            <w:r w:rsidRPr="00CF5CC3">
              <w:rPr>
                <w:rFonts w:eastAsia="Arial" w:cs="Arial"/>
                <w:color w:val="212121"/>
                <w:sz w:val="16"/>
                <w:szCs w:val="16"/>
                <w:lang w:eastAsia="en-AU"/>
              </w:rPr>
              <w:t>Single integrated plan across all 10 work packages. Portfolio-level visibility of delivery progress, KPIs and readiness. Sequenced delivery for go-live readiness. Dependency model and release roadmap maintained throughout.</w:t>
            </w:r>
          </w:p>
        </w:tc>
        <w:tc>
          <w:tcPr>
            <w:tcW w:w="243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18EA749D" w14:textId="77777777" w:rsidR="00CF5CC3" w:rsidRPr="00CF5CC3" w:rsidRDefault="00CF5CC3" w:rsidP="00CF5CC3">
            <w:pPr>
              <w:spacing w:before="0" w:after="0"/>
              <w:jc w:val="left"/>
              <w:rPr>
                <w:rFonts w:eastAsia="Arial" w:cs="Arial"/>
                <w:szCs w:val="20"/>
                <w:lang w:eastAsia="en-AU"/>
              </w:rPr>
            </w:pPr>
            <w:r w:rsidRPr="00CF5CC3">
              <w:rPr>
                <w:rFonts w:eastAsia="Arial" w:cs="Arial"/>
                <w:color w:val="212121"/>
                <w:sz w:val="16"/>
                <w:szCs w:val="16"/>
                <w:lang w:eastAsia="en-AU"/>
              </w:rPr>
              <w:t>RAID register across all workstreams, systems and external dependencies. Risk scoring, escalation thresholds and action ownership. Dependency heat maps. Architecture decision gates. Exception volume forecasting.</w:t>
            </w:r>
          </w:p>
        </w:tc>
        <w:tc>
          <w:tcPr>
            <w:tcW w:w="243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75885E35" w14:textId="77777777" w:rsidR="00CF5CC3" w:rsidRPr="00CF5CC3" w:rsidRDefault="00CF5CC3" w:rsidP="00CF5CC3">
            <w:pPr>
              <w:spacing w:before="0" w:after="0"/>
              <w:jc w:val="left"/>
              <w:rPr>
                <w:rFonts w:eastAsia="Arial" w:cs="Arial"/>
                <w:szCs w:val="20"/>
                <w:lang w:eastAsia="en-AU"/>
              </w:rPr>
            </w:pPr>
            <w:r w:rsidRPr="00CF5CC3">
              <w:rPr>
                <w:rFonts w:eastAsia="Arial" w:cs="Arial"/>
                <w:color w:val="212121"/>
                <w:sz w:val="16"/>
                <w:szCs w:val="16"/>
                <w:lang w:eastAsia="en-AU"/>
              </w:rPr>
              <w:t>Budget vs actuals tracking per work package. Fortnightly forecast updates. Licence assumption tracking. Commercial change request impact modelling. Resource capacity planning aligned to priority work packages.</w:t>
            </w:r>
          </w:p>
        </w:tc>
      </w:tr>
    </w:tbl>
    <w:p w14:paraId="4341AEB5" w14:textId="77777777" w:rsidR="003C6E43" w:rsidRPr="00FE736F" w:rsidRDefault="003C6E43" w:rsidP="003C6E43">
      <w:r w:rsidRPr="00AF4341">
        <w:t>Four core enablers underpin Capgemini's Strategic Delivery Partner role across all phases. These are not phase-specific, they are sustained disciplines applied from mobilisation through to BAU transition.</w:t>
      </w:r>
    </w:p>
    <w:p w14:paraId="67303525" w14:textId="77777777" w:rsidR="009509AD" w:rsidRDefault="009509AD" w:rsidP="00CF5CC3">
      <w:pPr>
        <w:pStyle w:val="ListParagraph"/>
        <w:ind w:left="0"/>
        <w:jc w:val="left"/>
      </w:pPr>
    </w:p>
    <w:p w14:paraId="6517205E" w14:textId="77777777" w:rsidR="003C6E43" w:rsidRDefault="003C6E43" w:rsidP="00CF5CC3">
      <w:pPr>
        <w:pStyle w:val="ListParagraph"/>
        <w:ind w:left="0"/>
        <w:jc w:val="left"/>
      </w:pPr>
    </w:p>
    <w:p w14:paraId="61AA7090" w14:textId="24C12C49" w:rsidR="00600D16" w:rsidRPr="003C6E43" w:rsidRDefault="00600D16" w:rsidP="003C6E43">
      <w:pPr>
        <w:spacing w:after="120" w:line="276" w:lineRule="auto"/>
        <w:rPr>
          <w:rFonts w:eastAsia="Ubuntu" w:cs="Times New Roman"/>
          <w:b/>
          <w:color w:val="000000"/>
          <w:kern w:val="4"/>
          <w:sz w:val="22"/>
          <w:szCs w:val="22"/>
        </w:rPr>
      </w:pPr>
      <w:r w:rsidRPr="00F85163">
        <w:rPr>
          <w:rFonts w:eastAsia="Ubuntu" w:cs="Times New Roman"/>
          <w:b/>
          <w:color w:val="000000"/>
          <w:kern w:val="4"/>
          <w:sz w:val="22"/>
          <w:szCs w:val="22"/>
        </w:rPr>
        <w:t xml:space="preserve">Strategy Delivery Approach </w:t>
      </w:r>
    </w:p>
    <w:tbl>
      <w:tblPr>
        <w:tblW w:w="9711" w:type="dxa"/>
        <w:tblBorders>
          <w:insideH w:val="single" w:sz="4" w:space="0" w:color="D0CECE" w:themeColor="background2" w:themeShade="E6"/>
        </w:tblBorders>
        <w:tblCellMar>
          <w:left w:w="10" w:type="dxa"/>
          <w:right w:w="10" w:type="dxa"/>
        </w:tblCellMar>
        <w:tblLook w:val="0000" w:firstRow="0" w:lastRow="0" w:firstColumn="0" w:lastColumn="0" w:noHBand="0" w:noVBand="0"/>
      </w:tblPr>
      <w:tblGrid>
        <w:gridCol w:w="1183"/>
        <w:gridCol w:w="2367"/>
        <w:gridCol w:w="2045"/>
        <w:gridCol w:w="2058"/>
        <w:gridCol w:w="2058"/>
      </w:tblGrid>
      <w:tr w:rsidR="009E20E1" w:rsidRPr="00D5045A" w14:paraId="753D1D17" w14:textId="77777777" w:rsidTr="001B1A10">
        <w:trPr>
          <w:trHeight w:val="453"/>
        </w:trPr>
        <w:tc>
          <w:tcPr>
            <w:tcW w:w="1183" w:type="dxa"/>
            <w:tcBorders>
              <w:top w:val="nil"/>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62AD23C5" w14:textId="77777777" w:rsidR="00600D16" w:rsidRPr="001048BA" w:rsidRDefault="00600D16">
            <w:pPr>
              <w:spacing w:after="0"/>
              <w:rPr>
                <w:rFonts w:eastAsia="Arial" w:cs="Arial"/>
                <w:sz w:val="18"/>
                <w:szCs w:val="18"/>
                <w:lang w:eastAsia="en-AU"/>
              </w:rPr>
            </w:pPr>
          </w:p>
        </w:tc>
        <w:tc>
          <w:tcPr>
            <w:tcW w:w="2367"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27422624" w14:textId="77777777" w:rsidR="00600D16" w:rsidRPr="001048BA" w:rsidRDefault="00600D16" w:rsidP="00F85163">
            <w:pPr>
              <w:spacing w:after="0"/>
              <w:jc w:val="center"/>
              <w:rPr>
                <w:rFonts w:eastAsia="Arial" w:cs="Arial"/>
                <w:sz w:val="18"/>
                <w:szCs w:val="18"/>
                <w:lang w:eastAsia="en-AU"/>
              </w:rPr>
            </w:pPr>
            <w:r w:rsidRPr="001048BA">
              <w:rPr>
                <w:rFonts w:eastAsia="Arial" w:cs="Arial"/>
                <w:b/>
                <w:color w:val="FFFFFF"/>
                <w:sz w:val="18"/>
                <w:szCs w:val="18"/>
                <w:lang w:eastAsia="en-AU"/>
              </w:rPr>
              <w:t>1 Shape &amp; Align</w:t>
            </w:r>
          </w:p>
        </w:tc>
        <w:tc>
          <w:tcPr>
            <w:tcW w:w="2045"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2FBE0A4C" w14:textId="77777777" w:rsidR="00600D16" w:rsidRPr="001048BA" w:rsidRDefault="00600D16" w:rsidP="00F85163">
            <w:pPr>
              <w:spacing w:after="0"/>
              <w:jc w:val="center"/>
              <w:rPr>
                <w:rFonts w:eastAsia="Arial" w:cs="Arial"/>
                <w:sz w:val="18"/>
                <w:szCs w:val="18"/>
                <w:lang w:eastAsia="en-AU"/>
              </w:rPr>
            </w:pPr>
            <w:r w:rsidRPr="001048BA">
              <w:rPr>
                <w:rFonts w:eastAsia="Arial" w:cs="Arial"/>
                <w:b/>
                <w:color w:val="FFFFFF"/>
                <w:sz w:val="18"/>
                <w:szCs w:val="18"/>
                <w:lang w:eastAsia="en-AU"/>
              </w:rPr>
              <w:t>2 Orchestrate &amp; Deliver</w:t>
            </w:r>
          </w:p>
        </w:tc>
        <w:tc>
          <w:tcPr>
            <w:tcW w:w="2058"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289DC992" w14:textId="77777777" w:rsidR="00600D16" w:rsidRPr="001048BA" w:rsidRDefault="00600D16" w:rsidP="00F85163">
            <w:pPr>
              <w:spacing w:after="0"/>
              <w:jc w:val="center"/>
              <w:rPr>
                <w:rFonts w:eastAsia="Arial" w:cs="Arial"/>
                <w:sz w:val="18"/>
                <w:szCs w:val="18"/>
                <w:lang w:eastAsia="en-AU"/>
              </w:rPr>
            </w:pPr>
            <w:r w:rsidRPr="001048BA">
              <w:rPr>
                <w:rFonts w:eastAsia="Arial" w:cs="Arial"/>
                <w:b/>
                <w:color w:val="FFFFFF"/>
                <w:sz w:val="18"/>
                <w:szCs w:val="18"/>
                <w:lang w:eastAsia="en-AU"/>
              </w:rPr>
              <w:t>3 Validate &amp; Transition</w:t>
            </w:r>
          </w:p>
        </w:tc>
        <w:tc>
          <w:tcPr>
            <w:tcW w:w="2058" w:type="dxa"/>
            <w:tcBorders>
              <w:top w:val="nil"/>
              <w:left w:val="single" w:sz="4" w:space="0" w:color="D0CECE" w:themeColor="background2" w:themeShade="E6"/>
              <w:bottom w:val="single" w:sz="4" w:space="0" w:color="D0CECE" w:themeColor="background2" w:themeShade="E6"/>
            </w:tcBorders>
            <w:shd w:val="clear" w:color="auto" w:fill="0070C0"/>
            <w:tcMar>
              <w:top w:w="80" w:type="dxa"/>
              <w:left w:w="120" w:type="dxa"/>
              <w:bottom w:w="80" w:type="dxa"/>
              <w:right w:w="120" w:type="dxa"/>
            </w:tcMar>
            <w:vAlign w:val="center"/>
          </w:tcPr>
          <w:p w14:paraId="484AB636" w14:textId="77777777" w:rsidR="00600D16" w:rsidRPr="001048BA" w:rsidRDefault="00600D16" w:rsidP="00F85163">
            <w:pPr>
              <w:spacing w:after="0"/>
              <w:jc w:val="center"/>
              <w:rPr>
                <w:rFonts w:eastAsia="Arial" w:cs="Arial"/>
                <w:sz w:val="18"/>
                <w:szCs w:val="18"/>
                <w:lang w:eastAsia="en-AU"/>
              </w:rPr>
            </w:pPr>
            <w:r w:rsidRPr="001048BA">
              <w:rPr>
                <w:rFonts w:eastAsia="Arial" w:cs="Arial"/>
                <w:b/>
                <w:color w:val="FFFFFF"/>
                <w:sz w:val="18"/>
                <w:szCs w:val="18"/>
                <w:lang w:eastAsia="en-AU"/>
              </w:rPr>
              <w:t>4 Realise &amp; Optimise</w:t>
            </w:r>
          </w:p>
        </w:tc>
      </w:tr>
      <w:tr w:rsidR="009E20E1" w:rsidRPr="00D5045A" w14:paraId="7FE236C7" w14:textId="77777777" w:rsidTr="001B1A10">
        <w:trPr>
          <w:trHeight w:val="615"/>
        </w:trPr>
        <w:tc>
          <w:tcPr>
            <w:tcW w:w="1183" w:type="dxa"/>
            <w:tcBorders>
              <w:top w:val="single" w:sz="4" w:space="0" w:color="D0CECE" w:themeColor="background2" w:themeShade="E6"/>
            </w:tcBorders>
            <w:tcMar>
              <w:top w:w="80" w:type="dxa"/>
              <w:left w:w="120" w:type="dxa"/>
              <w:bottom w:w="80" w:type="dxa"/>
              <w:right w:w="120" w:type="dxa"/>
            </w:tcMar>
          </w:tcPr>
          <w:p w14:paraId="4491F5A3" w14:textId="77777777" w:rsidR="00600D16" w:rsidRPr="001048BA" w:rsidRDefault="00600D16">
            <w:pPr>
              <w:spacing w:after="0"/>
              <w:rPr>
                <w:rFonts w:eastAsia="Arial" w:cs="Arial"/>
                <w:color w:val="000000"/>
                <w:sz w:val="16"/>
                <w:szCs w:val="16"/>
                <w:lang w:eastAsia="en-AU"/>
              </w:rPr>
            </w:pPr>
            <w:r w:rsidRPr="001048BA">
              <w:rPr>
                <w:rFonts w:eastAsia="Arial" w:cs="Arial"/>
                <w:b/>
                <w:color w:val="000000"/>
                <w:sz w:val="16"/>
                <w:szCs w:val="16"/>
                <w:lang w:eastAsia="en-AU"/>
              </w:rPr>
              <w:t>What happens</w:t>
            </w:r>
          </w:p>
        </w:tc>
        <w:tc>
          <w:tcPr>
            <w:tcW w:w="2367" w:type="dxa"/>
            <w:tcBorders>
              <w:top w:val="single" w:sz="4" w:space="0" w:color="D0CECE" w:themeColor="background2" w:themeShade="E6"/>
            </w:tcBorders>
            <w:tcMar>
              <w:top w:w="80" w:type="dxa"/>
              <w:left w:w="120" w:type="dxa"/>
              <w:bottom w:w="80" w:type="dxa"/>
              <w:right w:w="120" w:type="dxa"/>
            </w:tcMar>
          </w:tcPr>
          <w:p w14:paraId="2E8958D7"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Roadmap, sequencing, governance, constraints defined</w:t>
            </w:r>
          </w:p>
        </w:tc>
        <w:tc>
          <w:tcPr>
            <w:tcW w:w="2045" w:type="dxa"/>
            <w:tcBorders>
              <w:top w:val="single" w:sz="4" w:space="0" w:color="D0CECE" w:themeColor="background2" w:themeShade="E6"/>
            </w:tcBorders>
            <w:tcMar>
              <w:top w:w="80" w:type="dxa"/>
              <w:left w:w="120" w:type="dxa"/>
              <w:bottom w:w="80" w:type="dxa"/>
              <w:right w:w="120" w:type="dxa"/>
            </w:tcMar>
          </w:tcPr>
          <w:p w14:paraId="6621F5C9"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Build &amp; integration across systems and vendors</w:t>
            </w:r>
          </w:p>
        </w:tc>
        <w:tc>
          <w:tcPr>
            <w:tcW w:w="2058" w:type="dxa"/>
            <w:tcBorders>
              <w:top w:val="single" w:sz="4" w:space="0" w:color="D0CECE" w:themeColor="background2" w:themeShade="E6"/>
            </w:tcBorders>
            <w:tcMar>
              <w:top w:w="80" w:type="dxa"/>
              <w:left w:w="120" w:type="dxa"/>
              <w:bottom w:w="80" w:type="dxa"/>
              <w:right w:w="120" w:type="dxa"/>
            </w:tcMar>
          </w:tcPr>
          <w:p w14:paraId="3FDF1D60"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SIT / UAT / readiness / go-live prep</w:t>
            </w:r>
          </w:p>
        </w:tc>
        <w:tc>
          <w:tcPr>
            <w:tcW w:w="2058" w:type="dxa"/>
            <w:tcBorders>
              <w:top w:val="single" w:sz="4" w:space="0" w:color="D0CECE" w:themeColor="background2" w:themeShade="E6"/>
            </w:tcBorders>
            <w:tcMar>
              <w:top w:w="80" w:type="dxa"/>
              <w:left w:w="120" w:type="dxa"/>
              <w:bottom w:w="80" w:type="dxa"/>
              <w:right w:w="120" w:type="dxa"/>
            </w:tcMar>
          </w:tcPr>
          <w:p w14:paraId="6D76C14A"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Go-live, hypercare, BAU transition</w:t>
            </w:r>
          </w:p>
        </w:tc>
      </w:tr>
      <w:tr w:rsidR="009E20E1" w:rsidRPr="00D5045A" w14:paraId="289C1E3B" w14:textId="77777777" w:rsidTr="00B85DB0">
        <w:trPr>
          <w:trHeight w:val="615"/>
        </w:trPr>
        <w:tc>
          <w:tcPr>
            <w:tcW w:w="1183" w:type="dxa"/>
            <w:tcBorders>
              <w:bottom w:val="single" w:sz="4" w:space="0" w:color="D0CECE" w:themeColor="background2" w:themeShade="E6"/>
            </w:tcBorders>
            <w:tcMar>
              <w:top w:w="80" w:type="dxa"/>
              <w:left w:w="120" w:type="dxa"/>
              <w:bottom w:w="80" w:type="dxa"/>
              <w:right w:w="120" w:type="dxa"/>
            </w:tcMar>
          </w:tcPr>
          <w:p w14:paraId="245C7D16" w14:textId="77777777" w:rsidR="00600D16" w:rsidRPr="001048BA" w:rsidRDefault="00600D16">
            <w:pPr>
              <w:spacing w:after="0"/>
              <w:rPr>
                <w:rFonts w:eastAsia="Arial" w:cs="Arial"/>
                <w:color w:val="000000"/>
                <w:sz w:val="16"/>
                <w:szCs w:val="16"/>
                <w:lang w:eastAsia="en-AU"/>
              </w:rPr>
            </w:pPr>
            <w:r w:rsidRPr="001048BA">
              <w:rPr>
                <w:rFonts w:eastAsia="Arial" w:cs="Arial"/>
                <w:b/>
                <w:color w:val="000000"/>
                <w:sz w:val="16"/>
                <w:szCs w:val="16"/>
                <w:lang w:eastAsia="en-AU"/>
              </w:rPr>
              <w:t>Interim State</w:t>
            </w:r>
          </w:p>
        </w:tc>
        <w:tc>
          <w:tcPr>
            <w:tcW w:w="2367" w:type="dxa"/>
            <w:tcBorders>
              <w:bottom w:val="single" w:sz="4" w:space="0" w:color="D0CECE" w:themeColor="background2" w:themeShade="E6"/>
            </w:tcBorders>
            <w:tcMar>
              <w:top w:w="80" w:type="dxa"/>
              <w:left w:w="120" w:type="dxa"/>
              <w:bottom w:w="80" w:type="dxa"/>
              <w:right w:w="120" w:type="dxa"/>
            </w:tcMar>
          </w:tcPr>
          <w:p w14:paraId="0B377429"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Clear roadmap, ownership &amp; governance live</w:t>
            </w:r>
          </w:p>
        </w:tc>
        <w:tc>
          <w:tcPr>
            <w:tcW w:w="2045" w:type="dxa"/>
            <w:tcBorders>
              <w:bottom w:val="single" w:sz="4" w:space="0" w:color="D0CECE" w:themeColor="background2" w:themeShade="E6"/>
            </w:tcBorders>
            <w:tcMar>
              <w:top w:w="80" w:type="dxa"/>
              <w:left w:w="120" w:type="dxa"/>
              <w:bottom w:w="80" w:type="dxa"/>
              <w:right w:w="120" w:type="dxa"/>
            </w:tcMar>
          </w:tcPr>
          <w:p w14:paraId="69700117"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Partial capabilities, constrained states, integration in progress</w:t>
            </w:r>
          </w:p>
        </w:tc>
        <w:tc>
          <w:tcPr>
            <w:tcW w:w="2058" w:type="dxa"/>
            <w:tcBorders>
              <w:bottom w:val="single" w:sz="4" w:space="0" w:color="D0CECE" w:themeColor="background2" w:themeShade="E6"/>
            </w:tcBorders>
            <w:tcMar>
              <w:top w:w="80" w:type="dxa"/>
              <w:left w:w="120" w:type="dxa"/>
              <w:bottom w:w="80" w:type="dxa"/>
              <w:right w:w="120" w:type="dxa"/>
            </w:tcMar>
          </w:tcPr>
          <w:p w14:paraId="08E6B20A"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Technically complete but not yet operationally ready</w:t>
            </w:r>
          </w:p>
        </w:tc>
        <w:tc>
          <w:tcPr>
            <w:tcW w:w="2058" w:type="dxa"/>
            <w:tcBorders>
              <w:bottom w:val="single" w:sz="4" w:space="0" w:color="D0CECE" w:themeColor="background2" w:themeShade="E6"/>
            </w:tcBorders>
            <w:tcMar>
              <w:top w:w="80" w:type="dxa"/>
              <w:left w:w="120" w:type="dxa"/>
              <w:bottom w:w="80" w:type="dxa"/>
              <w:right w:w="120" w:type="dxa"/>
            </w:tcMar>
          </w:tcPr>
          <w:p w14:paraId="1548E594" w14:textId="77777777" w:rsidR="00600D16" w:rsidRPr="001048BA" w:rsidRDefault="00600D16" w:rsidP="00F85163">
            <w:pPr>
              <w:spacing w:after="0"/>
              <w:jc w:val="left"/>
              <w:rPr>
                <w:rFonts w:eastAsia="Arial" w:cs="Arial"/>
                <w:sz w:val="16"/>
                <w:szCs w:val="16"/>
                <w:lang w:eastAsia="en-AU"/>
              </w:rPr>
            </w:pPr>
            <w:r w:rsidRPr="001048BA">
              <w:rPr>
                <w:rFonts w:eastAsia="Arial" w:cs="Arial"/>
                <w:color w:val="212121"/>
                <w:sz w:val="16"/>
                <w:szCs w:val="16"/>
                <w:lang w:eastAsia="en-AU"/>
              </w:rPr>
              <w:t>Benefits realised progressively</w:t>
            </w:r>
          </w:p>
        </w:tc>
      </w:tr>
      <w:tr w:rsidR="009E20E1" w:rsidRPr="00D5045A" w14:paraId="4111492A" w14:textId="77777777" w:rsidTr="00B85DB0">
        <w:trPr>
          <w:trHeight w:val="524"/>
        </w:trPr>
        <w:tc>
          <w:tcPr>
            <w:tcW w:w="1183"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08409182" w14:textId="77777777" w:rsidR="00600D16" w:rsidRPr="001048BA" w:rsidRDefault="00600D16">
            <w:pPr>
              <w:spacing w:after="0"/>
              <w:rPr>
                <w:rFonts w:eastAsia="Arial" w:cs="Arial"/>
                <w:color w:val="000000"/>
                <w:sz w:val="16"/>
                <w:szCs w:val="16"/>
                <w:lang w:eastAsia="en-AU"/>
              </w:rPr>
            </w:pPr>
            <w:r w:rsidRPr="001048BA">
              <w:rPr>
                <w:rFonts w:eastAsia="Arial" w:cs="Arial"/>
                <w:b/>
                <w:color w:val="000000"/>
                <w:sz w:val="16"/>
                <w:szCs w:val="16"/>
                <w:lang w:eastAsia="en-AU"/>
              </w:rPr>
              <w:t>Control Focus</w:t>
            </w:r>
          </w:p>
        </w:tc>
        <w:tc>
          <w:tcPr>
            <w:tcW w:w="2367"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301AD410" w14:textId="77777777" w:rsidR="00600D16" w:rsidRPr="001048BA" w:rsidRDefault="00600D16" w:rsidP="00F85163">
            <w:pPr>
              <w:spacing w:after="0"/>
              <w:jc w:val="left"/>
              <w:rPr>
                <w:rFonts w:eastAsia="Arial" w:cs="Arial"/>
                <w:color w:val="000000"/>
                <w:sz w:val="16"/>
                <w:szCs w:val="16"/>
                <w:lang w:eastAsia="en-AU"/>
              </w:rPr>
            </w:pPr>
            <w:r w:rsidRPr="001048BA">
              <w:rPr>
                <w:rFonts w:eastAsia="Arial" w:cs="Arial"/>
                <w:b/>
                <w:color w:val="000000"/>
                <w:sz w:val="16"/>
                <w:szCs w:val="16"/>
                <w:lang w:eastAsia="en-AU"/>
              </w:rPr>
              <w:t>Outcome alignment, dependency model</w:t>
            </w:r>
          </w:p>
        </w:tc>
        <w:tc>
          <w:tcPr>
            <w:tcW w:w="2045"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10462742" w14:textId="77777777" w:rsidR="00600D16" w:rsidRPr="001048BA" w:rsidRDefault="00600D16" w:rsidP="00F85163">
            <w:pPr>
              <w:spacing w:after="0"/>
              <w:jc w:val="left"/>
              <w:rPr>
                <w:rFonts w:eastAsia="Arial" w:cs="Arial"/>
                <w:color w:val="000000"/>
                <w:sz w:val="16"/>
                <w:szCs w:val="16"/>
                <w:lang w:eastAsia="en-AU"/>
              </w:rPr>
            </w:pPr>
            <w:r w:rsidRPr="001048BA">
              <w:rPr>
                <w:rFonts w:eastAsia="Arial" w:cs="Arial"/>
                <w:b/>
                <w:color w:val="000000"/>
                <w:sz w:val="16"/>
                <w:szCs w:val="16"/>
                <w:lang w:eastAsia="en-AU"/>
              </w:rPr>
              <w:t>Dependency control, sequencing, decision velocity</w:t>
            </w:r>
          </w:p>
        </w:tc>
        <w:tc>
          <w:tcPr>
            <w:tcW w:w="205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6E5CC05A" w14:textId="77777777" w:rsidR="00600D16" w:rsidRPr="001048BA" w:rsidRDefault="00600D16" w:rsidP="00F85163">
            <w:pPr>
              <w:spacing w:after="0"/>
              <w:jc w:val="left"/>
              <w:rPr>
                <w:rFonts w:eastAsia="Arial" w:cs="Arial"/>
                <w:color w:val="000000"/>
                <w:sz w:val="16"/>
                <w:szCs w:val="16"/>
                <w:lang w:eastAsia="en-AU"/>
              </w:rPr>
            </w:pPr>
            <w:r w:rsidRPr="001048BA">
              <w:rPr>
                <w:rFonts w:eastAsia="Arial" w:cs="Arial"/>
                <w:b/>
                <w:color w:val="000000"/>
                <w:sz w:val="16"/>
                <w:szCs w:val="16"/>
                <w:lang w:eastAsia="en-AU"/>
              </w:rPr>
              <w:t>Readiness gates, integration, data, business</w:t>
            </w:r>
          </w:p>
        </w:tc>
        <w:tc>
          <w:tcPr>
            <w:tcW w:w="2058" w:type="dxa"/>
            <w:tcBorders>
              <w:top w:val="single" w:sz="4" w:space="0" w:color="D0CECE" w:themeColor="background2" w:themeShade="E6"/>
              <w:bottom w:val="single" w:sz="4" w:space="0" w:color="D0CECE" w:themeColor="background2" w:themeShade="E6"/>
            </w:tcBorders>
            <w:tcMar>
              <w:top w:w="80" w:type="dxa"/>
              <w:left w:w="120" w:type="dxa"/>
              <w:bottom w:w="80" w:type="dxa"/>
              <w:right w:w="120" w:type="dxa"/>
            </w:tcMar>
          </w:tcPr>
          <w:p w14:paraId="774C316E" w14:textId="77777777" w:rsidR="00600D16" w:rsidRPr="001048BA" w:rsidRDefault="00600D16" w:rsidP="00F85163">
            <w:pPr>
              <w:spacing w:after="0"/>
              <w:jc w:val="left"/>
              <w:rPr>
                <w:rFonts w:eastAsia="Arial" w:cs="Arial"/>
                <w:color w:val="000000"/>
                <w:sz w:val="16"/>
                <w:szCs w:val="16"/>
                <w:lang w:eastAsia="en-AU"/>
              </w:rPr>
            </w:pPr>
            <w:r w:rsidRPr="001048BA">
              <w:rPr>
                <w:rFonts w:eastAsia="Arial" w:cs="Arial"/>
                <w:b/>
                <w:color w:val="000000"/>
                <w:sz w:val="16"/>
                <w:szCs w:val="16"/>
                <w:lang w:eastAsia="en-AU"/>
              </w:rPr>
              <w:t>Benefits tracking &amp; stabilisation</w:t>
            </w:r>
          </w:p>
        </w:tc>
      </w:tr>
    </w:tbl>
    <w:p w14:paraId="4F30A201" w14:textId="729DF407" w:rsidR="00600D16" w:rsidRPr="005D6DD2" w:rsidRDefault="003C6E43" w:rsidP="00600D16">
      <w:pPr>
        <w:spacing w:after="120"/>
        <w:rPr>
          <w:szCs w:val="20"/>
        </w:rPr>
      </w:pPr>
      <w:r w:rsidRPr="005D6DD2">
        <w:rPr>
          <w:szCs w:val="20"/>
        </w:rPr>
        <w:t xml:space="preserve">Programme Horizon is delivered across four structured phases. Each phase has a defined delivery focus, interim state and control priority, ensuring the programme is governed as a cohesive, outcome-led transformation rather than a fragmented series of technical deployments. </w:t>
      </w:r>
    </w:p>
    <w:p w14:paraId="287FCBD0" w14:textId="77777777" w:rsidR="003C6E43" w:rsidRPr="001048BA" w:rsidRDefault="003C6E43" w:rsidP="00600D16">
      <w:pPr>
        <w:spacing w:after="120"/>
        <w:rPr>
          <w:sz w:val="22"/>
          <w:szCs w:val="22"/>
        </w:rPr>
      </w:pPr>
    </w:p>
    <w:p w14:paraId="5090E34F" w14:textId="3F76ACC2" w:rsidR="00600D16" w:rsidRPr="000A5185" w:rsidRDefault="00600D16" w:rsidP="00600D16">
      <w:pPr>
        <w:pStyle w:val="BodyText"/>
        <w:rPr>
          <w:b/>
        </w:rPr>
      </w:pPr>
      <w:r w:rsidRPr="00C41B94">
        <w:rPr>
          <w:b/>
        </w:rPr>
        <w:t>Programme Horizon is not delivered through parallel system builds</w:t>
      </w:r>
    </w:p>
    <w:p w14:paraId="2E350815" w14:textId="48D481B8" w:rsidR="001F094E" w:rsidRDefault="00345D7D" w:rsidP="0024445B">
      <w:pPr>
        <w:spacing w:after="120"/>
        <w:rPr>
          <w:szCs w:val="20"/>
        </w:rPr>
      </w:pPr>
      <w:r w:rsidRPr="00600D16">
        <w:rPr>
          <w:szCs w:val="20"/>
        </w:rPr>
        <w:t xml:space="preserve">It is delivered through controlled sequencing of interdependent capabilities, where integration readiness decision speed and business outcomes determine success. The Strategy Delivery Partner model ensures every phase, every decision and every accountability layer is oriented to this single principle. </w:t>
      </w:r>
    </w:p>
    <w:p w14:paraId="482B84CF" w14:textId="77777777" w:rsidR="0024445B" w:rsidRPr="0024445B" w:rsidRDefault="0024445B" w:rsidP="0024445B">
      <w:pPr>
        <w:spacing w:after="120"/>
        <w:rPr>
          <w:szCs w:val="20"/>
        </w:rPr>
      </w:pPr>
    </w:p>
    <w:p w14:paraId="35E95D0D" w14:textId="6EFBD744" w:rsidR="001F094E" w:rsidRPr="000A5185" w:rsidRDefault="004B0DE8" w:rsidP="00600D16">
      <w:pPr>
        <w:pStyle w:val="BodyText"/>
        <w:rPr>
          <w:b/>
        </w:rPr>
      </w:pPr>
      <w:r>
        <w:rPr>
          <w:b/>
        </w:rPr>
        <w:t xml:space="preserve">Strategy Delivery Model </w:t>
      </w:r>
    </w:p>
    <w:tbl>
      <w:tblPr>
        <w:tblW w:w="9752" w:type="dxa"/>
        <w:tblBorders>
          <w:insideH w:val="single" w:sz="4" w:space="0" w:color="D0CECE" w:themeColor="background2" w:themeShade="E6"/>
        </w:tblBorders>
        <w:tblCellMar>
          <w:left w:w="10" w:type="dxa"/>
          <w:right w:w="10" w:type="dxa"/>
        </w:tblCellMar>
        <w:tblLook w:val="0000" w:firstRow="0" w:lastRow="0" w:firstColumn="0" w:lastColumn="0" w:noHBand="0" w:noVBand="0"/>
      </w:tblPr>
      <w:tblGrid>
        <w:gridCol w:w="2438"/>
        <w:gridCol w:w="2438"/>
        <w:gridCol w:w="2438"/>
        <w:gridCol w:w="2438"/>
      </w:tblGrid>
      <w:tr w:rsidR="00C1666F" w:rsidRPr="00C41B94" w14:paraId="404EE4C3" w14:textId="77777777" w:rsidTr="00B85DB0">
        <w:tc>
          <w:tcPr>
            <w:tcW w:w="2438" w:type="dxa"/>
            <w:tcBorders>
              <w:top w:val="nil"/>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616D4030" w14:textId="77777777" w:rsidR="00600D16" w:rsidRPr="00C41B94" w:rsidRDefault="00600D16" w:rsidP="00D56513">
            <w:pPr>
              <w:keepNext/>
              <w:keepLines/>
              <w:spacing w:after="0"/>
              <w:jc w:val="left"/>
              <w:rPr>
                <w:rFonts w:eastAsia="Arial" w:cs="Arial"/>
                <w:b/>
                <w:color w:val="FFFFFF" w:themeColor="background1"/>
                <w:szCs w:val="20"/>
                <w:lang w:eastAsia="en-AU"/>
              </w:rPr>
            </w:pPr>
            <w:r w:rsidRPr="00C41B94">
              <w:rPr>
                <w:rFonts w:eastAsia="Arial" w:cs="Arial"/>
                <w:b/>
                <w:color w:val="FFFFFF" w:themeColor="background1"/>
                <w:sz w:val="18"/>
                <w:szCs w:val="18"/>
                <w:lang w:eastAsia="en-AU"/>
              </w:rPr>
              <w:t xml:space="preserve">Tailored to Organisational Scale &amp; Agility </w:t>
            </w:r>
          </w:p>
        </w:tc>
        <w:tc>
          <w:tcPr>
            <w:tcW w:w="2438"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37446042" w14:textId="77777777" w:rsidR="00600D16" w:rsidRPr="00C41B94" w:rsidRDefault="00600D16" w:rsidP="00D56513">
            <w:pPr>
              <w:keepNext/>
              <w:keepLines/>
              <w:spacing w:after="0"/>
              <w:jc w:val="left"/>
              <w:rPr>
                <w:rFonts w:eastAsia="Arial" w:cs="Arial"/>
                <w:color w:val="FFFFFF" w:themeColor="background1"/>
                <w:szCs w:val="20"/>
                <w:lang w:eastAsia="en-AU"/>
              </w:rPr>
            </w:pPr>
            <w:r w:rsidRPr="00C41B94">
              <w:rPr>
                <w:rFonts w:eastAsia="Arial" w:cs="Arial"/>
                <w:b/>
                <w:color w:val="FFFFFF" w:themeColor="background1"/>
                <w:sz w:val="18"/>
                <w:szCs w:val="18"/>
                <w:lang w:eastAsia="en-AU"/>
              </w:rPr>
              <w:t xml:space="preserve">Tailored to External Constraints </w:t>
            </w:r>
          </w:p>
        </w:tc>
        <w:tc>
          <w:tcPr>
            <w:tcW w:w="2438"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tcPr>
          <w:p w14:paraId="552D9041" w14:textId="77777777" w:rsidR="00600D16" w:rsidRPr="00C41B94" w:rsidRDefault="00600D16" w:rsidP="00D56513">
            <w:pPr>
              <w:keepNext/>
              <w:keepLines/>
              <w:spacing w:after="0"/>
              <w:jc w:val="left"/>
              <w:rPr>
                <w:rFonts w:eastAsia="Arial" w:cs="Arial"/>
                <w:b/>
                <w:color w:val="FFFFFF" w:themeColor="background1"/>
                <w:szCs w:val="20"/>
                <w:lang w:eastAsia="en-AU"/>
              </w:rPr>
            </w:pPr>
            <w:r w:rsidRPr="00C41B94">
              <w:rPr>
                <w:rFonts w:eastAsia="Arial" w:cs="Arial"/>
                <w:b/>
                <w:color w:val="FFFFFF" w:themeColor="background1"/>
                <w:sz w:val="18"/>
                <w:szCs w:val="18"/>
                <w:lang w:eastAsia="en-AU"/>
              </w:rPr>
              <w:t xml:space="preserve">Tailored to Outcome-Led Transformation </w:t>
            </w:r>
          </w:p>
        </w:tc>
        <w:tc>
          <w:tcPr>
            <w:tcW w:w="2438" w:type="dxa"/>
            <w:tcBorders>
              <w:top w:val="nil"/>
              <w:left w:val="single" w:sz="4" w:space="0" w:color="D0CECE" w:themeColor="background2" w:themeShade="E6"/>
              <w:bottom w:val="single" w:sz="4" w:space="0" w:color="D0CECE" w:themeColor="background2" w:themeShade="E6"/>
            </w:tcBorders>
            <w:shd w:val="clear" w:color="auto" w:fill="0070C0"/>
            <w:tcMar>
              <w:top w:w="80" w:type="dxa"/>
              <w:left w:w="120" w:type="dxa"/>
              <w:bottom w:w="80" w:type="dxa"/>
              <w:right w:w="120" w:type="dxa"/>
            </w:tcMar>
            <w:vAlign w:val="center"/>
          </w:tcPr>
          <w:p w14:paraId="5003E401" w14:textId="77777777" w:rsidR="00600D16" w:rsidRPr="00C41B94" w:rsidRDefault="00600D16" w:rsidP="00D56513">
            <w:pPr>
              <w:keepNext/>
              <w:keepLines/>
              <w:spacing w:after="0"/>
              <w:jc w:val="left"/>
              <w:rPr>
                <w:rFonts w:eastAsia="Arial" w:cs="Arial"/>
                <w:color w:val="FFFFFF" w:themeColor="background1"/>
                <w:szCs w:val="20"/>
                <w:lang w:eastAsia="en-AU"/>
              </w:rPr>
            </w:pPr>
            <w:r w:rsidRPr="00C41B94">
              <w:rPr>
                <w:rFonts w:eastAsia="Arial" w:cs="Arial"/>
                <w:b/>
                <w:color w:val="FFFFFF" w:themeColor="background1"/>
                <w:sz w:val="18"/>
                <w:szCs w:val="18"/>
                <w:lang w:eastAsia="en-AU"/>
              </w:rPr>
              <w:t xml:space="preserve">Tailored to Programme Complexity </w:t>
            </w:r>
          </w:p>
        </w:tc>
      </w:tr>
      <w:tr w:rsidR="00DB77DD" w:rsidRPr="00C41B94" w14:paraId="39CC5B78" w14:textId="77777777" w:rsidTr="00B85DB0">
        <w:tc>
          <w:tcPr>
            <w:tcW w:w="2438" w:type="dxa"/>
            <w:tcBorders>
              <w:top w:val="single" w:sz="4" w:space="0" w:color="D0CECE" w:themeColor="background2" w:themeShade="E6"/>
            </w:tcBorders>
            <w:shd w:val="clear" w:color="auto" w:fill="FFFFFF" w:themeFill="background1"/>
            <w:tcMar>
              <w:top w:w="80" w:type="dxa"/>
              <w:left w:w="120" w:type="dxa"/>
              <w:bottom w:w="80" w:type="dxa"/>
              <w:right w:w="120" w:type="dxa"/>
            </w:tcMar>
          </w:tcPr>
          <w:p w14:paraId="2DAAE3FC" w14:textId="77777777" w:rsidR="00600D16" w:rsidRPr="00F83865" w:rsidRDefault="00600D16" w:rsidP="00D56513">
            <w:pPr>
              <w:keepNext/>
              <w:keepLines/>
              <w:spacing w:after="0"/>
              <w:jc w:val="left"/>
              <w:rPr>
                <w:rFonts w:eastAsia="Arial" w:cs="Arial"/>
                <w:color w:val="000000" w:themeColor="text1"/>
                <w:sz w:val="16"/>
                <w:szCs w:val="16"/>
                <w:lang w:eastAsia="en-AU"/>
              </w:rPr>
            </w:pPr>
            <w:r w:rsidRPr="00F83865">
              <w:rPr>
                <w:rFonts w:eastAsia="Arial" w:cs="Arial"/>
                <w:color w:val="000000" w:themeColor="text1"/>
                <w:sz w:val="16"/>
                <w:szCs w:val="16"/>
                <w:lang w:eastAsia="en-AU"/>
              </w:rPr>
              <w:t>Governance will be designed to complement and reinforce Tuatahi’s agility.</w:t>
            </w:r>
          </w:p>
        </w:tc>
        <w:tc>
          <w:tcPr>
            <w:tcW w:w="2438" w:type="dxa"/>
            <w:tcBorders>
              <w:top w:val="single" w:sz="4" w:space="0" w:color="D0CECE" w:themeColor="background2" w:themeShade="E6"/>
            </w:tcBorders>
            <w:shd w:val="clear" w:color="auto" w:fill="FFFFFF" w:themeFill="background1"/>
            <w:tcMar>
              <w:top w:w="80" w:type="dxa"/>
              <w:left w:w="120" w:type="dxa"/>
              <w:bottom w:w="80" w:type="dxa"/>
              <w:right w:w="120" w:type="dxa"/>
            </w:tcMar>
          </w:tcPr>
          <w:p w14:paraId="0FF8F78B" w14:textId="77777777" w:rsidR="00600D16" w:rsidRPr="00F83865" w:rsidRDefault="00600D16" w:rsidP="00D56513">
            <w:pPr>
              <w:keepNext/>
              <w:keepLines/>
              <w:spacing w:after="0"/>
              <w:jc w:val="left"/>
              <w:rPr>
                <w:rFonts w:eastAsia="Arial" w:cs="Arial"/>
                <w:color w:val="000000" w:themeColor="text1"/>
                <w:sz w:val="16"/>
                <w:szCs w:val="16"/>
                <w:lang w:eastAsia="en-AU"/>
              </w:rPr>
            </w:pPr>
            <w:r w:rsidRPr="00F83865">
              <w:rPr>
                <w:rFonts w:eastAsia="Arial" w:cs="Arial"/>
                <w:color w:val="000000" w:themeColor="text1"/>
                <w:sz w:val="16"/>
                <w:szCs w:val="16"/>
                <w:lang w:eastAsia="en-AU"/>
              </w:rPr>
              <w:t>Programme Horizon will be shaped as much by external factors as by internal delivery progress. These constraints will be actively managed as part of programme control.</w:t>
            </w:r>
          </w:p>
        </w:tc>
        <w:tc>
          <w:tcPr>
            <w:tcW w:w="2438" w:type="dxa"/>
            <w:tcBorders>
              <w:top w:val="single" w:sz="4" w:space="0" w:color="D0CECE" w:themeColor="background2" w:themeShade="E6"/>
            </w:tcBorders>
            <w:shd w:val="clear" w:color="auto" w:fill="FFFFFF" w:themeFill="background1"/>
            <w:tcMar>
              <w:top w:w="80" w:type="dxa"/>
              <w:left w:w="120" w:type="dxa"/>
              <w:bottom w:w="80" w:type="dxa"/>
              <w:right w:w="120" w:type="dxa"/>
            </w:tcMar>
          </w:tcPr>
          <w:p w14:paraId="5D3D3D6D" w14:textId="77777777" w:rsidR="00600D16" w:rsidRPr="00F83865" w:rsidRDefault="00600D16" w:rsidP="00D56513">
            <w:pPr>
              <w:keepNext/>
              <w:keepLines/>
              <w:spacing w:after="0"/>
              <w:jc w:val="left"/>
              <w:rPr>
                <w:rFonts w:eastAsia="Arial" w:cs="Arial"/>
                <w:color w:val="000000" w:themeColor="text1"/>
                <w:sz w:val="16"/>
                <w:szCs w:val="16"/>
                <w:lang w:eastAsia="en-AU"/>
              </w:rPr>
            </w:pPr>
            <w:r w:rsidRPr="00F83865">
              <w:rPr>
                <w:rFonts w:eastAsia="Arial" w:cs="Arial"/>
                <w:color w:val="000000" w:themeColor="text1"/>
                <w:sz w:val="16"/>
                <w:szCs w:val="16"/>
                <w:lang w:eastAsia="en-AU"/>
              </w:rPr>
              <w:t>Programme control will remain anchored to the outcomes Tuatahi is seeking to achieve.</w:t>
            </w:r>
          </w:p>
        </w:tc>
        <w:tc>
          <w:tcPr>
            <w:tcW w:w="2438" w:type="dxa"/>
            <w:tcBorders>
              <w:top w:val="single" w:sz="4" w:space="0" w:color="D0CECE" w:themeColor="background2" w:themeShade="E6"/>
            </w:tcBorders>
            <w:shd w:val="clear" w:color="auto" w:fill="FFFFFF" w:themeFill="background1"/>
            <w:tcMar>
              <w:top w:w="80" w:type="dxa"/>
              <w:left w:w="120" w:type="dxa"/>
              <w:bottom w:w="80" w:type="dxa"/>
              <w:right w:w="120" w:type="dxa"/>
            </w:tcMar>
            <w:vAlign w:val="center"/>
          </w:tcPr>
          <w:p w14:paraId="116A65B4" w14:textId="0ED74E13" w:rsidR="00600D16" w:rsidRPr="00F83865" w:rsidRDefault="00600D16" w:rsidP="00D56513">
            <w:pPr>
              <w:keepNext/>
              <w:keepLines/>
              <w:spacing w:after="0"/>
              <w:jc w:val="left"/>
              <w:rPr>
                <w:rFonts w:eastAsia="Arial" w:cs="Arial"/>
                <w:color w:val="000000" w:themeColor="text1"/>
                <w:sz w:val="16"/>
                <w:szCs w:val="16"/>
                <w:lang w:eastAsia="en-AU"/>
              </w:rPr>
            </w:pPr>
            <w:r w:rsidRPr="00F83865">
              <w:rPr>
                <w:rFonts w:eastAsia="Arial" w:cs="Arial"/>
                <w:color w:val="000000" w:themeColor="text1"/>
                <w:sz w:val="16"/>
                <w:szCs w:val="16"/>
                <w:lang w:eastAsia="en-AU"/>
              </w:rPr>
              <w:t>Programme Horizon introduces significant complexity due to the number of interdependencies across systems, teams and external parties. An active orchestration model will be applied</w:t>
            </w:r>
            <w:r w:rsidR="002A5CB2" w:rsidRPr="00F83865">
              <w:rPr>
                <w:rFonts w:eastAsia="Arial" w:cs="Arial"/>
                <w:color w:val="000000" w:themeColor="text1"/>
                <w:sz w:val="16"/>
                <w:szCs w:val="16"/>
                <w:lang w:eastAsia="en-AU"/>
              </w:rPr>
              <w:t>.</w:t>
            </w:r>
          </w:p>
        </w:tc>
      </w:tr>
      <w:tr w:rsidR="00DB77DD" w:rsidRPr="00C41B94" w14:paraId="522FC89C" w14:textId="77777777" w:rsidTr="00B85DB0">
        <w:tc>
          <w:tcPr>
            <w:tcW w:w="2438" w:type="dxa"/>
            <w:tcBorders>
              <w:bottom w:val="single" w:sz="4" w:space="0" w:color="D0CECE" w:themeColor="background2" w:themeShade="E6"/>
            </w:tcBorders>
            <w:shd w:val="clear" w:color="auto" w:fill="FFFFFF" w:themeFill="background1"/>
            <w:tcMar>
              <w:top w:w="80" w:type="dxa"/>
              <w:left w:w="120" w:type="dxa"/>
              <w:bottom w:w="80" w:type="dxa"/>
              <w:right w:w="120" w:type="dxa"/>
            </w:tcMar>
          </w:tcPr>
          <w:p w14:paraId="6FDDE375" w14:textId="77777777" w:rsidR="00600D16" w:rsidRPr="00C41B94" w:rsidRDefault="00600D16" w:rsidP="00446A85">
            <w:pPr>
              <w:pStyle w:val="ListParagraph"/>
              <w:keepNext/>
              <w:keepLines/>
              <w:numPr>
                <w:ilvl w:val="0"/>
                <w:numId w:val="50"/>
              </w:numPr>
              <w:spacing w:before="0" w:after="160" w:line="278" w:lineRule="auto"/>
              <w:ind w:left="284" w:hanging="284"/>
              <w:jc w:val="left"/>
              <w:rPr>
                <w:rFonts w:eastAsia="Arial" w:cs="Arial"/>
                <w:color w:val="212121"/>
                <w:sz w:val="16"/>
                <w:szCs w:val="16"/>
              </w:rPr>
            </w:pPr>
            <w:r w:rsidRPr="00C41B94">
              <w:rPr>
                <w:rFonts w:eastAsia="Arial" w:cs="Arial"/>
                <w:color w:val="212121"/>
                <w:sz w:val="16"/>
                <w:szCs w:val="16"/>
              </w:rPr>
              <w:t>Governance forums will be limited in number but high in purpose, each with a clearly defined decision mandate</w:t>
            </w:r>
          </w:p>
          <w:p w14:paraId="2E6BE9AE" w14:textId="77777777" w:rsidR="00600D16" w:rsidRPr="00C41B94" w:rsidRDefault="00600D16" w:rsidP="00446A85">
            <w:pPr>
              <w:pStyle w:val="ListParagraph"/>
              <w:keepNext/>
              <w:keepLines/>
              <w:numPr>
                <w:ilvl w:val="0"/>
                <w:numId w:val="50"/>
              </w:numPr>
              <w:spacing w:before="0" w:after="160" w:line="278" w:lineRule="auto"/>
              <w:ind w:left="284" w:hanging="284"/>
              <w:jc w:val="left"/>
              <w:rPr>
                <w:rFonts w:eastAsia="Arial" w:cs="Arial"/>
                <w:sz w:val="16"/>
                <w:szCs w:val="16"/>
              </w:rPr>
            </w:pPr>
            <w:r w:rsidRPr="00C41B94">
              <w:rPr>
                <w:rFonts w:eastAsia="Arial" w:cs="Arial"/>
                <w:sz w:val="16"/>
                <w:szCs w:val="16"/>
              </w:rPr>
              <w:t>Decision authority will be pushed to the lowest appropriate level, preserving speed while maintaining control</w:t>
            </w:r>
          </w:p>
          <w:p w14:paraId="7CF07A85" w14:textId="77777777" w:rsidR="00600D16" w:rsidRPr="00C41B94" w:rsidRDefault="00600D16" w:rsidP="00446A85">
            <w:pPr>
              <w:pStyle w:val="ListParagraph"/>
              <w:keepNext/>
              <w:keepLines/>
              <w:numPr>
                <w:ilvl w:val="0"/>
                <w:numId w:val="50"/>
              </w:numPr>
              <w:spacing w:before="0" w:after="160" w:line="278" w:lineRule="auto"/>
              <w:ind w:left="284" w:hanging="284"/>
              <w:jc w:val="left"/>
              <w:rPr>
                <w:rFonts w:eastAsia="Arial" w:cs="Arial"/>
                <w:sz w:val="16"/>
                <w:szCs w:val="16"/>
              </w:rPr>
            </w:pPr>
            <w:r w:rsidRPr="00C41B94">
              <w:rPr>
                <w:rFonts w:eastAsia="Arial" w:cs="Arial"/>
                <w:sz w:val="16"/>
                <w:szCs w:val="16"/>
              </w:rPr>
              <w:t>Escalations will be triggered based on material impact, rather than routine escalation of issues</w:t>
            </w:r>
          </w:p>
          <w:p w14:paraId="30993701" w14:textId="77777777" w:rsidR="00600D16" w:rsidRPr="00C41B94" w:rsidRDefault="00600D16" w:rsidP="00446A85">
            <w:pPr>
              <w:pStyle w:val="ListParagraph"/>
              <w:keepNext/>
              <w:keepLines/>
              <w:numPr>
                <w:ilvl w:val="0"/>
                <w:numId w:val="50"/>
              </w:numPr>
              <w:spacing w:before="0" w:after="160" w:line="278" w:lineRule="auto"/>
              <w:ind w:left="284" w:hanging="284"/>
              <w:jc w:val="left"/>
              <w:rPr>
                <w:rFonts w:eastAsia="Arial" w:cs="Arial"/>
                <w:sz w:val="16"/>
                <w:szCs w:val="16"/>
              </w:rPr>
            </w:pPr>
            <w:r w:rsidRPr="00C41B94">
              <w:rPr>
                <w:rFonts w:eastAsia="Arial" w:cs="Arial"/>
                <w:sz w:val="16"/>
                <w:szCs w:val="16"/>
              </w:rPr>
              <w:t>Reporting will focus on what requires attention, enabling leadership to act quickly rather than interpret large volumes of activity data</w:t>
            </w:r>
          </w:p>
        </w:tc>
        <w:tc>
          <w:tcPr>
            <w:tcW w:w="2438" w:type="dxa"/>
            <w:tcBorders>
              <w:bottom w:val="single" w:sz="4" w:space="0" w:color="D0CECE" w:themeColor="background2" w:themeShade="E6"/>
            </w:tcBorders>
            <w:shd w:val="clear" w:color="auto" w:fill="FFFFFF" w:themeFill="background1"/>
            <w:tcMar>
              <w:top w:w="80" w:type="dxa"/>
              <w:left w:w="120" w:type="dxa"/>
              <w:bottom w:w="80" w:type="dxa"/>
              <w:right w:w="120" w:type="dxa"/>
            </w:tcMar>
          </w:tcPr>
          <w:p w14:paraId="00DFF06B"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sz w:val="16"/>
                <w:szCs w:val="16"/>
              </w:rPr>
            </w:pPr>
            <w:r w:rsidRPr="00C41B94">
              <w:rPr>
                <w:rFonts w:eastAsia="Arial" w:cs="Arial"/>
                <w:sz w:val="16"/>
                <w:szCs w:val="16"/>
              </w:rPr>
              <w:t>A live and continuously updated view of external dependencies will be embedded into planning</w:t>
            </w:r>
          </w:p>
          <w:p w14:paraId="2A16DE30" w14:textId="77777777" w:rsidR="00600D16" w:rsidRPr="00C41B94" w:rsidRDefault="00600D16" w:rsidP="00446A85">
            <w:pPr>
              <w:pStyle w:val="ListParagraph"/>
              <w:keepNext/>
              <w:keepLines/>
              <w:numPr>
                <w:ilvl w:val="0"/>
                <w:numId w:val="51"/>
              </w:numPr>
              <w:spacing w:before="0" w:after="160" w:line="278" w:lineRule="auto"/>
              <w:ind w:left="284" w:hanging="284"/>
              <w:jc w:val="left"/>
              <w:rPr>
                <w:rFonts w:eastAsia="Arial" w:cs="Arial"/>
                <w:sz w:val="16"/>
                <w:szCs w:val="16"/>
              </w:rPr>
            </w:pPr>
            <w:r w:rsidRPr="00C41B94">
              <w:rPr>
                <w:rFonts w:eastAsia="Arial" w:cs="Arial"/>
                <w:sz w:val="16"/>
                <w:szCs w:val="16"/>
              </w:rPr>
              <w:t>Critical path management will reflect real-world constraints, not just internal delivery sequencing</w:t>
            </w:r>
          </w:p>
          <w:p w14:paraId="4A569C73" w14:textId="77777777" w:rsidR="00600D16" w:rsidRPr="00C41B94" w:rsidRDefault="00600D16" w:rsidP="00446A85">
            <w:pPr>
              <w:pStyle w:val="ListParagraph"/>
              <w:keepNext/>
              <w:keepLines/>
              <w:numPr>
                <w:ilvl w:val="0"/>
                <w:numId w:val="51"/>
              </w:numPr>
              <w:spacing w:before="0" w:after="160" w:line="278" w:lineRule="auto"/>
              <w:ind w:left="284" w:hanging="284"/>
              <w:jc w:val="left"/>
              <w:rPr>
                <w:rFonts w:eastAsia="Arial" w:cs="Arial"/>
                <w:sz w:val="16"/>
                <w:szCs w:val="16"/>
              </w:rPr>
            </w:pPr>
            <w:r w:rsidRPr="00C41B94">
              <w:rPr>
                <w:rFonts w:eastAsia="Arial" w:cs="Arial"/>
                <w:sz w:val="16"/>
                <w:szCs w:val="16"/>
              </w:rPr>
              <w:t>Planned pauses or delays driven by external timing will be clearly separated from delivery performance issues</w:t>
            </w:r>
          </w:p>
          <w:p w14:paraId="77BCB1EA" w14:textId="77777777" w:rsidR="00600D16" w:rsidRPr="00C41B94" w:rsidRDefault="00600D16" w:rsidP="00D56513">
            <w:pPr>
              <w:keepNext/>
              <w:keepLines/>
              <w:spacing w:after="0"/>
              <w:rPr>
                <w:rFonts w:eastAsia="Arial" w:cs="Arial"/>
                <w:sz w:val="16"/>
                <w:szCs w:val="16"/>
                <w:lang w:eastAsia="en-AU"/>
              </w:rPr>
            </w:pPr>
          </w:p>
        </w:tc>
        <w:tc>
          <w:tcPr>
            <w:tcW w:w="2438" w:type="dxa"/>
            <w:tcBorders>
              <w:bottom w:val="single" w:sz="4" w:space="0" w:color="D0CECE" w:themeColor="background2" w:themeShade="E6"/>
            </w:tcBorders>
            <w:shd w:val="clear" w:color="auto" w:fill="FFFFFF" w:themeFill="background1"/>
            <w:tcMar>
              <w:top w:w="80" w:type="dxa"/>
              <w:left w:w="120" w:type="dxa"/>
              <w:bottom w:w="80" w:type="dxa"/>
              <w:right w:w="120" w:type="dxa"/>
            </w:tcMar>
          </w:tcPr>
          <w:p w14:paraId="1D026721"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color w:val="212121"/>
                <w:sz w:val="16"/>
                <w:szCs w:val="16"/>
              </w:rPr>
            </w:pPr>
            <w:r w:rsidRPr="00C41B94">
              <w:rPr>
                <w:rFonts w:eastAsia="Arial" w:cs="Arial"/>
                <w:color w:val="212121"/>
                <w:sz w:val="16"/>
                <w:szCs w:val="16"/>
              </w:rPr>
              <w:t>Progress will be measured against business value delivered, not simply completion of activities</w:t>
            </w:r>
          </w:p>
          <w:p w14:paraId="003B200E"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color w:val="212121"/>
                <w:sz w:val="16"/>
                <w:szCs w:val="16"/>
              </w:rPr>
            </w:pPr>
            <w:r w:rsidRPr="00C41B94">
              <w:rPr>
                <w:rFonts w:eastAsia="Arial" w:cs="Arial"/>
                <w:color w:val="212121"/>
                <w:sz w:val="16"/>
                <w:szCs w:val="16"/>
              </w:rPr>
              <w:t>The conditions required for success will be actively tracked, including data quality, integration maturity, and adoption readiness</w:t>
            </w:r>
          </w:p>
          <w:p w14:paraId="77495C00"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sz w:val="16"/>
                <w:szCs w:val="16"/>
              </w:rPr>
            </w:pPr>
            <w:r w:rsidRPr="00C41B94">
              <w:rPr>
                <w:rFonts w:eastAsia="Arial" w:cs="Arial"/>
                <w:color w:val="212121"/>
                <w:sz w:val="16"/>
                <w:szCs w:val="16"/>
              </w:rPr>
              <w:t>Work will be aligned to end-to-end business journeys, ensuring outcomes are realised across the programme rather than within isolated components</w:t>
            </w:r>
          </w:p>
        </w:tc>
        <w:tc>
          <w:tcPr>
            <w:tcW w:w="2438" w:type="dxa"/>
            <w:tcBorders>
              <w:bottom w:val="single" w:sz="4" w:space="0" w:color="D0CECE" w:themeColor="background2" w:themeShade="E6"/>
            </w:tcBorders>
            <w:shd w:val="clear" w:color="auto" w:fill="FFFFFF" w:themeFill="background1"/>
            <w:tcMar>
              <w:top w:w="80" w:type="dxa"/>
              <w:left w:w="120" w:type="dxa"/>
              <w:bottom w:w="80" w:type="dxa"/>
              <w:right w:w="120" w:type="dxa"/>
            </w:tcMar>
          </w:tcPr>
          <w:p w14:paraId="545B5E91"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sz w:val="16"/>
                <w:szCs w:val="16"/>
              </w:rPr>
            </w:pPr>
            <w:r w:rsidRPr="00C41B94">
              <w:rPr>
                <w:rFonts w:eastAsia="Arial" w:cs="Arial"/>
                <w:sz w:val="16"/>
                <w:szCs w:val="16"/>
              </w:rPr>
              <w:t>Dependencies will be maintained within a living model, continuously updated and used to guide sequencing decisions</w:t>
            </w:r>
          </w:p>
          <w:p w14:paraId="5047BE8F"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sz w:val="16"/>
                <w:szCs w:val="16"/>
              </w:rPr>
            </w:pPr>
            <w:r w:rsidRPr="00C41B94">
              <w:rPr>
                <w:rFonts w:eastAsia="Arial" w:cs="Arial"/>
                <w:sz w:val="16"/>
                <w:szCs w:val="16"/>
              </w:rPr>
              <w:t>Integration readiness will determine when delivery progresses, rather than isolated workstream milestones</w:t>
            </w:r>
          </w:p>
          <w:p w14:paraId="6B6664A4" w14:textId="77777777" w:rsidR="00600D16" w:rsidRPr="00C41B94" w:rsidRDefault="00600D16" w:rsidP="00446A85">
            <w:pPr>
              <w:pStyle w:val="ListParagraph"/>
              <w:keepNext/>
              <w:keepLines/>
              <w:numPr>
                <w:ilvl w:val="0"/>
                <w:numId w:val="51"/>
              </w:numPr>
              <w:spacing w:before="0" w:after="0" w:line="240" w:lineRule="auto"/>
              <w:ind w:left="284" w:hanging="284"/>
              <w:jc w:val="left"/>
              <w:rPr>
                <w:rFonts w:eastAsia="Arial" w:cs="Arial"/>
                <w:sz w:val="16"/>
                <w:szCs w:val="16"/>
              </w:rPr>
            </w:pPr>
            <w:r w:rsidRPr="00C41B94">
              <w:rPr>
                <w:rFonts w:eastAsia="Arial" w:cs="Arial"/>
                <w:sz w:val="16"/>
                <w:szCs w:val="16"/>
              </w:rPr>
              <w:t>Structured decision governance will be applied to architectural choices, recognising their long-term impact on cost, scalability and benefits</w:t>
            </w:r>
          </w:p>
        </w:tc>
      </w:tr>
      <w:tr w:rsidR="00DB77DD" w:rsidRPr="00C41B94" w14:paraId="54508773" w14:textId="77777777" w:rsidTr="00B85DB0">
        <w:tc>
          <w:tcPr>
            <w:tcW w:w="2438" w:type="dxa"/>
            <w:tcBorders>
              <w:top w:val="single" w:sz="4" w:space="0" w:color="D0CECE" w:themeColor="background2" w:themeShade="E6"/>
              <w:bottom w:val="single" w:sz="4" w:space="0" w:color="D0CECE" w:themeColor="background2" w:themeShade="E6"/>
            </w:tcBorders>
            <w:shd w:val="clear" w:color="auto" w:fill="FFFFFF" w:themeFill="background1"/>
            <w:tcMar>
              <w:top w:w="80" w:type="dxa"/>
              <w:left w:w="120" w:type="dxa"/>
              <w:bottom w:w="80" w:type="dxa"/>
              <w:right w:w="120" w:type="dxa"/>
            </w:tcMar>
          </w:tcPr>
          <w:p w14:paraId="0E2FEB35" w14:textId="77777777" w:rsidR="00600D16" w:rsidRPr="00C41B94" w:rsidRDefault="00600D16" w:rsidP="00D56513">
            <w:pPr>
              <w:keepNext/>
              <w:keepLines/>
              <w:jc w:val="left"/>
              <w:rPr>
                <w:rFonts w:eastAsia="Arial" w:cs="Arial"/>
                <w:color w:val="212121"/>
                <w:sz w:val="16"/>
                <w:szCs w:val="16"/>
                <w:lang w:eastAsia="en-AU"/>
              </w:rPr>
            </w:pPr>
            <w:r w:rsidRPr="00C41B94">
              <w:rPr>
                <w:rFonts w:eastAsia="Arial" w:cs="Arial"/>
                <w:color w:val="212121"/>
                <w:sz w:val="16"/>
                <w:szCs w:val="16"/>
                <w:lang w:eastAsia="en-AU"/>
              </w:rPr>
              <w:t>This ensures that governance enhances Tuatahi’s existing strengths rather than diluting them.</w:t>
            </w:r>
          </w:p>
        </w:tc>
        <w:tc>
          <w:tcPr>
            <w:tcW w:w="2438" w:type="dxa"/>
            <w:tcBorders>
              <w:top w:val="single" w:sz="4" w:space="0" w:color="D0CECE" w:themeColor="background2" w:themeShade="E6"/>
              <w:bottom w:val="single" w:sz="4" w:space="0" w:color="D0CECE" w:themeColor="background2" w:themeShade="E6"/>
            </w:tcBorders>
            <w:shd w:val="clear" w:color="auto" w:fill="FFFFFF" w:themeFill="background1"/>
            <w:tcMar>
              <w:top w:w="80" w:type="dxa"/>
              <w:left w:w="120" w:type="dxa"/>
              <w:bottom w:w="80" w:type="dxa"/>
              <w:right w:w="120" w:type="dxa"/>
            </w:tcMar>
          </w:tcPr>
          <w:p w14:paraId="5F5EFE42" w14:textId="77777777" w:rsidR="00600D16" w:rsidRPr="00C41B94" w:rsidRDefault="00600D16" w:rsidP="00D56513">
            <w:pPr>
              <w:keepNext/>
              <w:keepLines/>
              <w:spacing w:after="0"/>
              <w:jc w:val="left"/>
              <w:rPr>
                <w:rFonts w:eastAsia="Arial" w:cs="Arial"/>
                <w:sz w:val="16"/>
                <w:szCs w:val="16"/>
                <w:lang w:eastAsia="en-AU"/>
              </w:rPr>
            </w:pPr>
            <w:r w:rsidRPr="00C41B94">
              <w:rPr>
                <w:rFonts w:eastAsia="Arial" w:cs="Arial"/>
                <w:sz w:val="16"/>
                <w:szCs w:val="16"/>
                <w:lang w:eastAsia="en-AU"/>
              </w:rPr>
              <w:t>This approach will provide a more accurate, transparent view of programme health and maintain alignment between expectations and reality.</w:t>
            </w:r>
          </w:p>
        </w:tc>
        <w:tc>
          <w:tcPr>
            <w:tcW w:w="2438" w:type="dxa"/>
            <w:tcBorders>
              <w:top w:val="single" w:sz="4" w:space="0" w:color="D0CECE" w:themeColor="background2" w:themeShade="E6"/>
              <w:bottom w:val="single" w:sz="4" w:space="0" w:color="D0CECE" w:themeColor="background2" w:themeShade="E6"/>
            </w:tcBorders>
            <w:shd w:val="clear" w:color="auto" w:fill="FFFFFF" w:themeFill="background1"/>
            <w:tcMar>
              <w:top w:w="80" w:type="dxa"/>
              <w:left w:w="120" w:type="dxa"/>
              <w:bottom w:w="80" w:type="dxa"/>
              <w:right w:w="120" w:type="dxa"/>
            </w:tcMar>
          </w:tcPr>
          <w:p w14:paraId="5A4D180C" w14:textId="77777777" w:rsidR="00600D16" w:rsidRPr="00C41B94" w:rsidRDefault="00600D16" w:rsidP="00D56513">
            <w:pPr>
              <w:keepNext/>
              <w:keepLines/>
              <w:spacing w:after="0"/>
              <w:jc w:val="left"/>
              <w:rPr>
                <w:rFonts w:eastAsia="Arial" w:cs="Arial"/>
                <w:color w:val="212121"/>
                <w:sz w:val="16"/>
                <w:szCs w:val="16"/>
                <w:lang w:eastAsia="en-AU"/>
              </w:rPr>
            </w:pPr>
            <w:r w:rsidRPr="00C41B94">
              <w:rPr>
                <w:rFonts w:eastAsia="Arial" w:cs="Arial"/>
                <w:color w:val="212121"/>
                <w:sz w:val="16"/>
                <w:szCs w:val="16"/>
                <w:lang w:eastAsia="en-AU"/>
              </w:rPr>
              <w:t>This ensures that delivery remains connected to operational impact, not just technical completion.</w:t>
            </w:r>
          </w:p>
        </w:tc>
        <w:tc>
          <w:tcPr>
            <w:tcW w:w="2438" w:type="dxa"/>
            <w:tcBorders>
              <w:top w:val="single" w:sz="4" w:space="0" w:color="D0CECE" w:themeColor="background2" w:themeShade="E6"/>
              <w:bottom w:val="single" w:sz="4" w:space="0" w:color="D0CECE" w:themeColor="background2" w:themeShade="E6"/>
            </w:tcBorders>
            <w:shd w:val="clear" w:color="auto" w:fill="FFFFFF" w:themeFill="background1"/>
            <w:tcMar>
              <w:top w:w="80" w:type="dxa"/>
              <w:left w:w="120" w:type="dxa"/>
              <w:bottom w:w="80" w:type="dxa"/>
              <w:right w:w="120" w:type="dxa"/>
            </w:tcMar>
          </w:tcPr>
          <w:p w14:paraId="5AA057AE" w14:textId="77777777" w:rsidR="00600D16" w:rsidRPr="00C41B94" w:rsidRDefault="00600D16" w:rsidP="00D56513">
            <w:pPr>
              <w:keepNext/>
              <w:keepLines/>
              <w:spacing w:after="0"/>
              <w:jc w:val="left"/>
              <w:rPr>
                <w:rFonts w:eastAsia="Arial" w:cs="Arial"/>
                <w:color w:val="212121"/>
                <w:sz w:val="16"/>
                <w:szCs w:val="16"/>
                <w:lang w:eastAsia="en-AU"/>
              </w:rPr>
            </w:pPr>
            <w:r w:rsidRPr="00C41B94">
              <w:rPr>
                <w:rFonts w:eastAsia="Arial" w:cs="Arial"/>
                <w:color w:val="212121"/>
                <w:sz w:val="16"/>
                <w:szCs w:val="16"/>
                <w:lang w:eastAsia="en-AU"/>
              </w:rPr>
              <w:t>This creates a disciplined environment where the programme progresses as a unified whole.</w:t>
            </w:r>
          </w:p>
        </w:tc>
      </w:tr>
    </w:tbl>
    <w:p w14:paraId="6D84A810" w14:textId="341F1A3F" w:rsidR="0028222E" w:rsidRPr="001048BA" w:rsidRDefault="0028222E" w:rsidP="00BB77E3">
      <w:pPr>
        <w:pStyle w:val="Heading2"/>
      </w:pPr>
      <w:bookmarkStart w:id="108" w:name="_Toc231251421"/>
      <w:bookmarkStart w:id="109" w:name="_Toc231276451"/>
      <w:r w:rsidRPr="001048BA">
        <w:t>Programme Control Office</w:t>
      </w:r>
      <w:r w:rsidR="00373E49" w:rsidRPr="001048BA">
        <w:t xml:space="preserve"> </w:t>
      </w:r>
      <w:r w:rsidR="006A7619" w:rsidRPr="001048BA">
        <w:t>– the d</w:t>
      </w:r>
      <w:r w:rsidR="00852EAA" w:rsidRPr="001048BA">
        <w:t>elivery engine for Program</w:t>
      </w:r>
      <w:r w:rsidR="00AF6A28">
        <w:t>me</w:t>
      </w:r>
      <w:r w:rsidR="00852EAA" w:rsidRPr="001048BA">
        <w:t xml:space="preserve"> Horizon</w:t>
      </w:r>
      <w:bookmarkEnd w:id="108"/>
      <w:bookmarkEnd w:id="109"/>
    </w:p>
    <w:p w14:paraId="56FA9912" w14:textId="08BB8A2E" w:rsidR="009509AD" w:rsidRDefault="0028222E" w:rsidP="00600D16">
      <w:pPr>
        <w:pStyle w:val="ListParagraph"/>
        <w:ind w:left="0"/>
      </w:pPr>
      <w:r w:rsidRPr="0028222E">
        <w:t>As a Strategic Delivery Partner, Capgemini will establish a Programme Control Office (PCO) as the delivery engine for Program</w:t>
      </w:r>
      <w:r w:rsidR="00AF6A28">
        <w:t>me</w:t>
      </w:r>
      <w:r w:rsidRPr="0028222E">
        <w:t xml:space="preserve"> Horizon.  The PCO is not a reporting overlay, it is the operating mechanism through which delivery is controlled, dependencies are managed, decisions are accelerated and business outcomes are assured</w:t>
      </w:r>
      <w:r w:rsidR="00B2089F">
        <w:t>.</w:t>
      </w:r>
    </w:p>
    <w:p w14:paraId="489672BB" w14:textId="77777777" w:rsidR="00B2089F" w:rsidRDefault="00B2089F" w:rsidP="0028222E">
      <w:pPr>
        <w:pStyle w:val="ListParagraph"/>
        <w:ind w:left="0"/>
      </w:pPr>
    </w:p>
    <w:p w14:paraId="198A15E4" w14:textId="1FCF5E18" w:rsidR="00B2089F" w:rsidRDefault="00B2089F" w:rsidP="0028222E">
      <w:pPr>
        <w:pStyle w:val="ListParagraph"/>
        <w:ind w:left="0"/>
      </w:pPr>
      <w:r w:rsidRPr="00B2089F">
        <w:t xml:space="preserve">The PCO is right sized for Tuatahi’s context, a </w:t>
      </w:r>
      <w:r w:rsidR="007A1F2C">
        <w:t>circa</w:t>
      </w:r>
      <w:r w:rsidRPr="00B2089F">
        <w:t xml:space="preserve"> 250-person organi</w:t>
      </w:r>
      <w:r w:rsidR="005B195D">
        <w:t>s</w:t>
      </w:r>
      <w:r w:rsidRPr="00B2089F">
        <w:t>ation, where key stakeholders are accessible and decisions can be made quickly. Our model provides the controls that this programme requires, without adding bureaucracy that impedes Tuatahi’s natural agility</w:t>
      </w:r>
      <w:r w:rsidR="00C65E29">
        <w:t>.</w:t>
      </w:r>
    </w:p>
    <w:p w14:paraId="74D2B178" w14:textId="3C1389DB" w:rsidR="009509AD" w:rsidRPr="008059D6" w:rsidRDefault="005F030C" w:rsidP="008059D6">
      <w:pPr>
        <w:jc w:val="center"/>
        <w:rPr>
          <w:i/>
        </w:rPr>
      </w:pPr>
      <w:r w:rsidRPr="008059D6">
        <w:rPr>
          <w:i/>
          <w:color w:val="808080" w:themeColor="background1" w:themeShade="80"/>
        </w:rPr>
        <w:drawing>
          <wp:anchor distT="0" distB="0" distL="114300" distR="114300" simplePos="0" relativeHeight="251658248" behindDoc="0" locked="0" layoutInCell="1" allowOverlap="1" wp14:anchorId="099EE9AF" wp14:editId="3AB167A4">
            <wp:simplePos x="0" y="0"/>
            <wp:positionH relativeFrom="column">
              <wp:posOffset>-254000</wp:posOffset>
            </wp:positionH>
            <wp:positionV relativeFrom="paragraph">
              <wp:posOffset>0</wp:posOffset>
            </wp:positionV>
            <wp:extent cx="6229350" cy="3849370"/>
            <wp:effectExtent l="0" t="0" r="0" b="0"/>
            <wp:wrapSquare wrapText="bothSides"/>
            <wp:docPr id="80632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25681" name=""/>
                    <pic:cNvPicPr/>
                  </pic:nvPicPr>
                  <pic:blipFill>
                    <a:blip r:embed="rId41">
                      <a:extLst>
                        <a:ext uri="{28A0092B-C50C-407E-A947-70E740481C1C}">
                          <a14:useLocalDpi xmlns:a14="http://schemas.microsoft.com/office/drawing/2010/main" val="0"/>
                        </a:ext>
                      </a:extLst>
                    </a:blip>
                    <a:stretch>
                      <a:fillRect/>
                    </a:stretch>
                  </pic:blipFill>
                  <pic:spPr>
                    <a:xfrm>
                      <a:off x="0" y="0"/>
                      <a:ext cx="6229350" cy="3849370"/>
                    </a:xfrm>
                    <a:prstGeom prst="rect">
                      <a:avLst/>
                    </a:prstGeom>
                  </pic:spPr>
                </pic:pic>
              </a:graphicData>
            </a:graphic>
            <wp14:sizeRelH relativeFrom="page">
              <wp14:pctWidth>0</wp14:pctWidth>
            </wp14:sizeRelH>
            <wp14:sizeRelV relativeFrom="page">
              <wp14:pctHeight>0</wp14:pctHeight>
            </wp14:sizeRelV>
          </wp:anchor>
        </w:drawing>
      </w:r>
      <w:r w:rsidR="008059D6" w:rsidRPr="008059D6">
        <w:rPr>
          <w:i/>
          <w:color w:val="808080" w:themeColor="background1" w:themeShade="80"/>
        </w:rPr>
        <w:t>Programme Management Control Model</w:t>
      </w:r>
    </w:p>
    <w:p w14:paraId="1F51B097" w14:textId="77777777" w:rsidR="00FD1769" w:rsidRPr="00FD1769" w:rsidRDefault="00FD1769" w:rsidP="00FD1769">
      <w:pPr>
        <w:pStyle w:val="ListParagraph"/>
        <w:ind w:left="0"/>
        <w:rPr>
          <w:b/>
        </w:rPr>
      </w:pPr>
      <w:r w:rsidRPr="00FD1769">
        <w:rPr>
          <w:b/>
        </w:rPr>
        <w:t>Core PMO Capabilities</w:t>
      </w:r>
    </w:p>
    <w:p w14:paraId="5E67422E" w14:textId="77777777" w:rsidR="00ED731C" w:rsidRPr="001048BA" w:rsidRDefault="00ED731C" w:rsidP="00ED731C">
      <w:r w:rsidRPr="001048BA">
        <w:t>The Programme Control Office forms the backbone of Programme Horizon, delivering essential capabilities to maintain robust control over the programme. These core functions are tightly integrated across all workstreams, ensuring consistent application and alignment to Tuatahi’s objectives:</w:t>
      </w:r>
    </w:p>
    <w:p w14:paraId="734305A3" w14:textId="77777777" w:rsidR="00ED731C" w:rsidRPr="001048BA" w:rsidRDefault="00ED731C" w:rsidP="00275D4E">
      <w:pPr>
        <w:pStyle w:val="ListParagraph"/>
        <w:numPr>
          <w:ilvl w:val="0"/>
          <w:numId w:val="74"/>
        </w:numPr>
        <w:ind w:left="568" w:hanging="284"/>
      </w:pPr>
      <w:r w:rsidRPr="001048BA">
        <w:rPr>
          <w:b/>
        </w:rPr>
        <w:t>Strategic governance and alignment:</w:t>
      </w:r>
      <w:r w:rsidRPr="001048BA">
        <w:t xml:space="preserve"> Keeps delivery focused on achieving tangible outcomes, ensuring every effort remains connected to business goals.</w:t>
      </w:r>
    </w:p>
    <w:p w14:paraId="4706F687" w14:textId="77777777" w:rsidR="00ED731C" w:rsidRPr="001048BA" w:rsidRDefault="00ED731C" w:rsidP="00275D4E">
      <w:pPr>
        <w:pStyle w:val="ListParagraph"/>
        <w:numPr>
          <w:ilvl w:val="0"/>
          <w:numId w:val="74"/>
        </w:numPr>
        <w:ind w:left="568" w:hanging="284"/>
      </w:pPr>
      <w:r w:rsidRPr="001048BA">
        <w:rPr>
          <w:b/>
        </w:rPr>
        <w:t>Integrated planning and portfolio management</w:t>
      </w:r>
      <w:r w:rsidRPr="001048BA">
        <w:t>: Establishes a single source of truth across the programme, enabling coordinated planning and clear visibility for all stakeholders.</w:t>
      </w:r>
    </w:p>
    <w:p w14:paraId="13DE8037" w14:textId="77777777" w:rsidR="00ED731C" w:rsidRPr="001048BA" w:rsidRDefault="00ED731C" w:rsidP="00275D4E">
      <w:pPr>
        <w:pStyle w:val="ListParagraph"/>
        <w:numPr>
          <w:ilvl w:val="0"/>
          <w:numId w:val="74"/>
        </w:numPr>
        <w:ind w:left="568" w:hanging="284"/>
      </w:pPr>
      <w:r w:rsidRPr="001048BA">
        <w:rPr>
          <w:b/>
        </w:rPr>
        <w:t>Risk, issue and dependency management</w:t>
      </w:r>
      <w:r w:rsidRPr="001048BA">
        <w:t>: Actively manages the complexities of delivery, addressing risks and dependencies as they arise to maintain momentum.</w:t>
      </w:r>
    </w:p>
    <w:p w14:paraId="267F2717" w14:textId="77777777" w:rsidR="00ED731C" w:rsidRPr="001048BA" w:rsidRDefault="00ED731C" w:rsidP="00275D4E">
      <w:pPr>
        <w:pStyle w:val="ListParagraph"/>
        <w:numPr>
          <w:ilvl w:val="0"/>
          <w:numId w:val="74"/>
        </w:numPr>
        <w:ind w:left="568" w:hanging="284"/>
      </w:pPr>
      <w:r w:rsidRPr="001048BA">
        <w:rPr>
          <w:b/>
        </w:rPr>
        <w:t>Financial and resource management</w:t>
      </w:r>
      <w:r w:rsidRPr="001048BA">
        <w:t>: Ensures that delivery remains viable by aligning resources and finances with programme priorities, supporting efficient use of assets.</w:t>
      </w:r>
    </w:p>
    <w:p w14:paraId="3E56729B" w14:textId="77777777" w:rsidR="00ED731C" w:rsidRPr="001048BA" w:rsidRDefault="00ED731C" w:rsidP="00275D4E">
      <w:pPr>
        <w:pStyle w:val="ListParagraph"/>
        <w:numPr>
          <w:ilvl w:val="0"/>
          <w:numId w:val="74"/>
        </w:numPr>
        <w:ind w:left="568" w:hanging="284"/>
      </w:pPr>
      <w:r w:rsidRPr="001048BA">
        <w:rPr>
          <w:b/>
        </w:rPr>
        <w:t>Quality and readiness assurance</w:t>
      </w:r>
      <w:r w:rsidRPr="001048BA">
        <w:t>: Enables controlled progression through each stage of delivery, ensuring readiness at every step and maintaining high standards.</w:t>
      </w:r>
    </w:p>
    <w:p w14:paraId="340E7D50" w14:textId="77777777" w:rsidR="00ED731C" w:rsidRPr="001048BA" w:rsidRDefault="00ED731C" w:rsidP="00ED731C">
      <w:r w:rsidRPr="001048BA">
        <w:t>These capabilities are not siloed; instead, they operate as a cohesive system, applied consistently throughout every workstream to uphold programme integrity and enable effective governance.</w:t>
      </w:r>
    </w:p>
    <w:p w14:paraId="20904DBE" w14:textId="6F6941CE" w:rsidR="00D75E4A" w:rsidRPr="001048BA" w:rsidRDefault="00ED731C" w:rsidP="00ED731C">
      <w:r w:rsidRPr="001048BA">
        <w:t xml:space="preserve">Capgemini’s Programme Control Office leverages </w:t>
      </w:r>
      <w:r w:rsidR="00D75E4A" w:rsidRPr="001048BA">
        <w:t>our Programme Excellence methodology</w:t>
      </w:r>
      <w:r w:rsidRPr="001048BA">
        <w:t>, providing</w:t>
      </w:r>
      <w:r w:rsidR="00D75E4A" w:rsidRPr="001048BA">
        <w:t xml:space="preserve"> a structured, integrated and scalable </w:t>
      </w:r>
      <w:r w:rsidRPr="001048BA">
        <w:t xml:space="preserve">approach tailored to </w:t>
      </w:r>
      <w:r w:rsidR="00D75E4A" w:rsidRPr="001048BA">
        <w:t xml:space="preserve">Programme Horizon. </w:t>
      </w:r>
      <w:r w:rsidRPr="001048BA">
        <w:t xml:space="preserve">Each capability </w:t>
      </w:r>
      <w:r w:rsidR="00D75E4A" w:rsidRPr="001048BA">
        <w:t xml:space="preserve">directly </w:t>
      </w:r>
      <w:r w:rsidRPr="001048BA">
        <w:t>addresses the</w:t>
      </w:r>
      <w:r w:rsidR="00D75E4A" w:rsidRPr="001048BA">
        <w:t xml:space="preserve"> governance requirements</w:t>
      </w:r>
      <w:r w:rsidRPr="001048BA">
        <w:t xml:space="preserve"> outlined in the RFP</w:t>
      </w:r>
      <w:r w:rsidR="00D75E4A" w:rsidRPr="001048BA">
        <w:t xml:space="preserve">, demonstrating how </w:t>
      </w:r>
      <w:r w:rsidRPr="001048BA">
        <w:t>Capgemini’s</w:t>
      </w:r>
      <w:r w:rsidR="00D75E4A" w:rsidRPr="001048BA">
        <w:t xml:space="preserve"> PMO </w:t>
      </w:r>
      <w:r w:rsidRPr="001048BA">
        <w:t>disciplines meet the</w:t>
      </w:r>
      <w:r w:rsidR="00D75E4A" w:rsidRPr="001048BA">
        <w:t xml:space="preserve"> specific </w:t>
      </w:r>
      <w:r w:rsidRPr="001048BA">
        <w:t>needs of Programme Horizon’s</w:t>
      </w:r>
      <w:r w:rsidR="00D75E4A" w:rsidRPr="001048BA">
        <w:t xml:space="preserve"> delivery.</w:t>
      </w:r>
    </w:p>
    <w:p w14:paraId="539C7961" w14:textId="77777777" w:rsidR="009509AD" w:rsidRDefault="009509AD" w:rsidP="00B54256"/>
    <w:p w14:paraId="5CC17BD0" w14:textId="77777777" w:rsidR="007B2F5C" w:rsidRPr="001048BA" w:rsidRDefault="00917FB9" w:rsidP="00BB77E3">
      <w:pPr>
        <w:pStyle w:val="Heading2"/>
      </w:pPr>
      <w:bookmarkStart w:id="110" w:name="_Toc231251422"/>
      <w:bookmarkStart w:id="111" w:name="_Toc231276452"/>
      <w:r w:rsidRPr="001048BA">
        <w:t>Governance Model</w:t>
      </w:r>
      <w:bookmarkEnd w:id="110"/>
      <w:bookmarkEnd w:id="111"/>
    </w:p>
    <w:p w14:paraId="76372965" w14:textId="77777777" w:rsidR="006804EE" w:rsidRPr="006804EE" w:rsidRDefault="006804EE" w:rsidP="006804EE">
      <w:r w:rsidRPr="006804EE">
        <w:t xml:space="preserve">A joint governance model will be established, aligned to Tuatahi’s decision structures. The model is structured across three tiers, Strategic, Tactical and Operational, each with defined authority, forum cadence and PCO outputs. This ensures decisions are made at the right level by the right people, with the right information. </w:t>
      </w:r>
    </w:p>
    <w:p w14:paraId="3B0CD06A" w14:textId="77777777" w:rsidR="006804EE" w:rsidRPr="006804EE" w:rsidRDefault="006804EE" w:rsidP="006804EE"/>
    <w:p w14:paraId="072E995A" w14:textId="77777777" w:rsidR="00FF7F96" w:rsidRDefault="00FF7F96" w:rsidP="00F335F7"/>
    <w:p w14:paraId="14BB110A" w14:textId="1666F99B" w:rsidR="00FF7F96" w:rsidRDefault="00FF7F96" w:rsidP="00F335F7">
      <w:r w:rsidRPr="001048BA">
        <w:drawing>
          <wp:inline distT="0" distB="0" distL="0" distR="0" wp14:anchorId="07825BD2" wp14:editId="70CDF44B">
            <wp:extent cx="5727700" cy="3221906"/>
            <wp:effectExtent l="0" t="0" r="6350" b="0"/>
            <wp:docPr id="20334373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7358"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727700" cy="3221906"/>
                    </a:xfrm>
                    <a:prstGeom prst="rect">
                      <a:avLst/>
                    </a:prstGeom>
                  </pic:spPr>
                </pic:pic>
              </a:graphicData>
            </a:graphic>
          </wp:inline>
        </w:drawing>
      </w:r>
    </w:p>
    <w:p w14:paraId="5764CDEC" w14:textId="5C741621" w:rsidR="008059D6" w:rsidRPr="008059D6" w:rsidRDefault="008059D6" w:rsidP="008059D6">
      <w:pPr>
        <w:jc w:val="center"/>
        <w:rPr>
          <w:i/>
          <w:color w:val="808080" w:themeColor="background1" w:themeShade="80"/>
        </w:rPr>
      </w:pPr>
      <w:r w:rsidRPr="008059D6">
        <w:rPr>
          <w:i/>
          <w:color w:val="808080" w:themeColor="background1" w:themeShade="80"/>
        </w:rPr>
        <w:t>Programme Governance Model</w:t>
      </w:r>
    </w:p>
    <w:p w14:paraId="435B5023" w14:textId="1098905C" w:rsidR="00B54256" w:rsidRDefault="006804EE" w:rsidP="00B54256">
      <w:r w:rsidRPr="006804EE">
        <w:t>Tuatahi retains business ownership, executive decision rights, TDA/ ARB architecture governance authority, acceptance authority, production promotion and business process change ownership. Capgemini is accountable for delivery execution across all Workstreams and Work Packages, coordinating across all Tuatahi teams and third-party system owners.</w:t>
      </w:r>
    </w:p>
    <w:p w14:paraId="0F3671DE" w14:textId="05ACF796" w:rsidR="002A5CB2" w:rsidRDefault="002A5CB2" w:rsidP="003C013D">
      <w:pPr>
        <w:spacing w:before="0" w:after="120"/>
        <w:rPr>
          <w:rFonts w:eastAsia="Aptos" w:cs="Arial"/>
          <w:kern w:val="2"/>
          <w:szCs w:val="20"/>
          <w14:ligatures w14:val="standardContextual"/>
        </w:rPr>
      </w:pPr>
    </w:p>
    <w:p w14:paraId="31350B9C" w14:textId="27C5C3D3" w:rsidR="001473B2" w:rsidRDefault="00F335F7" w:rsidP="003C013D">
      <w:pPr>
        <w:spacing w:before="0" w:after="120"/>
        <w:rPr>
          <w:rFonts w:eastAsia="Aptos" w:cs="Arial"/>
          <w:kern w:val="2"/>
          <w:szCs w:val="20"/>
          <w14:ligatures w14:val="standardContextual"/>
        </w:rPr>
      </w:pPr>
      <w:r w:rsidRPr="00F335F7">
        <w:rPr>
          <w:rFonts w:eastAsia="Aptos" w:cs="Arial"/>
          <w:kern w:val="2"/>
          <w:szCs w:val="20"/>
          <w14:ligatures w14:val="standardContextual"/>
        </w:rPr>
        <w:t>Governance will remain proportionate, transparent, and focused on enabling delivery rather than constraining it.</w:t>
      </w:r>
      <w:r w:rsidR="00A0780B">
        <w:rPr>
          <w:rFonts w:eastAsia="Aptos" w:cs="Arial"/>
          <w:kern w:val="2"/>
          <w:szCs w:val="20"/>
          <w14:ligatures w14:val="standardContextual"/>
        </w:rPr>
        <w:t xml:space="preserve"> </w:t>
      </w:r>
      <w:r w:rsidR="00307B08">
        <w:rPr>
          <w:rFonts w:eastAsia="Aptos" w:cs="Arial"/>
          <w:kern w:val="2"/>
          <w:szCs w:val="20"/>
          <w14:ligatures w14:val="standardContextual"/>
        </w:rPr>
        <w:t xml:space="preserve">The detailed accountability matrix for programme activities across </w:t>
      </w:r>
      <w:r w:rsidR="00A6042E">
        <w:rPr>
          <w:rFonts w:eastAsia="Aptos" w:cs="Arial"/>
          <w:kern w:val="2"/>
          <w:szCs w:val="20"/>
          <w14:ligatures w14:val="standardContextual"/>
        </w:rPr>
        <w:t>Tuatahi, Capgemini, TDA/ ARB, third party vendors and RSPs is set out in the RACI Matrix</w:t>
      </w:r>
      <w:r w:rsidR="007A41AD">
        <w:rPr>
          <w:rFonts w:eastAsia="Aptos" w:cs="Arial"/>
          <w:kern w:val="2"/>
          <w:szCs w:val="20"/>
          <w14:ligatures w14:val="standardContextual"/>
        </w:rPr>
        <w:t xml:space="preserve">, which forums part of the PMO governance framework. </w:t>
      </w:r>
    </w:p>
    <w:p w14:paraId="47A89C3F" w14:textId="77777777" w:rsidR="005A5CC0" w:rsidRPr="005A5CC0" w:rsidRDefault="005A5CC0" w:rsidP="005A5CC0">
      <w:pPr>
        <w:spacing w:before="0" w:after="120"/>
        <w:jc w:val="left"/>
        <w:rPr>
          <w:rFonts w:eastAsia="Aptos" w:cs="Arial"/>
          <w:kern w:val="2"/>
          <w:szCs w:val="20"/>
          <w14:ligatures w14:val="standardContextual"/>
        </w:rPr>
      </w:pPr>
    </w:p>
    <w:p w14:paraId="6E287B92" w14:textId="77777777" w:rsidR="001473B2" w:rsidRPr="00004480" w:rsidRDefault="001473B2" w:rsidP="001473B2">
      <w:pPr>
        <w:spacing w:before="0" w:after="120"/>
        <w:jc w:val="left"/>
        <w:rPr>
          <w:rFonts w:eastAsia="Aptos" w:cs="Arial"/>
          <w:b/>
          <w:kern w:val="2"/>
          <w:sz w:val="22"/>
          <w:szCs w:val="22"/>
          <w14:ligatures w14:val="standardContextual"/>
        </w:rPr>
      </w:pPr>
      <w:r w:rsidRPr="00004480">
        <w:rPr>
          <w:rFonts w:eastAsia="Aptos" w:cs="Arial"/>
          <w:b/>
          <w:kern w:val="2"/>
          <w:sz w:val="22"/>
          <w:szCs w:val="22"/>
          <w14:ligatures w14:val="standardContextual"/>
        </w:rPr>
        <w:t xml:space="preserve">Governance Cadence and Ways of Working </w:t>
      </w:r>
    </w:p>
    <w:p w14:paraId="22197BB7" w14:textId="5122BA7D" w:rsidR="001473B2" w:rsidRPr="00004480" w:rsidRDefault="001473B2" w:rsidP="003C013D">
      <w:pPr>
        <w:spacing w:before="0" w:after="120"/>
        <w:rPr>
          <w:rFonts w:eastAsia="Aptos" w:cs="Arial"/>
          <w:kern w:val="2"/>
          <w:szCs w:val="20"/>
          <w14:ligatures w14:val="standardContextual"/>
        </w:rPr>
      </w:pPr>
      <w:r w:rsidRPr="00004480">
        <w:rPr>
          <w:rFonts w:eastAsia="Aptos" w:cs="Arial"/>
          <w:kern w:val="2"/>
          <w:szCs w:val="20"/>
          <w14:ligatures w14:val="standardContextual"/>
        </w:rPr>
        <w:t xml:space="preserve">The PMO will operate a structured governance rhythm throughout the </w:t>
      </w:r>
      <w:r w:rsidR="003F2338" w:rsidRPr="001048BA">
        <w:t>Programme</w:t>
      </w:r>
      <w:r w:rsidRPr="00004480">
        <w:rPr>
          <w:rFonts w:eastAsia="Aptos" w:cs="Arial"/>
          <w:kern w:val="2"/>
          <w:szCs w:val="20"/>
          <w14:ligatures w14:val="standardContextual"/>
        </w:rPr>
        <w:t xml:space="preserve">. The cadence below is the baseline; frequency will be adjusted at Steering Committee discretion and in response to </w:t>
      </w:r>
      <w:r w:rsidR="00960073" w:rsidRPr="001048BA">
        <w:t>Programme</w:t>
      </w:r>
      <w:r w:rsidRPr="001048BA">
        <w:t xml:space="preserve"> </w:t>
      </w:r>
      <w:r w:rsidRPr="00004480">
        <w:rPr>
          <w:rFonts w:eastAsia="Aptos" w:cs="Arial"/>
          <w:kern w:val="2"/>
          <w:szCs w:val="20"/>
          <w14:ligatures w14:val="standardContextual"/>
        </w:rPr>
        <w:t>events such as go-live readiness periods or escalated risks.</w:t>
      </w:r>
    </w:p>
    <w:p w14:paraId="5444CAE4" w14:textId="67FC9E13" w:rsidR="001473B2" w:rsidRPr="001048BA" w:rsidRDefault="001473B2" w:rsidP="001473B2">
      <w:pPr>
        <w:rPr>
          <w:rFonts w:eastAsia="Aptos" w:cs="Arial"/>
          <w:kern w:val="2"/>
          <w:sz w:val="24"/>
          <w14:ligatures w14:val="standardContextual"/>
        </w:rPr>
      </w:pPr>
      <w:r w:rsidRPr="001473B2">
        <w:rPr>
          <w:rFonts w:eastAsia="Aptos" w:cs="Arial"/>
          <w:kern w:val="2"/>
          <w:szCs w:val="20"/>
          <w14:ligatures w14:val="standardContextual"/>
        </w:rPr>
        <w:t>All governance forums will operate with pre-read materials distributed a minimum of two business days in advance, a standing decision log review, and a formal action tracker reviewed at each session. The PMO maintains all logs and is accountable for turnaround tracking</w:t>
      </w:r>
      <w:r w:rsidRPr="001048BA">
        <w:rPr>
          <w:rFonts w:eastAsia="Aptos" w:cs="Arial"/>
          <w:kern w:val="2"/>
          <w:sz w:val="24"/>
          <w14:ligatures w14:val="standardContextual"/>
        </w:rPr>
        <w:t>.</w:t>
      </w:r>
    </w:p>
    <w:p w14:paraId="3AEF2EBC" w14:textId="77777777" w:rsidR="00A151C3" w:rsidRPr="001048BA" w:rsidRDefault="00A151C3" w:rsidP="001473B2"/>
    <w:p w14:paraId="671282C1" w14:textId="6063D2C8" w:rsidR="00A151C3" w:rsidRDefault="00A151C3" w:rsidP="001473B2">
      <w:r w:rsidRPr="00620A05">
        <w:t xml:space="preserve">The governance </w:t>
      </w:r>
      <w:r w:rsidR="004762E9" w:rsidRPr="00620A05">
        <w:t xml:space="preserve">rhythm below applies throughout the </w:t>
      </w:r>
      <w:commentRangeStart w:id="112"/>
      <w:r w:rsidR="004762E9" w:rsidRPr="00620A05">
        <w:t>2</w:t>
      </w:r>
      <w:commentRangeEnd w:id="112"/>
      <w:r w:rsidR="00960073" w:rsidDel="00330E88">
        <w:rPr>
          <w:rStyle w:val="CommentReference"/>
          <w:rFonts w:cstheme="minorBidi"/>
          <w:sz w:val="20"/>
          <w:szCs w:val="24"/>
        </w:rPr>
        <w:commentReference w:id="112"/>
      </w:r>
      <w:r w:rsidR="00D31C37">
        <w:t>7</w:t>
      </w:r>
      <w:r w:rsidR="004762E9" w:rsidRPr="00620A05">
        <w:t>-month programme lifecycle, with frequency adjustments at key programme events</w:t>
      </w:r>
      <w:r w:rsidR="00B126F3" w:rsidRPr="00620A05">
        <w:t>, notably the RSP testing window</w:t>
      </w:r>
      <w:r w:rsidR="0056775C" w:rsidRPr="00620A05">
        <w:t>, each go live readiness period</w:t>
      </w:r>
      <w:r w:rsidR="00B126F3" w:rsidRPr="00620A05">
        <w:t xml:space="preserve"> </w:t>
      </w:r>
      <w:r w:rsidR="00BA5132" w:rsidRPr="00620A05">
        <w:t xml:space="preserve">and the </w:t>
      </w:r>
      <w:r w:rsidR="00872F68" w:rsidRPr="00620A05">
        <w:t>Post-Hypercare exit.</w:t>
      </w:r>
      <w:r w:rsidR="00BA5132" w:rsidRPr="00620A05">
        <w:t xml:space="preserve"> </w:t>
      </w:r>
    </w:p>
    <w:p w14:paraId="4DE92B32" w14:textId="77777777" w:rsidR="00E767E8" w:rsidRDefault="00E767E8" w:rsidP="001473B2"/>
    <w:p w14:paraId="5E581BC1" w14:textId="669C4F8B" w:rsidR="00E767E8" w:rsidRPr="00E767E8" w:rsidRDefault="00E767E8" w:rsidP="001473B2">
      <w:pPr>
        <w:rPr>
          <w:b/>
        </w:rPr>
      </w:pPr>
      <w:r w:rsidRPr="00E767E8">
        <w:rPr>
          <w:b/>
        </w:rPr>
        <w:t xml:space="preserve">Proposed Governance and Ways of Working </w:t>
      </w:r>
    </w:p>
    <w:tbl>
      <w:tblPr>
        <w:tblStyle w:val="TableGrid20"/>
        <w:tblW w:w="9493"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CellMar>
          <w:top w:w="57" w:type="dxa"/>
          <w:bottom w:w="57" w:type="dxa"/>
        </w:tblCellMar>
        <w:tblLook w:val="04A0" w:firstRow="1" w:lastRow="0" w:firstColumn="1" w:lastColumn="0" w:noHBand="0" w:noVBand="1"/>
      </w:tblPr>
      <w:tblGrid>
        <w:gridCol w:w="2122"/>
        <w:gridCol w:w="1559"/>
        <w:gridCol w:w="2410"/>
        <w:gridCol w:w="3402"/>
      </w:tblGrid>
      <w:tr w:rsidR="00987DF8" w:rsidRPr="00A176F8" w14:paraId="3D472B67" w14:textId="77777777" w:rsidTr="00B85DB0">
        <w:trPr>
          <w:trHeight w:val="454"/>
        </w:trPr>
        <w:tc>
          <w:tcPr>
            <w:tcW w:w="2122" w:type="dxa"/>
            <w:shd w:val="clear" w:color="auto" w:fill="0070C0"/>
            <w:vAlign w:val="center"/>
          </w:tcPr>
          <w:p w14:paraId="57AF5900" w14:textId="77777777" w:rsidR="00A176F8" w:rsidRPr="00004480" w:rsidRDefault="00A176F8" w:rsidP="00A17E65">
            <w:pPr>
              <w:spacing w:before="0" w:after="0" w:line="276" w:lineRule="auto"/>
              <w:jc w:val="left"/>
              <w:rPr>
                <w:b/>
                <w:color w:val="FFFFFF"/>
                <w:kern w:val="4"/>
                <w:lang w:val="en-AU"/>
              </w:rPr>
            </w:pPr>
            <w:r w:rsidRPr="00004480">
              <w:rPr>
                <w:b/>
                <w:color w:val="FFFFFF"/>
                <w:kern w:val="4"/>
                <w:lang w:val="en-AU"/>
              </w:rPr>
              <w:t xml:space="preserve">Forum </w:t>
            </w:r>
          </w:p>
        </w:tc>
        <w:tc>
          <w:tcPr>
            <w:tcW w:w="1559" w:type="dxa"/>
            <w:shd w:val="clear" w:color="auto" w:fill="0070C0"/>
            <w:vAlign w:val="center"/>
          </w:tcPr>
          <w:p w14:paraId="7CF64B9C" w14:textId="77777777" w:rsidR="00A176F8" w:rsidRPr="00004480" w:rsidRDefault="00A176F8" w:rsidP="00A17E65">
            <w:pPr>
              <w:spacing w:before="0" w:after="0" w:line="276" w:lineRule="auto"/>
              <w:jc w:val="left"/>
              <w:rPr>
                <w:b/>
                <w:color w:val="FFFFFF"/>
                <w:kern w:val="4"/>
                <w:lang w:val="en-AU"/>
              </w:rPr>
            </w:pPr>
            <w:r w:rsidRPr="00004480">
              <w:rPr>
                <w:b/>
                <w:color w:val="FFFFFF"/>
                <w:kern w:val="4"/>
                <w:lang w:val="en-AU"/>
              </w:rPr>
              <w:t>Frequency</w:t>
            </w:r>
          </w:p>
        </w:tc>
        <w:tc>
          <w:tcPr>
            <w:tcW w:w="2410" w:type="dxa"/>
            <w:shd w:val="clear" w:color="auto" w:fill="0070C0"/>
            <w:vAlign w:val="center"/>
          </w:tcPr>
          <w:p w14:paraId="0FBF8E1F" w14:textId="77777777" w:rsidR="00A176F8" w:rsidRPr="00004480" w:rsidRDefault="00A176F8" w:rsidP="00A17E65">
            <w:pPr>
              <w:spacing w:before="0" w:after="0" w:line="276" w:lineRule="auto"/>
              <w:jc w:val="left"/>
              <w:rPr>
                <w:b/>
                <w:color w:val="FFFFFF"/>
                <w:kern w:val="4"/>
                <w:lang w:val="en-AU"/>
              </w:rPr>
            </w:pPr>
            <w:r w:rsidRPr="00004480">
              <w:rPr>
                <w:b/>
                <w:color w:val="FFFFFF"/>
                <w:kern w:val="4"/>
                <w:lang w:val="en-AU"/>
              </w:rPr>
              <w:t xml:space="preserve">Chaired by </w:t>
            </w:r>
          </w:p>
        </w:tc>
        <w:tc>
          <w:tcPr>
            <w:tcW w:w="3402" w:type="dxa"/>
            <w:shd w:val="clear" w:color="auto" w:fill="0070C0"/>
            <w:vAlign w:val="center"/>
          </w:tcPr>
          <w:p w14:paraId="42BBE4D9" w14:textId="77777777" w:rsidR="00A176F8" w:rsidRPr="00004480" w:rsidRDefault="00A176F8" w:rsidP="00A17E65">
            <w:pPr>
              <w:spacing w:before="0" w:after="0" w:line="276" w:lineRule="auto"/>
              <w:jc w:val="left"/>
              <w:rPr>
                <w:b/>
                <w:color w:val="FFFFFF"/>
                <w:kern w:val="4"/>
                <w:lang w:val="en-AU"/>
              </w:rPr>
            </w:pPr>
            <w:r w:rsidRPr="00004480">
              <w:rPr>
                <w:b/>
                <w:color w:val="FFFFFF"/>
                <w:kern w:val="4"/>
                <w:lang w:val="en-AU"/>
              </w:rPr>
              <w:t xml:space="preserve">PMO Output </w:t>
            </w:r>
          </w:p>
        </w:tc>
      </w:tr>
      <w:tr w:rsidR="001F1757" w:rsidRPr="00A176F8" w14:paraId="439B9DCA" w14:textId="77777777" w:rsidTr="00B85DB0">
        <w:tc>
          <w:tcPr>
            <w:tcW w:w="2122" w:type="dxa"/>
          </w:tcPr>
          <w:p w14:paraId="6E58EEB3"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Steering Committee</w:t>
            </w:r>
          </w:p>
        </w:tc>
        <w:tc>
          <w:tcPr>
            <w:tcW w:w="1559" w:type="dxa"/>
          </w:tcPr>
          <w:p w14:paraId="64CA3286"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Monthly </w:t>
            </w:r>
          </w:p>
        </w:tc>
        <w:tc>
          <w:tcPr>
            <w:tcW w:w="2410" w:type="dxa"/>
          </w:tcPr>
          <w:p w14:paraId="3C01354B"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TFF Executive Sponsor </w:t>
            </w:r>
          </w:p>
        </w:tc>
        <w:tc>
          <w:tcPr>
            <w:tcW w:w="3402" w:type="dxa"/>
          </w:tcPr>
          <w:p w14:paraId="15664654"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Outcome alignment status</w:t>
            </w:r>
          </w:p>
          <w:p w14:paraId="0FA4D451"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Steering Committee Pack </w:t>
            </w:r>
          </w:p>
          <w:p w14:paraId="4171EC0F"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Budget variance </w:t>
            </w:r>
          </w:p>
          <w:p w14:paraId="4A79E3F9"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Go live readiness assessment </w:t>
            </w:r>
          </w:p>
          <w:p w14:paraId="412BB035"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Escalation log</w:t>
            </w:r>
          </w:p>
          <w:p w14:paraId="4413B88C" w14:textId="77777777" w:rsidR="00A176F8" w:rsidRPr="00004480" w:rsidRDefault="00A176F8" w:rsidP="00446A85">
            <w:pPr>
              <w:numPr>
                <w:ilvl w:val="0"/>
                <w:numId w:val="52"/>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External constraint status </w:t>
            </w:r>
          </w:p>
        </w:tc>
      </w:tr>
      <w:tr w:rsidR="001F1757" w:rsidRPr="00A176F8" w14:paraId="2643DC18" w14:textId="77777777" w:rsidTr="00B85DB0">
        <w:tc>
          <w:tcPr>
            <w:tcW w:w="2122" w:type="dxa"/>
          </w:tcPr>
          <w:p w14:paraId="44011A6F"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Programme Delivery Board</w:t>
            </w:r>
          </w:p>
        </w:tc>
        <w:tc>
          <w:tcPr>
            <w:tcW w:w="1559" w:type="dxa"/>
          </w:tcPr>
          <w:p w14:paraId="795FFC2C"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Fortnightly </w:t>
            </w:r>
          </w:p>
        </w:tc>
        <w:tc>
          <w:tcPr>
            <w:tcW w:w="2410" w:type="dxa"/>
          </w:tcPr>
          <w:p w14:paraId="725A1ABE" w14:textId="5D5ABCEA"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Capgemini Programme D</w:t>
            </w:r>
            <w:r w:rsidR="00233805">
              <w:rPr>
                <w:color w:val="000000"/>
                <w:kern w:val="4"/>
                <w:sz w:val="18"/>
                <w:szCs w:val="18"/>
                <w:lang w:val="en-AU"/>
              </w:rPr>
              <w:t>elivery Executive</w:t>
            </w:r>
            <w:r w:rsidRPr="00004480">
              <w:rPr>
                <w:color w:val="000000"/>
                <w:kern w:val="4"/>
                <w:sz w:val="18"/>
                <w:szCs w:val="18"/>
                <w:lang w:val="en-AU"/>
              </w:rPr>
              <w:t xml:space="preserve"> </w:t>
            </w:r>
          </w:p>
        </w:tc>
        <w:tc>
          <w:tcPr>
            <w:tcW w:w="3402" w:type="dxa"/>
          </w:tcPr>
          <w:p w14:paraId="05C0E77C"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Integrated delivery status </w:t>
            </w:r>
          </w:p>
          <w:p w14:paraId="547D2848"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RAID update </w:t>
            </w:r>
          </w:p>
          <w:p w14:paraId="607F40C0"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Decision log </w:t>
            </w:r>
          </w:p>
          <w:p w14:paraId="0CE3E37D"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Dependency heatmap </w:t>
            </w:r>
          </w:p>
          <w:p w14:paraId="1D9AEECE"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Milestone tracker </w:t>
            </w:r>
          </w:p>
          <w:p w14:paraId="5BC817BF" w14:textId="77777777" w:rsidR="00A176F8" w:rsidRPr="00004480" w:rsidRDefault="00A176F8" w:rsidP="00446A85">
            <w:pPr>
              <w:numPr>
                <w:ilvl w:val="0"/>
                <w:numId w:val="53"/>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KPI dashboard </w:t>
            </w:r>
          </w:p>
        </w:tc>
      </w:tr>
      <w:tr w:rsidR="001F1757" w:rsidRPr="00A176F8" w14:paraId="744ED7B6" w14:textId="77777777" w:rsidTr="00B85DB0">
        <w:tc>
          <w:tcPr>
            <w:tcW w:w="2122" w:type="dxa"/>
          </w:tcPr>
          <w:p w14:paraId="145F592A"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 xml:space="preserve">Technical Governance / TDA -ARB </w:t>
            </w:r>
          </w:p>
        </w:tc>
        <w:tc>
          <w:tcPr>
            <w:tcW w:w="1559" w:type="dxa"/>
          </w:tcPr>
          <w:p w14:paraId="28EC6EEF"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Monthly (event-driven)</w:t>
            </w:r>
          </w:p>
        </w:tc>
        <w:tc>
          <w:tcPr>
            <w:tcW w:w="2410" w:type="dxa"/>
          </w:tcPr>
          <w:p w14:paraId="11689607"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TFF TDA/ ARB </w:t>
            </w:r>
          </w:p>
        </w:tc>
        <w:tc>
          <w:tcPr>
            <w:tcW w:w="3402" w:type="dxa"/>
          </w:tcPr>
          <w:p w14:paraId="74503DCB" w14:textId="77777777" w:rsidR="00A176F8" w:rsidRPr="00004480" w:rsidRDefault="00A176F8" w:rsidP="00446A85">
            <w:pPr>
              <w:numPr>
                <w:ilvl w:val="0"/>
                <w:numId w:val="54"/>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Architecture decision records </w:t>
            </w:r>
          </w:p>
          <w:p w14:paraId="455F77E0" w14:textId="77777777" w:rsidR="00A176F8" w:rsidRPr="00004480" w:rsidRDefault="00A176F8" w:rsidP="00446A85">
            <w:pPr>
              <w:numPr>
                <w:ilvl w:val="0"/>
                <w:numId w:val="54"/>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Design deviation log </w:t>
            </w:r>
          </w:p>
          <w:p w14:paraId="7A86B233" w14:textId="77777777" w:rsidR="00A176F8" w:rsidRPr="00004480" w:rsidRDefault="00A176F8" w:rsidP="00446A85">
            <w:pPr>
              <w:numPr>
                <w:ilvl w:val="0"/>
                <w:numId w:val="54"/>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Configure versus customise approvals </w:t>
            </w:r>
          </w:p>
          <w:p w14:paraId="1C6F48F6" w14:textId="77777777" w:rsidR="00A176F8" w:rsidRPr="00004480" w:rsidRDefault="00A176F8" w:rsidP="00446A85">
            <w:pPr>
              <w:numPr>
                <w:ilvl w:val="0"/>
                <w:numId w:val="54"/>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Technical decision register </w:t>
            </w:r>
          </w:p>
        </w:tc>
      </w:tr>
      <w:tr w:rsidR="001F1757" w:rsidRPr="00A176F8" w14:paraId="39FF2D8F" w14:textId="77777777" w:rsidTr="00B85DB0">
        <w:tc>
          <w:tcPr>
            <w:tcW w:w="2122" w:type="dxa"/>
          </w:tcPr>
          <w:p w14:paraId="0FB652DD"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 xml:space="preserve">Workstream Delivery Standups </w:t>
            </w:r>
          </w:p>
        </w:tc>
        <w:tc>
          <w:tcPr>
            <w:tcW w:w="1559" w:type="dxa"/>
          </w:tcPr>
          <w:p w14:paraId="60959192"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Weekly per Workstream </w:t>
            </w:r>
          </w:p>
        </w:tc>
        <w:tc>
          <w:tcPr>
            <w:tcW w:w="2410" w:type="dxa"/>
          </w:tcPr>
          <w:p w14:paraId="64FE6B19"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Capgemini Workstream Lead</w:t>
            </w:r>
          </w:p>
        </w:tc>
        <w:tc>
          <w:tcPr>
            <w:tcW w:w="3402" w:type="dxa"/>
          </w:tcPr>
          <w:p w14:paraId="0F5F8EDA"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WIP progress </w:t>
            </w:r>
          </w:p>
          <w:p w14:paraId="5FF802D5"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Sprint status </w:t>
            </w:r>
          </w:p>
          <w:p w14:paraId="489183B7"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Blockers</w:t>
            </w:r>
          </w:p>
          <w:p w14:paraId="1176D142"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Backlog </w:t>
            </w:r>
          </w:p>
          <w:p w14:paraId="16469949"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Feature and test readiness</w:t>
            </w:r>
          </w:p>
          <w:p w14:paraId="2D7343DD" w14:textId="77777777" w:rsidR="00A176F8" w:rsidRPr="00004480" w:rsidRDefault="00A176F8" w:rsidP="00446A85">
            <w:pPr>
              <w:numPr>
                <w:ilvl w:val="0"/>
                <w:numId w:val="55"/>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Resource availability flag </w:t>
            </w:r>
          </w:p>
        </w:tc>
      </w:tr>
      <w:tr w:rsidR="001F1757" w:rsidRPr="00A176F8" w14:paraId="347D2251" w14:textId="77777777" w:rsidTr="00B85DB0">
        <w:tc>
          <w:tcPr>
            <w:tcW w:w="2122" w:type="dxa"/>
          </w:tcPr>
          <w:p w14:paraId="0D838A3D"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 xml:space="preserve">Risks &amp; Dependency Check-ins </w:t>
            </w:r>
          </w:p>
        </w:tc>
        <w:tc>
          <w:tcPr>
            <w:tcW w:w="1559" w:type="dxa"/>
          </w:tcPr>
          <w:p w14:paraId="0A5AFDFC"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Weekly </w:t>
            </w:r>
          </w:p>
        </w:tc>
        <w:tc>
          <w:tcPr>
            <w:tcW w:w="2410" w:type="dxa"/>
          </w:tcPr>
          <w:p w14:paraId="5FCE6C62" w14:textId="77777777" w:rsidR="00A176F8" w:rsidRPr="00004480" w:rsidRDefault="00A176F8" w:rsidP="00A176F8">
            <w:pPr>
              <w:spacing w:before="0" w:after="120" w:line="276" w:lineRule="auto"/>
              <w:jc w:val="left"/>
              <w:rPr>
                <w:color w:val="000000"/>
                <w:kern w:val="4"/>
                <w:sz w:val="18"/>
                <w:szCs w:val="18"/>
                <w:lang w:val="en-AU"/>
              </w:rPr>
            </w:pPr>
            <w:r w:rsidRPr="00D71FC4">
              <w:rPr>
                <w:color w:val="000000"/>
                <w:kern w:val="4"/>
                <w:sz w:val="18"/>
                <w:szCs w:val="18"/>
                <w:lang w:val="en-AU"/>
              </w:rPr>
              <w:t>Capgemini PMO Lead</w:t>
            </w:r>
            <w:r w:rsidRPr="00004480">
              <w:rPr>
                <w:color w:val="000000"/>
                <w:kern w:val="4"/>
                <w:sz w:val="18"/>
                <w:szCs w:val="18"/>
                <w:lang w:val="en-AU"/>
              </w:rPr>
              <w:t xml:space="preserve"> </w:t>
            </w:r>
          </w:p>
        </w:tc>
        <w:tc>
          <w:tcPr>
            <w:tcW w:w="3402" w:type="dxa"/>
          </w:tcPr>
          <w:p w14:paraId="0D20E284"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RAID Register update</w:t>
            </w:r>
          </w:p>
          <w:p w14:paraId="419E9F8B"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Action tracking </w:t>
            </w:r>
          </w:p>
          <w:p w14:paraId="7D5B7D2C"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Dependency heat map </w:t>
            </w:r>
          </w:p>
          <w:p w14:paraId="39DDED7B"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External dependency status </w:t>
            </w:r>
          </w:p>
          <w:p w14:paraId="11EC6220"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Escalation decision </w:t>
            </w:r>
          </w:p>
        </w:tc>
      </w:tr>
      <w:tr w:rsidR="001F1757" w:rsidRPr="00A176F8" w14:paraId="025444DA" w14:textId="77777777" w:rsidTr="00B85DB0">
        <w:tc>
          <w:tcPr>
            <w:tcW w:w="2122" w:type="dxa"/>
            <w:tcBorders>
              <w:bottom w:val="single" w:sz="4" w:space="0" w:color="D0CECE" w:themeColor="background2" w:themeShade="E6"/>
            </w:tcBorders>
          </w:tcPr>
          <w:p w14:paraId="3F9A5C36"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 xml:space="preserve">Release / Cutover Readiness </w:t>
            </w:r>
          </w:p>
        </w:tc>
        <w:tc>
          <w:tcPr>
            <w:tcW w:w="1559" w:type="dxa"/>
            <w:tcBorders>
              <w:bottom w:val="single" w:sz="4" w:space="0" w:color="D0CECE" w:themeColor="background2" w:themeShade="E6"/>
            </w:tcBorders>
          </w:tcPr>
          <w:p w14:paraId="1FD054D7"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Per go-live event </w:t>
            </w:r>
          </w:p>
        </w:tc>
        <w:tc>
          <w:tcPr>
            <w:tcW w:w="2410" w:type="dxa"/>
            <w:tcBorders>
              <w:bottom w:val="single" w:sz="4" w:space="0" w:color="D0CECE" w:themeColor="background2" w:themeShade="E6"/>
            </w:tcBorders>
          </w:tcPr>
          <w:p w14:paraId="1653920D" w14:textId="18C0ACA0" w:rsidR="00A176F8" w:rsidRPr="00004480" w:rsidRDefault="00A176F8" w:rsidP="00A176F8">
            <w:pPr>
              <w:spacing w:before="0" w:after="120" w:line="276" w:lineRule="auto"/>
              <w:jc w:val="left"/>
              <w:rPr>
                <w:color w:val="000000"/>
                <w:kern w:val="4"/>
                <w:sz w:val="18"/>
                <w:szCs w:val="18"/>
                <w:lang w:val="en-AU"/>
              </w:rPr>
            </w:pPr>
            <w:r w:rsidRPr="00007E8A">
              <w:rPr>
                <w:color w:val="000000"/>
                <w:kern w:val="4"/>
                <w:sz w:val="18"/>
                <w:szCs w:val="18"/>
                <w:lang w:val="en-AU"/>
              </w:rPr>
              <w:t xml:space="preserve">Capgemini </w:t>
            </w:r>
            <w:r w:rsidR="00007E8A" w:rsidRPr="00007E8A">
              <w:rPr>
                <w:color w:val="000000"/>
                <w:kern w:val="4"/>
                <w:sz w:val="18"/>
                <w:szCs w:val="18"/>
                <w:lang w:val="en-AU"/>
              </w:rPr>
              <w:t>Engagement</w:t>
            </w:r>
            <w:r w:rsidRPr="00007E8A">
              <w:rPr>
                <w:color w:val="000000"/>
                <w:kern w:val="4"/>
                <w:sz w:val="18"/>
                <w:szCs w:val="18"/>
                <w:lang w:val="en-AU"/>
              </w:rPr>
              <w:t xml:space="preserve"> Manager &amp; TFF Technical Lead</w:t>
            </w:r>
            <w:r w:rsidRPr="00004480">
              <w:rPr>
                <w:color w:val="000000"/>
                <w:kern w:val="4"/>
                <w:sz w:val="18"/>
                <w:szCs w:val="18"/>
                <w:lang w:val="en-AU"/>
              </w:rPr>
              <w:t xml:space="preserve"> </w:t>
            </w:r>
          </w:p>
        </w:tc>
        <w:tc>
          <w:tcPr>
            <w:tcW w:w="3402" w:type="dxa"/>
            <w:tcBorders>
              <w:bottom w:val="single" w:sz="4" w:space="0" w:color="D0CECE" w:themeColor="background2" w:themeShade="E6"/>
            </w:tcBorders>
          </w:tcPr>
          <w:p w14:paraId="1F16BD50"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SIT/UAT exit evidence</w:t>
            </w:r>
          </w:p>
          <w:p w14:paraId="46696F91"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Migration rehearsal results </w:t>
            </w:r>
          </w:p>
          <w:p w14:paraId="55E9EEC8"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Cutover readiness pack </w:t>
            </w:r>
          </w:p>
          <w:p w14:paraId="0A7A5815"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Rollback validation </w:t>
            </w:r>
          </w:p>
          <w:p w14:paraId="1291E6E9"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OCM readiness </w:t>
            </w:r>
          </w:p>
        </w:tc>
      </w:tr>
      <w:tr w:rsidR="001F1757" w:rsidRPr="00A176F8" w14:paraId="4AA34EC4" w14:textId="77777777" w:rsidTr="00B85DB0">
        <w:tc>
          <w:tcPr>
            <w:tcW w:w="2122" w:type="dxa"/>
            <w:tcBorders>
              <w:top w:val="single" w:sz="4" w:space="0" w:color="D0CECE" w:themeColor="background2" w:themeShade="E6"/>
              <w:bottom w:val="single" w:sz="4" w:space="0" w:color="D0CECE" w:themeColor="background2" w:themeShade="E6"/>
            </w:tcBorders>
          </w:tcPr>
          <w:p w14:paraId="75E20841" w14:textId="77777777" w:rsidR="00A176F8" w:rsidRPr="00004480" w:rsidRDefault="00A176F8" w:rsidP="00A176F8">
            <w:pPr>
              <w:spacing w:before="0" w:after="120" w:line="276" w:lineRule="auto"/>
              <w:jc w:val="left"/>
              <w:rPr>
                <w:b/>
                <w:color w:val="0070AD"/>
                <w:kern w:val="4"/>
                <w:sz w:val="18"/>
                <w:szCs w:val="18"/>
                <w:lang w:val="en-AU"/>
              </w:rPr>
            </w:pPr>
            <w:r w:rsidRPr="00004480">
              <w:rPr>
                <w:b/>
                <w:color w:val="0070AD"/>
                <w:kern w:val="4"/>
                <w:sz w:val="18"/>
                <w:szCs w:val="18"/>
                <w:lang w:val="en-AU"/>
              </w:rPr>
              <w:t xml:space="preserve">Hypercare / stabilisation </w:t>
            </w:r>
          </w:p>
        </w:tc>
        <w:tc>
          <w:tcPr>
            <w:tcW w:w="1559" w:type="dxa"/>
            <w:tcBorders>
              <w:top w:val="single" w:sz="4" w:space="0" w:color="D0CECE" w:themeColor="background2" w:themeShade="E6"/>
              <w:bottom w:val="single" w:sz="4" w:space="0" w:color="D0CECE" w:themeColor="background2" w:themeShade="E6"/>
            </w:tcBorders>
          </w:tcPr>
          <w:p w14:paraId="7B639422"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Weekly during hypercare </w:t>
            </w:r>
          </w:p>
        </w:tc>
        <w:tc>
          <w:tcPr>
            <w:tcW w:w="2410" w:type="dxa"/>
            <w:tcBorders>
              <w:top w:val="single" w:sz="4" w:space="0" w:color="D0CECE" w:themeColor="background2" w:themeShade="E6"/>
              <w:bottom w:val="single" w:sz="4" w:space="0" w:color="D0CECE" w:themeColor="background2" w:themeShade="E6"/>
            </w:tcBorders>
          </w:tcPr>
          <w:p w14:paraId="3636CA1F" w14:textId="77777777" w:rsidR="00A176F8" w:rsidRPr="00004480" w:rsidRDefault="00A176F8" w:rsidP="00A176F8">
            <w:pPr>
              <w:spacing w:before="0" w:after="120" w:line="276" w:lineRule="auto"/>
              <w:jc w:val="left"/>
              <w:rPr>
                <w:color w:val="000000"/>
                <w:kern w:val="4"/>
                <w:sz w:val="18"/>
                <w:szCs w:val="18"/>
                <w:lang w:val="en-AU"/>
              </w:rPr>
            </w:pPr>
            <w:r w:rsidRPr="00004480">
              <w:rPr>
                <w:color w:val="000000"/>
                <w:kern w:val="4"/>
                <w:sz w:val="18"/>
                <w:szCs w:val="18"/>
                <w:lang w:val="en-AU"/>
              </w:rPr>
              <w:t xml:space="preserve">Capgemini Support Lead &amp; TFF Operations </w:t>
            </w:r>
          </w:p>
        </w:tc>
        <w:tc>
          <w:tcPr>
            <w:tcW w:w="3402" w:type="dxa"/>
            <w:tcBorders>
              <w:top w:val="single" w:sz="4" w:space="0" w:color="D0CECE" w:themeColor="background2" w:themeShade="E6"/>
              <w:bottom w:val="single" w:sz="4" w:space="0" w:color="D0CECE" w:themeColor="background2" w:themeShade="E6"/>
            </w:tcBorders>
          </w:tcPr>
          <w:p w14:paraId="6EF4E525"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Defect trend report </w:t>
            </w:r>
          </w:p>
          <w:p w14:paraId="4407AD22"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Knowledge maturity assessment </w:t>
            </w:r>
          </w:p>
          <w:p w14:paraId="7589D261"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Monitoring health </w:t>
            </w:r>
          </w:p>
          <w:p w14:paraId="4358DC0F" w14:textId="77777777"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Exception volume tracking </w:t>
            </w:r>
          </w:p>
          <w:p w14:paraId="42FEF900" w14:textId="1B5B3B15" w:rsidR="00A176F8" w:rsidRPr="00004480" w:rsidRDefault="00A176F8" w:rsidP="00446A85">
            <w:pPr>
              <w:numPr>
                <w:ilvl w:val="0"/>
                <w:numId w:val="56"/>
              </w:numPr>
              <w:spacing w:before="0" w:after="0" w:line="276" w:lineRule="auto"/>
              <w:ind w:left="227" w:hanging="227"/>
              <w:jc w:val="left"/>
              <w:rPr>
                <w:color w:val="000000"/>
                <w:kern w:val="4"/>
                <w:sz w:val="18"/>
                <w:szCs w:val="18"/>
                <w:lang w:val="en-AU"/>
              </w:rPr>
            </w:pPr>
            <w:r w:rsidRPr="00004480">
              <w:rPr>
                <w:color w:val="000000"/>
                <w:kern w:val="4"/>
                <w:sz w:val="18"/>
                <w:szCs w:val="18"/>
                <w:lang w:val="en-AU"/>
              </w:rPr>
              <w:t xml:space="preserve">Hypercare exit readiness </w:t>
            </w:r>
          </w:p>
        </w:tc>
      </w:tr>
    </w:tbl>
    <w:p w14:paraId="230F43B4" w14:textId="77777777" w:rsidR="004F47C1" w:rsidRDefault="004F47C1" w:rsidP="00B54256"/>
    <w:p w14:paraId="5CA1E5DE" w14:textId="77777777" w:rsidR="004F47C1" w:rsidRDefault="004F47C1" w:rsidP="00B54256"/>
    <w:p w14:paraId="6F8DBF90" w14:textId="0F5D091E" w:rsidR="004F47C1" w:rsidRPr="003E34B2" w:rsidRDefault="004F47C1" w:rsidP="003E34B2">
      <w:pPr>
        <w:jc w:val="center"/>
        <w:rPr>
          <w:i/>
          <w:color w:val="808080" w:themeColor="background1" w:themeShade="80"/>
        </w:rPr>
      </w:pPr>
      <w:commentRangeStart w:id="114"/>
      <w:r w:rsidRPr="003E34B2">
        <w:rPr>
          <w:i/>
          <w:color w:val="808080" w:themeColor="background1" w:themeShade="80"/>
        </w:rPr>
        <w:drawing>
          <wp:anchor distT="0" distB="0" distL="114300" distR="114300" simplePos="0" relativeHeight="251658250" behindDoc="0" locked="0" layoutInCell="1" allowOverlap="1" wp14:anchorId="5EFB31B6" wp14:editId="68CB0056">
            <wp:simplePos x="0" y="0"/>
            <wp:positionH relativeFrom="column">
              <wp:posOffset>-63062</wp:posOffset>
            </wp:positionH>
            <wp:positionV relativeFrom="paragraph">
              <wp:posOffset>43</wp:posOffset>
            </wp:positionV>
            <wp:extent cx="6302375" cy="3319780"/>
            <wp:effectExtent l="0" t="0" r="3175" b="0"/>
            <wp:wrapSquare wrapText="bothSides"/>
            <wp:docPr id="15035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90722" name=""/>
                    <pic:cNvPicPr/>
                  </pic:nvPicPr>
                  <pic:blipFill>
                    <a:blip r:embed="rId44">
                      <a:extLst>
                        <a:ext uri="{28A0092B-C50C-407E-A947-70E740481C1C}">
                          <a14:useLocalDpi xmlns:a14="http://schemas.microsoft.com/office/drawing/2010/main" val="0"/>
                        </a:ext>
                      </a:extLst>
                    </a:blip>
                    <a:stretch>
                      <a:fillRect/>
                    </a:stretch>
                  </pic:blipFill>
                  <pic:spPr>
                    <a:xfrm>
                      <a:off x="0" y="0"/>
                      <a:ext cx="6302375" cy="3319780"/>
                    </a:xfrm>
                    <a:prstGeom prst="rect">
                      <a:avLst/>
                    </a:prstGeom>
                  </pic:spPr>
                </pic:pic>
              </a:graphicData>
            </a:graphic>
            <wp14:sizeRelH relativeFrom="page">
              <wp14:pctWidth>0</wp14:pctWidth>
            </wp14:sizeRelH>
            <wp14:sizeRelV relativeFrom="page">
              <wp14:pctHeight>0</wp14:pctHeight>
            </wp14:sizeRelV>
          </wp:anchor>
        </w:drawing>
      </w:r>
      <w:commentRangeEnd w:id="114"/>
      <w:r w:rsidRPr="003E34B2">
        <w:rPr>
          <w:rStyle w:val="CommentReference"/>
          <w:rFonts w:cstheme="minorBidi"/>
          <w:i/>
          <w:color w:val="808080" w:themeColor="background1" w:themeShade="80"/>
          <w:sz w:val="20"/>
          <w:szCs w:val="24"/>
        </w:rPr>
        <w:commentReference w:id="114"/>
      </w:r>
      <w:r w:rsidR="003E34B2" w:rsidRPr="003E34B2">
        <w:rPr>
          <w:i/>
          <w:color w:val="808080" w:themeColor="background1" w:themeShade="80"/>
        </w:rPr>
        <w:t>Example of Governance Cadence</w:t>
      </w:r>
      <w:r w:rsidR="003E34B2">
        <w:rPr>
          <w:i/>
          <w:color w:val="808080" w:themeColor="background1" w:themeShade="80"/>
        </w:rPr>
        <w:t xml:space="preserve"> 4 Week Cycle </w:t>
      </w:r>
    </w:p>
    <w:p w14:paraId="536CB1ED" w14:textId="7ECB212B" w:rsidR="004F47C1" w:rsidRDefault="004F47C1" w:rsidP="00B54256"/>
    <w:p w14:paraId="70117FBC" w14:textId="3AF85008" w:rsidR="003126E0" w:rsidRDefault="00D0077A" w:rsidP="00B54256">
      <w:r>
        <w:t xml:space="preserve">Cadence and ways of working to be </w:t>
      </w:r>
      <w:r w:rsidR="00CE23BD">
        <w:t xml:space="preserve">established </w:t>
      </w:r>
      <w:r>
        <w:t xml:space="preserve">during </w:t>
      </w:r>
      <w:r w:rsidR="00CE23BD">
        <w:t>D</w:t>
      </w:r>
      <w:r>
        <w:t xml:space="preserve">iscovery </w:t>
      </w:r>
      <w:r w:rsidR="00CE23BD">
        <w:t>Phase</w:t>
      </w:r>
      <w:r w:rsidR="006E0D87" w:rsidRPr="001048BA">
        <w:t xml:space="preserve"> </w:t>
      </w:r>
      <w:r w:rsidR="006E0D87" w:rsidRPr="006E0D87">
        <w:t>Cadence, governance forums, and ways of working will be collaboratively defined and baseline established during the Discovery phase, ensuring alignment to Tuatahi’s operating model and programme needs.</w:t>
      </w:r>
      <w:r w:rsidR="00CE23BD">
        <w:t xml:space="preserve"> </w:t>
      </w:r>
    </w:p>
    <w:p w14:paraId="79B1EE16" w14:textId="77777777" w:rsidR="00FC381D" w:rsidRDefault="00FC381D" w:rsidP="00B54256"/>
    <w:p w14:paraId="1177C16F" w14:textId="59D7EAB3" w:rsidR="00483963" w:rsidRPr="001048BA" w:rsidRDefault="006B6673" w:rsidP="004A5345">
      <w:pPr>
        <w:pStyle w:val="Heading3step2"/>
      </w:pPr>
      <w:bookmarkStart w:id="115" w:name="_Toc231251423"/>
      <w:bookmarkStart w:id="116" w:name="_Toc231276453"/>
      <w:r w:rsidRPr="001048BA">
        <w:t xml:space="preserve">5.2.1 </w:t>
      </w:r>
      <w:r w:rsidR="00483963" w:rsidRPr="001048BA">
        <w:t>Decisions and Turnaround assumptions</w:t>
      </w:r>
      <w:bookmarkEnd w:id="115"/>
      <w:bookmarkEnd w:id="116"/>
      <w:r w:rsidR="00483963" w:rsidRPr="001048BA">
        <w:t xml:space="preserve"> </w:t>
      </w:r>
    </w:p>
    <w:p w14:paraId="3A447101" w14:textId="686516D4" w:rsidR="00483963" w:rsidRPr="00483963" w:rsidRDefault="00483963" w:rsidP="00483963">
      <w:pPr>
        <w:pStyle w:val="BodyText"/>
      </w:pPr>
      <w:r w:rsidRPr="00483963">
        <w:t xml:space="preserve">All decision requests are submitted in writing, categorised and </w:t>
      </w:r>
      <w:r w:rsidR="008D1284" w:rsidRPr="00483963">
        <w:t>tra</w:t>
      </w:r>
      <w:r w:rsidR="008D1284">
        <w:t>ck</w:t>
      </w:r>
      <w:r w:rsidR="008D1284" w:rsidRPr="00483963">
        <w:t>ed</w:t>
      </w:r>
      <w:r w:rsidRPr="00483963">
        <w:t xml:space="preserve"> in the consolidated Decision Log maintained by the PMO. Tuatahi's demonstrated ability to make decisions quickly is a programme asset. The PMO model is designed to leverage this, not slow it down.</w:t>
      </w:r>
    </w:p>
    <w:p w14:paraId="3175FB18" w14:textId="367928BE" w:rsidR="00C82EFF" w:rsidRPr="00C82EFF" w:rsidRDefault="00C82EFF" w:rsidP="00483963">
      <w:pPr>
        <w:pStyle w:val="BodyText"/>
        <w:rPr>
          <w:b/>
        </w:rPr>
      </w:pPr>
      <w:r w:rsidRPr="00C82EFF">
        <w:rPr>
          <w:b/>
        </w:rPr>
        <w:t xml:space="preserve">Proposed Decision and Turnaround Assumptions </w:t>
      </w:r>
    </w:p>
    <w:tbl>
      <w:tblPr>
        <w:tblW w:w="9495" w:type="dxa"/>
        <w:tblBorders>
          <w:insideH w:val="single" w:sz="4" w:space="0" w:color="D0CECE" w:themeColor="background2" w:themeShade="E6"/>
        </w:tblBorders>
        <w:tblCellMar>
          <w:left w:w="10" w:type="dxa"/>
          <w:right w:w="10" w:type="dxa"/>
        </w:tblCellMar>
        <w:tblLook w:val="04A0" w:firstRow="1" w:lastRow="0" w:firstColumn="1" w:lastColumn="0" w:noHBand="0" w:noVBand="1"/>
      </w:tblPr>
      <w:tblGrid>
        <w:gridCol w:w="2164"/>
        <w:gridCol w:w="2511"/>
        <w:gridCol w:w="4820"/>
      </w:tblGrid>
      <w:tr w:rsidR="00847D19" w:rsidRPr="00483963" w14:paraId="15753227" w14:textId="77777777" w:rsidTr="0079758C">
        <w:tc>
          <w:tcPr>
            <w:tcW w:w="2164" w:type="dxa"/>
            <w:tcBorders>
              <w:top w:val="nil"/>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hideMark/>
          </w:tcPr>
          <w:p w14:paraId="6EAFF73F" w14:textId="77777777" w:rsidR="00483963" w:rsidRPr="00483963" w:rsidRDefault="00483963" w:rsidP="00347724">
            <w:pPr>
              <w:rPr>
                <w:rFonts w:eastAsia="Arial" w:cs="Arial"/>
                <w:szCs w:val="20"/>
                <w:lang w:eastAsia="en-AU"/>
              </w:rPr>
            </w:pPr>
            <w:r w:rsidRPr="00483963">
              <w:rPr>
                <w:rFonts w:eastAsia="Arial" w:cs="Arial"/>
                <w:b/>
                <w:color w:val="FFFFFF"/>
                <w:szCs w:val="20"/>
                <w:lang w:eastAsia="en-AU"/>
              </w:rPr>
              <w:t>Category</w:t>
            </w:r>
          </w:p>
        </w:tc>
        <w:tc>
          <w:tcPr>
            <w:tcW w:w="2511" w:type="dxa"/>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cMar>
              <w:top w:w="80" w:type="dxa"/>
              <w:left w:w="120" w:type="dxa"/>
              <w:bottom w:w="80" w:type="dxa"/>
              <w:right w:w="120" w:type="dxa"/>
            </w:tcMar>
            <w:vAlign w:val="center"/>
            <w:hideMark/>
          </w:tcPr>
          <w:p w14:paraId="6FAD1B74" w14:textId="77777777" w:rsidR="00483963" w:rsidRPr="00483963" w:rsidRDefault="00483963" w:rsidP="00347724">
            <w:pPr>
              <w:rPr>
                <w:rFonts w:eastAsia="Arial" w:cs="Arial"/>
                <w:szCs w:val="20"/>
                <w:lang w:eastAsia="en-AU"/>
              </w:rPr>
            </w:pPr>
            <w:r w:rsidRPr="00483963">
              <w:rPr>
                <w:rFonts w:eastAsia="Arial" w:cs="Arial"/>
                <w:b/>
                <w:color w:val="FFFFFF"/>
                <w:szCs w:val="20"/>
                <w:lang w:eastAsia="en-AU"/>
              </w:rPr>
              <w:t>Target response</w:t>
            </w:r>
          </w:p>
        </w:tc>
        <w:tc>
          <w:tcPr>
            <w:tcW w:w="4820" w:type="dxa"/>
            <w:tcBorders>
              <w:top w:val="nil"/>
              <w:left w:val="single" w:sz="4" w:space="0" w:color="D0CECE" w:themeColor="background2" w:themeShade="E6"/>
              <w:bottom w:val="single" w:sz="4" w:space="0" w:color="D0CECE" w:themeColor="background2" w:themeShade="E6"/>
            </w:tcBorders>
            <w:shd w:val="clear" w:color="auto" w:fill="0070C0"/>
            <w:tcMar>
              <w:top w:w="80" w:type="dxa"/>
              <w:left w:w="120" w:type="dxa"/>
              <w:bottom w:w="80" w:type="dxa"/>
              <w:right w:w="120" w:type="dxa"/>
            </w:tcMar>
            <w:vAlign w:val="center"/>
            <w:hideMark/>
          </w:tcPr>
          <w:p w14:paraId="5F031CD0" w14:textId="77777777" w:rsidR="00483963" w:rsidRPr="00483963" w:rsidRDefault="00483963" w:rsidP="00347724">
            <w:pPr>
              <w:rPr>
                <w:rFonts w:eastAsia="Arial" w:cs="Arial"/>
                <w:szCs w:val="20"/>
                <w:lang w:eastAsia="en-AU"/>
              </w:rPr>
            </w:pPr>
            <w:r w:rsidRPr="00483963">
              <w:rPr>
                <w:rFonts w:eastAsia="Arial" w:cs="Arial"/>
                <w:b/>
                <w:color w:val="FFFFFF"/>
                <w:szCs w:val="20"/>
                <w:lang w:eastAsia="en-AU"/>
              </w:rPr>
              <w:t>Definition</w:t>
            </w:r>
          </w:p>
        </w:tc>
      </w:tr>
      <w:tr w:rsidR="00DB77DD" w:rsidRPr="00483963" w14:paraId="168A7E7B" w14:textId="77777777" w:rsidTr="0079758C">
        <w:tc>
          <w:tcPr>
            <w:tcW w:w="2164" w:type="dxa"/>
            <w:tcBorders>
              <w:top w:val="single" w:sz="4" w:space="0" w:color="D0CECE" w:themeColor="background2" w:themeShade="E6"/>
            </w:tcBorders>
            <w:tcMar>
              <w:top w:w="80" w:type="dxa"/>
              <w:left w:w="120" w:type="dxa"/>
              <w:bottom w:w="80" w:type="dxa"/>
              <w:right w:w="120" w:type="dxa"/>
            </w:tcMar>
            <w:hideMark/>
          </w:tcPr>
          <w:p w14:paraId="4C11CCCC" w14:textId="77777777" w:rsidR="00483963" w:rsidRPr="008D036E" w:rsidRDefault="00483963" w:rsidP="00347724">
            <w:pPr>
              <w:rPr>
                <w:rFonts w:eastAsia="Arial" w:cs="Arial"/>
                <w:color w:val="0070C0"/>
                <w:sz w:val="18"/>
                <w:szCs w:val="18"/>
                <w:lang w:eastAsia="en-AU"/>
              </w:rPr>
            </w:pPr>
            <w:r w:rsidRPr="008D036E">
              <w:rPr>
                <w:rFonts w:eastAsia="Arial" w:cs="Arial"/>
                <w:b/>
                <w:color w:val="0070C0"/>
                <w:sz w:val="18"/>
                <w:szCs w:val="18"/>
                <w:lang w:eastAsia="en-AU"/>
              </w:rPr>
              <w:t>Urgent decision</w:t>
            </w:r>
          </w:p>
        </w:tc>
        <w:tc>
          <w:tcPr>
            <w:tcW w:w="2511" w:type="dxa"/>
            <w:tcBorders>
              <w:top w:val="single" w:sz="4" w:space="0" w:color="D0CECE" w:themeColor="background2" w:themeShade="E6"/>
            </w:tcBorders>
            <w:shd w:val="clear" w:color="auto" w:fill="FFFFFF" w:themeFill="background1"/>
            <w:tcMar>
              <w:top w:w="80" w:type="dxa"/>
              <w:left w:w="120" w:type="dxa"/>
              <w:bottom w:w="80" w:type="dxa"/>
              <w:right w:w="120" w:type="dxa"/>
            </w:tcMar>
            <w:hideMark/>
          </w:tcPr>
          <w:p w14:paraId="61EA84A6" w14:textId="77777777" w:rsidR="00483963" w:rsidRPr="00483963" w:rsidRDefault="00483963" w:rsidP="00347724">
            <w:pPr>
              <w:jc w:val="left"/>
              <w:rPr>
                <w:rFonts w:eastAsia="Arial" w:cs="Arial"/>
                <w:sz w:val="18"/>
                <w:szCs w:val="18"/>
                <w:lang w:eastAsia="en-AU"/>
              </w:rPr>
            </w:pPr>
            <w:r w:rsidRPr="00483963">
              <w:rPr>
                <w:rFonts w:eastAsia="Arial" w:cs="Arial"/>
                <w:sz w:val="18"/>
                <w:szCs w:val="18"/>
                <w:lang w:eastAsia="en-AU"/>
              </w:rPr>
              <w:t>2 business days</w:t>
            </w:r>
          </w:p>
        </w:tc>
        <w:tc>
          <w:tcPr>
            <w:tcW w:w="4820" w:type="dxa"/>
            <w:tcBorders>
              <w:top w:val="single" w:sz="4" w:space="0" w:color="D0CECE" w:themeColor="background2" w:themeShade="E6"/>
            </w:tcBorders>
            <w:shd w:val="clear" w:color="auto" w:fill="FFFFFF" w:themeFill="background1"/>
            <w:tcMar>
              <w:top w:w="80" w:type="dxa"/>
              <w:left w:w="120" w:type="dxa"/>
              <w:bottom w:w="80" w:type="dxa"/>
              <w:right w:w="120" w:type="dxa"/>
            </w:tcMar>
            <w:hideMark/>
          </w:tcPr>
          <w:p w14:paraId="7CEFCCA3" w14:textId="77777777" w:rsidR="00483963" w:rsidRPr="00483963" w:rsidRDefault="00483963" w:rsidP="00347724">
            <w:pPr>
              <w:rPr>
                <w:rFonts w:eastAsia="Arial" w:cs="Arial"/>
                <w:sz w:val="18"/>
                <w:szCs w:val="18"/>
                <w:lang w:eastAsia="en-AU"/>
              </w:rPr>
            </w:pPr>
            <w:r w:rsidRPr="00483963">
              <w:rPr>
                <w:rFonts w:eastAsia="Arial" w:cs="Arial"/>
                <w:color w:val="212121"/>
                <w:sz w:val="18"/>
                <w:szCs w:val="18"/>
                <w:lang w:eastAsia="en-AU"/>
              </w:rPr>
              <w:t>Decision required to unblock delivery, prevent milestone slippage or avoid irreversible action. Classification agreed between PMO and TFF at programme initiation.</w:t>
            </w:r>
          </w:p>
        </w:tc>
      </w:tr>
      <w:tr w:rsidR="00DB77DD" w:rsidRPr="00483963" w14:paraId="6B2A0861" w14:textId="77777777" w:rsidTr="0079758C">
        <w:trPr>
          <w:trHeight w:val="342"/>
        </w:trPr>
        <w:tc>
          <w:tcPr>
            <w:tcW w:w="2164" w:type="dxa"/>
            <w:tcMar>
              <w:top w:w="80" w:type="dxa"/>
              <w:left w:w="120" w:type="dxa"/>
              <w:bottom w:w="80" w:type="dxa"/>
              <w:right w:w="120" w:type="dxa"/>
            </w:tcMar>
            <w:hideMark/>
          </w:tcPr>
          <w:p w14:paraId="5A22F280" w14:textId="77777777" w:rsidR="00483963" w:rsidRPr="008D036E" w:rsidRDefault="00483963" w:rsidP="00347724">
            <w:pPr>
              <w:rPr>
                <w:rFonts w:eastAsia="Arial" w:cs="Arial"/>
                <w:color w:val="0070C0"/>
                <w:sz w:val="18"/>
                <w:szCs w:val="18"/>
                <w:lang w:eastAsia="en-AU"/>
              </w:rPr>
            </w:pPr>
            <w:r w:rsidRPr="008D036E">
              <w:rPr>
                <w:rFonts w:eastAsia="Arial" w:cs="Arial"/>
                <w:b/>
                <w:color w:val="0070C0"/>
                <w:sz w:val="18"/>
                <w:szCs w:val="18"/>
                <w:lang w:eastAsia="en-AU"/>
              </w:rPr>
              <w:t>Standard decision</w:t>
            </w:r>
          </w:p>
        </w:tc>
        <w:tc>
          <w:tcPr>
            <w:tcW w:w="2511" w:type="dxa"/>
            <w:shd w:val="clear" w:color="auto" w:fill="FFFFFF" w:themeFill="background1"/>
            <w:tcMar>
              <w:top w:w="80" w:type="dxa"/>
              <w:left w:w="120" w:type="dxa"/>
              <w:bottom w:w="80" w:type="dxa"/>
              <w:right w:w="120" w:type="dxa"/>
            </w:tcMar>
            <w:hideMark/>
          </w:tcPr>
          <w:p w14:paraId="09BDECB9" w14:textId="77777777" w:rsidR="00483963" w:rsidRPr="00483963" w:rsidRDefault="00483963" w:rsidP="00347724">
            <w:pPr>
              <w:jc w:val="left"/>
              <w:rPr>
                <w:rFonts w:eastAsia="Arial" w:cs="Arial"/>
                <w:sz w:val="18"/>
                <w:szCs w:val="18"/>
                <w:lang w:eastAsia="en-AU"/>
              </w:rPr>
            </w:pPr>
            <w:r w:rsidRPr="00483963">
              <w:rPr>
                <w:rFonts w:eastAsia="Arial" w:cs="Arial"/>
                <w:color w:val="212121"/>
                <w:sz w:val="18"/>
                <w:szCs w:val="18"/>
                <w:lang w:eastAsia="en-AU"/>
              </w:rPr>
              <w:t>5 business days</w:t>
            </w:r>
          </w:p>
        </w:tc>
        <w:tc>
          <w:tcPr>
            <w:tcW w:w="4820" w:type="dxa"/>
            <w:shd w:val="clear" w:color="auto" w:fill="FFFFFF" w:themeFill="background1"/>
            <w:tcMar>
              <w:top w:w="80" w:type="dxa"/>
              <w:left w:w="120" w:type="dxa"/>
              <w:bottom w:w="80" w:type="dxa"/>
              <w:right w:w="120" w:type="dxa"/>
            </w:tcMar>
            <w:hideMark/>
          </w:tcPr>
          <w:p w14:paraId="562F2EFA" w14:textId="77777777" w:rsidR="00483963" w:rsidRPr="00483963" w:rsidRDefault="00483963" w:rsidP="00347724">
            <w:pPr>
              <w:rPr>
                <w:rFonts w:eastAsia="Arial" w:cs="Arial"/>
                <w:sz w:val="18"/>
                <w:szCs w:val="18"/>
                <w:lang w:eastAsia="en-AU"/>
              </w:rPr>
            </w:pPr>
            <w:r w:rsidRPr="00483963">
              <w:rPr>
                <w:rFonts w:eastAsia="Arial" w:cs="Arial"/>
                <w:color w:val="212121"/>
                <w:sz w:val="18"/>
                <w:szCs w:val="18"/>
                <w:lang w:eastAsia="en-AU"/>
              </w:rPr>
              <w:t>Design, scope, process or governance decisions not on the critical path. Tracked in decision log and reviewed at next Programme Delivery Board.</w:t>
            </w:r>
          </w:p>
        </w:tc>
      </w:tr>
      <w:tr w:rsidR="00DB77DD" w:rsidRPr="00483963" w14:paraId="0EAB810D" w14:textId="77777777" w:rsidTr="0079758C">
        <w:tc>
          <w:tcPr>
            <w:tcW w:w="2164" w:type="dxa"/>
            <w:tcMar>
              <w:top w:w="80" w:type="dxa"/>
              <w:left w:w="120" w:type="dxa"/>
              <w:bottom w:w="80" w:type="dxa"/>
              <w:right w:w="120" w:type="dxa"/>
            </w:tcMar>
            <w:hideMark/>
          </w:tcPr>
          <w:p w14:paraId="46907018" w14:textId="77777777" w:rsidR="00483963" w:rsidRPr="008D036E" w:rsidRDefault="00483963" w:rsidP="00347724">
            <w:pPr>
              <w:rPr>
                <w:rFonts w:eastAsia="Arial" w:cs="Arial"/>
                <w:color w:val="0070C0"/>
                <w:sz w:val="18"/>
                <w:szCs w:val="18"/>
                <w:lang w:eastAsia="en-AU"/>
              </w:rPr>
            </w:pPr>
            <w:r w:rsidRPr="008D036E">
              <w:rPr>
                <w:rFonts w:eastAsia="Arial" w:cs="Arial"/>
                <w:b/>
                <w:color w:val="0070C0"/>
                <w:sz w:val="18"/>
                <w:szCs w:val="18"/>
                <w:lang w:eastAsia="en-AU"/>
              </w:rPr>
              <w:t>Technical decision (no cost/scope impact)</w:t>
            </w:r>
          </w:p>
        </w:tc>
        <w:tc>
          <w:tcPr>
            <w:tcW w:w="2511" w:type="dxa"/>
            <w:shd w:val="clear" w:color="auto" w:fill="FFFFFF" w:themeFill="background1"/>
            <w:tcMar>
              <w:top w:w="80" w:type="dxa"/>
              <w:left w:w="120" w:type="dxa"/>
              <w:bottom w:w="80" w:type="dxa"/>
              <w:right w:w="120" w:type="dxa"/>
            </w:tcMar>
            <w:hideMark/>
          </w:tcPr>
          <w:p w14:paraId="2E291020" w14:textId="77777777" w:rsidR="00483963" w:rsidRPr="00483963" w:rsidRDefault="00483963" w:rsidP="00347724">
            <w:pPr>
              <w:jc w:val="left"/>
              <w:rPr>
                <w:rFonts w:eastAsia="Arial" w:cs="Arial"/>
                <w:sz w:val="18"/>
                <w:szCs w:val="18"/>
                <w:lang w:eastAsia="en-AU"/>
              </w:rPr>
            </w:pPr>
            <w:r w:rsidRPr="00483963">
              <w:rPr>
                <w:rFonts w:eastAsia="Arial" w:cs="Arial"/>
                <w:color w:val="212121"/>
                <w:sz w:val="18"/>
                <w:szCs w:val="18"/>
                <w:lang w:eastAsia="en-AU"/>
              </w:rPr>
              <w:t>Captured on technical decision register, no formal escalation required</w:t>
            </w:r>
          </w:p>
        </w:tc>
        <w:tc>
          <w:tcPr>
            <w:tcW w:w="4820" w:type="dxa"/>
            <w:shd w:val="clear" w:color="auto" w:fill="FFFFFF" w:themeFill="background1"/>
            <w:tcMar>
              <w:top w:w="80" w:type="dxa"/>
              <w:left w:w="120" w:type="dxa"/>
              <w:bottom w:w="80" w:type="dxa"/>
              <w:right w:w="120" w:type="dxa"/>
            </w:tcMar>
            <w:hideMark/>
          </w:tcPr>
          <w:p w14:paraId="785C796F" w14:textId="77777777" w:rsidR="00483963" w:rsidRPr="00483963" w:rsidRDefault="00483963" w:rsidP="00347724">
            <w:pPr>
              <w:rPr>
                <w:rFonts w:eastAsia="Arial" w:cs="Arial"/>
                <w:sz w:val="18"/>
                <w:szCs w:val="18"/>
                <w:lang w:eastAsia="en-AU"/>
              </w:rPr>
            </w:pPr>
            <w:r w:rsidRPr="00483963">
              <w:rPr>
                <w:rFonts w:eastAsia="Arial" w:cs="Arial"/>
                <w:color w:val="212121"/>
                <w:sz w:val="18"/>
                <w:szCs w:val="18"/>
                <w:lang w:eastAsia="en-AU"/>
              </w:rPr>
              <w:t>Technical decisions with no additional cost and no scope deviation. Agreed by Capgemini and TFF technical leads. Noted in governance reporting.</w:t>
            </w:r>
          </w:p>
        </w:tc>
      </w:tr>
      <w:tr w:rsidR="00DB77DD" w:rsidRPr="00483963" w14:paraId="3F92427E" w14:textId="77777777" w:rsidTr="0079758C">
        <w:tc>
          <w:tcPr>
            <w:tcW w:w="2164" w:type="dxa"/>
            <w:tcMar>
              <w:top w:w="80" w:type="dxa"/>
              <w:left w:w="120" w:type="dxa"/>
              <w:bottom w:w="80" w:type="dxa"/>
              <w:right w:w="120" w:type="dxa"/>
            </w:tcMar>
            <w:hideMark/>
          </w:tcPr>
          <w:p w14:paraId="64828E96" w14:textId="77777777" w:rsidR="00483963" w:rsidRPr="008D036E" w:rsidRDefault="00483963" w:rsidP="00347724">
            <w:pPr>
              <w:rPr>
                <w:rFonts w:eastAsia="Arial" w:cs="Arial"/>
                <w:color w:val="0070C0"/>
                <w:sz w:val="18"/>
                <w:szCs w:val="18"/>
                <w:lang w:eastAsia="en-AU"/>
              </w:rPr>
            </w:pPr>
            <w:r w:rsidRPr="008D036E">
              <w:rPr>
                <w:rFonts w:eastAsia="Arial" w:cs="Arial"/>
                <w:b/>
                <w:color w:val="0070C0"/>
                <w:sz w:val="18"/>
                <w:szCs w:val="18"/>
                <w:lang w:eastAsia="en-AU"/>
              </w:rPr>
              <w:t>Escalated decision</w:t>
            </w:r>
          </w:p>
        </w:tc>
        <w:tc>
          <w:tcPr>
            <w:tcW w:w="2511" w:type="dxa"/>
            <w:shd w:val="clear" w:color="auto" w:fill="FFFFFF" w:themeFill="background1"/>
            <w:tcMar>
              <w:top w:w="80" w:type="dxa"/>
              <w:left w:w="120" w:type="dxa"/>
              <w:bottom w:w="80" w:type="dxa"/>
              <w:right w:w="120" w:type="dxa"/>
            </w:tcMar>
            <w:hideMark/>
          </w:tcPr>
          <w:p w14:paraId="7FA4F98A" w14:textId="77777777" w:rsidR="00483963" w:rsidRPr="00483963" w:rsidRDefault="00483963" w:rsidP="00347724">
            <w:pPr>
              <w:jc w:val="left"/>
              <w:rPr>
                <w:rFonts w:eastAsia="Arial" w:cs="Arial"/>
                <w:sz w:val="18"/>
                <w:szCs w:val="18"/>
                <w:lang w:eastAsia="en-AU"/>
              </w:rPr>
            </w:pPr>
            <w:r w:rsidRPr="00483963">
              <w:rPr>
                <w:rFonts w:eastAsia="Arial" w:cs="Arial"/>
                <w:color w:val="212121"/>
                <w:sz w:val="18"/>
                <w:szCs w:val="18"/>
                <w:lang w:eastAsia="en-AU"/>
              </w:rPr>
              <w:t>Next Steering Committee (within 4 weeks)</w:t>
            </w:r>
          </w:p>
        </w:tc>
        <w:tc>
          <w:tcPr>
            <w:tcW w:w="4820" w:type="dxa"/>
            <w:shd w:val="clear" w:color="auto" w:fill="FFFFFF" w:themeFill="background1"/>
            <w:tcMar>
              <w:top w:w="80" w:type="dxa"/>
              <w:left w:w="120" w:type="dxa"/>
              <w:bottom w:w="80" w:type="dxa"/>
              <w:right w:w="120" w:type="dxa"/>
            </w:tcMar>
            <w:hideMark/>
          </w:tcPr>
          <w:p w14:paraId="7706164B" w14:textId="77777777" w:rsidR="00483963" w:rsidRPr="00483963" w:rsidRDefault="00483963" w:rsidP="00347724">
            <w:pPr>
              <w:rPr>
                <w:rFonts w:eastAsia="Arial" w:cs="Arial"/>
                <w:sz w:val="18"/>
                <w:szCs w:val="18"/>
                <w:lang w:eastAsia="en-AU"/>
              </w:rPr>
            </w:pPr>
            <w:r w:rsidRPr="00483963">
              <w:rPr>
                <w:rFonts w:eastAsia="Arial" w:cs="Arial"/>
                <w:color w:val="212121"/>
                <w:sz w:val="18"/>
                <w:szCs w:val="18"/>
                <w:lang w:eastAsia="en-AU"/>
              </w:rPr>
              <w:t>Decisions requiring executive authority: budget variance, major scope change, go-live readiness, material residual risk, contractual dispute, custom software approval.</w:t>
            </w:r>
          </w:p>
        </w:tc>
      </w:tr>
    </w:tbl>
    <w:p w14:paraId="5E48BBBC" w14:textId="77777777" w:rsidR="00483963" w:rsidRPr="001048BA" w:rsidRDefault="00483963" w:rsidP="00483963">
      <w:pPr>
        <w:pStyle w:val="BodyText"/>
        <w:rPr>
          <w:b/>
        </w:rPr>
      </w:pPr>
    </w:p>
    <w:p w14:paraId="4D33E2C2" w14:textId="2B4EBB96" w:rsidR="00483963" w:rsidRPr="001048BA" w:rsidRDefault="006B6673" w:rsidP="004A5345">
      <w:pPr>
        <w:pStyle w:val="Heading3step2"/>
      </w:pPr>
      <w:bookmarkStart w:id="117" w:name="_Toc231251424"/>
      <w:bookmarkStart w:id="118" w:name="_Toc231276454"/>
      <w:r w:rsidRPr="001048BA">
        <w:t>5.2.</w:t>
      </w:r>
      <w:r w:rsidR="004A5C4B" w:rsidRPr="001048BA">
        <w:t xml:space="preserve">2 </w:t>
      </w:r>
      <w:r w:rsidR="00483963" w:rsidRPr="001048BA">
        <w:t>Escalation Framework</w:t>
      </w:r>
      <w:bookmarkEnd w:id="117"/>
      <w:bookmarkEnd w:id="118"/>
      <w:r w:rsidR="00483963" w:rsidRPr="001048BA">
        <w:t xml:space="preserve"> </w:t>
      </w:r>
    </w:p>
    <w:p w14:paraId="5A8F19CC" w14:textId="77777777" w:rsidR="00483963" w:rsidRPr="00483963" w:rsidRDefault="00483963" w:rsidP="00483963">
      <w:pPr>
        <w:pStyle w:val="BodyText"/>
      </w:pPr>
      <w:commentRangeStart w:id="119"/>
      <w:commentRangeStart w:id="120"/>
      <w:r w:rsidRPr="00483963">
        <w:t>The following categories trigger immediate escalation to the Steering Committee. All escalations are recorded in the formal issue log within two business days of identification, with traceability from identification through to resolution</w:t>
      </w:r>
      <w:commentRangeEnd w:id="119"/>
      <w:r w:rsidR="000B5D3C" w:rsidRPr="00483963">
        <w:rPr>
          <w:rStyle w:val="CommentReference"/>
          <w:sz w:val="20"/>
          <w:szCs w:val="20"/>
        </w:rPr>
        <w:commentReference w:id="119"/>
      </w:r>
      <w:commentRangeEnd w:id="120"/>
      <w:r w:rsidRPr="00483963">
        <w:rPr>
          <w:rStyle w:val="CommentReference"/>
          <w:sz w:val="20"/>
          <w:szCs w:val="20"/>
        </w:rPr>
        <w:commentReference w:id="120"/>
      </w:r>
      <w:r w:rsidRPr="00483963">
        <w:t xml:space="preserve">. </w:t>
      </w:r>
    </w:p>
    <w:p w14:paraId="07CA3E14" w14:textId="77777777" w:rsidR="00A176F8" w:rsidRDefault="00A176F8" w:rsidP="00B54256"/>
    <w:p w14:paraId="36A638E5" w14:textId="3E3FAB39" w:rsidR="00C82EFF" w:rsidRPr="00C57553" w:rsidRDefault="00C82EFF" w:rsidP="00B54256">
      <w:pPr>
        <w:rPr>
          <w:b/>
        </w:rPr>
      </w:pPr>
      <w:r w:rsidRPr="00C57553">
        <w:rPr>
          <w:b/>
        </w:rPr>
        <w:t xml:space="preserve">Proposed Escalation </w:t>
      </w:r>
      <w:r w:rsidR="00C57553" w:rsidRPr="00C57553">
        <w:rPr>
          <w:b/>
        </w:rPr>
        <w:t xml:space="preserve">Framework </w:t>
      </w:r>
    </w:p>
    <w:tbl>
      <w:tblPr>
        <w:tblStyle w:val="TableGrid30"/>
        <w:tblW w:w="9493" w:type="dxa"/>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CellMar>
          <w:top w:w="57" w:type="dxa"/>
          <w:bottom w:w="57" w:type="dxa"/>
        </w:tblCellMar>
        <w:tblLook w:val="04A0" w:firstRow="1" w:lastRow="0" w:firstColumn="1" w:lastColumn="0" w:noHBand="0" w:noVBand="1"/>
      </w:tblPr>
      <w:tblGrid>
        <w:gridCol w:w="2795"/>
        <w:gridCol w:w="6698"/>
      </w:tblGrid>
      <w:tr w:rsidR="00FC669A" w:rsidRPr="00756D38" w14:paraId="30411B48" w14:textId="77777777" w:rsidTr="0079758C">
        <w:trPr>
          <w:trHeight w:val="382"/>
        </w:trPr>
        <w:tc>
          <w:tcPr>
            <w:tcW w:w="2795" w:type="dxa"/>
            <w:tcBorders>
              <w:top w:val="nil"/>
              <w:bottom w:val="single" w:sz="4" w:space="0" w:color="D0CECE" w:themeColor="background2" w:themeShade="E6"/>
              <w:right w:val="single" w:sz="4" w:space="0" w:color="D0CECE" w:themeColor="background2" w:themeShade="E6"/>
            </w:tcBorders>
            <w:shd w:val="clear" w:color="auto" w:fill="0070C0"/>
            <w:vAlign w:val="center"/>
          </w:tcPr>
          <w:p w14:paraId="03E5BF35" w14:textId="77777777" w:rsidR="00756D38" w:rsidRPr="00004480" w:rsidRDefault="00756D38" w:rsidP="000E37AB">
            <w:pPr>
              <w:spacing w:before="0" w:after="0" w:line="240" w:lineRule="auto"/>
              <w:jc w:val="left"/>
              <w:rPr>
                <w:rFonts w:eastAsia="Aptos" w:cs="Arial"/>
                <w:b/>
                <w:color w:val="FFFFFF"/>
                <w:kern w:val="4"/>
                <w:lang w:val="en-AU"/>
              </w:rPr>
            </w:pPr>
            <w:r w:rsidRPr="00004480">
              <w:rPr>
                <w:rFonts w:eastAsia="Aptos" w:cs="Arial"/>
                <w:b/>
                <w:color w:val="FFFFFF"/>
                <w:kern w:val="4"/>
                <w:lang w:val="en-AU"/>
              </w:rPr>
              <w:t xml:space="preserve">Escalation Trigger </w:t>
            </w:r>
          </w:p>
        </w:tc>
        <w:tc>
          <w:tcPr>
            <w:tcW w:w="6698" w:type="dxa"/>
            <w:tcBorders>
              <w:top w:val="nil"/>
              <w:left w:val="single" w:sz="4" w:space="0" w:color="D0CECE" w:themeColor="background2" w:themeShade="E6"/>
              <w:bottom w:val="single" w:sz="4" w:space="0" w:color="D0CECE" w:themeColor="background2" w:themeShade="E6"/>
            </w:tcBorders>
            <w:shd w:val="clear" w:color="auto" w:fill="0070C0"/>
            <w:vAlign w:val="center"/>
          </w:tcPr>
          <w:p w14:paraId="1FE506C3" w14:textId="77777777" w:rsidR="00756D38" w:rsidRPr="00004480" w:rsidRDefault="00756D38" w:rsidP="000E37AB">
            <w:pPr>
              <w:spacing w:before="0" w:after="0" w:line="240" w:lineRule="auto"/>
              <w:jc w:val="left"/>
              <w:rPr>
                <w:rFonts w:eastAsia="Aptos" w:cs="Arial"/>
                <w:b/>
                <w:color w:val="FFFFFF"/>
                <w:kern w:val="4"/>
                <w:lang w:val="en-AU"/>
              </w:rPr>
            </w:pPr>
            <w:r w:rsidRPr="00004480">
              <w:rPr>
                <w:rFonts w:eastAsia="Aptos" w:cs="Arial"/>
                <w:b/>
                <w:color w:val="FFFFFF"/>
                <w:kern w:val="4"/>
                <w:lang w:val="en-AU"/>
              </w:rPr>
              <w:t xml:space="preserve">Definition Examples </w:t>
            </w:r>
          </w:p>
        </w:tc>
      </w:tr>
      <w:tr w:rsidR="00FC669A" w:rsidRPr="00756D38" w14:paraId="09045D12" w14:textId="77777777" w:rsidTr="0079758C">
        <w:trPr>
          <w:trHeight w:val="573"/>
        </w:trPr>
        <w:tc>
          <w:tcPr>
            <w:tcW w:w="2795" w:type="dxa"/>
            <w:tcBorders>
              <w:top w:val="single" w:sz="4" w:space="0" w:color="D0CECE" w:themeColor="background2" w:themeShade="E6"/>
            </w:tcBorders>
          </w:tcPr>
          <w:p w14:paraId="4CC06971"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Timeline Impact </w:t>
            </w:r>
          </w:p>
        </w:tc>
        <w:tc>
          <w:tcPr>
            <w:tcW w:w="6698" w:type="dxa"/>
            <w:tcBorders>
              <w:top w:val="single" w:sz="4" w:space="0" w:color="D0CECE" w:themeColor="background2" w:themeShade="E6"/>
            </w:tcBorders>
          </w:tcPr>
          <w:p w14:paraId="0C99F2CD" w14:textId="29CBC03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Expected miss of a delivery milestone, </w:t>
            </w:r>
            <w:r w:rsidR="00FE3BF0" w:rsidRPr="00004480">
              <w:rPr>
                <w:rFonts w:eastAsia="Aptos" w:cs="Arial"/>
                <w:color w:val="000000"/>
                <w:kern w:val="4"/>
                <w:sz w:val="18"/>
                <w:szCs w:val="18"/>
                <w:lang w:val="en-AU"/>
              </w:rPr>
              <w:t>RSP testing window (M9) or portal go-live (M22)</w:t>
            </w:r>
            <w:r w:rsidRPr="00004480">
              <w:rPr>
                <w:rFonts w:eastAsia="Aptos" w:cs="Arial"/>
                <w:color w:val="000000"/>
                <w:kern w:val="4"/>
                <w:sz w:val="18"/>
                <w:szCs w:val="18"/>
                <w:lang w:val="en-AU"/>
              </w:rPr>
              <w:t xml:space="preserve"> at risk, or go-live readiness gate cannot be met</w:t>
            </w:r>
          </w:p>
        </w:tc>
      </w:tr>
      <w:tr w:rsidR="00FC669A" w:rsidRPr="00756D38" w14:paraId="5B03849C" w14:textId="77777777" w:rsidTr="0079758C">
        <w:trPr>
          <w:trHeight w:val="573"/>
        </w:trPr>
        <w:tc>
          <w:tcPr>
            <w:tcW w:w="2795" w:type="dxa"/>
          </w:tcPr>
          <w:p w14:paraId="077330AB"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Financial Impact </w:t>
            </w:r>
          </w:p>
        </w:tc>
        <w:tc>
          <w:tcPr>
            <w:tcW w:w="6698" w:type="dxa"/>
          </w:tcPr>
          <w:p w14:paraId="691EBB47"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Forecast costs exceeding approved budget, material resourcing changes, licensing cost changes, or change requests above agreed threshold </w:t>
            </w:r>
          </w:p>
        </w:tc>
      </w:tr>
      <w:tr w:rsidR="00FC669A" w:rsidRPr="00756D38" w14:paraId="0B072BA7" w14:textId="77777777" w:rsidTr="0079758C">
        <w:trPr>
          <w:trHeight w:val="573"/>
        </w:trPr>
        <w:tc>
          <w:tcPr>
            <w:tcW w:w="2795" w:type="dxa"/>
          </w:tcPr>
          <w:p w14:paraId="31032B24"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Scope Impact </w:t>
            </w:r>
          </w:p>
        </w:tc>
        <w:tc>
          <w:tcPr>
            <w:tcW w:w="6698" w:type="dxa"/>
          </w:tcPr>
          <w:p w14:paraId="619ACF14"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Required change resulting in non-delivery of a mandatory feature, or material change to an out-of-scope by design boundary </w:t>
            </w:r>
          </w:p>
        </w:tc>
      </w:tr>
      <w:tr w:rsidR="00FC669A" w:rsidRPr="00756D38" w14:paraId="3986757E" w14:textId="77777777" w:rsidTr="0079758C">
        <w:trPr>
          <w:trHeight w:val="584"/>
        </w:trPr>
        <w:tc>
          <w:tcPr>
            <w:tcW w:w="2795" w:type="dxa"/>
          </w:tcPr>
          <w:p w14:paraId="2D226309"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Quality and Risk Severity </w:t>
            </w:r>
          </w:p>
        </w:tc>
        <w:tc>
          <w:tcPr>
            <w:tcW w:w="6698" w:type="dxa"/>
          </w:tcPr>
          <w:p w14:paraId="1B3E210B"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Defect remediation impacting timelines, SIT/UAT exit criteria not met, migration reconciliation failures, repeated P1 incidents during hypercare </w:t>
            </w:r>
          </w:p>
        </w:tc>
      </w:tr>
      <w:tr w:rsidR="00FC669A" w:rsidRPr="00756D38" w14:paraId="308027FC" w14:textId="77777777" w:rsidTr="0079758C">
        <w:trPr>
          <w:trHeight w:val="573"/>
        </w:trPr>
        <w:tc>
          <w:tcPr>
            <w:tcW w:w="2795" w:type="dxa"/>
          </w:tcPr>
          <w:p w14:paraId="76563C16"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Architecture Decision </w:t>
            </w:r>
          </w:p>
        </w:tc>
        <w:tc>
          <w:tcPr>
            <w:tcW w:w="6698" w:type="dxa"/>
          </w:tcPr>
          <w:p w14:paraId="654C059C"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Irreversible design decisions, configure versus customise exception, or API boundary revision requiring TDA/ARB review </w:t>
            </w:r>
          </w:p>
        </w:tc>
      </w:tr>
      <w:tr w:rsidR="00FC669A" w:rsidRPr="00756D38" w14:paraId="57EBDA35" w14:textId="77777777" w:rsidTr="0079758C">
        <w:trPr>
          <w:trHeight w:val="573"/>
        </w:trPr>
        <w:tc>
          <w:tcPr>
            <w:tcW w:w="2795" w:type="dxa"/>
            <w:tcBorders>
              <w:bottom w:val="single" w:sz="4" w:space="0" w:color="D0CECE" w:themeColor="background2" w:themeShade="E6"/>
            </w:tcBorders>
          </w:tcPr>
          <w:p w14:paraId="3F8AC11E"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External Constraint Breach </w:t>
            </w:r>
          </w:p>
        </w:tc>
        <w:tc>
          <w:tcPr>
            <w:tcW w:w="6698" w:type="dxa"/>
            <w:tcBorders>
              <w:bottom w:val="single" w:sz="4" w:space="0" w:color="D0CECE" w:themeColor="background2" w:themeShade="E6"/>
            </w:tcBorders>
          </w:tcPr>
          <w:p w14:paraId="491F7C2E"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RSP notice window at risk, Ventia dependency unresolved within agreed window, or other external constraint impacting programme sequencing </w:t>
            </w:r>
          </w:p>
        </w:tc>
      </w:tr>
      <w:tr w:rsidR="00FC669A" w:rsidRPr="00756D38" w14:paraId="038AD2BC" w14:textId="77777777" w:rsidTr="0079758C">
        <w:trPr>
          <w:trHeight w:val="573"/>
        </w:trPr>
        <w:tc>
          <w:tcPr>
            <w:tcW w:w="2795" w:type="dxa"/>
            <w:tcBorders>
              <w:top w:val="single" w:sz="4" w:space="0" w:color="D0CECE" w:themeColor="background2" w:themeShade="E6"/>
              <w:bottom w:val="single" w:sz="4" w:space="0" w:color="D0CECE" w:themeColor="background2" w:themeShade="E6"/>
            </w:tcBorders>
          </w:tcPr>
          <w:p w14:paraId="0E1F19DE" w14:textId="77777777" w:rsidR="00756D38" w:rsidRPr="00C33226" w:rsidRDefault="00756D38" w:rsidP="000E37AB">
            <w:pPr>
              <w:spacing w:before="0" w:after="0" w:line="240" w:lineRule="auto"/>
              <w:jc w:val="left"/>
              <w:rPr>
                <w:rFonts w:eastAsia="Aptos" w:cs="Arial"/>
                <w:b/>
                <w:color w:val="0070C0"/>
                <w:kern w:val="4"/>
                <w:sz w:val="18"/>
                <w:szCs w:val="18"/>
                <w:lang w:val="en-AU"/>
              </w:rPr>
            </w:pPr>
            <w:r w:rsidRPr="00C33226">
              <w:rPr>
                <w:rFonts w:eastAsia="Aptos" w:cs="Arial"/>
                <w:b/>
                <w:color w:val="0070C0"/>
                <w:kern w:val="4"/>
                <w:sz w:val="18"/>
                <w:szCs w:val="18"/>
                <w:lang w:val="en-AU"/>
              </w:rPr>
              <w:t xml:space="preserve">Compliance Exposure </w:t>
            </w:r>
          </w:p>
        </w:tc>
        <w:tc>
          <w:tcPr>
            <w:tcW w:w="6698" w:type="dxa"/>
            <w:tcBorders>
              <w:top w:val="single" w:sz="4" w:space="0" w:color="D0CECE" w:themeColor="background2" w:themeShade="E6"/>
              <w:bottom w:val="single" w:sz="4" w:space="0" w:color="D0CECE" w:themeColor="background2" w:themeShade="E6"/>
            </w:tcBorders>
          </w:tcPr>
          <w:p w14:paraId="5A3021BA" w14:textId="77777777" w:rsidR="00756D38" w:rsidRPr="00004480" w:rsidRDefault="00756D38" w:rsidP="000E37AB">
            <w:pPr>
              <w:spacing w:before="0" w:after="0" w:line="240" w:lineRule="auto"/>
              <w:jc w:val="left"/>
              <w:rPr>
                <w:rFonts w:eastAsia="Aptos" w:cs="Arial"/>
                <w:color w:val="000000"/>
                <w:kern w:val="4"/>
                <w:sz w:val="18"/>
                <w:szCs w:val="18"/>
                <w:lang w:val="en-AU"/>
              </w:rPr>
            </w:pPr>
            <w:r w:rsidRPr="00004480">
              <w:rPr>
                <w:rFonts w:eastAsia="Aptos" w:cs="Arial"/>
                <w:color w:val="000000"/>
                <w:kern w:val="4"/>
                <w:sz w:val="18"/>
                <w:szCs w:val="18"/>
                <w:lang w:val="en-AU"/>
              </w:rPr>
              <w:t xml:space="preserve">Breach or potential breach of NZ regulatory obligations, privacy, security, billing accuracy or audit requirements </w:t>
            </w:r>
          </w:p>
        </w:tc>
      </w:tr>
    </w:tbl>
    <w:p w14:paraId="099AEB72" w14:textId="77777777" w:rsidR="006A6B0D" w:rsidRDefault="006A6B0D" w:rsidP="006A6B0D">
      <w:pPr>
        <w:rPr>
          <w:sz w:val="18"/>
          <w:szCs w:val="22"/>
        </w:rPr>
      </w:pPr>
    </w:p>
    <w:p w14:paraId="193B4C6E" w14:textId="22A40685" w:rsidR="006A6B0D" w:rsidRPr="006A6B0D" w:rsidRDefault="006A6B0D" w:rsidP="006A6B0D">
      <w:pPr>
        <w:rPr>
          <w:b/>
          <w:bCs/>
        </w:rPr>
      </w:pPr>
      <w:r w:rsidRPr="006A6B0D">
        <w:rPr>
          <w:b/>
          <w:bCs/>
        </w:rPr>
        <w:t>Embedding Control Loops into Governance and Escalation</w:t>
      </w:r>
    </w:p>
    <w:p w14:paraId="12EFDC73" w14:textId="77777777" w:rsidR="006A6B0D" w:rsidRPr="006A6B0D" w:rsidRDefault="006A6B0D" w:rsidP="006A6B0D">
      <w:r w:rsidRPr="006A6B0D">
        <w:t>The three Always-On Control Loops are not theoretical constructs; they are actively embedded into Programme Horizon’s governance cadence, decision-making forums, and escalation framework to ensure continuous alignment between delivery activity and business outcomes.</w:t>
      </w:r>
    </w:p>
    <w:p w14:paraId="65C6D2D0" w14:textId="54A9172A" w:rsidR="006A6B0D" w:rsidRPr="006A6B0D" w:rsidRDefault="006A6B0D" w:rsidP="006A6B0D">
      <w:r w:rsidRPr="006A6B0D">
        <w:t>Each control loop is operationalised through specific governance forums and escalation pathways:</w:t>
      </w:r>
    </w:p>
    <w:p w14:paraId="5D65B322" w14:textId="514F4928" w:rsidR="006A6B0D" w:rsidRPr="006A6B0D" w:rsidRDefault="006A6B0D" w:rsidP="00275D4E">
      <w:pPr>
        <w:pStyle w:val="ListParagraph"/>
        <w:numPr>
          <w:ilvl w:val="0"/>
          <w:numId w:val="230"/>
        </w:numPr>
        <w:rPr>
          <w:szCs w:val="24"/>
        </w:rPr>
      </w:pPr>
      <w:r w:rsidRPr="006A6B0D">
        <w:rPr>
          <w:szCs w:val="24"/>
        </w:rPr>
        <w:t>Outcome Control is embedded within the Steering Committee and Programme Delivery Board, ensuring all decisions and escalations are assessed against Programme Horizon objectives and value realisation. Escalations relating to scope, benefits or strategic alignment are prioritised and surfaced through this control loop.</w:t>
      </w:r>
    </w:p>
    <w:p w14:paraId="241BBD31" w14:textId="449D1126" w:rsidR="006A6B0D" w:rsidRPr="006A6B0D" w:rsidRDefault="006A6B0D" w:rsidP="00275D4E">
      <w:pPr>
        <w:pStyle w:val="ListParagraph"/>
        <w:numPr>
          <w:ilvl w:val="0"/>
          <w:numId w:val="230"/>
        </w:numPr>
        <w:rPr>
          <w:szCs w:val="24"/>
        </w:rPr>
      </w:pPr>
      <w:r w:rsidRPr="006A6B0D">
        <w:rPr>
          <w:szCs w:val="24"/>
        </w:rPr>
        <w:t>Integration &amp; Dependency Control is embedded within Programme Delivery Board and weekly Risk &amp; Dependency forums, where cross-workstream dependencies, integration readiness and external constraints are actively monitored. Escalations relating to integration failure, sequencing conflicts or external dependencies are managed through this control loop.</w:t>
      </w:r>
    </w:p>
    <w:p w14:paraId="5735B852" w14:textId="77777777" w:rsidR="006A6B0D" w:rsidRPr="006A6B0D" w:rsidRDefault="006A6B0D" w:rsidP="00275D4E">
      <w:pPr>
        <w:pStyle w:val="ListParagraph"/>
        <w:numPr>
          <w:ilvl w:val="0"/>
          <w:numId w:val="230"/>
        </w:numPr>
        <w:rPr>
          <w:szCs w:val="24"/>
        </w:rPr>
      </w:pPr>
      <w:r w:rsidRPr="006A6B0D">
        <w:rPr>
          <w:szCs w:val="24"/>
        </w:rPr>
        <w:t>Delivery &amp; Decision Control is embedded across all governance tiers, with a focus on maintaining decision velocity, resolving blockers, and ensuring timely escalation of risks. Decision turnaround SLAs and escalation triggers are aligned to this control loop to prevent delivery delays.</w:t>
      </w:r>
    </w:p>
    <w:p w14:paraId="42ED127B" w14:textId="77777777" w:rsidR="006A6B0D" w:rsidRPr="006A6B0D" w:rsidRDefault="006A6B0D" w:rsidP="006A6B0D">
      <w:pPr>
        <w:rPr>
          <w:sz w:val="18"/>
          <w:szCs w:val="22"/>
        </w:rPr>
      </w:pPr>
    </w:p>
    <w:p w14:paraId="1BEAD9B8" w14:textId="77777777" w:rsidR="006A6B0D" w:rsidRPr="006A6B0D" w:rsidRDefault="006A6B0D" w:rsidP="006A6B0D">
      <w:pPr>
        <w:rPr>
          <w:sz w:val="18"/>
          <w:szCs w:val="22"/>
        </w:rPr>
      </w:pPr>
    </w:p>
    <w:p w14:paraId="103D1462" w14:textId="27AA3190" w:rsidR="00BC6C77" w:rsidRPr="007E37F4" w:rsidRDefault="006A6B0D" w:rsidP="00B54256">
      <w:r w:rsidRPr="006A6B0D">
        <w:t>The escalation framework is therefore not standalone, it is directly driven by these control loops, ensuring that every escalation is categorised, prioritised, and resolved based on its impact on outcomes, integration readiness, and delivery progression.</w:t>
      </w:r>
    </w:p>
    <w:p w14:paraId="49528511" w14:textId="2E8006DC" w:rsidR="00055EE8" w:rsidRPr="001048BA" w:rsidRDefault="004A5C4B" w:rsidP="004A5345">
      <w:pPr>
        <w:pStyle w:val="Heading3step2"/>
      </w:pPr>
      <w:bookmarkStart w:id="122" w:name="_Toc231251425"/>
      <w:bookmarkStart w:id="123" w:name="_Toc231276455"/>
      <w:r w:rsidRPr="001048BA">
        <w:t xml:space="preserve">5.2.3 </w:t>
      </w:r>
      <w:commentRangeStart w:id="124"/>
      <w:commentRangeStart w:id="125"/>
      <w:commentRangeStart w:id="126"/>
      <w:r w:rsidR="00055EE8" w:rsidRPr="001048BA">
        <w:t>Programme Challenges and Risk Considerations</w:t>
      </w:r>
      <w:bookmarkEnd w:id="122"/>
      <w:bookmarkEnd w:id="123"/>
      <w:commentRangeEnd w:id="124"/>
      <w:r w:rsidR="009A33A6" w:rsidRPr="001048BA">
        <w:rPr>
          <w:rStyle w:val="CommentReference"/>
          <w:rFonts w:cs="Arial"/>
          <w:sz w:val="20"/>
          <w:szCs w:val="26"/>
        </w:rPr>
        <w:commentReference w:id="124"/>
      </w:r>
      <w:commentRangeEnd w:id="125"/>
      <w:r w:rsidRPr="001048BA">
        <w:rPr>
          <w:rStyle w:val="CommentReference"/>
          <w:rFonts w:cs="Arial"/>
          <w:sz w:val="20"/>
          <w:szCs w:val="26"/>
        </w:rPr>
        <w:commentReference w:id="125"/>
      </w:r>
      <w:commentRangeEnd w:id="126"/>
      <w:r w:rsidRPr="001048BA">
        <w:rPr>
          <w:rStyle w:val="CommentReference"/>
          <w:rFonts w:cs="Arial"/>
          <w:sz w:val="20"/>
          <w:szCs w:val="26"/>
        </w:rPr>
        <w:commentReference w:id="126"/>
      </w:r>
    </w:p>
    <w:p w14:paraId="7DC7C2ED" w14:textId="77777777" w:rsidR="00055EE8" w:rsidRPr="00055EE8" w:rsidRDefault="00055EE8" w:rsidP="00FF4B49">
      <w:pPr>
        <w:spacing w:before="0" w:after="120"/>
        <w:ind w:right="-472"/>
        <w:rPr>
          <w:rFonts w:eastAsia="Aptos" w:cs="Arial"/>
          <w:kern w:val="2"/>
          <w:szCs w:val="20"/>
          <w14:ligatures w14:val="standardContextual"/>
        </w:rPr>
      </w:pPr>
      <w:r w:rsidRPr="00055EE8">
        <w:rPr>
          <w:rFonts w:eastAsia="Aptos" w:cs="Arial"/>
          <w:kern w:val="2"/>
          <w:szCs w:val="20"/>
          <w14:ligatures w14:val="standardContextual"/>
        </w:rPr>
        <w:t>We will work alongside you, adapting to evolving circumstances. We have established methods that enable fast allocation of resources, prompt pricing for new work packages based on our rate card provided and swift execution of change orders over the course of the project. Monthly reporting and briefing sessions will provide the opportunity for timely management of risks and issues and to surface emerging resourcing needs.</w:t>
      </w:r>
      <w:r w:rsidRPr="00055EE8">
        <w:rPr>
          <w:rFonts w:eastAsia="Aptos" w:cs="Arial"/>
          <w:kern w:val="2"/>
          <w:sz w:val="22"/>
          <w:szCs w:val="22"/>
          <w14:ligatures w14:val="standardContextual"/>
        </w:rPr>
        <w:t xml:space="preserve"> </w:t>
      </w:r>
      <w:r w:rsidRPr="00055EE8">
        <w:rPr>
          <w:rFonts w:eastAsia="Aptos" w:cs="Arial"/>
          <w:kern w:val="2"/>
          <w:szCs w:val="20"/>
          <w14:ligatures w14:val="standardContextual"/>
        </w:rPr>
        <w:t>Capgemini has identified governance risks specific to Programme Horizon and has designed our PMO model to proactively mitigate each</w:t>
      </w:r>
    </w:p>
    <w:p w14:paraId="738DF18F" w14:textId="77777777" w:rsidR="00055EE8" w:rsidRPr="00055EE8" w:rsidRDefault="00055EE8" w:rsidP="00FF4B49">
      <w:pPr>
        <w:spacing w:before="0" w:after="120"/>
        <w:rPr>
          <w:rFonts w:eastAsia="Aptos" w:cs="Arial"/>
          <w:kern w:val="2"/>
          <w:szCs w:val="20"/>
          <w14:ligatures w14:val="standardContextual"/>
        </w:rPr>
      </w:pPr>
      <w:r w:rsidRPr="00055EE8">
        <w:rPr>
          <w:rFonts w:eastAsia="Aptos" w:cs="Arial"/>
          <w:kern w:val="2"/>
          <w:szCs w:val="20"/>
          <w14:ligatures w14:val="standardContextual"/>
        </w:rPr>
        <w:t>Programme Horizon introduces structural challenges that will be actively managed.</w:t>
      </w:r>
    </w:p>
    <w:p w14:paraId="2778F7B5"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External constraints influencing sequencing and timing</w:t>
      </w:r>
    </w:p>
    <w:p w14:paraId="66C39EDD"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Complex interdependencies across work packages</w:t>
      </w:r>
    </w:p>
    <w:p w14:paraId="79B26264"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Risk of misalignment between delivery and outcomes</w:t>
      </w:r>
    </w:p>
    <w:p w14:paraId="4B759BED"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Availability and capacity of key stakeholders</w:t>
      </w:r>
    </w:p>
    <w:p w14:paraId="79EBA7D7"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Need to embed change alongside technical delivery</w:t>
      </w:r>
    </w:p>
    <w:p w14:paraId="6092CDA7" w14:textId="77777777" w:rsidR="00055EE8" w:rsidRPr="00055EE8" w:rsidRDefault="00055EE8" w:rsidP="00F85A64">
      <w:pPr>
        <w:numPr>
          <w:ilvl w:val="0"/>
          <w:numId w:val="57"/>
        </w:numPr>
        <w:spacing w:before="0" w:after="120" w:line="278" w:lineRule="auto"/>
        <w:ind w:left="340" w:firstLine="0"/>
        <w:rPr>
          <w:rFonts w:eastAsia="Aptos" w:cs="Arial"/>
          <w:kern w:val="2"/>
          <w:szCs w:val="20"/>
          <w14:ligatures w14:val="standardContextual"/>
        </w:rPr>
      </w:pPr>
      <w:r w:rsidRPr="00055EE8">
        <w:rPr>
          <w:rFonts w:eastAsia="Aptos" w:cs="Arial"/>
          <w:kern w:val="2"/>
          <w:szCs w:val="20"/>
          <w14:ligatures w14:val="standardContextual"/>
        </w:rPr>
        <w:t>Risk of delayed or fragmented decision-making</w:t>
      </w:r>
    </w:p>
    <w:p w14:paraId="7AE864E5" w14:textId="77777777" w:rsidR="00055EE8" w:rsidRPr="00055EE8" w:rsidRDefault="00055EE8" w:rsidP="00FF4B49">
      <w:pPr>
        <w:spacing w:before="0" w:after="120"/>
        <w:rPr>
          <w:rFonts w:eastAsia="Aptos" w:cs="Arial"/>
          <w:kern w:val="2"/>
          <w:szCs w:val="20"/>
          <w14:ligatures w14:val="standardContextual"/>
        </w:rPr>
      </w:pPr>
      <w:r w:rsidRPr="00055EE8">
        <w:rPr>
          <w:rFonts w:eastAsia="Aptos" w:cs="Arial"/>
          <w:kern w:val="2"/>
          <w:szCs w:val="20"/>
          <w14:ligatures w14:val="standardContextual"/>
        </w:rPr>
        <w:t>These will be continuously monitored and addressed through the control framework.</w:t>
      </w:r>
    </w:p>
    <w:p w14:paraId="2C24AD7A" w14:textId="1AA02651" w:rsidR="00055EE8" w:rsidRPr="00055EE8" w:rsidRDefault="00055EE8" w:rsidP="00FF4B49">
      <w:pPr>
        <w:spacing w:before="0" w:after="120"/>
        <w:ind w:right="-472"/>
        <w:rPr>
          <w:rFonts w:eastAsia="Aptos" w:cs="Arial"/>
          <w:kern w:val="2"/>
          <w:szCs w:val="20"/>
          <w14:ligatures w14:val="standardContextual"/>
        </w:rPr>
      </w:pPr>
      <w:r w:rsidRPr="00055EE8">
        <w:rPr>
          <w:rFonts w:eastAsia="Aptos" w:cs="Arial"/>
          <w:kern w:val="2"/>
          <w:szCs w:val="20"/>
          <w14:ligatures w14:val="standardContextual"/>
        </w:rPr>
        <w:t>Capgemini has identified governance risks specific to Programme Horizon and has designed our PMO model to proactively mitigate each</w:t>
      </w:r>
      <w:r>
        <w:rPr>
          <w:rFonts w:eastAsia="Aptos" w:cs="Arial"/>
          <w:kern w:val="2"/>
          <w:szCs w:val="20"/>
          <w14:ligatures w14:val="standardContextual"/>
        </w:rPr>
        <w:t>.</w:t>
      </w:r>
    </w:p>
    <w:p w14:paraId="75ECD223" w14:textId="0730F296" w:rsidR="00101C28" w:rsidRPr="00C57553" w:rsidRDefault="00C57553" w:rsidP="00055EE8">
      <w:pPr>
        <w:spacing w:before="0" w:after="120"/>
        <w:ind w:right="-472"/>
        <w:jc w:val="left"/>
        <w:rPr>
          <w:rFonts w:eastAsia="Aptos" w:cs="Arial"/>
          <w:b/>
          <w:kern w:val="2"/>
          <w:szCs w:val="20"/>
          <w14:ligatures w14:val="standardContextual"/>
        </w:rPr>
      </w:pPr>
      <w:r w:rsidRPr="00C57553">
        <w:rPr>
          <w:rFonts w:eastAsia="Aptos" w:cs="Arial"/>
          <w:b/>
          <w:kern w:val="2"/>
          <w:szCs w:val="20"/>
          <w14:ligatures w14:val="standardContextual"/>
        </w:rPr>
        <w:t xml:space="preserve">Programme Risks and </w:t>
      </w:r>
      <w:r>
        <w:rPr>
          <w:rFonts w:eastAsia="Aptos" w:cs="Arial"/>
          <w:b/>
          <w:kern w:val="2"/>
          <w:szCs w:val="20"/>
          <w14:ligatures w14:val="standardContextual"/>
        </w:rPr>
        <w:t xml:space="preserve">Capgemini </w:t>
      </w:r>
      <w:r w:rsidRPr="00C57553">
        <w:rPr>
          <w:rFonts w:eastAsia="Aptos" w:cs="Arial"/>
          <w:b/>
          <w:kern w:val="2"/>
          <w:szCs w:val="20"/>
          <w14:ligatures w14:val="standardContextual"/>
        </w:rPr>
        <w:t xml:space="preserve">Mitigations </w:t>
      </w:r>
    </w:p>
    <w:tbl>
      <w:tblPr>
        <w:tblStyle w:val="CapgeminiTabelle"/>
        <w:tblW w:w="9348"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85" w:type="dxa"/>
          <w:left w:w="113" w:type="dxa"/>
          <w:bottom w:w="85" w:type="dxa"/>
          <w:right w:w="113" w:type="dxa"/>
        </w:tblCellMar>
        <w:tblLook w:val="04A0" w:firstRow="1" w:lastRow="0" w:firstColumn="1" w:lastColumn="0" w:noHBand="0" w:noVBand="1"/>
      </w:tblPr>
      <w:tblGrid>
        <w:gridCol w:w="559"/>
        <w:gridCol w:w="2299"/>
        <w:gridCol w:w="3098"/>
        <w:gridCol w:w="3392"/>
      </w:tblGrid>
      <w:tr w:rsidR="00307A77" w:rsidRPr="00055EE8" w14:paraId="57B9D532" w14:textId="77777777" w:rsidTr="005900B7">
        <w:trPr>
          <w:cnfStyle w:val="100000000000" w:firstRow="1" w:lastRow="0" w:firstColumn="0" w:lastColumn="0" w:oddVBand="0" w:evenVBand="0" w:oddHBand="0" w:evenHBand="0" w:firstRowFirstColumn="0" w:firstRowLastColumn="0" w:lastRowFirstColumn="0" w:lastRowLastColumn="0"/>
          <w:tblHeader/>
        </w:trPr>
        <w:tc>
          <w:tcPr>
            <w:tcW w:w="559" w:type="dxa"/>
            <w:shd w:val="clear" w:color="auto" w:fill="0070C0"/>
            <w:hideMark/>
          </w:tcPr>
          <w:p w14:paraId="161FE9B4" w14:textId="0CA95F18" w:rsidR="00055EE8" w:rsidRPr="00004480" w:rsidRDefault="00055EE8" w:rsidP="00055EE8">
            <w:pPr>
              <w:spacing w:before="0" w:after="0"/>
              <w:jc w:val="left"/>
              <w:rPr>
                <w:rFonts w:eastAsia="Arial" w:cs="Arial"/>
                <w:color w:val="0A2F41"/>
                <w:lang w:val="en-AU"/>
              </w:rPr>
            </w:pPr>
            <w:commentRangeStart w:id="130"/>
            <w:commentRangeStart w:id="131"/>
          </w:p>
        </w:tc>
        <w:tc>
          <w:tcPr>
            <w:tcW w:w="2299" w:type="dxa"/>
            <w:shd w:val="clear" w:color="auto" w:fill="0070C0"/>
            <w:hideMark/>
          </w:tcPr>
          <w:p w14:paraId="615563B3" w14:textId="77777777" w:rsidR="00055EE8" w:rsidRPr="00004480" w:rsidRDefault="00055EE8" w:rsidP="00055EE8">
            <w:pPr>
              <w:spacing w:before="0" w:after="0"/>
              <w:jc w:val="left"/>
              <w:rPr>
                <w:rFonts w:eastAsia="Arial" w:cs="Arial"/>
                <w:lang w:val="en-AU"/>
              </w:rPr>
            </w:pPr>
            <w:r w:rsidRPr="00004480">
              <w:rPr>
                <w:rFonts w:eastAsia="Arial" w:cs="Arial"/>
                <w:color w:val="FFFFFF"/>
                <w:lang w:val="en-AU"/>
              </w:rPr>
              <w:t>Risk</w:t>
            </w:r>
          </w:p>
        </w:tc>
        <w:tc>
          <w:tcPr>
            <w:tcW w:w="3098" w:type="dxa"/>
            <w:shd w:val="clear" w:color="auto" w:fill="0070C0"/>
            <w:hideMark/>
          </w:tcPr>
          <w:p w14:paraId="23DEA48B" w14:textId="77777777" w:rsidR="00055EE8" w:rsidRPr="00004480" w:rsidRDefault="00055EE8" w:rsidP="00055EE8">
            <w:pPr>
              <w:spacing w:before="0" w:after="0"/>
              <w:jc w:val="left"/>
              <w:rPr>
                <w:rFonts w:eastAsia="Arial" w:cs="Arial"/>
                <w:lang w:val="en-AU"/>
              </w:rPr>
            </w:pPr>
            <w:r w:rsidRPr="00004480">
              <w:rPr>
                <w:rFonts w:eastAsia="Arial" w:cs="Arial"/>
                <w:color w:val="FFFFFF"/>
                <w:lang w:val="en-AU"/>
              </w:rPr>
              <w:t>Description</w:t>
            </w:r>
          </w:p>
        </w:tc>
        <w:tc>
          <w:tcPr>
            <w:tcW w:w="3392" w:type="dxa"/>
            <w:shd w:val="clear" w:color="auto" w:fill="0070C0"/>
            <w:hideMark/>
          </w:tcPr>
          <w:p w14:paraId="2F5B2C28" w14:textId="77777777" w:rsidR="00055EE8" w:rsidRPr="00004480" w:rsidRDefault="00055EE8" w:rsidP="00055EE8">
            <w:pPr>
              <w:spacing w:before="0" w:after="0"/>
              <w:jc w:val="left"/>
              <w:rPr>
                <w:rFonts w:eastAsia="Arial" w:cs="Arial"/>
                <w:lang w:val="en-AU"/>
              </w:rPr>
            </w:pPr>
            <w:r w:rsidRPr="00004480">
              <w:rPr>
                <w:rFonts w:eastAsia="Arial" w:cs="Arial"/>
                <w:color w:val="FFFFFF"/>
                <w:lang w:val="en-AU"/>
              </w:rPr>
              <w:t>Capgemini mitigation</w:t>
            </w:r>
          </w:p>
        </w:tc>
      </w:tr>
      <w:tr w:rsidR="00A16651" w:rsidRPr="00055EE8" w14:paraId="205514CC"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val="restart"/>
            <w:shd w:val="clear" w:color="auto" w:fill="D9E2F3" w:themeFill="accent1" w:themeFillTint="33"/>
            <w:textDirection w:val="btLr"/>
            <w:vAlign w:val="center"/>
          </w:tcPr>
          <w:p w14:paraId="0F34B0C4" w14:textId="79287DAD" w:rsidR="00055EE8" w:rsidRPr="00004480" w:rsidRDefault="00D744B6" w:rsidP="00D3204E">
            <w:pPr>
              <w:spacing w:before="0" w:after="0"/>
              <w:ind w:left="113" w:right="113"/>
              <w:jc w:val="center"/>
              <w:rPr>
                <w:rFonts w:eastAsia="Arial" w:cs="Arial"/>
                <w:color w:val="0A2F41"/>
                <w:sz w:val="18"/>
                <w:szCs w:val="18"/>
                <w:lang w:val="en-AU"/>
              </w:rPr>
            </w:pPr>
            <w:r w:rsidRPr="00004480">
              <w:rPr>
                <w:rFonts w:eastAsia="Arial" w:cs="Arial"/>
                <w:color w:val="0A2F41"/>
                <w:sz w:val="18"/>
                <w:szCs w:val="18"/>
                <w:lang w:val="en-AU"/>
              </w:rPr>
              <w:t>Delivery &amp; Governance Risks</w:t>
            </w:r>
          </w:p>
        </w:tc>
        <w:tc>
          <w:tcPr>
            <w:tcW w:w="2299" w:type="dxa"/>
            <w:shd w:val="clear" w:color="auto" w:fill="FFFFFF" w:themeFill="background1"/>
            <w:hideMark/>
          </w:tcPr>
          <w:p w14:paraId="736DFB42" w14:textId="63A22FE6" w:rsidR="00055EE8" w:rsidRPr="00004480" w:rsidRDefault="00055EE8" w:rsidP="00055EE8">
            <w:pPr>
              <w:spacing w:before="0" w:after="0"/>
              <w:jc w:val="left"/>
              <w:rPr>
                <w:rFonts w:eastAsia="Arial" w:cs="Arial"/>
                <w:sz w:val="18"/>
                <w:szCs w:val="18"/>
                <w:lang w:val="en-AU"/>
              </w:rPr>
            </w:pPr>
            <w:r w:rsidRPr="00004480">
              <w:rPr>
                <w:rFonts w:eastAsia="Arial" w:cs="Arial"/>
                <w:b/>
                <w:color w:val="003A8C"/>
                <w:sz w:val="18"/>
                <w:szCs w:val="18"/>
                <w:lang w:val="en-AU"/>
              </w:rPr>
              <w:t>Resource availability</w:t>
            </w:r>
          </w:p>
        </w:tc>
        <w:tc>
          <w:tcPr>
            <w:tcW w:w="3098" w:type="dxa"/>
            <w:shd w:val="clear" w:color="auto" w:fill="FFFFFF" w:themeFill="background1"/>
            <w:hideMark/>
          </w:tcPr>
          <w:p w14:paraId="5D4D0BAF" w14:textId="507297F0" w:rsidR="00055EE8" w:rsidRPr="00004480" w:rsidRDefault="00297E9B" w:rsidP="00055EE8">
            <w:pPr>
              <w:spacing w:before="0" w:after="0"/>
              <w:jc w:val="left"/>
              <w:rPr>
                <w:rFonts w:eastAsia="Arial" w:cs="Arial"/>
                <w:sz w:val="18"/>
                <w:szCs w:val="18"/>
                <w:lang w:val="en-AU"/>
              </w:rPr>
            </w:pPr>
            <w:r w:rsidRPr="00004480">
              <w:rPr>
                <w:rFonts w:eastAsia="Arial" w:cs="Arial"/>
                <w:color w:val="212121"/>
                <w:sz w:val="18"/>
                <w:szCs w:val="18"/>
                <w:lang w:val="en-AU"/>
              </w:rPr>
              <w:t>Critical SMEs and specialist resources may become bottlenecks if unavailable, impacting delivery timelines and quality</w:t>
            </w:r>
          </w:p>
        </w:tc>
        <w:tc>
          <w:tcPr>
            <w:tcW w:w="3392" w:type="dxa"/>
            <w:shd w:val="clear" w:color="auto" w:fill="FFFFFF" w:themeFill="background1"/>
            <w:hideMark/>
          </w:tcPr>
          <w:p w14:paraId="6FC62A63" w14:textId="4D1C92A3" w:rsidR="00055EE8" w:rsidRPr="00004480" w:rsidRDefault="00297E9B" w:rsidP="00055EE8">
            <w:pPr>
              <w:spacing w:before="0" w:after="0"/>
              <w:jc w:val="left"/>
              <w:rPr>
                <w:rFonts w:eastAsia="Arial" w:cs="Arial"/>
                <w:sz w:val="18"/>
                <w:szCs w:val="18"/>
                <w:lang w:val="en-AU"/>
              </w:rPr>
            </w:pPr>
            <w:r w:rsidRPr="00004480">
              <w:rPr>
                <w:rFonts w:eastAsia="Arial" w:cs="Arial"/>
                <w:color w:val="212121"/>
                <w:sz w:val="18"/>
                <w:szCs w:val="18"/>
                <w:lang w:val="en-AU"/>
              </w:rPr>
              <w:t xml:space="preserve">PMO establishes </w:t>
            </w:r>
            <w:r w:rsidRPr="00004480">
              <w:rPr>
                <w:rFonts w:eastAsia="Arial" w:cs="Arial"/>
                <w:b/>
                <w:color w:val="212121"/>
                <w:sz w:val="18"/>
                <w:szCs w:val="18"/>
                <w:lang w:val="en-AU"/>
              </w:rPr>
              <w:t>role criticality mapping</w:t>
            </w:r>
            <w:r w:rsidRPr="00004480">
              <w:rPr>
                <w:rFonts w:eastAsia="Arial" w:cs="Arial"/>
                <w:color w:val="212121"/>
                <w:sz w:val="18"/>
                <w:szCs w:val="18"/>
                <w:lang w:val="en-AU"/>
              </w:rPr>
              <w:t xml:space="preserve"> and </w:t>
            </w:r>
            <w:r w:rsidRPr="00004480">
              <w:rPr>
                <w:rFonts w:eastAsia="Arial" w:cs="Arial"/>
                <w:b/>
                <w:color w:val="212121"/>
                <w:sz w:val="18"/>
                <w:szCs w:val="18"/>
                <w:lang w:val="en-AU"/>
              </w:rPr>
              <w:t>contingency planning</w:t>
            </w:r>
            <w:r w:rsidRPr="00004480">
              <w:rPr>
                <w:rFonts w:eastAsia="Arial" w:cs="Arial"/>
                <w:color w:val="212121"/>
                <w:sz w:val="18"/>
                <w:szCs w:val="18"/>
                <w:lang w:val="en-AU"/>
              </w:rPr>
              <w:t>, including backfill strategies and knowledge transfer</w:t>
            </w:r>
          </w:p>
        </w:tc>
      </w:tr>
      <w:tr w:rsidR="000A67C4" w:rsidRPr="00055EE8" w14:paraId="2B3A189D"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shd w:val="clear" w:color="auto" w:fill="D9E2F3" w:themeFill="accent1" w:themeFillTint="33"/>
          </w:tcPr>
          <w:p w14:paraId="46B0958A" w14:textId="77777777" w:rsidR="000A67C4" w:rsidRPr="00004480" w:rsidRDefault="000A67C4" w:rsidP="000A67C4">
            <w:pPr>
              <w:spacing w:before="0" w:after="0"/>
              <w:jc w:val="center"/>
              <w:rPr>
                <w:rFonts w:eastAsia="Arial" w:cs="Arial"/>
                <w:color w:val="0A2F41"/>
                <w:sz w:val="18"/>
                <w:szCs w:val="18"/>
                <w:lang w:val="en-AU"/>
              </w:rPr>
            </w:pPr>
          </w:p>
        </w:tc>
        <w:tc>
          <w:tcPr>
            <w:tcW w:w="2299" w:type="dxa"/>
            <w:shd w:val="clear" w:color="auto" w:fill="FFFFFF" w:themeFill="background1"/>
          </w:tcPr>
          <w:p w14:paraId="7F65A020" w14:textId="7DB611C9" w:rsidR="000A67C4" w:rsidRPr="00004480" w:rsidRDefault="000A67C4" w:rsidP="000A67C4">
            <w:pPr>
              <w:spacing w:before="0" w:after="0"/>
              <w:jc w:val="left"/>
              <w:rPr>
                <w:rFonts w:eastAsia="Arial" w:cs="Arial"/>
                <w:b/>
                <w:color w:val="003A8C"/>
                <w:sz w:val="18"/>
                <w:szCs w:val="18"/>
                <w:lang w:val="en-AU"/>
              </w:rPr>
            </w:pPr>
            <w:r w:rsidRPr="00004480">
              <w:rPr>
                <w:rFonts w:eastAsia="Arial" w:cs="Arial"/>
                <w:b/>
                <w:color w:val="003A8C"/>
                <w:sz w:val="18"/>
                <w:szCs w:val="18"/>
                <w:lang w:val="en-AU"/>
              </w:rPr>
              <w:t>Decision latency</w:t>
            </w:r>
          </w:p>
        </w:tc>
        <w:tc>
          <w:tcPr>
            <w:tcW w:w="3098" w:type="dxa"/>
            <w:shd w:val="clear" w:color="auto" w:fill="FFFFFF" w:themeFill="background1"/>
          </w:tcPr>
          <w:p w14:paraId="78BCF963" w14:textId="4CD5537D" w:rsidR="000A67C4" w:rsidRPr="00004480" w:rsidRDefault="000A67C4" w:rsidP="000A67C4">
            <w:pPr>
              <w:spacing w:before="0" w:after="0"/>
              <w:jc w:val="left"/>
              <w:rPr>
                <w:rFonts w:eastAsia="Arial" w:cs="Arial"/>
                <w:color w:val="212121"/>
                <w:sz w:val="18"/>
                <w:szCs w:val="18"/>
                <w:lang w:val="en-AU"/>
              </w:rPr>
            </w:pPr>
            <w:r w:rsidRPr="00004480">
              <w:rPr>
                <w:rFonts w:eastAsia="Arial" w:cs="Arial"/>
                <w:color w:val="212121"/>
                <w:sz w:val="18"/>
                <w:szCs w:val="18"/>
                <w:lang w:val="en-AU"/>
              </w:rPr>
              <w:t>Multi-layered governance (TDA/ARB, Steering Committee, business owners) may delay critical decisions and impact delivery timelines</w:t>
            </w:r>
          </w:p>
        </w:tc>
        <w:tc>
          <w:tcPr>
            <w:tcW w:w="3392" w:type="dxa"/>
            <w:shd w:val="clear" w:color="auto" w:fill="FFFFFF" w:themeFill="background1"/>
          </w:tcPr>
          <w:p w14:paraId="04B83E49" w14:textId="2EF0CBD6" w:rsidR="000A67C4" w:rsidRPr="00004480" w:rsidRDefault="000A67C4" w:rsidP="000A67C4">
            <w:pPr>
              <w:spacing w:before="0" w:after="0"/>
              <w:jc w:val="left"/>
              <w:rPr>
                <w:rFonts w:eastAsia="Arial" w:cs="Arial"/>
                <w:color w:val="212121"/>
                <w:sz w:val="18"/>
                <w:szCs w:val="18"/>
                <w:lang w:val="en-AU"/>
              </w:rPr>
            </w:pPr>
            <w:r w:rsidRPr="00004480">
              <w:rPr>
                <w:rFonts w:eastAsia="Arial" w:cs="Arial"/>
                <w:color w:val="212121"/>
                <w:sz w:val="18"/>
                <w:szCs w:val="18"/>
                <w:lang w:val="en-AU"/>
              </w:rPr>
              <w:t>A</w:t>
            </w:r>
            <w:r w:rsidRPr="00004480">
              <w:rPr>
                <w:rFonts w:eastAsia="Arial" w:cs="Arial"/>
                <w:b/>
                <w:color w:val="212121"/>
                <w:sz w:val="18"/>
                <w:szCs w:val="18"/>
                <w:lang w:val="en-AU"/>
              </w:rPr>
              <w:t xml:space="preserve"> tiered decision framework</w:t>
            </w:r>
            <w:r w:rsidRPr="00004480">
              <w:rPr>
                <w:rFonts w:eastAsia="Arial" w:cs="Arial"/>
                <w:color w:val="212121"/>
                <w:sz w:val="18"/>
                <w:szCs w:val="18"/>
                <w:lang w:val="en-AU"/>
              </w:rPr>
              <w:t xml:space="preserve"> is implemented, supported by decision logs, defined SLAs, and fast-track escalation for time-critical decisions with quantified impact</w:t>
            </w:r>
          </w:p>
        </w:tc>
      </w:tr>
      <w:tr w:rsidR="000A67C4" w:rsidRPr="00055EE8" w14:paraId="25A879CA"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shd w:val="clear" w:color="auto" w:fill="D9E2F3" w:themeFill="accent1" w:themeFillTint="33"/>
          </w:tcPr>
          <w:p w14:paraId="52015C25" w14:textId="77777777" w:rsidR="000A67C4" w:rsidRPr="00004480" w:rsidRDefault="000A67C4" w:rsidP="000A67C4">
            <w:pPr>
              <w:spacing w:before="0" w:after="0"/>
              <w:jc w:val="center"/>
              <w:rPr>
                <w:rFonts w:eastAsia="Arial" w:cs="Arial"/>
                <w:color w:val="0A2F41"/>
                <w:sz w:val="18"/>
                <w:szCs w:val="18"/>
                <w:lang w:val="en-AU"/>
              </w:rPr>
            </w:pPr>
          </w:p>
        </w:tc>
        <w:tc>
          <w:tcPr>
            <w:tcW w:w="2299" w:type="dxa"/>
            <w:shd w:val="clear" w:color="auto" w:fill="FFFFFF" w:themeFill="background1"/>
          </w:tcPr>
          <w:p w14:paraId="1938EBCF" w14:textId="552C137B" w:rsidR="000A67C4" w:rsidRPr="00004480" w:rsidRDefault="00D3204E" w:rsidP="000A67C4">
            <w:pPr>
              <w:spacing w:before="0" w:after="0"/>
              <w:jc w:val="left"/>
              <w:rPr>
                <w:rFonts w:eastAsia="Arial" w:cs="Arial"/>
                <w:b/>
                <w:color w:val="003A8C"/>
                <w:sz w:val="18"/>
                <w:szCs w:val="18"/>
                <w:lang w:val="en-AU"/>
              </w:rPr>
            </w:pPr>
            <w:r w:rsidRPr="00004480">
              <w:rPr>
                <w:rFonts w:eastAsia="Arial" w:cs="Arial"/>
                <w:b/>
                <w:color w:val="003A8C"/>
                <w:sz w:val="18"/>
                <w:szCs w:val="18"/>
                <w:lang w:val="en-AU"/>
              </w:rPr>
              <w:t>Scope boundary fragility</w:t>
            </w:r>
          </w:p>
        </w:tc>
        <w:tc>
          <w:tcPr>
            <w:tcW w:w="3098" w:type="dxa"/>
            <w:shd w:val="clear" w:color="auto" w:fill="FFFFFF" w:themeFill="background1"/>
          </w:tcPr>
          <w:p w14:paraId="37BB1B0C" w14:textId="16F43DE9" w:rsidR="000A67C4" w:rsidRPr="00004480" w:rsidRDefault="00D3204E" w:rsidP="000A67C4">
            <w:pPr>
              <w:spacing w:before="0" w:after="0"/>
              <w:jc w:val="left"/>
              <w:rPr>
                <w:rFonts w:eastAsia="Arial" w:cs="Arial"/>
                <w:color w:val="212121"/>
                <w:sz w:val="18"/>
                <w:szCs w:val="18"/>
                <w:lang w:val="en-AU"/>
              </w:rPr>
            </w:pPr>
            <w:r w:rsidRPr="00004480">
              <w:rPr>
                <w:rFonts w:eastAsia="Arial" w:cs="Arial"/>
                <w:color w:val="212121"/>
                <w:sz w:val="18"/>
                <w:szCs w:val="18"/>
                <w:lang w:val="en-AU"/>
              </w:rPr>
              <w:t>Stakeholder pressure to extend beyond defined scope boundaries (e.g. CPQ, CRM, AI) risks scope creep and delivery dilution.</w:t>
            </w:r>
          </w:p>
        </w:tc>
        <w:tc>
          <w:tcPr>
            <w:tcW w:w="3392" w:type="dxa"/>
            <w:shd w:val="clear" w:color="auto" w:fill="FFFFFF" w:themeFill="background1"/>
          </w:tcPr>
          <w:p w14:paraId="200973B4" w14:textId="32F7E086" w:rsidR="000A67C4" w:rsidRPr="00004480" w:rsidRDefault="00D3204E" w:rsidP="000A67C4">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PMO enforces </w:t>
            </w:r>
            <w:r w:rsidRPr="00004480">
              <w:rPr>
                <w:rFonts w:eastAsia="Arial" w:cs="Arial"/>
                <w:b/>
                <w:color w:val="212121"/>
                <w:sz w:val="18"/>
                <w:szCs w:val="18"/>
                <w:lang w:val="en-AU"/>
              </w:rPr>
              <w:t>“out-of-scope-by-design</w:t>
            </w:r>
            <w:r w:rsidRPr="00004480">
              <w:rPr>
                <w:rFonts w:eastAsia="Arial" w:cs="Arial"/>
                <w:color w:val="212121"/>
                <w:sz w:val="18"/>
                <w:szCs w:val="18"/>
                <w:lang w:val="en-AU"/>
              </w:rPr>
              <w:t>” principles, with structured backlog/roadmap management of deferred capabilities and proactive stakeholder communication</w:t>
            </w:r>
          </w:p>
        </w:tc>
      </w:tr>
      <w:tr w:rsidR="00D3204E" w:rsidRPr="00055EE8" w14:paraId="1CE8CA29"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shd w:val="clear" w:color="auto" w:fill="D9E2F3" w:themeFill="accent1" w:themeFillTint="33"/>
          </w:tcPr>
          <w:p w14:paraId="530044BF" w14:textId="77777777" w:rsidR="00D3204E" w:rsidRPr="00004480" w:rsidRDefault="00D3204E" w:rsidP="00D3204E">
            <w:pPr>
              <w:spacing w:before="0" w:after="0"/>
              <w:jc w:val="center"/>
              <w:rPr>
                <w:rFonts w:eastAsia="Arial" w:cs="Arial"/>
                <w:color w:val="0A2F41"/>
                <w:sz w:val="18"/>
                <w:szCs w:val="18"/>
                <w:lang w:val="en-AU"/>
              </w:rPr>
            </w:pPr>
          </w:p>
        </w:tc>
        <w:tc>
          <w:tcPr>
            <w:tcW w:w="2299" w:type="dxa"/>
            <w:shd w:val="clear" w:color="auto" w:fill="FFFFFF" w:themeFill="background1"/>
          </w:tcPr>
          <w:p w14:paraId="4C5A438E" w14:textId="3A38E758" w:rsidR="00D3204E" w:rsidRPr="00004480" w:rsidRDefault="00D3204E"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 xml:space="preserve">Customer-supplied item delays </w:t>
            </w:r>
          </w:p>
        </w:tc>
        <w:tc>
          <w:tcPr>
            <w:tcW w:w="3098" w:type="dxa"/>
            <w:shd w:val="clear" w:color="auto" w:fill="FFFFFF" w:themeFill="background1"/>
          </w:tcPr>
          <w:p w14:paraId="3DDE7534" w14:textId="340FF3E9" w:rsidR="00D3204E" w:rsidRPr="00004480" w:rsidRDefault="00D3204E"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Delays in customer-provided inputs (data, access, approvals, operational windows) may impact delivery timelines without visibility.</w:t>
            </w:r>
          </w:p>
        </w:tc>
        <w:tc>
          <w:tcPr>
            <w:tcW w:w="3392" w:type="dxa"/>
            <w:shd w:val="clear" w:color="auto" w:fill="FFFFFF" w:themeFill="background1"/>
          </w:tcPr>
          <w:p w14:paraId="1A4324D5" w14:textId="630CFC6C" w:rsidR="00D3204E" w:rsidRPr="00004480" w:rsidRDefault="00D3204E"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PMO maintains a </w:t>
            </w:r>
            <w:r w:rsidRPr="00004480">
              <w:rPr>
                <w:rFonts w:eastAsia="Arial" w:cs="Arial"/>
                <w:b/>
                <w:color w:val="212121"/>
                <w:sz w:val="18"/>
                <w:szCs w:val="18"/>
                <w:lang w:val="en-AU"/>
              </w:rPr>
              <w:t>customer dependency register</w:t>
            </w:r>
            <w:r w:rsidRPr="00004480">
              <w:rPr>
                <w:rFonts w:eastAsia="Arial" w:cs="Arial"/>
                <w:color w:val="212121"/>
                <w:sz w:val="18"/>
                <w:szCs w:val="18"/>
                <w:lang w:val="en-AU"/>
              </w:rPr>
              <w:t>, with clear ownership, tracking, and escalation through governance forums</w:t>
            </w:r>
          </w:p>
        </w:tc>
      </w:tr>
      <w:tr w:rsidR="00D3204E" w:rsidRPr="00055EE8" w14:paraId="1C9E1977"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val="restart"/>
            <w:shd w:val="clear" w:color="auto" w:fill="E2EFD9" w:themeFill="accent6" w:themeFillTint="33"/>
            <w:textDirection w:val="btLr"/>
            <w:vAlign w:val="center"/>
          </w:tcPr>
          <w:p w14:paraId="2437A5A8" w14:textId="44408274" w:rsidR="00D3204E" w:rsidRPr="00004480" w:rsidRDefault="00214D4F" w:rsidP="00582209">
            <w:pPr>
              <w:spacing w:before="0" w:after="0"/>
              <w:ind w:left="113" w:right="113"/>
              <w:jc w:val="center"/>
              <w:rPr>
                <w:rFonts w:eastAsia="Arial" w:cs="Arial"/>
                <w:color w:val="0A2F41"/>
                <w:sz w:val="18"/>
                <w:szCs w:val="18"/>
                <w:lang w:val="en-AU"/>
              </w:rPr>
            </w:pPr>
            <w:r w:rsidRPr="00004480">
              <w:rPr>
                <w:rFonts w:eastAsia="Arial" w:cs="Arial"/>
                <w:color w:val="0A2F41"/>
                <w:sz w:val="18"/>
                <w:szCs w:val="18"/>
                <w:lang w:val="en-AU"/>
              </w:rPr>
              <w:t>Strategy, Outcomes &amp; Benefits Risks</w:t>
            </w:r>
          </w:p>
        </w:tc>
        <w:tc>
          <w:tcPr>
            <w:tcW w:w="2299" w:type="dxa"/>
            <w:shd w:val="clear" w:color="auto" w:fill="FFFFFF" w:themeFill="background1"/>
          </w:tcPr>
          <w:p w14:paraId="05DADFAC" w14:textId="0796CF44" w:rsidR="00D3204E" w:rsidRPr="00004480" w:rsidRDefault="00214D4F"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Technology-first delivery risk</w:t>
            </w:r>
          </w:p>
        </w:tc>
        <w:tc>
          <w:tcPr>
            <w:tcW w:w="3098" w:type="dxa"/>
            <w:shd w:val="clear" w:color="auto" w:fill="FFFFFF" w:themeFill="background1"/>
          </w:tcPr>
          <w:p w14:paraId="38C38175" w14:textId="3F9A2078" w:rsidR="00D3204E" w:rsidRPr="00004480" w:rsidRDefault="00214D4F"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Delivery may prioritise technical optimisation over business outcomes, or become influenced by stakeholder preferences that deviate from programme objectives</w:t>
            </w:r>
          </w:p>
        </w:tc>
        <w:tc>
          <w:tcPr>
            <w:tcW w:w="3392" w:type="dxa"/>
            <w:shd w:val="clear" w:color="auto" w:fill="FFFFFF" w:themeFill="background1"/>
          </w:tcPr>
          <w:p w14:paraId="3F4A3348" w14:textId="16DC8159" w:rsidR="00D3204E" w:rsidRPr="00004480" w:rsidRDefault="00214D4F"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Governance is </w:t>
            </w:r>
            <w:r w:rsidRPr="00004480">
              <w:rPr>
                <w:rFonts w:eastAsia="Arial" w:cs="Arial"/>
                <w:b/>
                <w:color w:val="212121"/>
                <w:sz w:val="18"/>
                <w:szCs w:val="18"/>
                <w:lang w:val="en-AU"/>
              </w:rPr>
              <w:t>outcome-led by design</w:t>
            </w:r>
            <w:r w:rsidRPr="00004480">
              <w:rPr>
                <w:rFonts w:eastAsia="Arial" w:cs="Arial"/>
                <w:color w:val="212121"/>
                <w:sz w:val="18"/>
                <w:szCs w:val="18"/>
                <w:lang w:val="en-AU"/>
              </w:rPr>
              <w:t>, with Steering Committees anchored in outcome performance. Architecture and design decisions are gated against defined business objectives and traceability</w:t>
            </w:r>
          </w:p>
        </w:tc>
      </w:tr>
      <w:tr w:rsidR="00FB050D" w:rsidRPr="00055EE8" w14:paraId="0F2BF11A"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shd w:val="clear" w:color="auto" w:fill="E2EFD9" w:themeFill="accent6" w:themeFillTint="33"/>
          </w:tcPr>
          <w:p w14:paraId="5F7C6E44" w14:textId="77777777" w:rsidR="00FB050D" w:rsidRPr="00004480" w:rsidRDefault="00FB050D" w:rsidP="00D3204E">
            <w:pPr>
              <w:spacing w:before="0" w:after="0"/>
              <w:jc w:val="center"/>
              <w:rPr>
                <w:rFonts w:eastAsia="Arial" w:cs="Arial"/>
                <w:color w:val="0A2F41"/>
                <w:sz w:val="18"/>
                <w:szCs w:val="18"/>
                <w:lang w:val="en-AU"/>
              </w:rPr>
            </w:pPr>
          </w:p>
        </w:tc>
        <w:tc>
          <w:tcPr>
            <w:tcW w:w="2299" w:type="dxa"/>
            <w:shd w:val="clear" w:color="auto" w:fill="FFFFFF" w:themeFill="background1"/>
          </w:tcPr>
          <w:p w14:paraId="439F105A" w14:textId="3962487D" w:rsidR="00FB050D" w:rsidRPr="00004480" w:rsidRDefault="00B31988"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Benefits realisation credibility</w:t>
            </w:r>
          </w:p>
        </w:tc>
        <w:tc>
          <w:tcPr>
            <w:tcW w:w="3098" w:type="dxa"/>
            <w:shd w:val="clear" w:color="auto" w:fill="FFFFFF" w:themeFill="background1"/>
          </w:tcPr>
          <w:p w14:paraId="48432AE1" w14:textId="0A83C1D3" w:rsidR="00FB050D" w:rsidRPr="00004480" w:rsidRDefault="00B31988"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Benefits (e.g. 98–100% automation) are dependent on external enablers (data quality, API adoption), risking perceived under delivery if not contextualised</w:t>
            </w:r>
          </w:p>
        </w:tc>
        <w:tc>
          <w:tcPr>
            <w:tcW w:w="3392" w:type="dxa"/>
            <w:shd w:val="clear" w:color="auto" w:fill="FFFFFF" w:themeFill="background1"/>
          </w:tcPr>
          <w:p w14:paraId="53D0DFF1" w14:textId="7BAF6A08" w:rsidR="00FB050D" w:rsidRPr="00004480" w:rsidRDefault="00B31988"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Benefits are tracked through </w:t>
            </w:r>
            <w:r w:rsidRPr="00004480">
              <w:rPr>
                <w:rFonts w:eastAsia="Arial" w:cs="Arial"/>
                <w:b/>
                <w:color w:val="212121"/>
                <w:sz w:val="18"/>
                <w:szCs w:val="18"/>
                <w:lang w:val="en-AU"/>
              </w:rPr>
              <w:t>a conditions-based realisation model</w:t>
            </w:r>
            <w:r w:rsidRPr="00004480">
              <w:rPr>
                <w:rFonts w:eastAsia="Arial" w:cs="Arial"/>
                <w:color w:val="212121"/>
                <w:sz w:val="18"/>
                <w:szCs w:val="18"/>
                <w:lang w:val="en-AU"/>
              </w:rPr>
              <w:t>, ensuring dependencies are visible and benefits are measured against readiness, not just system delivery.</w:t>
            </w:r>
          </w:p>
        </w:tc>
      </w:tr>
      <w:tr w:rsidR="00FB050D" w:rsidRPr="00055EE8" w14:paraId="2CB8C3EC"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shd w:val="clear" w:color="auto" w:fill="E2EFD9" w:themeFill="accent6" w:themeFillTint="33"/>
          </w:tcPr>
          <w:p w14:paraId="3763CB43" w14:textId="77777777" w:rsidR="00FB050D" w:rsidRPr="00004480" w:rsidRDefault="00FB050D" w:rsidP="00D3204E">
            <w:pPr>
              <w:spacing w:before="0" w:after="0"/>
              <w:jc w:val="center"/>
              <w:rPr>
                <w:rFonts w:eastAsia="Arial" w:cs="Arial"/>
                <w:color w:val="0A2F41"/>
                <w:sz w:val="18"/>
                <w:szCs w:val="18"/>
                <w:lang w:val="en-AU"/>
              </w:rPr>
            </w:pPr>
          </w:p>
        </w:tc>
        <w:tc>
          <w:tcPr>
            <w:tcW w:w="2299" w:type="dxa"/>
            <w:shd w:val="clear" w:color="auto" w:fill="FFFFFF" w:themeFill="background1"/>
          </w:tcPr>
          <w:p w14:paraId="0A7988BC" w14:textId="4B49C50D" w:rsidR="00FB050D" w:rsidRPr="00004480" w:rsidRDefault="00B31988"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Outcome misalignment</w:t>
            </w:r>
          </w:p>
        </w:tc>
        <w:tc>
          <w:tcPr>
            <w:tcW w:w="3098" w:type="dxa"/>
            <w:shd w:val="clear" w:color="auto" w:fill="FFFFFF" w:themeFill="background1"/>
          </w:tcPr>
          <w:p w14:paraId="737F3B08" w14:textId="0DF25DAE" w:rsidR="00FB050D" w:rsidRPr="00004480" w:rsidRDefault="00B31988"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Delivery decisions </w:t>
            </w:r>
            <w:r w:rsidR="000F2220" w:rsidRPr="000F2220">
              <w:rPr>
                <w:rFonts w:eastAsia="Arial" w:cs="Arial"/>
                <w:color w:val="212121"/>
                <w:sz w:val="18"/>
                <w:szCs w:val="18"/>
                <w:lang w:val="en-AU"/>
              </w:rPr>
              <w:t xml:space="preserve">and governance forums may </w:t>
            </w:r>
            <w:r w:rsidRPr="00004480">
              <w:rPr>
                <w:rFonts w:eastAsia="Arial" w:cs="Arial"/>
                <w:color w:val="212121"/>
                <w:sz w:val="18"/>
                <w:szCs w:val="18"/>
                <w:lang w:val="en-AU"/>
              </w:rPr>
              <w:t>prioritise technology optimisation</w:t>
            </w:r>
            <w:r w:rsidR="000F2220" w:rsidRPr="000F2220">
              <w:rPr>
                <w:rFonts w:eastAsia="Arial" w:cs="Arial"/>
                <w:color w:val="212121"/>
                <w:sz w:val="18"/>
                <w:szCs w:val="18"/>
                <w:lang w:val="en-AU"/>
              </w:rPr>
              <w:t>,</w:t>
            </w:r>
            <w:r w:rsidRPr="00004480">
              <w:rPr>
                <w:rFonts w:eastAsia="Arial" w:cs="Arial"/>
                <w:color w:val="212121"/>
                <w:sz w:val="18"/>
                <w:szCs w:val="18"/>
                <w:lang w:val="en-AU"/>
              </w:rPr>
              <w:t xml:space="preserve"> stakeholder preferences </w:t>
            </w:r>
            <w:r w:rsidR="000F2220" w:rsidRPr="000F2220">
              <w:rPr>
                <w:rFonts w:eastAsia="Arial" w:cs="Arial"/>
                <w:color w:val="212121"/>
                <w:sz w:val="18"/>
                <w:szCs w:val="18"/>
                <w:lang w:val="en-AU"/>
              </w:rPr>
              <w:t xml:space="preserve">or activity reporting </w:t>
            </w:r>
            <w:r w:rsidRPr="00004480">
              <w:rPr>
                <w:rFonts w:eastAsia="Arial" w:cs="Arial"/>
                <w:color w:val="212121"/>
                <w:sz w:val="18"/>
                <w:szCs w:val="18"/>
                <w:lang w:val="en-AU"/>
              </w:rPr>
              <w:t xml:space="preserve">over the defined </w:t>
            </w:r>
            <w:r w:rsidR="000F2220" w:rsidRPr="000F2220">
              <w:rPr>
                <w:rFonts w:eastAsia="Arial" w:cs="Arial"/>
                <w:color w:val="212121"/>
                <w:sz w:val="18"/>
                <w:szCs w:val="18"/>
                <w:lang w:val="en-AU"/>
              </w:rPr>
              <w:t>Programme Horizon objectives</w:t>
            </w:r>
            <w:r w:rsidRPr="00004480">
              <w:rPr>
                <w:rFonts w:eastAsia="Arial" w:cs="Arial"/>
                <w:color w:val="212121"/>
                <w:sz w:val="18"/>
                <w:szCs w:val="18"/>
                <w:lang w:val="en-AU"/>
              </w:rPr>
              <w:t xml:space="preserve">, resulting in </w:t>
            </w:r>
            <w:r w:rsidR="000F2220" w:rsidRPr="000F2220">
              <w:rPr>
                <w:rFonts w:eastAsia="Arial" w:cs="Arial"/>
                <w:color w:val="212121"/>
                <w:sz w:val="18"/>
                <w:szCs w:val="18"/>
                <w:lang w:val="en-AU"/>
              </w:rPr>
              <w:t>strategic drift</w:t>
            </w:r>
            <w:r w:rsidRPr="00004480">
              <w:rPr>
                <w:rFonts w:eastAsia="Arial" w:cs="Arial"/>
                <w:color w:val="212121"/>
                <w:sz w:val="18"/>
                <w:szCs w:val="18"/>
                <w:lang w:val="en-AU"/>
              </w:rPr>
              <w:t xml:space="preserve"> and reduced </w:t>
            </w:r>
            <w:r w:rsidR="000F2220" w:rsidRPr="000F2220">
              <w:rPr>
                <w:rFonts w:eastAsia="Arial" w:cs="Arial"/>
                <w:color w:val="212121"/>
                <w:sz w:val="18"/>
                <w:szCs w:val="18"/>
                <w:lang w:val="en-AU"/>
              </w:rPr>
              <w:t xml:space="preserve">benefits </w:t>
            </w:r>
            <w:r w:rsidRPr="00004480">
              <w:rPr>
                <w:rFonts w:eastAsia="Arial" w:cs="Arial"/>
                <w:color w:val="212121"/>
                <w:sz w:val="18"/>
                <w:szCs w:val="18"/>
                <w:lang w:val="en-AU"/>
              </w:rPr>
              <w:t>realisation</w:t>
            </w:r>
            <w:r w:rsidR="000F2220" w:rsidRPr="000F2220">
              <w:rPr>
                <w:rFonts w:eastAsia="Arial" w:cs="Arial"/>
                <w:color w:val="212121"/>
                <w:sz w:val="18"/>
                <w:szCs w:val="18"/>
                <w:lang w:val="en-AU"/>
              </w:rPr>
              <w:t>.</w:t>
            </w:r>
          </w:p>
        </w:tc>
        <w:tc>
          <w:tcPr>
            <w:tcW w:w="3392" w:type="dxa"/>
            <w:shd w:val="clear" w:color="auto" w:fill="FFFFFF" w:themeFill="background1"/>
          </w:tcPr>
          <w:p w14:paraId="73089E96" w14:textId="00724F25" w:rsidR="00FB050D" w:rsidRPr="00004480" w:rsidRDefault="00F61CA9" w:rsidP="00D3204E">
            <w:pPr>
              <w:spacing w:before="0" w:after="0"/>
              <w:jc w:val="left"/>
              <w:rPr>
                <w:rFonts w:eastAsia="Arial" w:cs="Arial"/>
                <w:color w:val="212121"/>
                <w:sz w:val="18"/>
                <w:szCs w:val="18"/>
                <w:lang w:val="en-AU"/>
              </w:rPr>
            </w:pPr>
            <w:r w:rsidRPr="00F61CA9">
              <w:rPr>
                <w:rFonts w:eastAsia="Arial" w:cs="Arial"/>
                <w:color w:val="212121"/>
                <w:sz w:val="18"/>
                <w:szCs w:val="18"/>
                <w:lang w:val="en-AU"/>
              </w:rPr>
              <w:t xml:space="preserve">PMO enforces </w:t>
            </w:r>
            <w:r w:rsidRPr="00F61CA9">
              <w:rPr>
                <w:rFonts w:eastAsia="Arial" w:cs="Arial"/>
                <w:b/>
                <w:bCs/>
                <w:color w:val="212121"/>
                <w:sz w:val="18"/>
                <w:szCs w:val="18"/>
                <w:lang w:val="en-AU"/>
              </w:rPr>
              <w:t xml:space="preserve">outcome-led governance </w:t>
            </w:r>
            <w:r w:rsidRPr="00F61CA9">
              <w:rPr>
                <w:rFonts w:eastAsia="Arial" w:cs="Arial"/>
                <w:color w:val="212121"/>
                <w:sz w:val="18"/>
                <w:szCs w:val="18"/>
                <w:lang w:val="en-AU"/>
              </w:rPr>
              <w:t>by design. The Outcome Control loop of the Always-On Control Framework ensures every governance forum opens with outcome alignment status as its first agenda item not activity summaries. All decision packs include explicit traceability to the relevant Programme Horizon objective. Steering Committee packs lead with benefits conditions and objective status. This ensures all delivery decisions remain anchored to outcomes throughout all 2</w:t>
            </w:r>
            <w:r w:rsidR="00596808">
              <w:rPr>
                <w:rFonts w:eastAsia="Arial" w:cs="Arial"/>
                <w:color w:val="212121"/>
                <w:sz w:val="18"/>
                <w:szCs w:val="18"/>
                <w:lang w:val="en-AU"/>
              </w:rPr>
              <w:t>7</w:t>
            </w:r>
            <w:r w:rsidRPr="00F61CA9">
              <w:rPr>
                <w:rFonts w:eastAsia="Arial" w:cs="Arial"/>
                <w:color w:val="212121"/>
                <w:sz w:val="18"/>
                <w:szCs w:val="18"/>
                <w:lang w:val="en-AU"/>
              </w:rPr>
              <w:t xml:space="preserve"> months.</w:t>
            </w:r>
          </w:p>
        </w:tc>
      </w:tr>
      <w:tr w:rsidR="00FB050D" w:rsidRPr="00055EE8" w14:paraId="67A0CAB3"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val="restart"/>
            <w:shd w:val="clear" w:color="auto" w:fill="B0F4F6"/>
            <w:textDirection w:val="btLr"/>
            <w:vAlign w:val="center"/>
          </w:tcPr>
          <w:p w14:paraId="61BF2D16" w14:textId="79D96664" w:rsidR="00FB050D" w:rsidRPr="00004480" w:rsidRDefault="00582209" w:rsidP="00582209">
            <w:pPr>
              <w:spacing w:before="0" w:after="0"/>
              <w:ind w:left="113" w:right="113"/>
              <w:jc w:val="center"/>
              <w:rPr>
                <w:rFonts w:eastAsia="Arial" w:cs="Arial"/>
                <w:color w:val="0A2F41"/>
                <w:sz w:val="18"/>
                <w:szCs w:val="18"/>
                <w:lang w:val="en-AU"/>
              </w:rPr>
            </w:pPr>
            <w:r w:rsidRPr="00004480">
              <w:rPr>
                <w:rFonts w:eastAsia="Arial" w:cs="Arial"/>
                <w:color w:val="0A2F41"/>
                <w:sz w:val="18"/>
                <w:szCs w:val="18"/>
                <w:lang w:val="en-AU"/>
              </w:rPr>
              <w:t>Technology, Data &amp; Integration Risks</w:t>
            </w:r>
          </w:p>
        </w:tc>
        <w:tc>
          <w:tcPr>
            <w:tcW w:w="2299" w:type="dxa"/>
            <w:shd w:val="clear" w:color="auto" w:fill="FFFFFF" w:themeFill="background1"/>
          </w:tcPr>
          <w:p w14:paraId="7E31A138" w14:textId="084F5D0D" w:rsidR="00FB050D" w:rsidRPr="00004480" w:rsidRDefault="00582209"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Third-party dependency</w:t>
            </w:r>
          </w:p>
        </w:tc>
        <w:tc>
          <w:tcPr>
            <w:tcW w:w="3098" w:type="dxa"/>
            <w:shd w:val="clear" w:color="auto" w:fill="FFFFFF" w:themeFill="background1"/>
          </w:tcPr>
          <w:p w14:paraId="5102E7B1" w14:textId="67B17D6F" w:rsidR="00FB050D" w:rsidRPr="00004480" w:rsidRDefault="00582209" w:rsidP="00D3204E">
            <w:pPr>
              <w:spacing w:before="0" w:after="0"/>
              <w:jc w:val="left"/>
              <w:rPr>
                <w:rFonts w:eastAsia="Arial" w:cs="Arial"/>
                <w:color w:val="212121"/>
                <w:sz w:val="18"/>
                <w:szCs w:val="18"/>
                <w:lang w:val="en-AU"/>
              </w:rPr>
            </w:pPr>
            <w:r w:rsidRPr="004F4B71">
              <w:rPr>
                <w:rFonts w:eastAsia="Arial" w:cs="Arial"/>
                <w:color w:val="212121"/>
                <w:sz w:val="18"/>
                <w:szCs w:val="18"/>
                <w:lang w:val="en-AU"/>
              </w:rPr>
              <w:t>Dependencies on external vendors (e.g. Eagle, CSG, ServiceNow, Dynamics teams) may introduce delays due to misaligned priorities or delivery constraints</w:t>
            </w:r>
          </w:p>
        </w:tc>
        <w:tc>
          <w:tcPr>
            <w:tcW w:w="3392" w:type="dxa"/>
            <w:shd w:val="clear" w:color="auto" w:fill="FFFFFF" w:themeFill="background1"/>
          </w:tcPr>
          <w:p w14:paraId="777F3F00" w14:textId="1F25F0A1" w:rsidR="00FB050D" w:rsidRPr="00004480" w:rsidRDefault="00582209"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A </w:t>
            </w:r>
            <w:r w:rsidRPr="00004480">
              <w:rPr>
                <w:rFonts w:eastAsia="Arial" w:cs="Arial"/>
                <w:b/>
                <w:color w:val="212121"/>
                <w:sz w:val="18"/>
                <w:szCs w:val="18"/>
                <w:lang w:val="en-AU"/>
              </w:rPr>
              <w:t>vendor-integrated governance model</w:t>
            </w:r>
            <w:r w:rsidRPr="00004480">
              <w:rPr>
                <w:rFonts w:eastAsia="Arial" w:cs="Arial"/>
                <w:color w:val="212121"/>
                <w:sz w:val="18"/>
                <w:szCs w:val="18"/>
                <w:lang w:val="en-AU"/>
              </w:rPr>
              <w:t xml:space="preserve"> is established, including joint planning cycles, shared milestones, and escalation forums.</w:t>
            </w:r>
          </w:p>
        </w:tc>
      </w:tr>
      <w:tr w:rsidR="00D3204E" w:rsidRPr="00055EE8" w14:paraId="24419419"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shd w:val="clear" w:color="auto" w:fill="B0F4F6"/>
          </w:tcPr>
          <w:p w14:paraId="3C7C48DD" w14:textId="77777777" w:rsidR="00D3204E" w:rsidRPr="00004480" w:rsidRDefault="00D3204E" w:rsidP="00D3204E">
            <w:pPr>
              <w:spacing w:before="0" w:after="0"/>
              <w:jc w:val="center"/>
              <w:rPr>
                <w:rFonts w:eastAsia="Arial" w:cs="Arial"/>
                <w:color w:val="0A2F41"/>
                <w:sz w:val="18"/>
                <w:szCs w:val="18"/>
                <w:lang w:val="en-AU"/>
              </w:rPr>
            </w:pPr>
          </w:p>
        </w:tc>
        <w:tc>
          <w:tcPr>
            <w:tcW w:w="2299" w:type="dxa"/>
            <w:shd w:val="clear" w:color="auto" w:fill="FFFFFF" w:themeFill="background1"/>
          </w:tcPr>
          <w:p w14:paraId="07041736" w14:textId="00AB8ABA" w:rsidR="00D3204E" w:rsidRPr="00004480" w:rsidRDefault="00582209" w:rsidP="00D3204E">
            <w:pPr>
              <w:spacing w:before="0" w:after="0"/>
              <w:jc w:val="left"/>
              <w:rPr>
                <w:rFonts w:eastAsia="Arial" w:cs="Arial"/>
                <w:b/>
                <w:color w:val="003A8C"/>
                <w:sz w:val="18"/>
                <w:szCs w:val="18"/>
                <w:lang w:val="en-AU"/>
              </w:rPr>
            </w:pPr>
            <w:r w:rsidRPr="00004480">
              <w:rPr>
                <w:rFonts w:eastAsia="Arial" w:cs="Arial"/>
                <w:b/>
                <w:color w:val="003A8C"/>
                <w:sz w:val="18"/>
                <w:szCs w:val="18"/>
                <w:lang w:val="en-AU"/>
              </w:rPr>
              <w:t xml:space="preserve">Data Quality and Readiness Risk </w:t>
            </w:r>
          </w:p>
        </w:tc>
        <w:tc>
          <w:tcPr>
            <w:tcW w:w="3098" w:type="dxa"/>
            <w:shd w:val="clear" w:color="auto" w:fill="FFFFFF" w:themeFill="background1"/>
          </w:tcPr>
          <w:p w14:paraId="42FB2CB0" w14:textId="4FF5B306" w:rsidR="00D3204E" w:rsidRPr="00004480" w:rsidRDefault="00582209"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Poor or incomplete data may limit automation, impact solution effectiveness, and delay downstream delivery milestones</w:t>
            </w:r>
          </w:p>
        </w:tc>
        <w:tc>
          <w:tcPr>
            <w:tcW w:w="3392" w:type="dxa"/>
            <w:shd w:val="clear" w:color="auto" w:fill="FFFFFF" w:themeFill="background1"/>
          </w:tcPr>
          <w:p w14:paraId="38EE2D03" w14:textId="1FE1C287" w:rsidR="00D3204E" w:rsidRPr="00004480" w:rsidRDefault="00582209" w:rsidP="00D3204E">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PMO enforces </w:t>
            </w:r>
            <w:r w:rsidRPr="00004480">
              <w:rPr>
                <w:rFonts w:eastAsia="Arial" w:cs="Arial"/>
                <w:b/>
                <w:color w:val="212121"/>
                <w:sz w:val="18"/>
                <w:szCs w:val="18"/>
                <w:lang w:val="en-AU"/>
              </w:rPr>
              <w:t>data readiness checkpoints</w:t>
            </w:r>
            <w:r w:rsidRPr="00004480">
              <w:rPr>
                <w:rFonts w:eastAsia="Arial" w:cs="Arial"/>
                <w:color w:val="212121"/>
                <w:sz w:val="18"/>
                <w:szCs w:val="18"/>
                <w:lang w:val="en-AU"/>
              </w:rPr>
              <w:t xml:space="preserve"> aligned to delivery phases, with data ownership, cleansing plans, and escalation of gaps ahead of build and testing</w:t>
            </w:r>
          </w:p>
        </w:tc>
      </w:tr>
      <w:tr w:rsidR="00A16651" w:rsidRPr="00055EE8" w14:paraId="51F1A88B"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shd w:val="clear" w:color="auto" w:fill="B0F4F6"/>
          </w:tcPr>
          <w:p w14:paraId="7B0BA142" w14:textId="791DC5F4" w:rsidR="00055EE8" w:rsidRPr="00004480" w:rsidRDefault="00055EE8" w:rsidP="00055EE8">
            <w:pPr>
              <w:spacing w:before="0" w:after="0"/>
              <w:jc w:val="center"/>
              <w:rPr>
                <w:rFonts w:eastAsia="Arial" w:cs="Arial"/>
                <w:color w:val="0A2F41"/>
                <w:sz w:val="18"/>
                <w:szCs w:val="18"/>
                <w:lang w:val="en-AU"/>
              </w:rPr>
            </w:pPr>
          </w:p>
        </w:tc>
        <w:tc>
          <w:tcPr>
            <w:tcW w:w="2299" w:type="dxa"/>
            <w:shd w:val="clear" w:color="auto" w:fill="FFFFFF" w:themeFill="background1"/>
          </w:tcPr>
          <w:p w14:paraId="0836684D" w14:textId="32F06FB7" w:rsidR="00055EE8" w:rsidRPr="00004480" w:rsidRDefault="00582209" w:rsidP="00055EE8">
            <w:pPr>
              <w:spacing w:before="0" w:after="0"/>
              <w:jc w:val="left"/>
              <w:rPr>
                <w:rFonts w:eastAsia="Arial" w:cs="Arial"/>
                <w:sz w:val="18"/>
                <w:szCs w:val="18"/>
                <w:lang w:val="en-AU"/>
              </w:rPr>
            </w:pPr>
            <w:r w:rsidRPr="00004480">
              <w:rPr>
                <w:rFonts w:eastAsia="Arial" w:cs="Arial"/>
                <w:b/>
                <w:color w:val="003A8C"/>
                <w:sz w:val="18"/>
                <w:szCs w:val="18"/>
                <w:lang w:val="en-AU"/>
              </w:rPr>
              <w:t xml:space="preserve">RSP adoption and Integration Risk </w:t>
            </w:r>
          </w:p>
        </w:tc>
        <w:tc>
          <w:tcPr>
            <w:tcW w:w="3098" w:type="dxa"/>
            <w:shd w:val="clear" w:color="auto" w:fill="FFFFFF" w:themeFill="background1"/>
          </w:tcPr>
          <w:p w14:paraId="2A4C0740" w14:textId="4CFA7B93" w:rsidR="00055EE8" w:rsidRPr="00004480" w:rsidRDefault="00582209" w:rsidP="00055EE8">
            <w:pPr>
              <w:spacing w:before="0" w:after="0"/>
              <w:jc w:val="left"/>
              <w:rPr>
                <w:rFonts w:eastAsia="Arial" w:cs="Arial"/>
                <w:sz w:val="18"/>
                <w:szCs w:val="18"/>
                <w:lang w:val="en-AU"/>
              </w:rPr>
            </w:pPr>
            <w:r w:rsidRPr="00004480">
              <w:rPr>
                <w:rFonts w:eastAsia="Arial" w:cs="Arial"/>
                <w:color w:val="212121"/>
                <w:sz w:val="18"/>
                <w:szCs w:val="18"/>
                <w:lang w:val="en-AU"/>
              </w:rPr>
              <w:t>Reliance on external RSP adoption and integration readiness may delay end-state functionality and benefits realisation.</w:t>
            </w:r>
          </w:p>
        </w:tc>
        <w:tc>
          <w:tcPr>
            <w:tcW w:w="3392" w:type="dxa"/>
            <w:shd w:val="clear" w:color="auto" w:fill="FFFFFF" w:themeFill="background1"/>
          </w:tcPr>
          <w:p w14:paraId="41BEDB58" w14:textId="406383CE" w:rsidR="00055EE8" w:rsidRPr="00004480" w:rsidRDefault="00582209" w:rsidP="00055EE8">
            <w:pPr>
              <w:spacing w:before="0" w:after="0"/>
              <w:jc w:val="left"/>
              <w:rPr>
                <w:rFonts w:eastAsia="Arial" w:cs="Arial"/>
                <w:sz w:val="18"/>
                <w:szCs w:val="18"/>
                <w:lang w:val="en-AU"/>
              </w:rPr>
            </w:pPr>
            <w:r w:rsidRPr="00004480">
              <w:rPr>
                <w:rFonts w:eastAsia="Arial" w:cs="Arial"/>
                <w:color w:val="212121"/>
                <w:sz w:val="18"/>
                <w:szCs w:val="18"/>
                <w:lang w:val="en-AU"/>
              </w:rPr>
              <w:t xml:space="preserve">PMO tracks </w:t>
            </w:r>
            <w:r w:rsidRPr="00004480">
              <w:rPr>
                <w:rFonts w:eastAsia="Arial" w:cs="Arial"/>
                <w:b/>
                <w:color w:val="212121"/>
                <w:sz w:val="18"/>
                <w:szCs w:val="18"/>
                <w:lang w:val="en-AU"/>
              </w:rPr>
              <w:t>RSP onboarding and API adoption as critical dependencies</w:t>
            </w:r>
            <w:r w:rsidRPr="00004480">
              <w:rPr>
                <w:rFonts w:eastAsia="Arial" w:cs="Arial"/>
                <w:color w:val="212121"/>
                <w:sz w:val="18"/>
                <w:szCs w:val="18"/>
                <w:lang w:val="en-AU"/>
              </w:rPr>
              <w:t>, with clear engagement, escalation pathways, and integration readiness milestones.</w:t>
            </w:r>
          </w:p>
        </w:tc>
      </w:tr>
      <w:tr w:rsidR="00582209" w:rsidRPr="00055EE8" w14:paraId="4B9E18D8" w14:textId="77777777" w:rsidTr="005900B7">
        <w:trPr>
          <w:cnfStyle w:val="000000100000" w:firstRow="0" w:lastRow="0" w:firstColumn="0" w:lastColumn="0" w:oddVBand="0" w:evenVBand="0" w:oddHBand="1" w:evenHBand="0" w:firstRowFirstColumn="0" w:firstRowLastColumn="0" w:lastRowFirstColumn="0" w:lastRowLastColumn="0"/>
          <w:cantSplit/>
          <w:trHeight w:val="1134"/>
        </w:trPr>
        <w:tc>
          <w:tcPr>
            <w:tcW w:w="559" w:type="dxa"/>
            <w:shd w:val="clear" w:color="auto" w:fill="E6D5F3"/>
            <w:textDirection w:val="btLr"/>
          </w:tcPr>
          <w:p w14:paraId="00C05733" w14:textId="67B10FFA" w:rsidR="00582209" w:rsidRPr="00004480" w:rsidRDefault="005D6DD2" w:rsidP="002E5671">
            <w:pPr>
              <w:spacing w:before="0" w:after="0"/>
              <w:ind w:left="113" w:right="113"/>
              <w:jc w:val="center"/>
              <w:rPr>
                <w:rFonts w:eastAsia="Arial" w:cs="Arial"/>
                <w:color w:val="0A2F41"/>
                <w:sz w:val="18"/>
                <w:szCs w:val="18"/>
                <w:lang w:val="en-AU"/>
              </w:rPr>
            </w:pPr>
            <w:r w:rsidRPr="00004480">
              <w:rPr>
                <w:rFonts w:eastAsia="Arial" w:cs="Arial"/>
                <w:color w:val="0A2F41"/>
                <w:sz w:val="18"/>
                <w:szCs w:val="18"/>
                <w:lang w:val="en-AU"/>
              </w:rPr>
              <w:t>Delivery</w:t>
            </w:r>
            <w:r w:rsidR="00582209" w:rsidRPr="00004480">
              <w:rPr>
                <w:rFonts w:eastAsia="Arial" w:cs="Arial"/>
                <w:color w:val="0A2F41"/>
                <w:sz w:val="18"/>
                <w:szCs w:val="18"/>
                <w:lang w:val="en-AU"/>
              </w:rPr>
              <w:t xml:space="preserve"> Dependencies </w:t>
            </w:r>
          </w:p>
        </w:tc>
        <w:tc>
          <w:tcPr>
            <w:tcW w:w="2299" w:type="dxa"/>
            <w:shd w:val="clear" w:color="auto" w:fill="FFFFFF" w:themeFill="background1"/>
          </w:tcPr>
          <w:p w14:paraId="6DDDDF12" w14:textId="1351D0EA" w:rsidR="00582209" w:rsidRPr="00004480" w:rsidRDefault="00582209" w:rsidP="00582209">
            <w:pPr>
              <w:spacing w:before="0" w:after="0"/>
              <w:jc w:val="left"/>
              <w:rPr>
                <w:rFonts w:eastAsia="Arial" w:cs="Arial"/>
                <w:b/>
                <w:color w:val="003A8C"/>
                <w:sz w:val="18"/>
                <w:szCs w:val="18"/>
                <w:lang w:val="en-AU"/>
              </w:rPr>
            </w:pPr>
            <w:r w:rsidRPr="00004480">
              <w:rPr>
                <w:rFonts w:eastAsia="Arial" w:cs="Arial"/>
                <w:b/>
                <w:color w:val="003A8C"/>
                <w:sz w:val="18"/>
                <w:szCs w:val="18"/>
                <w:lang w:val="en-AU"/>
              </w:rPr>
              <w:t>External critical path misread</w:t>
            </w:r>
          </w:p>
        </w:tc>
        <w:tc>
          <w:tcPr>
            <w:tcW w:w="3098" w:type="dxa"/>
            <w:shd w:val="clear" w:color="auto" w:fill="FFFFFF" w:themeFill="background1"/>
          </w:tcPr>
          <w:p w14:paraId="73C3A16F" w14:textId="44C863C5" w:rsidR="00582209" w:rsidRPr="00004480" w:rsidRDefault="00582209"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Externally constrained periods (e.g. RSP notice timelines) may be misinterpreted as delivery underperformance, reducing executive confidence</w:t>
            </w:r>
          </w:p>
        </w:tc>
        <w:tc>
          <w:tcPr>
            <w:tcW w:w="3392" w:type="dxa"/>
            <w:shd w:val="clear" w:color="auto" w:fill="FFFFFF" w:themeFill="background1"/>
          </w:tcPr>
          <w:p w14:paraId="33151A48" w14:textId="56A85056" w:rsidR="00582209" w:rsidRPr="00004480" w:rsidRDefault="00582209"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PMO provides </w:t>
            </w:r>
            <w:r w:rsidRPr="00004480">
              <w:rPr>
                <w:rFonts w:eastAsia="Arial" w:cs="Arial"/>
                <w:b/>
                <w:color w:val="212121"/>
                <w:sz w:val="18"/>
                <w:szCs w:val="18"/>
                <w:lang w:val="en-AU"/>
              </w:rPr>
              <w:t>transparent programme state reporting</w:t>
            </w:r>
            <w:r w:rsidRPr="00004480">
              <w:rPr>
                <w:rFonts w:eastAsia="Arial" w:cs="Arial"/>
                <w:color w:val="212121"/>
                <w:sz w:val="18"/>
                <w:szCs w:val="18"/>
                <w:lang w:val="en-AU"/>
              </w:rPr>
              <w:t>, clearly distinguishing planned constraints from delivery risk. External dependencies are actively tracked and reviewed at Programme Delivery Board</w:t>
            </w:r>
          </w:p>
        </w:tc>
      </w:tr>
      <w:tr w:rsidR="00582209" w:rsidRPr="00055EE8" w14:paraId="14C51135"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val="restart"/>
            <w:textDirection w:val="btLr"/>
            <w:vAlign w:val="center"/>
          </w:tcPr>
          <w:p w14:paraId="6E9B8B8A" w14:textId="30AAD54C" w:rsidR="00582209" w:rsidRPr="00004480" w:rsidRDefault="00965D98" w:rsidP="002E5671">
            <w:pPr>
              <w:spacing w:before="0" w:after="0"/>
              <w:ind w:left="113" w:right="113"/>
              <w:jc w:val="center"/>
              <w:rPr>
                <w:rFonts w:eastAsia="Arial" w:cs="Arial"/>
                <w:color w:val="0A2F41"/>
                <w:sz w:val="18"/>
                <w:szCs w:val="18"/>
                <w:lang w:val="en-AU"/>
              </w:rPr>
            </w:pPr>
            <w:r w:rsidRPr="00004480">
              <w:rPr>
                <w:rFonts w:eastAsia="Arial" w:cs="Arial"/>
                <w:color w:val="0A2F41"/>
                <w:sz w:val="18"/>
                <w:szCs w:val="18"/>
                <w:lang w:val="en-AU"/>
              </w:rPr>
              <w:t>Business Readiness, Change &amp; Operations</w:t>
            </w:r>
          </w:p>
        </w:tc>
        <w:tc>
          <w:tcPr>
            <w:tcW w:w="2299" w:type="dxa"/>
            <w:shd w:val="clear" w:color="auto" w:fill="FFFFFF" w:themeFill="background1"/>
          </w:tcPr>
          <w:p w14:paraId="6045131C" w14:textId="7700A2C4" w:rsidR="00582209" w:rsidRPr="00004480" w:rsidRDefault="00965D98" w:rsidP="00582209">
            <w:pPr>
              <w:spacing w:before="0" w:after="0"/>
              <w:jc w:val="left"/>
              <w:rPr>
                <w:rFonts w:eastAsia="Arial" w:cs="Arial"/>
                <w:b/>
                <w:color w:val="003A8C"/>
                <w:sz w:val="18"/>
                <w:szCs w:val="18"/>
                <w:lang w:val="en-AU"/>
              </w:rPr>
            </w:pPr>
            <w:r w:rsidRPr="00004480">
              <w:rPr>
                <w:rFonts w:eastAsia="Arial" w:cs="Arial"/>
                <w:b/>
                <w:color w:val="003A8C"/>
                <w:sz w:val="18"/>
                <w:szCs w:val="18"/>
                <w:lang w:val="en-AU"/>
              </w:rPr>
              <w:t xml:space="preserve">Change adoption failure </w:t>
            </w:r>
          </w:p>
        </w:tc>
        <w:tc>
          <w:tcPr>
            <w:tcW w:w="3098" w:type="dxa"/>
            <w:shd w:val="clear" w:color="auto" w:fill="FFFFFF" w:themeFill="background1"/>
          </w:tcPr>
          <w:p w14:paraId="54FAFB41" w14:textId="6E712BD7" w:rsidR="00582209" w:rsidRPr="00004480" w:rsidRDefault="00965D98"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Transition to automated processes may be resisted, with users reverting to manual workarounds, reducing expected benefits</w:t>
            </w:r>
          </w:p>
        </w:tc>
        <w:tc>
          <w:tcPr>
            <w:tcW w:w="3392" w:type="dxa"/>
            <w:shd w:val="clear" w:color="auto" w:fill="FFFFFF" w:themeFill="background1"/>
          </w:tcPr>
          <w:p w14:paraId="3B85BD89" w14:textId="1A8322C1" w:rsidR="00582209" w:rsidRPr="00004480" w:rsidRDefault="00965D98" w:rsidP="00582209">
            <w:pPr>
              <w:spacing w:before="0" w:after="0"/>
              <w:jc w:val="left"/>
              <w:rPr>
                <w:rFonts w:eastAsia="Arial" w:cs="Arial"/>
                <w:color w:val="212121"/>
                <w:sz w:val="18"/>
                <w:szCs w:val="18"/>
                <w:lang w:val="en-AU"/>
              </w:rPr>
            </w:pPr>
            <w:r w:rsidRPr="00954E7F">
              <w:rPr>
                <w:rFonts w:eastAsia="Arial" w:cs="Arial"/>
                <w:color w:val="212121"/>
                <w:sz w:val="18"/>
                <w:szCs w:val="18"/>
                <w:lang w:val="en-AU"/>
              </w:rPr>
              <w:t xml:space="preserve">OCM is fully </w:t>
            </w:r>
            <w:commentRangeStart w:id="132"/>
            <w:r w:rsidRPr="00954E7F">
              <w:rPr>
                <w:rFonts w:eastAsia="Arial" w:cs="Arial"/>
                <w:color w:val="212121"/>
                <w:sz w:val="18"/>
                <w:szCs w:val="18"/>
                <w:lang w:val="en-AU"/>
              </w:rPr>
              <w:t>embedded within PCO execution</w:t>
            </w:r>
            <w:commentRangeEnd w:id="132"/>
            <w:r w:rsidRPr="00954E7F">
              <w:rPr>
                <w:rStyle w:val="CommentReference"/>
                <w:rFonts w:eastAsia="Arial" w:cs="Arial"/>
                <w:color w:val="212121"/>
                <w:sz w:val="18"/>
                <w:szCs w:val="18"/>
                <w:lang w:val="en-AU"/>
              </w:rPr>
              <w:commentReference w:id="132"/>
            </w:r>
            <w:r w:rsidRPr="00954E7F">
              <w:rPr>
                <w:rFonts w:eastAsia="Arial" w:cs="Arial"/>
                <w:color w:val="212121"/>
                <w:sz w:val="18"/>
                <w:szCs w:val="18"/>
                <w:lang w:val="en-AU"/>
              </w:rPr>
              <w:t xml:space="preserve">, with adoption measured through readiness gates, targeted training, and </w:t>
            </w:r>
            <w:r w:rsidR="007C440D" w:rsidRPr="00954E7F">
              <w:rPr>
                <w:rFonts w:eastAsia="Arial" w:cs="Arial"/>
                <w:color w:val="212121"/>
                <w:sz w:val="18"/>
                <w:szCs w:val="18"/>
                <w:lang w:val="en-AU"/>
              </w:rPr>
              <w:t>behavioura</w:t>
            </w:r>
            <w:r w:rsidR="00954E7F" w:rsidRPr="00954E7F">
              <w:rPr>
                <w:rFonts w:eastAsia="Arial" w:cs="Arial"/>
                <w:color w:val="212121"/>
                <w:sz w:val="18"/>
                <w:szCs w:val="18"/>
                <w:lang w:val="en-US"/>
              </w:rPr>
              <w:t>l</w:t>
            </w:r>
            <w:r w:rsidRPr="00004480">
              <w:rPr>
                <w:rFonts w:eastAsia="Arial" w:cs="Arial"/>
                <w:color w:val="212121"/>
                <w:sz w:val="18"/>
                <w:szCs w:val="18"/>
                <w:lang w:val="en-AU"/>
              </w:rPr>
              <w:t xml:space="preserve"> tracking not just go-live completion.</w:t>
            </w:r>
          </w:p>
        </w:tc>
      </w:tr>
      <w:tr w:rsidR="00582209" w:rsidRPr="00055EE8" w14:paraId="7EE801BB" w14:textId="77777777" w:rsidTr="005900B7">
        <w:trPr>
          <w:cnfStyle w:val="000000100000" w:firstRow="0" w:lastRow="0" w:firstColumn="0" w:lastColumn="0" w:oddVBand="0" w:evenVBand="0" w:oddHBand="1" w:evenHBand="0" w:firstRowFirstColumn="0" w:firstRowLastColumn="0" w:lastRowFirstColumn="0" w:lastRowLastColumn="0"/>
        </w:trPr>
        <w:tc>
          <w:tcPr>
            <w:tcW w:w="559" w:type="dxa"/>
            <w:vMerge/>
          </w:tcPr>
          <w:p w14:paraId="321D8DA3" w14:textId="77777777" w:rsidR="00582209" w:rsidRPr="00004480" w:rsidRDefault="00582209" w:rsidP="00582209">
            <w:pPr>
              <w:spacing w:before="0" w:after="0"/>
              <w:jc w:val="center"/>
              <w:rPr>
                <w:rFonts w:eastAsia="Arial" w:cs="Arial"/>
                <w:color w:val="0A2F41"/>
                <w:sz w:val="18"/>
                <w:szCs w:val="18"/>
                <w:lang w:val="en-AU"/>
              </w:rPr>
            </w:pPr>
          </w:p>
        </w:tc>
        <w:tc>
          <w:tcPr>
            <w:tcW w:w="2299" w:type="dxa"/>
            <w:shd w:val="clear" w:color="auto" w:fill="FFFFFF" w:themeFill="background1"/>
          </w:tcPr>
          <w:p w14:paraId="32CF7C4F" w14:textId="288972EC" w:rsidR="00582209" w:rsidRPr="00004480" w:rsidRDefault="00965D98" w:rsidP="00582209">
            <w:pPr>
              <w:spacing w:before="0" w:after="0"/>
              <w:jc w:val="left"/>
              <w:rPr>
                <w:rFonts w:eastAsia="Arial" w:cs="Arial"/>
                <w:b/>
                <w:color w:val="003A8C"/>
                <w:sz w:val="18"/>
                <w:szCs w:val="18"/>
                <w:lang w:val="en-AU"/>
              </w:rPr>
            </w:pPr>
            <w:r w:rsidRPr="00004480">
              <w:rPr>
                <w:rFonts w:eastAsia="Arial" w:cs="Arial"/>
                <w:b/>
                <w:color w:val="003A8C"/>
                <w:sz w:val="18"/>
                <w:szCs w:val="18"/>
                <w:lang w:val="en-AU"/>
              </w:rPr>
              <w:t xml:space="preserve">Business readiness lagging technical delivery </w:t>
            </w:r>
          </w:p>
        </w:tc>
        <w:tc>
          <w:tcPr>
            <w:tcW w:w="3098" w:type="dxa"/>
            <w:shd w:val="clear" w:color="auto" w:fill="FFFFFF" w:themeFill="background1"/>
          </w:tcPr>
          <w:p w14:paraId="5CE0B139" w14:textId="3C0A961C" w:rsidR="00582209" w:rsidRPr="00004480" w:rsidRDefault="00965D98"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Technical readiness may outpace business preparedness, resulting in ineffective or high-risk go-live</w:t>
            </w:r>
          </w:p>
        </w:tc>
        <w:tc>
          <w:tcPr>
            <w:tcW w:w="3392" w:type="dxa"/>
            <w:shd w:val="clear" w:color="auto" w:fill="FFFFFF" w:themeFill="background1"/>
          </w:tcPr>
          <w:p w14:paraId="32FBBF55" w14:textId="7D2D89DC" w:rsidR="00582209" w:rsidRPr="00004480" w:rsidRDefault="00965D98"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Go-live decisions are governed by a composite readiness model, including OCM, process, and operational readiness metrics.</w:t>
            </w:r>
          </w:p>
        </w:tc>
      </w:tr>
      <w:tr w:rsidR="00582209" w:rsidRPr="00055EE8" w14:paraId="5B517FC7" w14:textId="77777777" w:rsidTr="005900B7">
        <w:trPr>
          <w:cnfStyle w:val="000000010000" w:firstRow="0" w:lastRow="0" w:firstColumn="0" w:lastColumn="0" w:oddVBand="0" w:evenVBand="0" w:oddHBand="0" w:evenHBand="1" w:firstRowFirstColumn="0" w:firstRowLastColumn="0" w:lastRowFirstColumn="0" w:lastRowLastColumn="0"/>
        </w:trPr>
        <w:tc>
          <w:tcPr>
            <w:tcW w:w="559" w:type="dxa"/>
            <w:vMerge/>
          </w:tcPr>
          <w:p w14:paraId="3A125B14" w14:textId="77777777" w:rsidR="00582209" w:rsidRPr="00004480" w:rsidRDefault="00582209" w:rsidP="00582209">
            <w:pPr>
              <w:spacing w:before="0" w:after="0"/>
              <w:jc w:val="center"/>
              <w:rPr>
                <w:rFonts w:eastAsia="Arial" w:cs="Arial"/>
                <w:color w:val="0A2F41"/>
                <w:sz w:val="18"/>
                <w:szCs w:val="18"/>
                <w:lang w:val="en-AU"/>
              </w:rPr>
            </w:pPr>
          </w:p>
        </w:tc>
        <w:tc>
          <w:tcPr>
            <w:tcW w:w="2299" w:type="dxa"/>
            <w:shd w:val="clear" w:color="auto" w:fill="FFFFFF" w:themeFill="background1"/>
          </w:tcPr>
          <w:p w14:paraId="6D3CE973" w14:textId="6F45BC33" w:rsidR="00582209" w:rsidRPr="00004480" w:rsidRDefault="00965D98" w:rsidP="00582209">
            <w:pPr>
              <w:spacing w:before="0" w:after="0"/>
              <w:jc w:val="left"/>
              <w:rPr>
                <w:rFonts w:eastAsia="Arial" w:cs="Arial"/>
                <w:b/>
                <w:color w:val="003A8C"/>
                <w:sz w:val="18"/>
                <w:szCs w:val="18"/>
                <w:lang w:val="en-AU"/>
              </w:rPr>
            </w:pPr>
            <w:r w:rsidRPr="00004480">
              <w:rPr>
                <w:rFonts w:eastAsia="Arial" w:cs="Arial"/>
                <w:b/>
                <w:color w:val="003A8C"/>
                <w:sz w:val="18"/>
                <w:szCs w:val="18"/>
                <w:lang w:val="en-AU"/>
              </w:rPr>
              <w:t xml:space="preserve">Service Transition and Operational </w:t>
            </w:r>
          </w:p>
        </w:tc>
        <w:tc>
          <w:tcPr>
            <w:tcW w:w="3098" w:type="dxa"/>
            <w:shd w:val="clear" w:color="auto" w:fill="FFFFFF" w:themeFill="background1"/>
          </w:tcPr>
          <w:p w14:paraId="54D4E327" w14:textId="6151D3CE" w:rsidR="00582209" w:rsidRPr="00004480" w:rsidRDefault="00965D98"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Transition to BAU, including ServiceNow and operational teams, may be delayed or incomplete, affecting service continuity post go-live.</w:t>
            </w:r>
          </w:p>
        </w:tc>
        <w:tc>
          <w:tcPr>
            <w:tcW w:w="3392" w:type="dxa"/>
            <w:shd w:val="clear" w:color="auto" w:fill="FFFFFF" w:themeFill="background1"/>
          </w:tcPr>
          <w:p w14:paraId="061B2B1C" w14:textId="1B37799A" w:rsidR="00582209" w:rsidRPr="00004480" w:rsidRDefault="00965D98" w:rsidP="00582209">
            <w:pPr>
              <w:spacing w:before="0" w:after="0"/>
              <w:jc w:val="left"/>
              <w:rPr>
                <w:rFonts w:eastAsia="Arial" w:cs="Arial"/>
                <w:color w:val="212121"/>
                <w:sz w:val="18"/>
                <w:szCs w:val="18"/>
                <w:lang w:val="en-AU"/>
              </w:rPr>
            </w:pPr>
            <w:r w:rsidRPr="00004480">
              <w:rPr>
                <w:rFonts w:eastAsia="Arial" w:cs="Arial"/>
                <w:color w:val="212121"/>
                <w:sz w:val="18"/>
                <w:szCs w:val="18"/>
                <w:lang w:val="en-AU"/>
              </w:rPr>
              <w:t xml:space="preserve">PMO ensures </w:t>
            </w:r>
            <w:r w:rsidRPr="00004480">
              <w:rPr>
                <w:rFonts w:eastAsia="Arial" w:cs="Arial"/>
                <w:b/>
                <w:color w:val="212121"/>
                <w:sz w:val="18"/>
                <w:szCs w:val="18"/>
                <w:lang w:val="en-AU"/>
              </w:rPr>
              <w:t>structured service transition planning</w:t>
            </w:r>
            <w:r w:rsidRPr="00004480">
              <w:rPr>
                <w:rFonts w:eastAsia="Arial" w:cs="Arial"/>
                <w:color w:val="212121"/>
                <w:sz w:val="18"/>
                <w:szCs w:val="18"/>
                <w:lang w:val="en-AU"/>
              </w:rPr>
              <w:t>, including handover criteria, support model definition, and operational readiness sign-off prior to go-live</w:t>
            </w:r>
          </w:p>
        </w:tc>
      </w:tr>
    </w:tbl>
    <w:commentRangeEnd w:id="130"/>
    <w:p w14:paraId="315E4385" w14:textId="6C58A1BC" w:rsidR="00CF2D63" w:rsidRPr="00004480" w:rsidRDefault="00860463" w:rsidP="00055EE8">
      <w:pPr>
        <w:spacing w:before="0" w:after="120"/>
        <w:jc w:val="left"/>
        <w:rPr>
          <w:rFonts w:eastAsia="Aptos" w:cs="Arial"/>
          <w:kern w:val="2"/>
          <w:szCs w:val="20"/>
          <w14:ligatures w14:val="standardContextual"/>
        </w:rPr>
      </w:pPr>
      <w:r w:rsidRPr="00004480" w:rsidDel="00C36664">
        <w:rPr>
          <w:rStyle w:val="CommentReference"/>
          <w:rFonts w:eastAsia="Aptos" w:cs="Arial"/>
          <w:kern w:val="2"/>
          <w:sz w:val="20"/>
          <w:szCs w:val="20"/>
          <w14:ligatures w14:val="standardContextual"/>
        </w:rPr>
        <w:commentReference w:id="130"/>
      </w:r>
      <w:commentRangeEnd w:id="131"/>
      <w:r w:rsidRPr="00004480">
        <w:rPr>
          <w:rStyle w:val="CommentReference"/>
          <w:rFonts w:eastAsia="Aptos" w:cs="Arial"/>
          <w:kern w:val="2"/>
          <w:sz w:val="20"/>
          <w:szCs w:val="20"/>
          <w14:ligatures w14:val="standardContextual"/>
        </w:rPr>
        <w:commentReference w:id="131"/>
      </w:r>
      <w:commentRangeStart w:id="134"/>
      <w:commentRangeStart w:id="135"/>
      <w:commentRangeStart w:id="136"/>
      <w:commentRangeStart w:id="137"/>
      <w:r w:rsidR="00CF2D63" w:rsidRPr="00004480">
        <w:rPr>
          <w:rFonts w:eastAsia="Aptos" w:cs="Arial"/>
          <w:kern w:val="2"/>
          <w:szCs w:val="20"/>
          <w14:ligatures w14:val="standardContextual"/>
        </w:rPr>
        <w:t xml:space="preserve"> </w:t>
      </w:r>
      <w:commentRangeEnd w:id="137"/>
      <w:r w:rsidR="00CF2D63" w:rsidRPr="00004480">
        <w:rPr>
          <w:rStyle w:val="CommentReference"/>
          <w:rFonts w:eastAsia="Aptos" w:cs="Arial"/>
          <w:kern w:val="2"/>
          <w:sz w:val="20"/>
          <w:szCs w:val="20"/>
          <w14:ligatures w14:val="standardContextual"/>
        </w:rPr>
        <w:commentReference w:id="137"/>
      </w:r>
      <w:commentRangeEnd w:id="134"/>
      <w:r w:rsidR="008202D2" w:rsidRPr="00004480">
        <w:rPr>
          <w:rStyle w:val="CommentReference"/>
          <w:rFonts w:eastAsia="Aptos" w:cs="Arial"/>
          <w:kern w:val="2"/>
          <w:sz w:val="20"/>
          <w:szCs w:val="20"/>
          <w14:ligatures w14:val="standardContextual"/>
        </w:rPr>
        <w:commentReference w:id="134"/>
      </w:r>
      <w:commentRangeEnd w:id="135"/>
      <w:r w:rsidRPr="00004480">
        <w:rPr>
          <w:rStyle w:val="CommentReference"/>
          <w:rFonts w:eastAsia="Aptos" w:cs="Arial"/>
          <w:kern w:val="2"/>
          <w:sz w:val="20"/>
          <w:szCs w:val="20"/>
          <w14:ligatures w14:val="standardContextual"/>
        </w:rPr>
        <w:commentReference w:id="135"/>
      </w:r>
      <w:commentRangeEnd w:id="136"/>
      <w:r w:rsidRPr="00004480">
        <w:rPr>
          <w:rStyle w:val="CommentReference"/>
          <w:rFonts w:eastAsia="Aptos" w:cs="Arial"/>
          <w:kern w:val="2"/>
          <w:sz w:val="20"/>
          <w:szCs w:val="20"/>
          <w14:ligatures w14:val="standardContextual"/>
        </w:rPr>
        <w:commentReference w:id="136"/>
      </w:r>
    </w:p>
    <w:p w14:paraId="6A9E05AB" w14:textId="658F489D" w:rsidR="005E117B" w:rsidRPr="005E117B" w:rsidRDefault="005E117B" w:rsidP="00FF4B49">
      <w:pPr>
        <w:spacing w:before="0" w:after="120"/>
        <w:rPr>
          <w:rFonts w:eastAsia="Aptos" w:cs="Arial"/>
          <w:kern w:val="2"/>
          <w:szCs w:val="20"/>
          <w14:ligatures w14:val="standardContextual"/>
        </w:rPr>
      </w:pPr>
      <w:r w:rsidRPr="005E117B">
        <w:rPr>
          <w:rFonts w:eastAsia="Aptos" w:cs="Arial"/>
          <w:kern w:val="2"/>
          <w:szCs w:val="20"/>
          <w14:ligatures w14:val="standardContextual"/>
        </w:rPr>
        <w:t xml:space="preserve">Capgemini will proactively manage all programme-level dependencies through the Project Control Office (PCO), underpinned by integrated RAID and Dependency Registers to ensure end-to-end visibility and control. Key external dependencies with programme-level significance are identified in </w:t>
      </w:r>
      <w:r w:rsidRPr="00C22F9C">
        <w:rPr>
          <w:rFonts w:eastAsia="Aptos" w:cs="Arial"/>
          <w:kern w:val="2"/>
          <w:szCs w:val="20"/>
          <w14:ligatures w14:val="standardContextual"/>
        </w:rPr>
        <w:t xml:space="preserve">Section </w:t>
      </w:r>
      <w:r w:rsidR="00C22F9C" w:rsidRPr="00C22F9C">
        <w:rPr>
          <w:rFonts w:eastAsia="Aptos" w:cs="Arial"/>
          <w:kern w:val="2"/>
          <w:szCs w:val="20"/>
          <w14:ligatures w14:val="standardContextual"/>
        </w:rPr>
        <w:t>4.5</w:t>
      </w:r>
      <w:r w:rsidRPr="005E117B">
        <w:rPr>
          <w:rFonts w:eastAsia="Aptos" w:cs="Arial"/>
          <w:kern w:val="2"/>
          <w:szCs w:val="20"/>
          <w14:ligatures w14:val="standardContextual"/>
        </w:rPr>
        <w:t xml:space="preserve"> and embedded within each work package to ensure alignment with delivery planning and sequencing.</w:t>
      </w:r>
    </w:p>
    <w:p w14:paraId="74FC5EB7" w14:textId="77777777" w:rsidR="005E117B" w:rsidRDefault="005E117B" w:rsidP="00FF4B49">
      <w:pPr>
        <w:spacing w:before="0" w:after="120"/>
        <w:rPr>
          <w:rFonts w:eastAsia="Aptos" w:cs="Arial"/>
          <w:kern w:val="2"/>
          <w:szCs w:val="20"/>
          <w14:ligatures w14:val="standardContextual"/>
        </w:rPr>
      </w:pPr>
      <w:r w:rsidRPr="005E117B">
        <w:rPr>
          <w:rFonts w:eastAsia="Aptos" w:cs="Arial"/>
          <w:kern w:val="2"/>
          <w:szCs w:val="20"/>
          <w14:ligatures w14:val="standardContextual"/>
        </w:rPr>
        <w:t>Dependency status is actively monitored through a structured governance cadence, including weekly Risk and Dependency Check-ins to drive early identification and mitigation, and formal reporting to the Programme Delivery Board on a fortnightly basis. This approach ensures timely escalation, informed decision-making, and sustained delivery momentum across the programme.</w:t>
      </w:r>
    </w:p>
    <w:p w14:paraId="463657A6" w14:textId="77777777" w:rsidR="005E117B" w:rsidRDefault="005E117B" w:rsidP="00FF4B49">
      <w:pPr>
        <w:spacing w:before="0" w:after="120"/>
        <w:rPr>
          <w:rFonts w:eastAsia="Aptos" w:cs="Arial"/>
          <w:kern w:val="2"/>
          <w:szCs w:val="20"/>
          <w14:ligatures w14:val="standardContextual"/>
        </w:rPr>
      </w:pPr>
    </w:p>
    <w:p w14:paraId="34030647" w14:textId="10CA9156" w:rsidR="00055EE8" w:rsidRDefault="00055EE8" w:rsidP="00055EE8">
      <w:pPr>
        <w:spacing w:before="0" w:after="120"/>
        <w:jc w:val="left"/>
        <w:rPr>
          <w:rFonts w:eastAsia="Aptos" w:cs="Arial"/>
          <w:b/>
          <w:kern w:val="2"/>
          <w:szCs w:val="20"/>
          <w14:ligatures w14:val="standardContextual"/>
        </w:rPr>
      </w:pPr>
      <w:r w:rsidRPr="00055EE8">
        <w:rPr>
          <w:rFonts w:eastAsia="Aptos" w:cs="Arial"/>
          <w:b/>
          <w:kern w:val="2"/>
          <w:szCs w:val="20"/>
          <w14:ligatures w14:val="standardContextual"/>
        </w:rPr>
        <w:t>Outcome-Led Performance Management</w:t>
      </w:r>
    </w:p>
    <w:p w14:paraId="5104FBD1" w14:textId="42B4743A" w:rsidR="00E30A42" w:rsidRPr="00055EE8" w:rsidRDefault="00055EE8" w:rsidP="00FF4B49">
      <w:pPr>
        <w:spacing w:before="0" w:after="120"/>
        <w:rPr>
          <w:rFonts w:eastAsia="Aptos" w:cs="Arial"/>
          <w:kern w:val="2"/>
          <w:szCs w:val="20"/>
          <w14:ligatures w14:val="standardContextual"/>
        </w:rPr>
      </w:pPr>
      <w:r w:rsidRPr="00055EE8">
        <w:rPr>
          <w:rFonts w:eastAsia="Aptos" w:cs="Arial"/>
          <w:kern w:val="2"/>
          <w:szCs w:val="20"/>
          <w14:ligatures w14:val="standardContextual"/>
        </w:rPr>
        <w:t xml:space="preserve">Performance management </w:t>
      </w:r>
      <w:r w:rsidR="002A5CB2">
        <w:rPr>
          <w:rFonts w:eastAsia="Aptos" w:cs="Arial"/>
          <w:kern w:val="2"/>
          <w:szCs w:val="20"/>
          <w14:ligatures w14:val="standardContextual"/>
        </w:rPr>
        <w:t>combines</w:t>
      </w:r>
      <w:r w:rsidRPr="00055EE8">
        <w:rPr>
          <w:rFonts w:eastAsia="Aptos" w:cs="Arial"/>
          <w:kern w:val="2"/>
          <w:szCs w:val="20"/>
          <w14:ligatures w14:val="standardContextual"/>
        </w:rPr>
        <w:t xml:space="preserve"> predictive </w:t>
      </w:r>
      <w:r w:rsidR="00B60DB9">
        <w:rPr>
          <w:rFonts w:eastAsia="Aptos" w:cs="Arial"/>
          <w:kern w:val="2"/>
          <w:szCs w:val="20"/>
          <w14:ligatures w14:val="standardContextual"/>
        </w:rPr>
        <w:t>lead</w:t>
      </w:r>
      <w:r>
        <w:rPr>
          <w:rFonts w:eastAsia="Aptos" w:cs="Arial"/>
          <w:kern w:val="2"/>
          <w:szCs w:val="20"/>
          <w14:ligatures w14:val="standardContextual"/>
        </w:rPr>
        <w:t xml:space="preserve"> indicators</w:t>
      </w:r>
      <w:r w:rsidR="00B60DB9">
        <w:rPr>
          <w:rFonts w:eastAsia="Aptos" w:cs="Arial"/>
          <w:kern w:val="2"/>
          <w:szCs w:val="20"/>
          <w14:ligatures w14:val="standardContextual"/>
        </w:rPr>
        <w:t>,</w:t>
      </w:r>
      <w:r w:rsidRPr="00055EE8">
        <w:rPr>
          <w:rFonts w:eastAsia="Aptos" w:cs="Arial"/>
          <w:kern w:val="2"/>
          <w:szCs w:val="20"/>
          <w14:ligatures w14:val="standardContextual"/>
        </w:rPr>
        <w:t xml:space="preserve"> early </w:t>
      </w:r>
      <w:r w:rsidR="00B60DB9">
        <w:rPr>
          <w:rFonts w:eastAsia="Aptos" w:cs="Arial"/>
          <w:kern w:val="2"/>
          <w:szCs w:val="20"/>
          <w14:ligatures w14:val="standardContextual"/>
        </w:rPr>
        <w:t>signs of delivery health, with o</w:t>
      </w:r>
      <w:r w:rsidR="002A0E52">
        <w:rPr>
          <w:rFonts w:eastAsia="Aptos" w:cs="Arial"/>
          <w:kern w:val="2"/>
          <w:szCs w:val="20"/>
          <w14:ligatures w14:val="standardContextual"/>
        </w:rPr>
        <w:t>utcome-based lag</w:t>
      </w:r>
      <w:r>
        <w:rPr>
          <w:rFonts w:eastAsia="Aptos" w:cs="Arial"/>
          <w:kern w:val="2"/>
          <w:szCs w:val="20"/>
          <w14:ligatures w14:val="standardContextual"/>
        </w:rPr>
        <w:t xml:space="preserve"> indicators</w:t>
      </w:r>
      <w:r w:rsidRPr="00055EE8">
        <w:rPr>
          <w:rFonts w:eastAsia="Aptos" w:cs="Arial"/>
          <w:kern w:val="2"/>
          <w:szCs w:val="20"/>
          <w14:ligatures w14:val="standardContextual"/>
        </w:rPr>
        <w:t xml:space="preserve"> </w:t>
      </w:r>
      <w:r w:rsidR="002A0E52">
        <w:rPr>
          <w:rFonts w:eastAsia="Aptos" w:cs="Arial"/>
          <w:kern w:val="2"/>
          <w:szCs w:val="20"/>
          <w14:ligatures w14:val="standardContextual"/>
        </w:rPr>
        <w:t>confirming value</w:t>
      </w:r>
      <w:r>
        <w:rPr>
          <w:rFonts w:eastAsia="Aptos" w:cs="Arial"/>
          <w:kern w:val="2"/>
          <w:szCs w:val="20"/>
          <w14:ligatures w14:val="standardContextual"/>
        </w:rPr>
        <w:t xml:space="preserve"> realisation</w:t>
      </w:r>
      <w:r w:rsidR="002A0E52">
        <w:rPr>
          <w:rFonts w:eastAsia="Aptos" w:cs="Arial"/>
          <w:kern w:val="2"/>
          <w:szCs w:val="20"/>
          <w14:ligatures w14:val="standardContextual"/>
        </w:rPr>
        <w:t xml:space="preserve">. </w:t>
      </w:r>
      <w:r>
        <w:rPr>
          <w:rFonts w:eastAsia="Aptos" w:cs="Arial"/>
          <w:kern w:val="2"/>
          <w:szCs w:val="20"/>
          <w14:ligatures w14:val="standardContextual"/>
        </w:rPr>
        <w:t>This ensures governance remains proactive and evidence based</w:t>
      </w:r>
      <w:r w:rsidR="002A0E52">
        <w:rPr>
          <w:rFonts w:eastAsia="Aptos" w:cs="Arial"/>
          <w:kern w:val="2"/>
          <w:szCs w:val="20"/>
          <w14:ligatures w14:val="standardContextual"/>
        </w:rPr>
        <w:t>, not reactive.</w:t>
      </w:r>
      <w:r>
        <w:rPr>
          <w:rFonts w:eastAsia="Aptos" w:cs="Arial"/>
          <w:kern w:val="2"/>
          <w:szCs w:val="20"/>
          <w14:ligatures w14:val="standardContextual"/>
        </w:rPr>
        <w:t xml:space="preserve"> </w:t>
      </w:r>
    </w:p>
    <w:p w14:paraId="326C46CB" w14:textId="77777777" w:rsidR="00C33226" w:rsidRDefault="00C33226">
      <w:pPr>
        <w:spacing w:before="0" w:after="0"/>
        <w:jc w:val="left"/>
        <w:rPr>
          <w:rFonts w:eastAsia="Aptos" w:cs="Arial"/>
          <w:kern w:val="2"/>
          <w:szCs w:val="20"/>
          <w14:ligatures w14:val="standardContextual"/>
        </w:rPr>
      </w:pPr>
      <w:r>
        <w:rPr>
          <w:rFonts w:eastAsia="Aptos" w:cs="Arial"/>
          <w:kern w:val="2"/>
          <w:szCs w:val="20"/>
          <w14:ligatures w14:val="standardContextual"/>
        </w:rPr>
        <w:br w:type="page"/>
      </w:r>
    </w:p>
    <w:p w14:paraId="70346E9A" w14:textId="77777777" w:rsidR="00E30A42" w:rsidRPr="00055EE8" w:rsidRDefault="00E30A42" w:rsidP="00805865">
      <w:pPr>
        <w:spacing w:before="0" w:after="120"/>
        <w:jc w:val="left"/>
        <w:rPr>
          <w:rFonts w:eastAsia="Aptos" w:cs="Arial"/>
          <w:kern w:val="2"/>
          <w:szCs w:val="20"/>
          <w14:ligatures w14:val="standardContextual"/>
        </w:rPr>
      </w:pPr>
    </w:p>
    <w:tbl>
      <w:tblPr>
        <w:tblStyle w:val="LightList1"/>
        <w:tblW w:w="901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ook w:val="0000" w:firstRow="0" w:lastRow="0" w:firstColumn="0" w:lastColumn="0" w:noHBand="0" w:noVBand="0"/>
      </w:tblPr>
      <w:tblGrid>
        <w:gridCol w:w="1644"/>
        <w:gridCol w:w="2551"/>
        <w:gridCol w:w="2268"/>
        <w:gridCol w:w="2551"/>
      </w:tblGrid>
      <w:tr w:rsidR="00DB77DD" w:rsidRPr="005802DD" w14:paraId="4D92904D" w14:textId="54F58FF6" w:rsidTr="007E56A0">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644" w:type="dxa"/>
            <w:shd w:val="clear" w:color="auto" w:fill="0070C0"/>
          </w:tcPr>
          <w:p w14:paraId="2B90791B" w14:textId="2D905338" w:rsidR="00055EE8" w:rsidRPr="0006530F" w:rsidRDefault="005802DD" w:rsidP="00C33226">
            <w:pPr>
              <w:spacing w:before="120" w:after="120"/>
              <w:jc w:val="left"/>
              <w:rPr>
                <w:rFonts w:eastAsia="Arial" w:cs="Arial"/>
                <w:b/>
                <w:color w:val="FFFFFF" w:themeColor="background1"/>
                <w:sz w:val="18"/>
                <w:szCs w:val="18"/>
              </w:rPr>
            </w:pPr>
            <w:r w:rsidRPr="0006530F">
              <w:rPr>
                <w:rFonts w:eastAsia="Arial" w:cs="Arial"/>
                <w:b/>
                <w:color w:val="FFFFFF" w:themeColor="background1"/>
                <w:sz w:val="18"/>
                <w:szCs w:val="18"/>
              </w:rPr>
              <w:t xml:space="preserve">Lead Indicator </w:t>
            </w:r>
          </w:p>
        </w:tc>
        <w:tc>
          <w:tcPr>
            <w:tcW w:w="2551" w:type="dxa"/>
            <w:shd w:val="clear" w:color="auto" w:fill="0070C0"/>
          </w:tcPr>
          <w:p w14:paraId="6082BA81" w14:textId="77777777" w:rsidR="00055EE8" w:rsidRPr="0006530F" w:rsidRDefault="00055EE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color w:val="FFFFFF" w:themeColor="background1"/>
                <w:sz w:val="18"/>
                <w:szCs w:val="18"/>
              </w:rPr>
            </w:pPr>
            <w:r w:rsidRPr="0006530F">
              <w:rPr>
                <w:rFonts w:eastAsia="Arial" w:cs="Arial"/>
                <w:b/>
                <w:color w:val="FFFFFF" w:themeColor="background1"/>
                <w:sz w:val="18"/>
                <w:szCs w:val="18"/>
              </w:rPr>
              <w:t>What it measures</w:t>
            </w:r>
          </w:p>
        </w:tc>
        <w:tc>
          <w:tcPr>
            <w:cnfStyle w:val="000010000000" w:firstRow="0" w:lastRow="0" w:firstColumn="0" w:lastColumn="0" w:oddVBand="1" w:evenVBand="0" w:oddHBand="0" w:evenHBand="0" w:firstRowFirstColumn="0" w:firstRowLastColumn="0" w:lastRowFirstColumn="0" w:lastRowLastColumn="0"/>
            <w:tcW w:w="2268" w:type="dxa"/>
            <w:shd w:val="clear" w:color="auto" w:fill="0070C0"/>
          </w:tcPr>
          <w:p w14:paraId="5651027D" w14:textId="75C2E1A4" w:rsidR="005802DD" w:rsidRPr="0006530F" w:rsidRDefault="005802DD" w:rsidP="00C33226">
            <w:pPr>
              <w:spacing w:before="120" w:after="120"/>
              <w:jc w:val="left"/>
              <w:rPr>
                <w:rFonts w:eastAsia="Arial" w:cs="Arial"/>
                <w:b/>
                <w:color w:val="FFFFFF" w:themeColor="background1"/>
                <w:sz w:val="18"/>
                <w:szCs w:val="18"/>
              </w:rPr>
            </w:pPr>
            <w:r w:rsidRPr="0006530F">
              <w:rPr>
                <w:rFonts w:eastAsia="Arial" w:cs="Arial"/>
                <w:b/>
                <w:color w:val="FFFFFF" w:themeColor="background1"/>
                <w:sz w:val="18"/>
                <w:szCs w:val="18"/>
              </w:rPr>
              <w:t xml:space="preserve">Lag Confirmation </w:t>
            </w:r>
          </w:p>
        </w:tc>
        <w:tc>
          <w:tcPr>
            <w:tcW w:w="2551" w:type="dxa"/>
            <w:shd w:val="clear" w:color="auto" w:fill="0070C0"/>
          </w:tcPr>
          <w:p w14:paraId="501F898C" w14:textId="2E55C01D" w:rsidR="005802DD" w:rsidRPr="0006530F" w:rsidRDefault="005802DD"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b/>
                <w:color w:val="FFFFFF" w:themeColor="background1"/>
                <w:sz w:val="18"/>
                <w:szCs w:val="18"/>
              </w:rPr>
            </w:pPr>
            <w:r w:rsidRPr="0006530F">
              <w:rPr>
                <w:rFonts w:eastAsia="Arial" w:cs="Arial"/>
                <w:b/>
                <w:color w:val="FFFFFF" w:themeColor="background1"/>
                <w:sz w:val="18"/>
                <w:szCs w:val="18"/>
              </w:rPr>
              <w:t xml:space="preserve">What it confirms </w:t>
            </w:r>
          </w:p>
        </w:tc>
      </w:tr>
      <w:tr w:rsidR="00307A77" w:rsidRPr="005802DD" w14:paraId="755ACA04" w14:textId="5720EE24" w:rsidTr="007E56A0">
        <w:trPr>
          <w:trHeight w:val="235"/>
        </w:trPr>
        <w:tc>
          <w:tcPr>
            <w:cnfStyle w:val="000010000000" w:firstRow="0" w:lastRow="0" w:firstColumn="0" w:lastColumn="0" w:oddVBand="1" w:evenVBand="0" w:oddHBand="0" w:evenHBand="0" w:firstRowFirstColumn="0" w:firstRowLastColumn="0" w:lastRowFirstColumn="0" w:lastRowLastColumn="0"/>
            <w:tcW w:w="1644" w:type="dxa"/>
          </w:tcPr>
          <w:p w14:paraId="0AB6B803"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Decision log turnaround rate</w:t>
            </w:r>
          </w:p>
        </w:tc>
        <w:tc>
          <w:tcPr>
            <w:tcW w:w="2551" w:type="dxa"/>
          </w:tcPr>
          <w:p w14:paraId="1EBDFCFF" w14:textId="77777777" w:rsidR="00055EE8" w:rsidRPr="00055EE8" w:rsidRDefault="00055EE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00055EE8">
              <w:rPr>
                <w:rFonts w:eastAsia="Arial" w:cs="Arial"/>
                <w:color w:val="212121"/>
                <w:sz w:val="18"/>
                <w:szCs w:val="18"/>
              </w:rPr>
              <w:t>% of decisions resolved within agreed SLA (urgent: 2BD, standard: 5BD)</w:t>
            </w:r>
          </w:p>
        </w:tc>
        <w:tc>
          <w:tcPr>
            <w:cnfStyle w:val="000010000000" w:firstRow="0" w:lastRow="0" w:firstColumn="0" w:lastColumn="0" w:oddVBand="1" w:evenVBand="0" w:oddHBand="0" w:evenHBand="0" w:firstRowFirstColumn="0" w:firstRowLastColumn="0" w:lastRowFirstColumn="0" w:lastRowLastColumn="0"/>
            <w:tcW w:w="2268" w:type="dxa"/>
          </w:tcPr>
          <w:p w14:paraId="011FAA24" w14:textId="05EE51E0"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Straight-through order processing rate</w:t>
            </w:r>
          </w:p>
        </w:tc>
        <w:tc>
          <w:tcPr>
            <w:tcW w:w="2551" w:type="dxa"/>
          </w:tcPr>
          <w:p w14:paraId="17CDBA2A" w14:textId="22C7B021" w:rsidR="009109F8" w:rsidRPr="00055EE8" w:rsidRDefault="009109F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 of orders processed end-to-end without manual intervention</w:t>
            </w:r>
          </w:p>
        </w:tc>
      </w:tr>
      <w:tr w:rsidR="00307A77" w:rsidRPr="005802DD" w14:paraId="2E1E5B0E" w14:textId="36160CA5" w:rsidTr="007E56A0">
        <w:trPr>
          <w:cnfStyle w:val="000000100000" w:firstRow="0" w:lastRow="0" w:firstColumn="0" w:lastColumn="0" w:oddVBand="0" w:evenVBand="0" w:oddHBand="1" w:evenHBand="0" w:firstRowFirstColumn="0" w:firstRowLastColumn="0" w:lastRowFirstColumn="0" w:lastRowLastColumn="0"/>
          <w:trHeight w:val="235"/>
        </w:trPr>
        <w:tc>
          <w:tcPr>
            <w:cnfStyle w:val="000010000000" w:firstRow="0" w:lastRow="0" w:firstColumn="0" w:lastColumn="0" w:oddVBand="1" w:evenVBand="0" w:oddHBand="0" w:evenHBand="0" w:firstRowFirstColumn="0" w:firstRowLastColumn="0" w:lastRowFirstColumn="0" w:lastRowLastColumn="0"/>
            <w:tcW w:w="1644" w:type="dxa"/>
          </w:tcPr>
          <w:p w14:paraId="3704E82D"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Dependency risk heat</w:t>
            </w:r>
          </w:p>
        </w:tc>
        <w:tc>
          <w:tcPr>
            <w:tcW w:w="2551" w:type="dxa"/>
          </w:tcPr>
          <w:p w14:paraId="524BCF67" w14:textId="77777777" w:rsidR="00055EE8" w:rsidRPr="00055EE8" w:rsidRDefault="00055EE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sz w:val="18"/>
                <w:szCs w:val="18"/>
              </w:rPr>
            </w:pPr>
            <w:r w:rsidRPr="00055EE8">
              <w:rPr>
                <w:rFonts w:eastAsia="Arial" w:cs="Arial"/>
                <w:color w:val="212121"/>
                <w:sz w:val="18"/>
                <w:szCs w:val="18"/>
              </w:rPr>
              <w:t>Number of At-Risk dependencies vs total active dependencies</w:t>
            </w:r>
          </w:p>
        </w:tc>
        <w:tc>
          <w:tcPr>
            <w:cnfStyle w:val="000010000000" w:firstRow="0" w:lastRow="0" w:firstColumn="0" w:lastColumn="0" w:oddVBand="1" w:evenVBand="0" w:oddHBand="0" w:evenHBand="0" w:firstRowFirstColumn="0" w:firstRowLastColumn="0" w:lastRowFirstColumn="0" w:lastRowLastColumn="0"/>
            <w:tcW w:w="2268" w:type="dxa"/>
          </w:tcPr>
          <w:p w14:paraId="2C3C3AEE" w14:textId="61BCACD7"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Work package acceptance rate</w:t>
            </w:r>
          </w:p>
        </w:tc>
        <w:tc>
          <w:tcPr>
            <w:tcW w:w="2551" w:type="dxa"/>
          </w:tcPr>
          <w:p w14:paraId="4B46ECDB" w14:textId="1E3F9F8E" w:rsidR="009109F8" w:rsidRPr="00055EE8" w:rsidRDefault="009109F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 of WP acceptance packs formally accepted by Tuatahi without rework</w:t>
            </w:r>
          </w:p>
        </w:tc>
      </w:tr>
      <w:tr w:rsidR="00307A77" w:rsidRPr="005802DD" w14:paraId="622ACA55" w14:textId="19F1C6C5" w:rsidTr="007E56A0">
        <w:trPr>
          <w:trHeight w:val="471"/>
        </w:trPr>
        <w:tc>
          <w:tcPr>
            <w:cnfStyle w:val="000010000000" w:firstRow="0" w:lastRow="0" w:firstColumn="0" w:lastColumn="0" w:oddVBand="1" w:evenVBand="0" w:oddHBand="0" w:evenHBand="0" w:firstRowFirstColumn="0" w:firstRowLastColumn="0" w:lastRowFirstColumn="0" w:lastRowLastColumn="0"/>
            <w:tcW w:w="1644" w:type="dxa"/>
          </w:tcPr>
          <w:p w14:paraId="5D97EF1E"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Integration readiness score</w:t>
            </w:r>
          </w:p>
        </w:tc>
        <w:tc>
          <w:tcPr>
            <w:tcW w:w="2551" w:type="dxa"/>
          </w:tcPr>
          <w:p w14:paraId="28BD333B" w14:textId="77777777" w:rsidR="00055EE8" w:rsidRPr="00055EE8" w:rsidRDefault="00055EE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00055EE8">
              <w:rPr>
                <w:rFonts w:eastAsia="Arial" w:cs="Arial"/>
                <w:color w:val="212121"/>
                <w:sz w:val="18"/>
                <w:szCs w:val="18"/>
              </w:rPr>
              <w:t>% of cross-WP integration points with agreed interface specs, test stubs and shared SIT protocol in place</w:t>
            </w:r>
          </w:p>
        </w:tc>
        <w:tc>
          <w:tcPr>
            <w:cnfStyle w:val="000010000000" w:firstRow="0" w:lastRow="0" w:firstColumn="0" w:lastColumn="0" w:oddVBand="1" w:evenVBand="0" w:oddHBand="0" w:evenHBand="0" w:firstRowFirstColumn="0" w:firstRowLastColumn="0" w:lastRowFirstColumn="0" w:lastRowLastColumn="0"/>
            <w:tcW w:w="2268" w:type="dxa"/>
          </w:tcPr>
          <w:p w14:paraId="4C4DC881" w14:textId="09D8D033"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Benefits realisation conditions met</w:t>
            </w:r>
          </w:p>
        </w:tc>
        <w:tc>
          <w:tcPr>
            <w:tcW w:w="2551" w:type="dxa"/>
          </w:tcPr>
          <w:p w14:paraId="458A328C" w14:textId="5DB7DE30" w:rsidR="009109F8" w:rsidRPr="00055EE8" w:rsidRDefault="009109F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 of enabling conditions (data readiness, RSP API adoption, legacy retirement) satisfied per WP release</w:t>
            </w:r>
          </w:p>
        </w:tc>
      </w:tr>
      <w:tr w:rsidR="00307A77" w:rsidRPr="005802DD" w14:paraId="466E3D5A" w14:textId="32522084" w:rsidTr="007E56A0">
        <w:trPr>
          <w:cnfStyle w:val="000000100000" w:firstRow="0" w:lastRow="0" w:firstColumn="0" w:lastColumn="0" w:oddVBand="0" w:evenVBand="0" w:oddHBand="1" w:evenHBand="0" w:firstRowFirstColumn="0" w:firstRowLastColumn="0" w:lastRowFirstColumn="0" w:lastRowLastColumn="0"/>
          <w:trHeight w:val="224"/>
        </w:trPr>
        <w:tc>
          <w:tcPr>
            <w:cnfStyle w:val="000010000000" w:firstRow="0" w:lastRow="0" w:firstColumn="0" w:lastColumn="0" w:oddVBand="1" w:evenVBand="0" w:oddHBand="0" w:evenHBand="0" w:firstRowFirstColumn="0" w:firstRowLastColumn="0" w:lastRowFirstColumn="0" w:lastRowLastColumn="0"/>
            <w:tcW w:w="1644" w:type="dxa"/>
          </w:tcPr>
          <w:p w14:paraId="1EA112A5"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Resource availability index</w:t>
            </w:r>
          </w:p>
        </w:tc>
        <w:tc>
          <w:tcPr>
            <w:tcW w:w="2551" w:type="dxa"/>
          </w:tcPr>
          <w:p w14:paraId="24550FC5" w14:textId="77777777" w:rsidR="00055EE8" w:rsidRPr="00055EE8" w:rsidRDefault="00055EE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sz w:val="18"/>
                <w:szCs w:val="18"/>
              </w:rPr>
            </w:pPr>
            <w:r w:rsidRPr="00055EE8">
              <w:rPr>
                <w:rFonts w:eastAsia="Arial" w:cs="Arial"/>
                <w:color w:val="212121"/>
                <w:sz w:val="18"/>
                <w:szCs w:val="18"/>
              </w:rPr>
              <w:t>Tuatahi counterpart confirmed availability vs required per release</w:t>
            </w:r>
          </w:p>
        </w:tc>
        <w:tc>
          <w:tcPr>
            <w:cnfStyle w:val="000010000000" w:firstRow="0" w:lastRow="0" w:firstColumn="0" w:lastColumn="0" w:oddVBand="1" w:evenVBand="0" w:oddHBand="0" w:evenHBand="0" w:firstRowFirstColumn="0" w:firstRowLastColumn="0" w:lastRowFirstColumn="0" w:lastRowLastColumn="0"/>
            <w:tcW w:w="2268" w:type="dxa"/>
          </w:tcPr>
          <w:p w14:paraId="1CA95E27" w14:textId="71D3B0F9"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SIT/UAT exit quality</w:t>
            </w:r>
          </w:p>
        </w:tc>
        <w:tc>
          <w:tcPr>
            <w:tcW w:w="2551" w:type="dxa"/>
          </w:tcPr>
          <w:p w14:paraId="24D43DB0" w14:textId="613942FB" w:rsidR="009109F8" w:rsidRPr="00055EE8" w:rsidRDefault="009109F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 of SIT/UAT exit criteria met at first submission (no re-entry)</w:t>
            </w:r>
          </w:p>
        </w:tc>
      </w:tr>
      <w:tr w:rsidR="00307A77" w:rsidRPr="005802DD" w14:paraId="57ADB44C" w14:textId="2E618D06" w:rsidTr="007E56A0">
        <w:trPr>
          <w:trHeight w:val="235"/>
        </w:trPr>
        <w:tc>
          <w:tcPr>
            <w:cnfStyle w:val="000010000000" w:firstRow="0" w:lastRow="0" w:firstColumn="0" w:lastColumn="0" w:oddVBand="1" w:evenVBand="0" w:oddHBand="0" w:evenHBand="0" w:firstRowFirstColumn="0" w:firstRowLastColumn="0" w:lastRowFirstColumn="0" w:lastRowLastColumn="0"/>
            <w:tcW w:w="1644" w:type="dxa"/>
          </w:tcPr>
          <w:p w14:paraId="0E347ABE"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Architecture decision debt</w:t>
            </w:r>
          </w:p>
        </w:tc>
        <w:tc>
          <w:tcPr>
            <w:tcW w:w="2551" w:type="dxa"/>
          </w:tcPr>
          <w:p w14:paraId="0E5584B9" w14:textId="77777777" w:rsidR="00055EE8" w:rsidRPr="00055EE8" w:rsidRDefault="00055EE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sz w:val="18"/>
                <w:szCs w:val="18"/>
              </w:rPr>
            </w:pPr>
            <w:r w:rsidRPr="00055EE8">
              <w:rPr>
                <w:rFonts w:eastAsia="Arial" w:cs="Arial"/>
                <w:color w:val="212121"/>
                <w:sz w:val="18"/>
                <w:szCs w:val="18"/>
              </w:rPr>
              <w:t>Number of open architecture decisions past their agreed time-box</w:t>
            </w:r>
          </w:p>
        </w:tc>
        <w:tc>
          <w:tcPr>
            <w:cnfStyle w:val="000010000000" w:firstRow="0" w:lastRow="0" w:firstColumn="0" w:lastColumn="0" w:oddVBand="1" w:evenVBand="0" w:oddHBand="0" w:evenHBand="0" w:firstRowFirstColumn="0" w:firstRowLastColumn="0" w:lastRowFirstColumn="0" w:lastRowLastColumn="0"/>
            <w:tcW w:w="2268" w:type="dxa"/>
          </w:tcPr>
          <w:p w14:paraId="76CD13B6" w14:textId="6CCB8134"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Hypercare exit maturity</w:t>
            </w:r>
          </w:p>
        </w:tc>
        <w:tc>
          <w:tcPr>
            <w:tcW w:w="2551" w:type="dxa"/>
          </w:tcPr>
          <w:p w14:paraId="7851B8AC" w14:textId="5628A8EB" w:rsidR="009109F8" w:rsidRPr="00055EE8" w:rsidRDefault="009109F8" w:rsidP="00C33226">
            <w:pPr>
              <w:spacing w:before="120" w:after="120"/>
              <w:jc w:val="left"/>
              <w:cnfStyle w:val="000000000000" w:firstRow="0" w:lastRow="0" w:firstColumn="0" w:lastColumn="0" w:oddVBand="0" w:evenVBand="0" w:oddHBand="0"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 of hypercare exit criteria met: KT Level 4, defect trend stable, monitoring validated</w:t>
            </w:r>
          </w:p>
        </w:tc>
      </w:tr>
      <w:tr w:rsidR="00307A77" w:rsidRPr="005802DD" w14:paraId="679FABFF" w14:textId="3D062F14" w:rsidTr="007E56A0">
        <w:trPr>
          <w:cnfStyle w:val="000000100000" w:firstRow="0" w:lastRow="0" w:firstColumn="0" w:lastColumn="0" w:oddVBand="0" w:evenVBand="0" w:oddHBand="1" w:evenHBand="0" w:firstRowFirstColumn="0" w:firstRowLastColumn="0" w:lastRowFirstColumn="0" w:lastRowLastColumn="0"/>
          <w:trHeight w:val="471"/>
        </w:trPr>
        <w:tc>
          <w:tcPr>
            <w:cnfStyle w:val="000010000000" w:firstRow="0" w:lastRow="0" w:firstColumn="0" w:lastColumn="0" w:oddVBand="1" w:evenVBand="0" w:oddHBand="0" w:evenHBand="0" w:firstRowFirstColumn="0" w:firstRowLastColumn="0" w:lastRowFirstColumn="0" w:lastRowLastColumn="0"/>
            <w:tcW w:w="1644" w:type="dxa"/>
          </w:tcPr>
          <w:p w14:paraId="3DEAB4EF" w14:textId="77777777" w:rsidR="00055EE8" w:rsidRPr="0079758C" w:rsidRDefault="00055EE8" w:rsidP="00C33226">
            <w:pPr>
              <w:spacing w:before="120" w:after="120"/>
              <w:jc w:val="left"/>
              <w:rPr>
                <w:rFonts w:eastAsia="Arial" w:cs="Arial"/>
                <w:color w:val="0070C0"/>
                <w:sz w:val="18"/>
                <w:szCs w:val="18"/>
              </w:rPr>
            </w:pPr>
            <w:r w:rsidRPr="0079758C">
              <w:rPr>
                <w:rFonts w:eastAsia="Arial" w:cs="Arial"/>
                <w:b/>
                <w:color w:val="0070C0"/>
                <w:sz w:val="18"/>
                <w:szCs w:val="18"/>
              </w:rPr>
              <w:t>Change readiness index</w:t>
            </w:r>
          </w:p>
        </w:tc>
        <w:tc>
          <w:tcPr>
            <w:tcW w:w="2551" w:type="dxa"/>
          </w:tcPr>
          <w:p w14:paraId="702BFFD3" w14:textId="77777777" w:rsidR="00055EE8" w:rsidRPr="00055EE8" w:rsidRDefault="00055EE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sz w:val="18"/>
                <w:szCs w:val="18"/>
              </w:rPr>
            </w:pPr>
            <w:r w:rsidRPr="00055EE8">
              <w:rPr>
                <w:rFonts w:eastAsia="Arial" w:cs="Arial"/>
                <w:color w:val="212121"/>
                <w:sz w:val="18"/>
                <w:szCs w:val="18"/>
              </w:rPr>
              <w:t>% of impacted roles with completed change impact assessment and training plan</w:t>
            </w:r>
          </w:p>
        </w:tc>
        <w:tc>
          <w:tcPr>
            <w:cnfStyle w:val="000010000000" w:firstRow="0" w:lastRow="0" w:firstColumn="0" w:lastColumn="0" w:oddVBand="1" w:evenVBand="0" w:oddHBand="0" w:evenHBand="0" w:firstRowFirstColumn="0" w:firstRowLastColumn="0" w:lastRowFirstColumn="0" w:lastRowLastColumn="0"/>
            <w:tcW w:w="2268" w:type="dxa"/>
          </w:tcPr>
          <w:p w14:paraId="5AB50FE8" w14:textId="70E5111D" w:rsidR="009109F8" w:rsidRPr="0079758C" w:rsidRDefault="009109F8" w:rsidP="00C33226">
            <w:pPr>
              <w:spacing w:before="120" w:after="120"/>
              <w:jc w:val="left"/>
              <w:rPr>
                <w:rFonts w:eastAsia="Arial" w:cs="Arial"/>
                <w:b/>
                <w:color w:val="0070C0"/>
                <w:sz w:val="18"/>
                <w:szCs w:val="18"/>
              </w:rPr>
            </w:pPr>
            <w:r w:rsidRPr="0079758C">
              <w:rPr>
                <w:rFonts w:eastAsia="Arial" w:cs="Arial"/>
                <w:b/>
                <w:color w:val="0070C0"/>
                <w:sz w:val="18"/>
                <w:szCs w:val="18"/>
              </w:rPr>
              <w:t>Exception volume vs forecast</w:t>
            </w:r>
          </w:p>
        </w:tc>
        <w:tc>
          <w:tcPr>
            <w:tcW w:w="2551" w:type="dxa"/>
          </w:tcPr>
          <w:p w14:paraId="3E4567AF" w14:textId="6A0BAA63" w:rsidR="009109F8" w:rsidRPr="00055EE8" w:rsidRDefault="009109F8" w:rsidP="00C33226">
            <w:pPr>
              <w:spacing w:before="120" w:after="120"/>
              <w:jc w:val="left"/>
              <w:cnfStyle w:val="000000100000" w:firstRow="0" w:lastRow="0" w:firstColumn="0" w:lastColumn="0" w:oddVBand="0" w:evenVBand="0" w:oddHBand="1" w:evenHBand="0" w:firstRowFirstColumn="0" w:firstRowLastColumn="0" w:lastRowFirstColumn="0" w:lastRowLastColumn="0"/>
              <w:rPr>
                <w:rFonts w:eastAsia="Arial" w:cs="Arial"/>
                <w:color w:val="212121"/>
                <w:sz w:val="18"/>
                <w:szCs w:val="18"/>
              </w:rPr>
            </w:pPr>
            <w:r w:rsidRPr="00055EE8">
              <w:rPr>
                <w:rFonts w:eastAsia="Arial" w:cs="Arial"/>
                <w:color w:val="212121"/>
                <w:sz w:val="18"/>
                <w:szCs w:val="18"/>
              </w:rPr>
              <w:t>Actual exception volumes vs forecast per journey validates automation baseline</w:t>
            </w:r>
          </w:p>
        </w:tc>
      </w:tr>
    </w:tbl>
    <w:p w14:paraId="33DEDAE1" w14:textId="77777777" w:rsidR="00D92F64" w:rsidRDefault="00D92F64" w:rsidP="00B54256"/>
    <w:p w14:paraId="6E21EFFF" w14:textId="3560C710" w:rsidR="0000566D" w:rsidRPr="001048BA" w:rsidRDefault="00917FB9" w:rsidP="00BB77E3">
      <w:pPr>
        <w:pStyle w:val="Heading2"/>
      </w:pPr>
      <w:bookmarkStart w:id="142" w:name="_Toc231251426"/>
      <w:bookmarkStart w:id="143" w:name="_Toc231276456"/>
      <w:r w:rsidRPr="001048BA">
        <w:t>RACI Matrix</w:t>
      </w:r>
      <w:bookmarkEnd w:id="142"/>
      <w:bookmarkEnd w:id="143"/>
    </w:p>
    <w:p w14:paraId="2984B2EB" w14:textId="2B39F28F" w:rsidR="005850F3" w:rsidRDefault="002F57A5" w:rsidP="00055EE8">
      <w:r>
        <w:t xml:space="preserve">The matrix below defines accountability across all programme parties. Each activity has a </w:t>
      </w:r>
      <w:r w:rsidR="0005685A">
        <w:t>single</w:t>
      </w:r>
      <w:r>
        <w:t xml:space="preserve"> Accountable Owner (A). </w:t>
      </w:r>
      <w:r w:rsidR="00C327DC" w:rsidRPr="00C327DC">
        <w:t xml:space="preserve">Tuatahi </w:t>
      </w:r>
      <w:r w:rsidR="00D8723B">
        <w:t>retains accountability for executive decisions</w:t>
      </w:r>
      <w:r w:rsidR="00EC160A">
        <w:t>, acceptance authority, architecture, governance and production promotion. Capgemini is accountable for delivery execution</w:t>
      </w:r>
      <w:r w:rsidR="00923FA6">
        <w:t xml:space="preserve">, integration, migration testing and hypercare. Third-party vendors and RSPs </w:t>
      </w:r>
      <w:r w:rsidR="001B148E">
        <w:t xml:space="preserve">carry defined Responsible and Consulted roles where their platforms or relationships </w:t>
      </w:r>
      <w:r w:rsidR="005850F3">
        <w:t xml:space="preserve">are directly engaged. </w:t>
      </w:r>
    </w:p>
    <w:p w14:paraId="44F81E72" w14:textId="795CCC6B" w:rsidR="00235AAF" w:rsidRDefault="00235AAF" w:rsidP="00055EE8"/>
    <w:p w14:paraId="1ED01FFE" w14:textId="1F45A81F" w:rsidR="00235AAF" w:rsidRDefault="00235AAF" w:rsidP="00055EE8">
      <w:pPr>
        <w:rPr>
          <w:b/>
        </w:rPr>
      </w:pPr>
      <w:r>
        <w:tab/>
      </w:r>
      <w:r w:rsidRPr="00445843">
        <w:rPr>
          <w:b/>
        </w:rPr>
        <w:t xml:space="preserve">Ownership Principles </w:t>
      </w:r>
    </w:p>
    <w:p w14:paraId="32D4CDEE" w14:textId="27A289A4" w:rsidR="00445843" w:rsidRDefault="00500FC5" w:rsidP="00275D4E">
      <w:pPr>
        <w:pStyle w:val="ListParagraph"/>
        <w:numPr>
          <w:ilvl w:val="0"/>
          <w:numId w:val="58"/>
        </w:numPr>
        <w:ind w:left="697" w:hanging="357"/>
      </w:pPr>
      <w:r w:rsidRPr="00500FC5">
        <w:t>Capgemini owns integrated delivery reporting and RAID management. The PMO is accountable for maintaining the programme plan, tracking milestones, managing the RAID log and producing delivery reporting across all workstreams. Tuatahi Programme Lead is the primary recipient and decision-maker on escalations</w:t>
      </w:r>
      <w:r>
        <w:t xml:space="preserve">. </w:t>
      </w:r>
    </w:p>
    <w:p w14:paraId="5644F6FB" w14:textId="16A3F1D2" w:rsidR="00500FC5" w:rsidRPr="00500FC5" w:rsidRDefault="00C37EE2" w:rsidP="00275D4E">
      <w:pPr>
        <w:pStyle w:val="ListParagraph"/>
        <w:numPr>
          <w:ilvl w:val="0"/>
          <w:numId w:val="58"/>
        </w:numPr>
        <w:ind w:left="697" w:hanging="357"/>
      </w:pPr>
      <w:r w:rsidRPr="00C37EE2">
        <w:t>Tuatahi holds executive decision-making and Steer</w:t>
      </w:r>
      <w:r w:rsidR="00FF4752">
        <w:t>ing committee</w:t>
      </w:r>
      <w:r w:rsidRPr="00C37EE2">
        <w:t xml:space="preserve"> authority. Programme sponsorship, Steering Committee decisions, budget approval, change request authority and go-live sign-off remain with Tuatahi. Capgemini supports with options analysis, recommendations and delivery evidence but does not hold final authority on any of these.</w:t>
      </w:r>
    </w:p>
    <w:p w14:paraId="67AF0179" w14:textId="470B74C0" w:rsidR="00C37EE2" w:rsidRPr="00C37EE2" w:rsidRDefault="00C37EE2" w:rsidP="00275D4E">
      <w:pPr>
        <w:pStyle w:val="ListParagraph"/>
        <w:numPr>
          <w:ilvl w:val="0"/>
          <w:numId w:val="58"/>
        </w:numPr>
        <w:ind w:left="697" w:hanging="357"/>
      </w:pPr>
      <w:r w:rsidRPr="00C37EE2">
        <w:t>Production promotion and environment access remain Tuatahi-controlled. Capgemini provides approved release packages. Tuatahi Technical Lead controls the production environment and authorises all promotions.</w:t>
      </w:r>
    </w:p>
    <w:p w14:paraId="4C70CFD0" w14:textId="292BD869" w:rsidR="00235AAF" w:rsidRDefault="00E7189D" w:rsidP="00275D4E">
      <w:pPr>
        <w:pStyle w:val="ListParagraph"/>
        <w:numPr>
          <w:ilvl w:val="0"/>
          <w:numId w:val="58"/>
        </w:numPr>
        <w:ind w:left="697" w:hanging="357"/>
      </w:pPr>
      <w:r w:rsidRPr="00104BA4">
        <w:t>Tuatahi</w:t>
      </w:r>
      <w:r w:rsidR="00235AAF" w:rsidRPr="00104BA4">
        <w:t xml:space="preserve"> owns </w:t>
      </w:r>
      <w:r w:rsidRPr="00104BA4">
        <w:t xml:space="preserve">the change outcome. Tuatahi is accountable for internal adoption. Stakeholder alignment, business readiness and external </w:t>
      </w:r>
      <w:r w:rsidR="00104BA4" w:rsidRPr="00104BA4">
        <w:t xml:space="preserve">ecosystem engagement </w:t>
      </w:r>
    </w:p>
    <w:p w14:paraId="0880FD4C" w14:textId="49782FBC" w:rsidR="00104BA4" w:rsidRDefault="00104BA4" w:rsidP="00275D4E">
      <w:pPr>
        <w:pStyle w:val="ListParagraph"/>
        <w:numPr>
          <w:ilvl w:val="0"/>
          <w:numId w:val="58"/>
        </w:numPr>
        <w:ind w:left="697" w:hanging="357"/>
      </w:pPr>
      <w:r>
        <w:t xml:space="preserve">Capgemini enables change with delivery knowledge. Capgemini provides change impact inputs, training content, technical collateral and adoption </w:t>
      </w:r>
      <w:r w:rsidR="000E21FE">
        <w:t xml:space="preserve">support aligned to each workstream and release. </w:t>
      </w:r>
    </w:p>
    <w:p w14:paraId="6F41C6E5" w14:textId="4E04AB4F" w:rsidR="000E21FE" w:rsidRPr="00104BA4" w:rsidRDefault="000E21FE" w:rsidP="00275D4E">
      <w:pPr>
        <w:pStyle w:val="ListParagraph"/>
        <w:numPr>
          <w:ilvl w:val="0"/>
          <w:numId w:val="58"/>
        </w:numPr>
        <w:ind w:left="697" w:hanging="357"/>
      </w:pPr>
      <w:r>
        <w:t xml:space="preserve">OCM is embedded into delivery governance. </w:t>
      </w:r>
      <w:r w:rsidR="00D60911" w:rsidRPr="00D60911">
        <w:t>Change impacts, readiness, communications, training and adoption risks are tracked through PMO, RAID, release governance and go-live readiness gates.</w:t>
      </w:r>
    </w:p>
    <w:p w14:paraId="180012B1" w14:textId="77777777" w:rsidR="0012514B" w:rsidRPr="0012514B" w:rsidRDefault="0012514B" w:rsidP="00275D4E">
      <w:pPr>
        <w:pStyle w:val="ListParagraph"/>
        <w:numPr>
          <w:ilvl w:val="0"/>
          <w:numId w:val="58"/>
        </w:numPr>
        <w:ind w:left="697" w:hanging="357"/>
      </w:pPr>
      <w:r w:rsidRPr="0012514B">
        <w:t>Capgemini owns supplier-scope integration design and delivery.  Integration patterns, API contracts, delivery coordination and testing for components within the SI scope are Capgemini-led.</w:t>
      </w:r>
    </w:p>
    <w:p w14:paraId="53389CF3" w14:textId="77777777" w:rsidR="00BC3302" w:rsidRPr="00BC3302" w:rsidRDefault="00BC3302" w:rsidP="00275D4E">
      <w:pPr>
        <w:pStyle w:val="ListParagraph"/>
        <w:numPr>
          <w:ilvl w:val="0"/>
          <w:numId w:val="58"/>
        </w:numPr>
        <w:ind w:left="697" w:hanging="357"/>
      </w:pPr>
      <w:r w:rsidRPr="00BC3302">
        <w:t>Tuatahi owns retained architecture and platform decisions.  Enterprise architecture approvals, AWS alignment, the retained Experience API layer and systems outside Capgemini's direct control remain Tuatahi-owned.</w:t>
      </w:r>
    </w:p>
    <w:p w14:paraId="536540AB" w14:textId="148E04D4" w:rsidR="003570B2" w:rsidRDefault="00445843" w:rsidP="00275D4E">
      <w:pPr>
        <w:pStyle w:val="ListParagraph"/>
        <w:numPr>
          <w:ilvl w:val="0"/>
          <w:numId w:val="58"/>
        </w:numPr>
        <w:ind w:left="697" w:hanging="357"/>
      </w:pPr>
      <w:r w:rsidRPr="00445843">
        <w:t>Shared interfaces require explicit dependency governance.  Where integration depends on Tuatahi-owned, third-party or downstream systems, the dependency, decision owner and required date are tracked through PMO and workstream RAID.</w:t>
      </w:r>
    </w:p>
    <w:p w14:paraId="0B72BC1F" w14:textId="77777777" w:rsidR="000B4489" w:rsidRPr="000B4489" w:rsidRDefault="000B4489" w:rsidP="000B4489">
      <w:pPr>
        <w:pStyle w:val="ListParagraph"/>
        <w:ind w:left="1080"/>
      </w:pP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272"/>
        <w:gridCol w:w="1845"/>
        <w:gridCol w:w="5903"/>
      </w:tblGrid>
      <w:tr w:rsidR="00C527A9" w14:paraId="46086489" w14:textId="77777777" w:rsidTr="00336E46">
        <w:trPr>
          <w:trHeight w:val="367"/>
        </w:trPr>
        <w:tc>
          <w:tcPr>
            <w:tcW w:w="705" w:type="pct"/>
            <w:vAlign w:val="center"/>
          </w:tcPr>
          <w:p w14:paraId="0779B0A8" w14:textId="4196BD8F" w:rsidR="00C527A9" w:rsidRPr="00C527A9" w:rsidRDefault="00C527A9" w:rsidP="009E187D">
            <w:pPr>
              <w:spacing w:before="120" w:after="120"/>
              <w:jc w:val="center"/>
            </w:pPr>
            <w:r w:rsidRPr="00C527A9">
              <w:t>(R)</w:t>
            </w:r>
          </w:p>
        </w:tc>
        <w:tc>
          <w:tcPr>
            <w:tcW w:w="1023" w:type="pct"/>
          </w:tcPr>
          <w:p w14:paraId="627AC890" w14:textId="4EF2DDAE" w:rsidR="00C527A9" w:rsidRDefault="00C527A9" w:rsidP="009E187D">
            <w:pPr>
              <w:spacing w:before="120" w:after="120"/>
            </w:pPr>
            <w:r>
              <w:t xml:space="preserve">Responsible </w:t>
            </w:r>
          </w:p>
        </w:tc>
        <w:tc>
          <w:tcPr>
            <w:tcW w:w="3272" w:type="pct"/>
          </w:tcPr>
          <w:p w14:paraId="1B6D2A9C" w14:textId="190B054A" w:rsidR="00C527A9" w:rsidRDefault="00796B2C" w:rsidP="009E187D">
            <w:pPr>
              <w:spacing w:before="120" w:after="120"/>
            </w:pPr>
            <w:r>
              <w:t>C</w:t>
            </w:r>
            <w:r w:rsidR="00E91EAA">
              <w:t xml:space="preserve">arries out the process or </w:t>
            </w:r>
            <w:r w:rsidR="004D2FF3">
              <w:t>activity</w:t>
            </w:r>
          </w:p>
        </w:tc>
      </w:tr>
      <w:tr w:rsidR="003570B2" w14:paraId="3DD15AAB" w14:textId="77777777" w:rsidTr="00336E46">
        <w:trPr>
          <w:trHeight w:val="424"/>
        </w:trPr>
        <w:tc>
          <w:tcPr>
            <w:tcW w:w="705" w:type="pct"/>
          </w:tcPr>
          <w:p w14:paraId="66083480" w14:textId="5AE28666" w:rsidR="00EA70D3" w:rsidRPr="008A02F8" w:rsidRDefault="008A02F8" w:rsidP="009E187D">
            <w:pPr>
              <w:spacing w:before="120" w:after="120"/>
              <w:jc w:val="center"/>
            </w:pPr>
            <w:r>
              <w:t>(A)</w:t>
            </w:r>
          </w:p>
        </w:tc>
        <w:tc>
          <w:tcPr>
            <w:tcW w:w="1023" w:type="pct"/>
          </w:tcPr>
          <w:p w14:paraId="380AEE38" w14:textId="5B50A7C4" w:rsidR="003570B2" w:rsidRDefault="003570B2" w:rsidP="009E187D">
            <w:pPr>
              <w:spacing w:before="120" w:after="120"/>
            </w:pPr>
            <w:r>
              <w:rPr>
                <w:rFonts w:eastAsiaTheme="minorHAnsi" w:cstheme="minorBidi"/>
                <w:szCs w:val="24"/>
                <w:lang w:eastAsia="en-US"/>
              </w:rPr>
              <w:t xml:space="preserve">Accountable </w:t>
            </w:r>
          </w:p>
        </w:tc>
        <w:tc>
          <w:tcPr>
            <w:tcW w:w="3272" w:type="pct"/>
          </w:tcPr>
          <w:p w14:paraId="1661B7B5" w14:textId="4AA211D7" w:rsidR="003570B2" w:rsidRDefault="00796B2C" w:rsidP="009E187D">
            <w:pPr>
              <w:spacing w:before="120" w:after="120"/>
            </w:pPr>
            <w:r>
              <w:t xml:space="preserve">Owns the process or </w:t>
            </w:r>
            <w:r w:rsidR="004D2FF3">
              <w:t>activity</w:t>
            </w:r>
            <w:r>
              <w:t xml:space="preserve"> being completed </w:t>
            </w:r>
          </w:p>
        </w:tc>
      </w:tr>
      <w:tr w:rsidR="003570B2" w14:paraId="197EE94D" w14:textId="77777777" w:rsidTr="00336E46">
        <w:trPr>
          <w:trHeight w:val="482"/>
        </w:trPr>
        <w:tc>
          <w:tcPr>
            <w:tcW w:w="705" w:type="pct"/>
          </w:tcPr>
          <w:p w14:paraId="1E6B7DBA" w14:textId="6B285A1B" w:rsidR="00EA70D3" w:rsidRDefault="00C527A9" w:rsidP="009E187D">
            <w:pPr>
              <w:spacing w:before="120" w:after="120"/>
              <w:jc w:val="center"/>
            </w:pPr>
            <w:r>
              <w:t>(C)</w:t>
            </w:r>
          </w:p>
        </w:tc>
        <w:tc>
          <w:tcPr>
            <w:tcW w:w="1023" w:type="pct"/>
          </w:tcPr>
          <w:p w14:paraId="07DA9146" w14:textId="5F16B415" w:rsidR="003570B2" w:rsidRDefault="005A2A6C" w:rsidP="009E187D">
            <w:pPr>
              <w:spacing w:before="120" w:after="120"/>
            </w:pPr>
            <w:r>
              <w:t>Co</w:t>
            </w:r>
            <w:r w:rsidR="00D42C66">
              <w:t xml:space="preserve">nsulted </w:t>
            </w:r>
          </w:p>
        </w:tc>
        <w:tc>
          <w:tcPr>
            <w:tcW w:w="3272" w:type="pct"/>
          </w:tcPr>
          <w:p w14:paraId="6703D7E9" w14:textId="56D69D15" w:rsidR="003570B2" w:rsidRDefault="00215715" w:rsidP="009E187D">
            <w:pPr>
              <w:spacing w:before="120" w:after="120"/>
            </w:pPr>
            <w:r>
              <w:t>Stakeholder or subject matter who is consulted to provide input</w:t>
            </w:r>
            <w:r w:rsidR="004D2FF3">
              <w:t xml:space="preserve"> </w:t>
            </w:r>
          </w:p>
        </w:tc>
      </w:tr>
      <w:tr w:rsidR="003570B2" w14:paraId="27818396" w14:textId="77777777" w:rsidTr="00336E46">
        <w:trPr>
          <w:trHeight w:val="424"/>
        </w:trPr>
        <w:tc>
          <w:tcPr>
            <w:tcW w:w="705" w:type="pct"/>
          </w:tcPr>
          <w:p w14:paraId="4D6BE442" w14:textId="1936FDF8" w:rsidR="00EA70D3" w:rsidRPr="008A02F8" w:rsidRDefault="008A02F8" w:rsidP="009E187D">
            <w:pPr>
              <w:spacing w:before="120" w:after="120"/>
              <w:jc w:val="center"/>
            </w:pPr>
            <w:r>
              <w:t>(I)</w:t>
            </w:r>
          </w:p>
        </w:tc>
        <w:tc>
          <w:tcPr>
            <w:tcW w:w="1023" w:type="pct"/>
          </w:tcPr>
          <w:p w14:paraId="34C8F8C7" w14:textId="71D496A0" w:rsidR="003570B2" w:rsidRDefault="00D42C66" w:rsidP="009E187D">
            <w:pPr>
              <w:spacing w:before="120" w:after="120"/>
            </w:pPr>
            <w:r>
              <w:t xml:space="preserve">Informed </w:t>
            </w:r>
          </w:p>
        </w:tc>
        <w:tc>
          <w:tcPr>
            <w:tcW w:w="3272" w:type="pct"/>
          </w:tcPr>
          <w:p w14:paraId="1CFCC0EA" w14:textId="505F1C72" w:rsidR="003570B2" w:rsidRDefault="00215715" w:rsidP="009E187D">
            <w:pPr>
              <w:spacing w:before="120" w:after="120"/>
            </w:pPr>
            <w:r>
              <w:t>Receive the out</w:t>
            </w:r>
            <w:r w:rsidR="00703D54">
              <w:t>put of activity</w:t>
            </w:r>
          </w:p>
        </w:tc>
      </w:tr>
    </w:tbl>
    <w:p w14:paraId="7AE0871F" w14:textId="77777777" w:rsidR="003570B2" w:rsidRDefault="003570B2" w:rsidP="00055EE8"/>
    <w:p w14:paraId="50C72F2E" w14:textId="590968CA" w:rsidR="00E30A42" w:rsidRPr="00E30A42" w:rsidRDefault="00E30A42" w:rsidP="00055EE8">
      <w:pPr>
        <w:rPr>
          <w:b/>
        </w:rPr>
      </w:pPr>
      <w:r>
        <w:rPr>
          <w:b/>
        </w:rPr>
        <w:t xml:space="preserve">Proposed </w:t>
      </w:r>
      <w:r w:rsidRPr="00E30A42">
        <w:rPr>
          <w:b/>
        </w:rPr>
        <w:t xml:space="preserve">RACI Matrix </w:t>
      </w:r>
    </w:p>
    <w:tbl>
      <w:tblPr>
        <w:tblStyle w:val="TableGrid"/>
        <w:tblW w:w="5000" w:type="pct"/>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3535"/>
        <w:gridCol w:w="1054"/>
        <w:gridCol w:w="1299"/>
        <w:gridCol w:w="1040"/>
        <w:gridCol w:w="1040"/>
        <w:gridCol w:w="1042"/>
      </w:tblGrid>
      <w:tr w:rsidR="009214FA" w:rsidRPr="009E187D" w14:paraId="59FC03AF" w14:textId="77777777" w:rsidTr="00034943">
        <w:trPr>
          <w:trHeight w:val="933"/>
          <w:tblHeader/>
        </w:trPr>
        <w:tc>
          <w:tcPr>
            <w:tcW w:w="1962" w:type="pct"/>
            <w:shd w:val="clear" w:color="auto" w:fill="0070C0"/>
            <w:vAlign w:val="center"/>
          </w:tcPr>
          <w:p w14:paraId="6416868D" w14:textId="25F1023E"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Activity </w:t>
            </w:r>
          </w:p>
        </w:tc>
        <w:tc>
          <w:tcPr>
            <w:tcW w:w="585" w:type="pct"/>
            <w:shd w:val="clear" w:color="auto" w:fill="0070C0"/>
            <w:vAlign w:val="center"/>
          </w:tcPr>
          <w:p w14:paraId="3435B59E" w14:textId="77777777"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Tuatahi </w:t>
            </w:r>
          </w:p>
          <w:p w14:paraId="4F34BECA" w14:textId="1D289FDC"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First Fibre </w:t>
            </w:r>
          </w:p>
        </w:tc>
        <w:tc>
          <w:tcPr>
            <w:tcW w:w="721" w:type="pct"/>
            <w:shd w:val="clear" w:color="auto" w:fill="0070C0"/>
            <w:vAlign w:val="center"/>
          </w:tcPr>
          <w:p w14:paraId="0EA01250" w14:textId="77777777"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Capgemini </w:t>
            </w:r>
          </w:p>
          <w:p w14:paraId="358836FB" w14:textId="1CFAC6BE"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(Prime SI) </w:t>
            </w:r>
          </w:p>
        </w:tc>
        <w:tc>
          <w:tcPr>
            <w:tcW w:w="577" w:type="pct"/>
            <w:shd w:val="clear" w:color="auto" w:fill="0070C0"/>
            <w:vAlign w:val="center"/>
          </w:tcPr>
          <w:p w14:paraId="45B20EBB" w14:textId="672FAE61"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TDA / ARB (TFF) </w:t>
            </w:r>
          </w:p>
        </w:tc>
        <w:tc>
          <w:tcPr>
            <w:tcW w:w="577" w:type="pct"/>
            <w:shd w:val="clear" w:color="auto" w:fill="0070C0"/>
            <w:vAlign w:val="center"/>
          </w:tcPr>
          <w:p w14:paraId="5AEBE3B7" w14:textId="0D634EDC"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Third Party Vendors </w:t>
            </w:r>
          </w:p>
        </w:tc>
        <w:tc>
          <w:tcPr>
            <w:tcW w:w="578" w:type="pct"/>
            <w:shd w:val="clear" w:color="auto" w:fill="0070C0"/>
            <w:vAlign w:val="center"/>
          </w:tcPr>
          <w:p w14:paraId="268BBDC5" w14:textId="5BF2AED0" w:rsidR="009214FA" w:rsidRPr="009E187D" w:rsidRDefault="0030296C" w:rsidP="000B4489">
            <w:pPr>
              <w:jc w:val="left"/>
              <w:rPr>
                <w:b/>
                <w:color w:val="FFFFFF" w:themeColor="background1"/>
                <w:sz w:val="18"/>
                <w:szCs w:val="18"/>
              </w:rPr>
            </w:pPr>
            <w:r w:rsidRPr="009E187D">
              <w:rPr>
                <w:b/>
                <w:color w:val="FFFFFF" w:themeColor="background1"/>
                <w:sz w:val="18"/>
                <w:szCs w:val="18"/>
              </w:rPr>
              <w:t xml:space="preserve">RSPs </w:t>
            </w:r>
          </w:p>
        </w:tc>
      </w:tr>
      <w:tr w:rsidR="009214FA" w14:paraId="655967C8" w14:textId="77777777" w:rsidTr="00034943">
        <w:trPr>
          <w:trHeight w:val="374"/>
        </w:trPr>
        <w:tc>
          <w:tcPr>
            <w:tcW w:w="5000" w:type="pct"/>
            <w:gridSpan w:val="6"/>
            <w:shd w:val="clear" w:color="auto" w:fill="00B0F0"/>
          </w:tcPr>
          <w:p w14:paraId="303110AC" w14:textId="7F72ABD0" w:rsidR="009214FA" w:rsidRDefault="007C3711" w:rsidP="00055EE8">
            <w:r w:rsidRPr="00CE75D3">
              <w:rPr>
                <w:color w:val="FFFFFF" w:themeColor="background1"/>
                <w:sz w:val="18"/>
                <w:szCs w:val="18"/>
              </w:rPr>
              <w:t xml:space="preserve">Programme Governance and Oversight </w:t>
            </w:r>
          </w:p>
        </w:tc>
      </w:tr>
      <w:tr w:rsidR="009214FA" w14:paraId="4B74FFFB" w14:textId="77777777" w:rsidTr="00336E46">
        <w:trPr>
          <w:trHeight w:val="374"/>
        </w:trPr>
        <w:tc>
          <w:tcPr>
            <w:tcW w:w="1962" w:type="pct"/>
          </w:tcPr>
          <w:p w14:paraId="31EF4092" w14:textId="3DC2C875" w:rsidR="009214FA" w:rsidRPr="006C7164" w:rsidRDefault="00F21BA9" w:rsidP="00015973">
            <w:pPr>
              <w:jc w:val="left"/>
              <w:rPr>
                <w:sz w:val="16"/>
                <w:szCs w:val="16"/>
              </w:rPr>
            </w:pPr>
            <w:r w:rsidRPr="006C7164">
              <w:rPr>
                <w:sz w:val="16"/>
                <w:szCs w:val="16"/>
              </w:rPr>
              <w:t xml:space="preserve">Programme sponsorship and executive decision making </w:t>
            </w:r>
          </w:p>
        </w:tc>
        <w:tc>
          <w:tcPr>
            <w:tcW w:w="585" w:type="pct"/>
            <w:vAlign w:val="center"/>
          </w:tcPr>
          <w:p w14:paraId="428CDD82" w14:textId="0C369A85" w:rsidR="009214FA" w:rsidRPr="006C7164" w:rsidRDefault="005802BB" w:rsidP="00BB10E6">
            <w:pPr>
              <w:jc w:val="center"/>
              <w:rPr>
                <w:sz w:val="16"/>
                <w:szCs w:val="16"/>
              </w:rPr>
            </w:pPr>
            <w:r w:rsidRPr="006C7164">
              <w:rPr>
                <w:sz w:val="16"/>
                <w:szCs w:val="16"/>
              </w:rPr>
              <w:t>A</w:t>
            </w:r>
          </w:p>
        </w:tc>
        <w:tc>
          <w:tcPr>
            <w:tcW w:w="721" w:type="pct"/>
            <w:vAlign w:val="center"/>
          </w:tcPr>
          <w:p w14:paraId="311A8E1B" w14:textId="061A97BB" w:rsidR="009214FA" w:rsidRPr="006C7164" w:rsidRDefault="005802BB" w:rsidP="00BB10E6">
            <w:pPr>
              <w:jc w:val="center"/>
              <w:rPr>
                <w:sz w:val="16"/>
                <w:szCs w:val="16"/>
              </w:rPr>
            </w:pPr>
            <w:r w:rsidRPr="006C7164">
              <w:rPr>
                <w:sz w:val="16"/>
                <w:szCs w:val="16"/>
              </w:rPr>
              <w:t>C</w:t>
            </w:r>
          </w:p>
        </w:tc>
        <w:tc>
          <w:tcPr>
            <w:tcW w:w="577" w:type="pct"/>
            <w:vAlign w:val="center"/>
          </w:tcPr>
          <w:p w14:paraId="62CA7F64" w14:textId="453BA079" w:rsidR="009214FA" w:rsidRPr="006C7164" w:rsidRDefault="005802BB" w:rsidP="00BB10E6">
            <w:pPr>
              <w:jc w:val="center"/>
              <w:rPr>
                <w:sz w:val="16"/>
                <w:szCs w:val="16"/>
              </w:rPr>
            </w:pPr>
            <w:r w:rsidRPr="006C7164">
              <w:rPr>
                <w:sz w:val="16"/>
                <w:szCs w:val="16"/>
              </w:rPr>
              <w:t>I</w:t>
            </w:r>
          </w:p>
        </w:tc>
        <w:tc>
          <w:tcPr>
            <w:tcW w:w="577" w:type="pct"/>
            <w:vAlign w:val="center"/>
          </w:tcPr>
          <w:p w14:paraId="0D861A83" w14:textId="5B2BDD68" w:rsidR="009214FA" w:rsidRPr="006C7164" w:rsidRDefault="00052874" w:rsidP="00BB10E6">
            <w:pPr>
              <w:jc w:val="center"/>
              <w:rPr>
                <w:sz w:val="16"/>
                <w:szCs w:val="16"/>
              </w:rPr>
            </w:pPr>
            <w:r>
              <w:rPr>
                <w:sz w:val="16"/>
                <w:szCs w:val="16"/>
              </w:rPr>
              <w:t>-</w:t>
            </w:r>
          </w:p>
        </w:tc>
        <w:tc>
          <w:tcPr>
            <w:tcW w:w="578" w:type="pct"/>
            <w:vAlign w:val="center"/>
          </w:tcPr>
          <w:p w14:paraId="6CB3DEBE" w14:textId="3CD9C55C" w:rsidR="009214FA" w:rsidRPr="006C7164" w:rsidRDefault="00052874" w:rsidP="00BB10E6">
            <w:pPr>
              <w:jc w:val="center"/>
              <w:rPr>
                <w:sz w:val="16"/>
                <w:szCs w:val="16"/>
              </w:rPr>
            </w:pPr>
            <w:r>
              <w:rPr>
                <w:sz w:val="16"/>
                <w:szCs w:val="16"/>
              </w:rPr>
              <w:t>-</w:t>
            </w:r>
          </w:p>
        </w:tc>
      </w:tr>
      <w:tr w:rsidR="009214FA" w14:paraId="47CF768A" w14:textId="77777777" w:rsidTr="00336E46">
        <w:trPr>
          <w:trHeight w:val="374"/>
        </w:trPr>
        <w:tc>
          <w:tcPr>
            <w:tcW w:w="1962" w:type="pct"/>
          </w:tcPr>
          <w:p w14:paraId="628D1BD2" w14:textId="0A294F69" w:rsidR="009214FA" w:rsidRPr="006C7164" w:rsidRDefault="005802BB" w:rsidP="00015973">
            <w:pPr>
              <w:jc w:val="left"/>
              <w:rPr>
                <w:sz w:val="16"/>
                <w:szCs w:val="16"/>
              </w:rPr>
            </w:pPr>
            <w:r w:rsidRPr="006C7164">
              <w:rPr>
                <w:sz w:val="16"/>
                <w:szCs w:val="16"/>
              </w:rPr>
              <w:t xml:space="preserve">Steering Committee participation and decisions </w:t>
            </w:r>
          </w:p>
        </w:tc>
        <w:tc>
          <w:tcPr>
            <w:tcW w:w="585" w:type="pct"/>
            <w:vAlign w:val="center"/>
          </w:tcPr>
          <w:p w14:paraId="5A7126BF" w14:textId="25D2960B" w:rsidR="009214FA" w:rsidRPr="006C7164" w:rsidRDefault="00336CA6" w:rsidP="00BB10E6">
            <w:pPr>
              <w:jc w:val="center"/>
              <w:rPr>
                <w:sz w:val="16"/>
                <w:szCs w:val="16"/>
              </w:rPr>
            </w:pPr>
            <w:r w:rsidRPr="006C7164">
              <w:rPr>
                <w:sz w:val="16"/>
                <w:szCs w:val="16"/>
              </w:rPr>
              <w:t>A</w:t>
            </w:r>
          </w:p>
        </w:tc>
        <w:tc>
          <w:tcPr>
            <w:tcW w:w="721" w:type="pct"/>
            <w:vAlign w:val="center"/>
          </w:tcPr>
          <w:p w14:paraId="41E856F6" w14:textId="18D0CB51" w:rsidR="009214FA" w:rsidRPr="006C7164" w:rsidRDefault="00336CA6" w:rsidP="00BB10E6">
            <w:pPr>
              <w:jc w:val="center"/>
              <w:rPr>
                <w:sz w:val="16"/>
                <w:szCs w:val="16"/>
              </w:rPr>
            </w:pPr>
            <w:r w:rsidRPr="006C7164">
              <w:rPr>
                <w:sz w:val="16"/>
                <w:szCs w:val="16"/>
              </w:rPr>
              <w:t>R</w:t>
            </w:r>
          </w:p>
        </w:tc>
        <w:tc>
          <w:tcPr>
            <w:tcW w:w="577" w:type="pct"/>
            <w:vAlign w:val="center"/>
          </w:tcPr>
          <w:p w14:paraId="095CF296" w14:textId="1D14AF14" w:rsidR="009214FA" w:rsidRPr="006C7164" w:rsidRDefault="00336CA6" w:rsidP="00BB10E6">
            <w:pPr>
              <w:jc w:val="center"/>
              <w:rPr>
                <w:sz w:val="16"/>
                <w:szCs w:val="16"/>
              </w:rPr>
            </w:pPr>
            <w:r w:rsidRPr="006C7164">
              <w:rPr>
                <w:sz w:val="16"/>
                <w:szCs w:val="16"/>
              </w:rPr>
              <w:t>I</w:t>
            </w:r>
          </w:p>
        </w:tc>
        <w:tc>
          <w:tcPr>
            <w:tcW w:w="577" w:type="pct"/>
            <w:vAlign w:val="center"/>
          </w:tcPr>
          <w:p w14:paraId="4DD32874" w14:textId="6E773620" w:rsidR="009214FA" w:rsidRPr="006C7164" w:rsidRDefault="00052874" w:rsidP="00BB10E6">
            <w:pPr>
              <w:jc w:val="center"/>
              <w:rPr>
                <w:sz w:val="16"/>
                <w:szCs w:val="16"/>
              </w:rPr>
            </w:pPr>
            <w:r>
              <w:rPr>
                <w:sz w:val="16"/>
                <w:szCs w:val="16"/>
              </w:rPr>
              <w:t>-</w:t>
            </w:r>
          </w:p>
        </w:tc>
        <w:tc>
          <w:tcPr>
            <w:tcW w:w="578" w:type="pct"/>
            <w:vAlign w:val="center"/>
          </w:tcPr>
          <w:p w14:paraId="38C3BA51" w14:textId="6E64512C" w:rsidR="009214FA" w:rsidRPr="006C7164" w:rsidRDefault="00052874" w:rsidP="00BB10E6">
            <w:pPr>
              <w:jc w:val="center"/>
              <w:rPr>
                <w:sz w:val="16"/>
                <w:szCs w:val="16"/>
              </w:rPr>
            </w:pPr>
            <w:r>
              <w:rPr>
                <w:sz w:val="16"/>
                <w:szCs w:val="16"/>
              </w:rPr>
              <w:t>-</w:t>
            </w:r>
          </w:p>
        </w:tc>
      </w:tr>
      <w:tr w:rsidR="00336CA6" w14:paraId="141F7610" w14:textId="77777777" w:rsidTr="00336E46">
        <w:trPr>
          <w:trHeight w:val="374"/>
        </w:trPr>
        <w:tc>
          <w:tcPr>
            <w:tcW w:w="1962" w:type="pct"/>
          </w:tcPr>
          <w:p w14:paraId="2C6FED7C" w14:textId="51D01139" w:rsidR="00336CA6" w:rsidRPr="006C7164" w:rsidRDefault="00336CA6" w:rsidP="00015973">
            <w:pPr>
              <w:jc w:val="left"/>
              <w:rPr>
                <w:sz w:val="16"/>
                <w:szCs w:val="16"/>
              </w:rPr>
            </w:pPr>
            <w:r w:rsidRPr="006C7164">
              <w:rPr>
                <w:sz w:val="16"/>
                <w:szCs w:val="16"/>
              </w:rPr>
              <w:t xml:space="preserve">Integrated delivery management (plan, RAID, decision log, reporting) </w:t>
            </w:r>
          </w:p>
        </w:tc>
        <w:tc>
          <w:tcPr>
            <w:tcW w:w="585" w:type="pct"/>
            <w:vAlign w:val="center"/>
          </w:tcPr>
          <w:p w14:paraId="5CF67A2C" w14:textId="1A79822B" w:rsidR="00336CA6" w:rsidRPr="006C7164" w:rsidRDefault="006F12BD" w:rsidP="00BB10E6">
            <w:pPr>
              <w:jc w:val="center"/>
              <w:rPr>
                <w:sz w:val="16"/>
                <w:szCs w:val="16"/>
              </w:rPr>
            </w:pPr>
            <w:r w:rsidRPr="006C7164">
              <w:rPr>
                <w:sz w:val="16"/>
                <w:szCs w:val="16"/>
              </w:rPr>
              <w:t>C</w:t>
            </w:r>
          </w:p>
        </w:tc>
        <w:tc>
          <w:tcPr>
            <w:tcW w:w="721" w:type="pct"/>
            <w:vAlign w:val="center"/>
          </w:tcPr>
          <w:p w14:paraId="76B9D8CD" w14:textId="1AD2E08A" w:rsidR="00336CA6" w:rsidRPr="006C7164" w:rsidRDefault="006F12BD" w:rsidP="00BB10E6">
            <w:pPr>
              <w:jc w:val="center"/>
              <w:rPr>
                <w:sz w:val="16"/>
                <w:szCs w:val="16"/>
              </w:rPr>
            </w:pPr>
            <w:r w:rsidRPr="006C7164">
              <w:rPr>
                <w:sz w:val="16"/>
                <w:szCs w:val="16"/>
              </w:rPr>
              <w:t>A</w:t>
            </w:r>
          </w:p>
        </w:tc>
        <w:tc>
          <w:tcPr>
            <w:tcW w:w="577" w:type="pct"/>
            <w:vAlign w:val="center"/>
          </w:tcPr>
          <w:p w14:paraId="52BF231D" w14:textId="48F53CB4" w:rsidR="00336CA6" w:rsidRPr="006C7164" w:rsidRDefault="006F12BD" w:rsidP="00BB10E6">
            <w:pPr>
              <w:jc w:val="center"/>
              <w:rPr>
                <w:sz w:val="16"/>
                <w:szCs w:val="16"/>
              </w:rPr>
            </w:pPr>
            <w:r w:rsidRPr="006C7164">
              <w:rPr>
                <w:sz w:val="16"/>
                <w:szCs w:val="16"/>
              </w:rPr>
              <w:t>I</w:t>
            </w:r>
          </w:p>
        </w:tc>
        <w:tc>
          <w:tcPr>
            <w:tcW w:w="577" w:type="pct"/>
            <w:vAlign w:val="center"/>
          </w:tcPr>
          <w:p w14:paraId="09B2E615" w14:textId="26FCDEFB" w:rsidR="00336CA6" w:rsidRPr="006C7164" w:rsidRDefault="006F12BD" w:rsidP="00BB10E6">
            <w:pPr>
              <w:jc w:val="center"/>
              <w:rPr>
                <w:sz w:val="16"/>
                <w:szCs w:val="16"/>
              </w:rPr>
            </w:pPr>
            <w:r w:rsidRPr="006C7164">
              <w:rPr>
                <w:sz w:val="16"/>
                <w:szCs w:val="16"/>
              </w:rPr>
              <w:t>I</w:t>
            </w:r>
          </w:p>
        </w:tc>
        <w:tc>
          <w:tcPr>
            <w:tcW w:w="578" w:type="pct"/>
            <w:vAlign w:val="center"/>
          </w:tcPr>
          <w:p w14:paraId="2F315F3D" w14:textId="3A098DAF" w:rsidR="00336CA6" w:rsidRPr="006C7164" w:rsidRDefault="00052874" w:rsidP="00BB10E6">
            <w:pPr>
              <w:jc w:val="center"/>
              <w:rPr>
                <w:sz w:val="16"/>
                <w:szCs w:val="16"/>
              </w:rPr>
            </w:pPr>
            <w:r>
              <w:rPr>
                <w:sz w:val="16"/>
                <w:szCs w:val="16"/>
              </w:rPr>
              <w:t>-</w:t>
            </w:r>
          </w:p>
        </w:tc>
      </w:tr>
      <w:tr w:rsidR="00336CA6" w14:paraId="074402CF" w14:textId="77777777" w:rsidTr="00336E46">
        <w:trPr>
          <w:trHeight w:val="374"/>
        </w:trPr>
        <w:tc>
          <w:tcPr>
            <w:tcW w:w="1962" w:type="pct"/>
          </w:tcPr>
          <w:p w14:paraId="6A6423A1" w14:textId="5CB9B12F" w:rsidR="00336CA6" w:rsidRPr="006C7164" w:rsidRDefault="00336CA6" w:rsidP="00015973">
            <w:pPr>
              <w:jc w:val="left"/>
              <w:rPr>
                <w:sz w:val="16"/>
                <w:szCs w:val="16"/>
              </w:rPr>
            </w:pPr>
            <w:r w:rsidRPr="006C7164">
              <w:rPr>
                <w:sz w:val="16"/>
                <w:szCs w:val="16"/>
              </w:rPr>
              <w:t xml:space="preserve">Governance framework and ways of working design </w:t>
            </w:r>
          </w:p>
        </w:tc>
        <w:tc>
          <w:tcPr>
            <w:tcW w:w="585" w:type="pct"/>
            <w:vAlign w:val="center"/>
          </w:tcPr>
          <w:p w14:paraId="1EB7D6F2" w14:textId="4E031CA6" w:rsidR="00336CA6" w:rsidRPr="006C7164" w:rsidRDefault="00093344" w:rsidP="00BB10E6">
            <w:pPr>
              <w:jc w:val="center"/>
              <w:rPr>
                <w:sz w:val="16"/>
                <w:szCs w:val="16"/>
              </w:rPr>
            </w:pPr>
            <w:r w:rsidRPr="006C7164">
              <w:rPr>
                <w:sz w:val="16"/>
                <w:szCs w:val="16"/>
              </w:rPr>
              <w:t>A</w:t>
            </w:r>
          </w:p>
        </w:tc>
        <w:tc>
          <w:tcPr>
            <w:tcW w:w="721" w:type="pct"/>
            <w:vAlign w:val="center"/>
          </w:tcPr>
          <w:p w14:paraId="0DBDB445" w14:textId="465D48F4" w:rsidR="00336CA6" w:rsidRPr="006C7164" w:rsidRDefault="00093344" w:rsidP="00BB10E6">
            <w:pPr>
              <w:jc w:val="center"/>
              <w:rPr>
                <w:sz w:val="16"/>
                <w:szCs w:val="16"/>
              </w:rPr>
            </w:pPr>
            <w:r w:rsidRPr="006C7164">
              <w:rPr>
                <w:sz w:val="16"/>
                <w:szCs w:val="16"/>
              </w:rPr>
              <w:t>R</w:t>
            </w:r>
          </w:p>
        </w:tc>
        <w:tc>
          <w:tcPr>
            <w:tcW w:w="577" w:type="pct"/>
            <w:vAlign w:val="center"/>
          </w:tcPr>
          <w:p w14:paraId="41B970F1" w14:textId="686EE17F" w:rsidR="00336CA6" w:rsidRPr="006C7164" w:rsidRDefault="00093344" w:rsidP="00BB10E6">
            <w:pPr>
              <w:jc w:val="center"/>
              <w:rPr>
                <w:sz w:val="16"/>
                <w:szCs w:val="16"/>
              </w:rPr>
            </w:pPr>
            <w:r w:rsidRPr="006C7164">
              <w:rPr>
                <w:sz w:val="16"/>
                <w:szCs w:val="16"/>
              </w:rPr>
              <w:t>C</w:t>
            </w:r>
          </w:p>
        </w:tc>
        <w:tc>
          <w:tcPr>
            <w:tcW w:w="577" w:type="pct"/>
            <w:vAlign w:val="center"/>
          </w:tcPr>
          <w:p w14:paraId="022E9809" w14:textId="1543A0FF" w:rsidR="00336CA6" w:rsidRPr="006C7164" w:rsidRDefault="00052874" w:rsidP="00BB10E6">
            <w:pPr>
              <w:jc w:val="center"/>
              <w:rPr>
                <w:sz w:val="16"/>
                <w:szCs w:val="16"/>
              </w:rPr>
            </w:pPr>
            <w:r>
              <w:rPr>
                <w:sz w:val="16"/>
                <w:szCs w:val="16"/>
              </w:rPr>
              <w:t>-</w:t>
            </w:r>
          </w:p>
        </w:tc>
        <w:tc>
          <w:tcPr>
            <w:tcW w:w="578" w:type="pct"/>
            <w:vAlign w:val="center"/>
          </w:tcPr>
          <w:p w14:paraId="508B3383" w14:textId="1B8D42AD" w:rsidR="00336CA6" w:rsidRPr="006C7164" w:rsidRDefault="00052874" w:rsidP="00BB10E6">
            <w:pPr>
              <w:jc w:val="center"/>
              <w:rPr>
                <w:sz w:val="16"/>
                <w:szCs w:val="16"/>
              </w:rPr>
            </w:pPr>
            <w:r>
              <w:rPr>
                <w:sz w:val="16"/>
                <w:szCs w:val="16"/>
              </w:rPr>
              <w:t>-</w:t>
            </w:r>
          </w:p>
        </w:tc>
      </w:tr>
      <w:tr w:rsidR="00336CA6" w:rsidRPr="00CE75D3" w14:paraId="3FA2BC28" w14:textId="77777777" w:rsidTr="00034943">
        <w:trPr>
          <w:trHeight w:val="374"/>
        </w:trPr>
        <w:tc>
          <w:tcPr>
            <w:tcW w:w="5000" w:type="pct"/>
            <w:gridSpan w:val="6"/>
            <w:shd w:val="clear" w:color="auto" w:fill="00B0F0"/>
          </w:tcPr>
          <w:p w14:paraId="57A0672B" w14:textId="07B7794B" w:rsidR="00336CA6" w:rsidRPr="00CE75D3" w:rsidRDefault="007C3711" w:rsidP="00055EE8">
            <w:pPr>
              <w:rPr>
                <w:color w:val="FFFFFF" w:themeColor="background1"/>
              </w:rPr>
            </w:pPr>
            <w:r w:rsidRPr="00CE75D3">
              <w:rPr>
                <w:color w:val="FFFFFF" w:themeColor="background1"/>
                <w:sz w:val="18"/>
                <w:szCs w:val="18"/>
              </w:rPr>
              <w:t xml:space="preserve">Architecture &amp; Technical Governance </w:t>
            </w:r>
          </w:p>
        </w:tc>
      </w:tr>
      <w:tr w:rsidR="00093344" w14:paraId="2360A7AC" w14:textId="77777777" w:rsidTr="00336E46">
        <w:trPr>
          <w:trHeight w:val="374"/>
        </w:trPr>
        <w:tc>
          <w:tcPr>
            <w:tcW w:w="1962" w:type="pct"/>
          </w:tcPr>
          <w:p w14:paraId="497976DF" w14:textId="3ED46CD0" w:rsidR="00093344" w:rsidRPr="006C7164" w:rsidRDefault="00093344" w:rsidP="00015973">
            <w:pPr>
              <w:jc w:val="left"/>
              <w:rPr>
                <w:sz w:val="16"/>
                <w:szCs w:val="16"/>
              </w:rPr>
            </w:pPr>
            <w:r w:rsidRPr="006C7164">
              <w:rPr>
                <w:sz w:val="16"/>
                <w:szCs w:val="16"/>
              </w:rPr>
              <w:t xml:space="preserve">TDA/ ARB approval and architectural acceptance </w:t>
            </w:r>
          </w:p>
        </w:tc>
        <w:tc>
          <w:tcPr>
            <w:tcW w:w="585" w:type="pct"/>
            <w:vAlign w:val="center"/>
          </w:tcPr>
          <w:p w14:paraId="53D22EFD" w14:textId="079ECA86" w:rsidR="00093344" w:rsidRPr="006C7164" w:rsidRDefault="00433291" w:rsidP="00BB10E6">
            <w:pPr>
              <w:jc w:val="center"/>
              <w:rPr>
                <w:sz w:val="16"/>
                <w:szCs w:val="16"/>
              </w:rPr>
            </w:pPr>
            <w:r w:rsidRPr="006C7164">
              <w:rPr>
                <w:sz w:val="16"/>
                <w:szCs w:val="16"/>
              </w:rPr>
              <w:t>A</w:t>
            </w:r>
          </w:p>
        </w:tc>
        <w:tc>
          <w:tcPr>
            <w:tcW w:w="721" w:type="pct"/>
            <w:vAlign w:val="center"/>
          </w:tcPr>
          <w:p w14:paraId="416181EB" w14:textId="71CC3278" w:rsidR="00093344" w:rsidRPr="006C7164" w:rsidRDefault="00433291" w:rsidP="00BB10E6">
            <w:pPr>
              <w:jc w:val="center"/>
              <w:rPr>
                <w:sz w:val="16"/>
                <w:szCs w:val="16"/>
              </w:rPr>
            </w:pPr>
            <w:r w:rsidRPr="006C7164">
              <w:rPr>
                <w:sz w:val="16"/>
                <w:szCs w:val="16"/>
              </w:rPr>
              <w:t>C</w:t>
            </w:r>
          </w:p>
        </w:tc>
        <w:tc>
          <w:tcPr>
            <w:tcW w:w="577" w:type="pct"/>
            <w:vAlign w:val="center"/>
          </w:tcPr>
          <w:p w14:paraId="54C1DE53" w14:textId="41B923D9" w:rsidR="00093344" w:rsidRPr="006C7164" w:rsidRDefault="00433291" w:rsidP="00BB10E6">
            <w:pPr>
              <w:jc w:val="center"/>
              <w:rPr>
                <w:sz w:val="16"/>
                <w:szCs w:val="16"/>
              </w:rPr>
            </w:pPr>
            <w:r w:rsidRPr="006C7164">
              <w:rPr>
                <w:sz w:val="16"/>
                <w:szCs w:val="16"/>
              </w:rPr>
              <w:t>R</w:t>
            </w:r>
          </w:p>
        </w:tc>
        <w:tc>
          <w:tcPr>
            <w:tcW w:w="577" w:type="pct"/>
            <w:vAlign w:val="center"/>
          </w:tcPr>
          <w:p w14:paraId="2C7AFAB5" w14:textId="76A11837" w:rsidR="00093344" w:rsidRPr="006C7164" w:rsidRDefault="00433291" w:rsidP="00BB10E6">
            <w:pPr>
              <w:jc w:val="center"/>
              <w:rPr>
                <w:sz w:val="16"/>
                <w:szCs w:val="16"/>
              </w:rPr>
            </w:pPr>
            <w:r w:rsidRPr="006C7164">
              <w:rPr>
                <w:sz w:val="16"/>
                <w:szCs w:val="16"/>
              </w:rPr>
              <w:t>I</w:t>
            </w:r>
          </w:p>
        </w:tc>
        <w:tc>
          <w:tcPr>
            <w:tcW w:w="578" w:type="pct"/>
            <w:vAlign w:val="center"/>
          </w:tcPr>
          <w:p w14:paraId="04F0C275" w14:textId="3082AACD" w:rsidR="00093344" w:rsidRPr="006C7164" w:rsidRDefault="00143AC8" w:rsidP="00BB10E6">
            <w:pPr>
              <w:jc w:val="center"/>
              <w:rPr>
                <w:sz w:val="16"/>
                <w:szCs w:val="16"/>
              </w:rPr>
            </w:pPr>
            <w:r>
              <w:rPr>
                <w:sz w:val="16"/>
                <w:szCs w:val="16"/>
              </w:rPr>
              <w:t>-</w:t>
            </w:r>
          </w:p>
        </w:tc>
      </w:tr>
      <w:tr w:rsidR="00093344" w14:paraId="5146DF2F" w14:textId="77777777" w:rsidTr="00336E46">
        <w:trPr>
          <w:trHeight w:val="374"/>
        </w:trPr>
        <w:tc>
          <w:tcPr>
            <w:tcW w:w="1962" w:type="pct"/>
          </w:tcPr>
          <w:p w14:paraId="48D58BAF" w14:textId="7BA33F40" w:rsidR="00093344" w:rsidRPr="006C7164" w:rsidRDefault="00093344" w:rsidP="00015973">
            <w:pPr>
              <w:jc w:val="left"/>
              <w:rPr>
                <w:sz w:val="16"/>
                <w:szCs w:val="16"/>
              </w:rPr>
            </w:pPr>
            <w:r w:rsidRPr="006C7164">
              <w:rPr>
                <w:sz w:val="16"/>
                <w:szCs w:val="16"/>
              </w:rPr>
              <w:t xml:space="preserve">Solution design, options analysis and rationale </w:t>
            </w:r>
          </w:p>
        </w:tc>
        <w:tc>
          <w:tcPr>
            <w:tcW w:w="585" w:type="pct"/>
            <w:vAlign w:val="center"/>
          </w:tcPr>
          <w:p w14:paraId="435C8BF8" w14:textId="569E3BD7" w:rsidR="00093344" w:rsidRPr="006C7164" w:rsidRDefault="00433291" w:rsidP="00BB10E6">
            <w:pPr>
              <w:jc w:val="center"/>
              <w:rPr>
                <w:sz w:val="16"/>
                <w:szCs w:val="16"/>
              </w:rPr>
            </w:pPr>
            <w:r w:rsidRPr="006C7164">
              <w:rPr>
                <w:sz w:val="16"/>
                <w:szCs w:val="16"/>
              </w:rPr>
              <w:t>C</w:t>
            </w:r>
          </w:p>
        </w:tc>
        <w:tc>
          <w:tcPr>
            <w:tcW w:w="721" w:type="pct"/>
            <w:vAlign w:val="center"/>
          </w:tcPr>
          <w:p w14:paraId="5072894D" w14:textId="5C26C69C" w:rsidR="00093344" w:rsidRPr="006C7164" w:rsidRDefault="00433291" w:rsidP="00BB10E6">
            <w:pPr>
              <w:jc w:val="center"/>
              <w:rPr>
                <w:sz w:val="16"/>
                <w:szCs w:val="16"/>
              </w:rPr>
            </w:pPr>
            <w:r w:rsidRPr="006C7164">
              <w:rPr>
                <w:sz w:val="16"/>
                <w:szCs w:val="16"/>
              </w:rPr>
              <w:t>A</w:t>
            </w:r>
          </w:p>
        </w:tc>
        <w:tc>
          <w:tcPr>
            <w:tcW w:w="577" w:type="pct"/>
            <w:vAlign w:val="center"/>
          </w:tcPr>
          <w:p w14:paraId="550A3181" w14:textId="6D511F33" w:rsidR="00093344" w:rsidRPr="006C7164" w:rsidRDefault="00433291" w:rsidP="00BB10E6">
            <w:pPr>
              <w:jc w:val="center"/>
              <w:rPr>
                <w:sz w:val="16"/>
                <w:szCs w:val="16"/>
              </w:rPr>
            </w:pPr>
            <w:r w:rsidRPr="006C7164">
              <w:rPr>
                <w:sz w:val="16"/>
                <w:szCs w:val="16"/>
              </w:rPr>
              <w:t>R</w:t>
            </w:r>
          </w:p>
        </w:tc>
        <w:tc>
          <w:tcPr>
            <w:tcW w:w="577" w:type="pct"/>
            <w:vAlign w:val="center"/>
          </w:tcPr>
          <w:p w14:paraId="0319F63D" w14:textId="31D489B0" w:rsidR="00093344" w:rsidRPr="006C7164" w:rsidRDefault="00433291" w:rsidP="00BB10E6">
            <w:pPr>
              <w:jc w:val="center"/>
              <w:rPr>
                <w:sz w:val="16"/>
                <w:szCs w:val="16"/>
              </w:rPr>
            </w:pPr>
            <w:r w:rsidRPr="006C7164">
              <w:rPr>
                <w:sz w:val="16"/>
                <w:szCs w:val="16"/>
              </w:rPr>
              <w:t>C</w:t>
            </w:r>
          </w:p>
        </w:tc>
        <w:tc>
          <w:tcPr>
            <w:tcW w:w="578" w:type="pct"/>
            <w:vAlign w:val="center"/>
          </w:tcPr>
          <w:p w14:paraId="16082382" w14:textId="1FDF5909" w:rsidR="00093344" w:rsidRPr="006C7164" w:rsidRDefault="00143AC8" w:rsidP="00BB10E6">
            <w:pPr>
              <w:jc w:val="center"/>
              <w:rPr>
                <w:sz w:val="16"/>
                <w:szCs w:val="16"/>
              </w:rPr>
            </w:pPr>
            <w:r>
              <w:rPr>
                <w:sz w:val="16"/>
                <w:szCs w:val="16"/>
              </w:rPr>
              <w:t>-</w:t>
            </w:r>
          </w:p>
        </w:tc>
      </w:tr>
      <w:tr w:rsidR="00093344" w14:paraId="6CF5BA1D" w14:textId="77777777" w:rsidTr="00336E46">
        <w:trPr>
          <w:trHeight w:val="374"/>
        </w:trPr>
        <w:tc>
          <w:tcPr>
            <w:tcW w:w="1962" w:type="pct"/>
          </w:tcPr>
          <w:p w14:paraId="2B323C48" w14:textId="6E1BCB11" w:rsidR="00093344" w:rsidRPr="006C7164" w:rsidRDefault="00093344" w:rsidP="00015973">
            <w:pPr>
              <w:jc w:val="left"/>
              <w:rPr>
                <w:sz w:val="16"/>
                <w:szCs w:val="16"/>
              </w:rPr>
            </w:pPr>
            <w:r w:rsidRPr="006C7164">
              <w:rPr>
                <w:sz w:val="16"/>
                <w:szCs w:val="16"/>
              </w:rPr>
              <w:t xml:space="preserve">Configure </w:t>
            </w:r>
            <w:r w:rsidR="006E2FD0" w:rsidRPr="006C7164">
              <w:rPr>
                <w:sz w:val="16"/>
                <w:szCs w:val="16"/>
              </w:rPr>
              <w:t xml:space="preserve">over </w:t>
            </w:r>
            <w:r w:rsidR="00433291" w:rsidRPr="006C7164">
              <w:rPr>
                <w:sz w:val="16"/>
                <w:szCs w:val="16"/>
              </w:rPr>
              <w:t>customise</w:t>
            </w:r>
            <w:r w:rsidR="006E2FD0" w:rsidRPr="006C7164">
              <w:rPr>
                <w:sz w:val="16"/>
                <w:szCs w:val="16"/>
              </w:rPr>
              <w:t xml:space="preserve"> decisions and deviations </w:t>
            </w:r>
          </w:p>
        </w:tc>
        <w:tc>
          <w:tcPr>
            <w:tcW w:w="585" w:type="pct"/>
            <w:vAlign w:val="center"/>
          </w:tcPr>
          <w:p w14:paraId="413F619C" w14:textId="0F6A99E6" w:rsidR="00093344" w:rsidRPr="006C7164" w:rsidRDefault="00433291" w:rsidP="00BB10E6">
            <w:pPr>
              <w:jc w:val="center"/>
              <w:rPr>
                <w:sz w:val="16"/>
                <w:szCs w:val="16"/>
              </w:rPr>
            </w:pPr>
            <w:r w:rsidRPr="006C7164">
              <w:rPr>
                <w:sz w:val="16"/>
                <w:szCs w:val="16"/>
              </w:rPr>
              <w:t>A</w:t>
            </w:r>
          </w:p>
        </w:tc>
        <w:tc>
          <w:tcPr>
            <w:tcW w:w="721" w:type="pct"/>
            <w:vAlign w:val="center"/>
          </w:tcPr>
          <w:p w14:paraId="37907424" w14:textId="30DE5AC4" w:rsidR="00093344" w:rsidRPr="006C7164" w:rsidRDefault="00433291" w:rsidP="00BB10E6">
            <w:pPr>
              <w:jc w:val="center"/>
              <w:rPr>
                <w:sz w:val="16"/>
                <w:szCs w:val="16"/>
              </w:rPr>
            </w:pPr>
            <w:r w:rsidRPr="006C7164">
              <w:rPr>
                <w:sz w:val="16"/>
                <w:szCs w:val="16"/>
              </w:rPr>
              <w:t>R</w:t>
            </w:r>
          </w:p>
        </w:tc>
        <w:tc>
          <w:tcPr>
            <w:tcW w:w="577" w:type="pct"/>
            <w:vAlign w:val="center"/>
          </w:tcPr>
          <w:p w14:paraId="3BC45415" w14:textId="5D4CDD07" w:rsidR="00093344" w:rsidRPr="006C7164" w:rsidRDefault="00433291" w:rsidP="00BB10E6">
            <w:pPr>
              <w:jc w:val="center"/>
              <w:rPr>
                <w:sz w:val="16"/>
                <w:szCs w:val="16"/>
              </w:rPr>
            </w:pPr>
            <w:r w:rsidRPr="006C7164">
              <w:rPr>
                <w:sz w:val="16"/>
                <w:szCs w:val="16"/>
              </w:rPr>
              <w:t>R</w:t>
            </w:r>
          </w:p>
        </w:tc>
        <w:tc>
          <w:tcPr>
            <w:tcW w:w="577" w:type="pct"/>
            <w:vAlign w:val="center"/>
          </w:tcPr>
          <w:p w14:paraId="75DA7CA6" w14:textId="56144DAD" w:rsidR="00093344" w:rsidRPr="006C7164" w:rsidRDefault="00433291" w:rsidP="00BB10E6">
            <w:pPr>
              <w:jc w:val="center"/>
              <w:rPr>
                <w:sz w:val="16"/>
                <w:szCs w:val="16"/>
              </w:rPr>
            </w:pPr>
            <w:r w:rsidRPr="006C7164">
              <w:rPr>
                <w:sz w:val="16"/>
                <w:szCs w:val="16"/>
              </w:rPr>
              <w:t>I</w:t>
            </w:r>
          </w:p>
        </w:tc>
        <w:tc>
          <w:tcPr>
            <w:tcW w:w="578" w:type="pct"/>
            <w:vAlign w:val="center"/>
          </w:tcPr>
          <w:p w14:paraId="59ECD008" w14:textId="56676A96" w:rsidR="00093344" w:rsidRPr="006C7164" w:rsidRDefault="00143AC8" w:rsidP="00BB10E6">
            <w:pPr>
              <w:jc w:val="center"/>
              <w:rPr>
                <w:sz w:val="16"/>
                <w:szCs w:val="16"/>
              </w:rPr>
            </w:pPr>
            <w:r>
              <w:rPr>
                <w:sz w:val="16"/>
                <w:szCs w:val="16"/>
              </w:rPr>
              <w:t>-</w:t>
            </w:r>
          </w:p>
        </w:tc>
      </w:tr>
      <w:tr w:rsidR="00093344" w14:paraId="15E52972" w14:textId="77777777" w:rsidTr="00AF3CE3">
        <w:trPr>
          <w:trHeight w:val="374"/>
        </w:trPr>
        <w:tc>
          <w:tcPr>
            <w:tcW w:w="1962" w:type="pct"/>
          </w:tcPr>
          <w:p w14:paraId="0CC249BF" w14:textId="3F0390A5" w:rsidR="00093344" w:rsidRPr="006C7164" w:rsidRDefault="006E2FD0" w:rsidP="00015973">
            <w:pPr>
              <w:jc w:val="left"/>
              <w:rPr>
                <w:sz w:val="16"/>
                <w:szCs w:val="16"/>
              </w:rPr>
            </w:pPr>
            <w:r w:rsidRPr="006C7164">
              <w:rPr>
                <w:sz w:val="16"/>
                <w:szCs w:val="16"/>
              </w:rPr>
              <w:t xml:space="preserve">Experience API layer ownership </w:t>
            </w:r>
            <w:r w:rsidR="00845B51" w:rsidRPr="006C7164">
              <w:rPr>
                <w:sz w:val="16"/>
                <w:szCs w:val="16"/>
              </w:rPr>
              <w:t xml:space="preserve">and production release governance </w:t>
            </w:r>
          </w:p>
        </w:tc>
        <w:tc>
          <w:tcPr>
            <w:tcW w:w="585" w:type="pct"/>
            <w:vAlign w:val="center"/>
          </w:tcPr>
          <w:p w14:paraId="1493E19B" w14:textId="5F1D9053" w:rsidR="00093344" w:rsidRPr="006C7164" w:rsidRDefault="00433291" w:rsidP="00BB10E6">
            <w:pPr>
              <w:jc w:val="center"/>
              <w:rPr>
                <w:sz w:val="16"/>
                <w:szCs w:val="16"/>
              </w:rPr>
            </w:pPr>
            <w:r w:rsidRPr="006C7164">
              <w:rPr>
                <w:sz w:val="16"/>
                <w:szCs w:val="16"/>
              </w:rPr>
              <w:t>A</w:t>
            </w:r>
          </w:p>
        </w:tc>
        <w:tc>
          <w:tcPr>
            <w:tcW w:w="721" w:type="pct"/>
            <w:vAlign w:val="center"/>
          </w:tcPr>
          <w:p w14:paraId="0842BA26" w14:textId="2E529301" w:rsidR="00093344" w:rsidRPr="006C7164" w:rsidRDefault="00433291" w:rsidP="00BB10E6">
            <w:pPr>
              <w:jc w:val="center"/>
              <w:rPr>
                <w:sz w:val="16"/>
                <w:szCs w:val="16"/>
              </w:rPr>
            </w:pPr>
            <w:r w:rsidRPr="006C7164">
              <w:rPr>
                <w:sz w:val="16"/>
                <w:szCs w:val="16"/>
              </w:rPr>
              <w:t>R</w:t>
            </w:r>
          </w:p>
        </w:tc>
        <w:tc>
          <w:tcPr>
            <w:tcW w:w="577" w:type="pct"/>
            <w:vAlign w:val="center"/>
          </w:tcPr>
          <w:p w14:paraId="02EBF82F" w14:textId="68C84EDA" w:rsidR="00093344" w:rsidRPr="006C7164" w:rsidRDefault="00433291" w:rsidP="00BB10E6">
            <w:pPr>
              <w:jc w:val="center"/>
              <w:rPr>
                <w:sz w:val="16"/>
                <w:szCs w:val="16"/>
              </w:rPr>
            </w:pPr>
            <w:r w:rsidRPr="006C7164">
              <w:rPr>
                <w:sz w:val="16"/>
                <w:szCs w:val="16"/>
              </w:rPr>
              <w:t>C</w:t>
            </w:r>
          </w:p>
        </w:tc>
        <w:tc>
          <w:tcPr>
            <w:tcW w:w="577" w:type="pct"/>
            <w:vAlign w:val="center"/>
          </w:tcPr>
          <w:p w14:paraId="319CD547" w14:textId="6785DDF4" w:rsidR="00093344" w:rsidRPr="006C7164" w:rsidRDefault="00433291" w:rsidP="00BB10E6">
            <w:pPr>
              <w:jc w:val="center"/>
              <w:rPr>
                <w:sz w:val="16"/>
                <w:szCs w:val="16"/>
              </w:rPr>
            </w:pPr>
            <w:r w:rsidRPr="006C7164">
              <w:rPr>
                <w:sz w:val="16"/>
                <w:szCs w:val="16"/>
              </w:rPr>
              <w:t>I</w:t>
            </w:r>
          </w:p>
        </w:tc>
        <w:tc>
          <w:tcPr>
            <w:tcW w:w="578" w:type="pct"/>
            <w:vAlign w:val="center"/>
          </w:tcPr>
          <w:p w14:paraId="68AED318" w14:textId="15A0D4E7" w:rsidR="00093344" w:rsidRPr="006C7164" w:rsidRDefault="00433291" w:rsidP="00BB10E6">
            <w:pPr>
              <w:jc w:val="center"/>
              <w:rPr>
                <w:sz w:val="16"/>
                <w:szCs w:val="16"/>
              </w:rPr>
            </w:pPr>
            <w:r w:rsidRPr="006C7164">
              <w:rPr>
                <w:sz w:val="16"/>
                <w:szCs w:val="16"/>
              </w:rPr>
              <w:t>I</w:t>
            </w:r>
          </w:p>
        </w:tc>
      </w:tr>
      <w:tr w:rsidR="00093344" w14:paraId="7DC5ED59" w14:textId="77777777" w:rsidTr="00034943">
        <w:trPr>
          <w:trHeight w:val="374"/>
        </w:trPr>
        <w:tc>
          <w:tcPr>
            <w:tcW w:w="5000" w:type="pct"/>
            <w:gridSpan w:val="6"/>
            <w:shd w:val="clear" w:color="auto" w:fill="00B0F0"/>
          </w:tcPr>
          <w:p w14:paraId="31755836" w14:textId="2D201F38" w:rsidR="00093344" w:rsidRPr="00CE75D3" w:rsidRDefault="007C3711" w:rsidP="00055EE8">
            <w:pPr>
              <w:rPr>
                <w:color w:val="FFFFFF" w:themeColor="background1"/>
              </w:rPr>
            </w:pPr>
            <w:r w:rsidRPr="00CE75D3">
              <w:rPr>
                <w:color w:val="FFFFFF" w:themeColor="background1"/>
                <w:sz w:val="18"/>
                <w:szCs w:val="18"/>
              </w:rPr>
              <w:t xml:space="preserve">Build, Configuration and Integration </w:t>
            </w:r>
          </w:p>
        </w:tc>
      </w:tr>
      <w:tr w:rsidR="00093344" w14:paraId="467C4BA9" w14:textId="77777777" w:rsidTr="00336E46">
        <w:trPr>
          <w:trHeight w:val="374"/>
        </w:trPr>
        <w:tc>
          <w:tcPr>
            <w:tcW w:w="1962" w:type="pct"/>
          </w:tcPr>
          <w:p w14:paraId="73F97EB5" w14:textId="3BCE9EBF" w:rsidR="00093344" w:rsidRPr="006C7164" w:rsidRDefault="001C3972" w:rsidP="00015973">
            <w:pPr>
              <w:jc w:val="left"/>
              <w:rPr>
                <w:sz w:val="16"/>
                <w:szCs w:val="16"/>
              </w:rPr>
            </w:pPr>
            <w:r w:rsidRPr="006C7164">
              <w:rPr>
                <w:sz w:val="16"/>
                <w:szCs w:val="16"/>
              </w:rPr>
              <w:t>Solution build</w:t>
            </w:r>
            <w:r w:rsidR="005B2661" w:rsidRPr="006C7164">
              <w:rPr>
                <w:sz w:val="16"/>
                <w:szCs w:val="16"/>
              </w:rPr>
              <w:t xml:space="preserve">, configuration and workstream delivery </w:t>
            </w:r>
          </w:p>
        </w:tc>
        <w:tc>
          <w:tcPr>
            <w:tcW w:w="585" w:type="pct"/>
            <w:vAlign w:val="center"/>
          </w:tcPr>
          <w:p w14:paraId="457ECD01" w14:textId="572325BF" w:rsidR="00093344" w:rsidRPr="006C7164" w:rsidRDefault="00433291" w:rsidP="00BB10E6">
            <w:pPr>
              <w:jc w:val="center"/>
              <w:rPr>
                <w:sz w:val="16"/>
                <w:szCs w:val="16"/>
              </w:rPr>
            </w:pPr>
            <w:r w:rsidRPr="006C7164">
              <w:rPr>
                <w:sz w:val="16"/>
                <w:szCs w:val="16"/>
              </w:rPr>
              <w:t>I</w:t>
            </w:r>
          </w:p>
        </w:tc>
        <w:tc>
          <w:tcPr>
            <w:tcW w:w="721" w:type="pct"/>
            <w:vAlign w:val="center"/>
          </w:tcPr>
          <w:p w14:paraId="2C8B84E5" w14:textId="55A5DD2F" w:rsidR="00093344" w:rsidRPr="006C7164" w:rsidRDefault="00433291" w:rsidP="00BB10E6">
            <w:pPr>
              <w:jc w:val="center"/>
              <w:rPr>
                <w:sz w:val="16"/>
                <w:szCs w:val="16"/>
              </w:rPr>
            </w:pPr>
            <w:r w:rsidRPr="006C7164">
              <w:rPr>
                <w:sz w:val="16"/>
                <w:szCs w:val="16"/>
              </w:rPr>
              <w:t>A</w:t>
            </w:r>
          </w:p>
        </w:tc>
        <w:tc>
          <w:tcPr>
            <w:tcW w:w="577" w:type="pct"/>
            <w:vAlign w:val="center"/>
          </w:tcPr>
          <w:p w14:paraId="7F75FD62" w14:textId="24AB2B39" w:rsidR="00093344" w:rsidRPr="006C7164" w:rsidRDefault="00433291" w:rsidP="00BB10E6">
            <w:pPr>
              <w:jc w:val="center"/>
              <w:rPr>
                <w:sz w:val="16"/>
                <w:szCs w:val="16"/>
              </w:rPr>
            </w:pPr>
            <w:r w:rsidRPr="006C7164">
              <w:rPr>
                <w:sz w:val="16"/>
                <w:szCs w:val="16"/>
              </w:rPr>
              <w:t>C</w:t>
            </w:r>
          </w:p>
        </w:tc>
        <w:tc>
          <w:tcPr>
            <w:tcW w:w="577" w:type="pct"/>
            <w:vAlign w:val="center"/>
          </w:tcPr>
          <w:p w14:paraId="6C86A1A5" w14:textId="52E13495" w:rsidR="00093344" w:rsidRPr="006C7164" w:rsidRDefault="00433291" w:rsidP="00BB10E6">
            <w:pPr>
              <w:jc w:val="center"/>
              <w:rPr>
                <w:sz w:val="16"/>
                <w:szCs w:val="16"/>
              </w:rPr>
            </w:pPr>
            <w:r w:rsidRPr="006C7164">
              <w:rPr>
                <w:sz w:val="16"/>
                <w:szCs w:val="16"/>
              </w:rPr>
              <w:t>R</w:t>
            </w:r>
          </w:p>
        </w:tc>
        <w:tc>
          <w:tcPr>
            <w:tcW w:w="578" w:type="pct"/>
            <w:vAlign w:val="center"/>
          </w:tcPr>
          <w:p w14:paraId="03F41954" w14:textId="5870DECC" w:rsidR="00093344" w:rsidRPr="006C7164" w:rsidRDefault="00143AC8" w:rsidP="00BB10E6">
            <w:pPr>
              <w:jc w:val="center"/>
              <w:rPr>
                <w:sz w:val="16"/>
                <w:szCs w:val="16"/>
              </w:rPr>
            </w:pPr>
            <w:r>
              <w:rPr>
                <w:sz w:val="16"/>
                <w:szCs w:val="16"/>
              </w:rPr>
              <w:t>-</w:t>
            </w:r>
          </w:p>
        </w:tc>
      </w:tr>
      <w:tr w:rsidR="00093344" w14:paraId="4445A883" w14:textId="77777777" w:rsidTr="00336E46">
        <w:trPr>
          <w:trHeight w:val="374"/>
        </w:trPr>
        <w:tc>
          <w:tcPr>
            <w:tcW w:w="1962" w:type="pct"/>
          </w:tcPr>
          <w:p w14:paraId="0AA81416" w14:textId="5EA0ADA3" w:rsidR="00093344" w:rsidRPr="006C7164" w:rsidRDefault="005B2661" w:rsidP="00015973">
            <w:pPr>
              <w:jc w:val="left"/>
              <w:rPr>
                <w:sz w:val="16"/>
                <w:szCs w:val="16"/>
              </w:rPr>
            </w:pPr>
            <w:r w:rsidRPr="006C7164">
              <w:rPr>
                <w:sz w:val="16"/>
                <w:szCs w:val="16"/>
              </w:rPr>
              <w:t>Third party integration (Ar</w:t>
            </w:r>
            <w:r w:rsidR="00433291" w:rsidRPr="006C7164">
              <w:rPr>
                <w:sz w:val="16"/>
                <w:szCs w:val="16"/>
              </w:rPr>
              <w:t xml:space="preserve">cGIS, Telflow, Dynamics 365, Ventia) </w:t>
            </w:r>
          </w:p>
        </w:tc>
        <w:tc>
          <w:tcPr>
            <w:tcW w:w="585" w:type="pct"/>
            <w:vAlign w:val="center"/>
          </w:tcPr>
          <w:p w14:paraId="6D173A53" w14:textId="55322094" w:rsidR="00093344" w:rsidRPr="006C7164" w:rsidRDefault="00433291" w:rsidP="00BB10E6">
            <w:pPr>
              <w:jc w:val="center"/>
              <w:rPr>
                <w:sz w:val="16"/>
                <w:szCs w:val="16"/>
              </w:rPr>
            </w:pPr>
            <w:r w:rsidRPr="006C7164">
              <w:rPr>
                <w:sz w:val="16"/>
                <w:szCs w:val="16"/>
              </w:rPr>
              <w:t>C</w:t>
            </w:r>
          </w:p>
        </w:tc>
        <w:tc>
          <w:tcPr>
            <w:tcW w:w="721" w:type="pct"/>
            <w:vAlign w:val="center"/>
          </w:tcPr>
          <w:p w14:paraId="2F25740B" w14:textId="7F18A9D9" w:rsidR="00093344" w:rsidRPr="006C7164" w:rsidRDefault="00433291" w:rsidP="00BB10E6">
            <w:pPr>
              <w:jc w:val="center"/>
              <w:rPr>
                <w:sz w:val="16"/>
                <w:szCs w:val="16"/>
              </w:rPr>
            </w:pPr>
            <w:r w:rsidRPr="006C7164">
              <w:rPr>
                <w:sz w:val="16"/>
                <w:szCs w:val="16"/>
              </w:rPr>
              <w:t>A</w:t>
            </w:r>
          </w:p>
        </w:tc>
        <w:tc>
          <w:tcPr>
            <w:tcW w:w="577" w:type="pct"/>
            <w:vAlign w:val="center"/>
          </w:tcPr>
          <w:p w14:paraId="4AE1A76E" w14:textId="7038F319" w:rsidR="00093344" w:rsidRPr="006C7164" w:rsidRDefault="00433291" w:rsidP="00BB10E6">
            <w:pPr>
              <w:jc w:val="center"/>
              <w:rPr>
                <w:sz w:val="16"/>
                <w:szCs w:val="16"/>
              </w:rPr>
            </w:pPr>
            <w:r w:rsidRPr="006C7164">
              <w:rPr>
                <w:sz w:val="16"/>
                <w:szCs w:val="16"/>
              </w:rPr>
              <w:t>C</w:t>
            </w:r>
          </w:p>
        </w:tc>
        <w:tc>
          <w:tcPr>
            <w:tcW w:w="577" w:type="pct"/>
            <w:vAlign w:val="center"/>
          </w:tcPr>
          <w:p w14:paraId="4DE11435" w14:textId="53D2FD4B" w:rsidR="00093344" w:rsidRPr="006C7164" w:rsidRDefault="00433291" w:rsidP="00BB10E6">
            <w:pPr>
              <w:jc w:val="center"/>
              <w:rPr>
                <w:sz w:val="16"/>
                <w:szCs w:val="16"/>
              </w:rPr>
            </w:pPr>
            <w:r w:rsidRPr="006C7164">
              <w:rPr>
                <w:sz w:val="16"/>
                <w:szCs w:val="16"/>
              </w:rPr>
              <w:t>R</w:t>
            </w:r>
          </w:p>
        </w:tc>
        <w:tc>
          <w:tcPr>
            <w:tcW w:w="578" w:type="pct"/>
            <w:vAlign w:val="center"/>
          </w:tcPr>
          <w:p w14:paraId="4ED108A6" w14:textId="7D201DEF" w:rsidR="00093344" w:rsidRPr="006C7164" w:rsidRDefault="00143AC8" w:rsidP="00BB10E6">
            <w:pPr>
              <w:jc w:val="center"/>
              <w:rPr>
                <w:sz w:val="16"/>
                <w:szCs w:val="16"/>
              </w:rPr>
            </w:pPr>
            <w:r>
              <w:rPr>
                <w:sz w:val="16"/>
                <w:szCs w:val="16"/>
              </w:rPr>
              <w:t>-</w:t>
            </w:r>
          </w:p>
        </w:tc>
      </w:tr>
      <w:tr w:rsidR="00EE1E15" w14:paraId="2BBA3CE2" w14:textId="77777777" w:rsidTr="00336E46">
        <w:trPr>
          <w:trHeight w:val="374"/>
        </w:trPr>
        <w:tc>
          <w:tcPr>
            <w:tcW w:w="1962" w:type="pct"/>
          </w:tcPr>
          <w:p w14:paraId="61FB34BA" w14:textId="7C22CBA0" w:rsidR="00EE1E15" w:rsidRPr="006C7164" w:rsidRDefault="00EE1E15" w:rsidP="00015973">
            <w:pPr>
              <w:jc w:val="left"/>
              <w:rPr>
                <w:sz w:val="16"/>
                <w:szCs w:val="16"/>
              </w:rPr>
            </w:pPr>
            <w:r w:rsidRPr="006C7164">
              <w:rPr>
                <w:sz w:val="16"/>
                <w:szCs w:val="16"/>
              </w:rPr>
              <w:t xml:space="preserve">Data migration source data provision and quality baseline </w:t>
            </w:r>
          </w:p>
        </w:tc>
        <w:tc>
          <w:tcPr>
            <w:tcW w:w="585" w:type="pct"/>
            <w:vAlign w:val="center"/>
          </w:tcPr>
          <w:p w14:paraId="7D22A2CD" w14:textId="08A0012D" w:rsidR="00EE1E15" w:rsidRPr="006C7164" w:rsidRDefault="00237693" w:rsidP="00BB10E6">
            <w:pPr>
              <w:jc w:val="center"/>
              <w:rPr>
                <w:sz w:val="16"/>
                <w:szCs w:val="16"/>
              </w:rPr>
            </w:pPr>
            <w:r w:rsidRPr="006C7164">
              <w:rPr>
                <w:sz w:val="16"/>
                <w:szCs w:val="16"/>
              </w:rPr>
              <w:t>A</w:t>
            </w:r>
          </w:p>
        </w:tc>
        <w:tc>
          <w:tcPr>
            <w:tcW w:w="721" w:type="pct"/>
            <w:vAlign w:val="center"/>
          </w:tcPr>
          <w:p w14:paraId="34CC8D82" w14:textId="7D59DC4F" w:rsidR="00EE1E15" w:rsidRPr="006C7164" w:rsidRDefault="00237693" w:rsidP="00BB10E6">
            <w:pPr>
              <w:jc w:val="center"/>
              <w:rPr>
                <w:sz w:val="16"/>
                <w:szCs w:val="16"/>
              </w:rPr>
            </w:pPr>
            <w:r w:rsidRPr="006C7164">
              <w:rPr>
                <w:sz w:val="16"/>
                <w:szCs w:val="16"/>
              </w:rPr>
              <w:t>R</w:t>
            </w:r>
          </w:p>
        </w:tc>
        <w:tc>
          <w:tcPr>
            <w:tcW w:w="577" w:type="pct"/>
            <w:vAlign w:val="center"/>
          </w:tcPr>
          <w:p w14:paraId="265D7198" w14:textId="7B65AF0B" w:rsidR="00EE1E15" w:rsidRPr="006C7164" w:rsidRDefault="00237693" w:rsidP="00BB10E6">
            <w:pPr>
              <w:jc w:val="center"/>
              <w:rPr>
                <w:sz w:val="16"/>
                <w:szCs w:val="16"/>
              </w:rPr>
            </w:pPr>
            <w:r w:rsidRPr="006C7164">
              <w:rPr>
                <w:sz w:val="16"/>
                <w:szCs w:val="16"/>
              </w:rPr>
              <w:t>C</w:t>
            </w:r>
          </w:p>
        </w:tc>
        <w:tc>
          <w:tcPr>
            <w:tcW w:w="577" w:type="pct"/>
            <w:vAlign w:val="center"/>
          </w:tcPr>
          <w:p w14:paraId="69DBA4FD" w14:textId="1784DCF6" w:rsidR="00EE1E15" w:rsidRPr="006C7164" w:rsidRDefault="00237693" w:rsidP="00BB10E6">
            <w:pPr>
              <w:jc w:val="center"/>
              <w:rPr>
                <w:sz w:val="16"/>
                <w:szCs w:val="16"/>
              </w:rPr>
            </w:pPr>
            <w:r w:rsidRPr="006C7164">
              <w:rPr>
                <w:sz w:val="16"/>
                <w:szCs w:val="16"/>
              </w:rPr>
              <w:t>C</w:t>
            </w:r>
          </w:p>
        </w:tc>
        <w:tc>
          <w:tcPr>
            <w:tcW w:w="578" w:type="pct"/>
            <w:vAlign w:val="center"/>
          </w:tcPr>
          <w:p w14:paraId="2A5576C5" w14:textId="54295442" w:rsidR="00EE1E15" w:rsidRPr="006C7164" w:rsidRDefault="00143AC8" w:rsidP="00BB10E6">
            <w:pPr>
              <w:jc w:val="center"/>
              <w:rPr>
                <w:sz w:val="16"/>
                <w:szCs w:val="16"/>
              </w:rPr>
            </w:pPr>
            <w:r>
              <w:rPr>
                <w:sz w:val="16"/>
                <w:szCs w:val="16"/>
              </w:rPr>
              <w:t>-</w:t>
            </w:r>
          </w:p>
        </w:tc>
      </w:tr>
      <w:tr w:rsidR="00EE1E15" w14:paraId="31256350" w14:textId="77777777" w:rsidTr="00336E46">
        <w:trPr>
          <w:trHeight w:val="374"/>
        </w:trPr>
        <w:tc>
          <w:tcPr>
            <w:tcW w:w="1962" w:type="pct"/>
          </w:tcPr>
          <w:p w14:paraId="3B08E4AE" w14:textId="60729BBA" w:rsidR="00EE1E15" w:rsidRPr="006C7164" w:rsidRDefault="00EE1E15" w:rsidP="00015973">
            <w:pPr>
              <w:jc w:val="left"/>
              <w:rPr>
                <w:sz w:val="16"/>
                <w:szCs w:val="16"/>
              </w:rPr>
            </w:pPr>
            <w:r w:rsidRPr="006C7164">
              <w:rPr>
                <w:sz w:val="16"/>
                <w:szCs w:val="16"/>
              </w:rPr>
              <w:t xml:space="preserve">Business process change (identification, implementation &amp; documentation) </w:t>
            </w:r>
          </w:p>
        </w:tc>
        <w:tc>
          <w:tcPr>
            <w:tcW w:w="585" w:type="pct"/>
            <w:vAlign w:val="center"/>
          </w:tcPr>
          <w:p w14:paraId="5F39B19D" w14:textId="1467C599" w:rsidR="00EE1E15" w:rsidRPr="006C7164" w:rsidRDefault="00237693" w:rsidP="00BB10E6">
            <w:pPr>
              <w:jc w:val="center"/>
              <w:rPr>
                <w:sz w:val="16"/>
                <w:szCs w:val="16"/>
              </w:rPr>
            </w:pPr>
            <w:r w:rsidRPr="006C7164">
              <w:rPr>
                <w:sz w:val="16"/>
                <w:szCs w:val="16"/>
              </w:rPr>
              <w:t>A</w:t>
            </w:r>
          </w:p>
        </w:tc>
        <w:tc>
          <w:tcPr>
            <w:tcW w:w="721" w:type="pct"/>
            <w:vAlign w:val="center"/>
          </w:tcPr>
          <w:p w14:paraId="435FBC09" w14:textId="6C14350D" w:rsidR="00EE1E15" w:rsidRPr="006C7164" w:rsidRDefault="00237693" w:rsidP="00BB10E6">
            <w:pPr>
              <w:jc w:val="center"/>
              <w:rPr>
                <w:sz w:val="16"/>
                <w:szCs w:val="16"/>
              </w:rPr>
            </w:pPr>
            <w:r w:rsidRPr="006C7164">
              <w:rPr>
                <w:sz w:val="16"/>
                <w:szCs w:val="16"/>
              </w:rPr>
              <w:t>C</w:t>
            </w:r>
          </w:p>
        </w:tc>
        <w:tc>
          <w:tcPr>
            <w:tcW w:w="577" w:type="pct"/>
            <w:vAlign w:val="center"/>
          </w:tcPr>
          <w:p w14:paraId="4ABD839B" w14:textId="33FD35BF" w:rsidR="00EE1E15" w:rsidRPr="006C7164" w:rsidRDefault="00237693" w:rsidP="00BB10E6">
            <w:pPr>
              <w:jc w:val="center"/>
              <w:rPr>
                <w:sz w:val="16"/>
                <w:szCs w:val="16"/>
              </w:rPr>
            </w:pPr>
            <w:r w:rsidRPr="006C7164">
              <w:rPr>
                <w:sz w:val="16"/>
                <w:szCs w:val="16"/>
              </w:rPr>
              <w:t>I</w:t>
            </w:r>
          </w:p>
        </w:tc>
        <w:tc>
          <w:tcPr>
            <w:tcW w:w="577" w:type="pct"/>
            <w:vAlign w:val="center"/>
          </w:tcPr>
          <w:p w14:paraId="636E9F15" w14:textId="14D44D88" w:rsidR="00EE1E15" w:rsidRPr="006C7164" w:rsidRDefault="00143AC8" w:rsidP="00BB10E6">
            <w:pPr>
              <w:jc w:val="center"/>
              <w:rPr>
                <w:sz w:val="16"/>
                <w:szCs w:val="16"/>
              </w:rPr>
            </w:pPr>
            <w:r>
              <w:rPr>
                <w:sz w:val="16"/>
                <w:szCs w:val="16"/>
              </w:rPr>
              <w:t>-</w:t>
            </w:r>
          </w:p>
        </w:tc>
        <w:tc>
          <w:tcPr>
            <w:tcW w:w="578" w:type="pct"/>
            <w:vAlign w:val="center"/>
          </w:tcPr>
          <w:p w14:paraId="25D9D74D" w14:textId="50923A52" w:rsidR="00EE1E15" w:rsidRPr="006C7164" w:rsidRDefault="00143AC8" w:rsidP="00BB10E6">
            <w:pPr>
              <w:jc w:val="center"/>
              <w:rPr>
                <w:sz w:val="16"/>
                <w:szCs w:val="16"/>
              </w:rPr>
            </w:pPr>
            <w:r>
              <w:rPr>
                <w:sz w:val="16"/>
                <w:szCs w:val="16"/>
              </w:rPr>
              <w:t>-</w:t>
            </w:r>
          </w:p>
        </w:tc>
      </w:tr>
      <w:tr w:rsidR="00EE1E15" w14:paraId="6CDB74F6" w14:textId="77777777" w:rsidTr="00034943">
        <w:trPr>
          <w:trHeight w:val="374"/>
        </w:trPr>
        <w:tc>
          <w:tcPr>
            <w:tcW w:w="5000" w:type="pct"/>
            <w:gridSpan w:val="6"/>
            <w:shd w:val="clear" w:color="auto" w:fill="00B0F0"/>
          </w:tcPr>
          <w:p w14:paraId="1A2732FB" w14:textId="5FE3C534" w:rsidR="00EE1E15" w:rsidRPr="00CE75D3" w:rsidRDefault="007C3711" w:rsidP="00055EE8">
            <w:pPr>
              <w:rPr>
                <w:color w:val="FFFFFF" w:themeColor="background1"/>
              </w:rPr>
            </w:pPr>
            <w:r w:rsidRPr="00CE75D3">
              <w:rPr>
                <w:color w:val="FFFFFF" w:themeColor="background1"/>
                <w:sz w:val="18"/>
                <w:szCs w:val="18"/>
              </w:rPr>
              <w:t xml:space="preserve">Testing &amp; Quality </w:t>
            </w:r>
          </w:p>
        </w:tc>
      </w:tr>
      <w:tr w:rsidR="00EE1E15" w14:paraId="70F39B2C" w14:textId="77777777" w:rsidTr="00336E46">
        <w:trPr>
          <w:trHeight w:val="374"/>
        </w:trPr>
        <w:tc>
          <w:tcPr>
            <w:tcW w:w="1962" w:type="pct"/>
          </w:tcPr>
          <w:p w14:paraId="453005A2" w14:textId="40A43443" w:rsidR="00EE1E15" w:rsidRPr="006C7164" w:rsidRDefault="00EE1E15" w:rsidP="00015973">
            <w:pPr>
              <w:jc w:val="left"/>
              <w:rPr>
                <w:sz w:val="16"/>
                <w:szCs w:val="16"/>
              </w:rPr>
            </w:pPr>
            <w:r w:rsidRPr="006C7164">
              <w:rPr>
                <w:sz w:val="16"/>
                <w:szCs w:val="16"/>
              </w:rPr>
              <w:t xml:space="preserve">Test strategy, automated testing and QA gates </w:t>
            </w:r>
          </w:p>
        </w:tc>
        <w:tc>
          <w:tcPr>
            <w:tcW w:w="585" w:type="pct"/>
            <w:vAlign w:val="center"/>
          </w:tcPr>
          <w:p w14:paraId="5E55022C" w14:textId="1403B0A3" w:rsidR="00EE1E15" w:rsidRPr="006C7164" w:rsidRDefault="00237693" w:rsidP="00BB10E6">
            <w:pPr>
              <w:jc w:val="center"/>
              <w:rPr>
                <w:sz w:val="16"/>
                <w:szCs w:val="16"/>
              </w:rPr>
            </w:pPr>
            <w:r w:rsidRPr="006C7164">
              <w:rPr>
                <w:sz w:val="16"/>
                <w:szCs w:val="16"/>
              </w:rPr>
              <w:t>C</w:t>
            </w:r>
          </w:p>
        </w:tc>
        <w:tc>
          <w:tcPr>
            <w:tcW w:w="721" w:type="pct"/>
            <w:vAlign w:val="center"/>
          </w:tcPr>
          <w:p w14:paraId="7E414884" w14:textId="336314DB" w:rsidR="00EE1E15" w:rsidRPr="006C7164" w:rsidRDefault="00237693" w:rsidP="00BB10E6">
            <w:pPr>
              <w:jc w:val="center"/>
              <w:rPr>
                <w:sz w:val="16"/>
                <w:szCs w:val="16"/>
              </w:rPr>
            </w:pPr>
            <w:r w:rsidRPr="006C7164">
              <w:rPr>
                <w:sz w:val="16"/>
                <w:szCs w:val="16"/>
              </w:rPr>
              <w:t>A</w:t>
            </w:r>
          </w:p>
        </w:tc>
        <w:tc>
          <w:tcPr>
            <w:tcW w:w="577" w:type="pct"/>
            <w:vAlign w:val="center"/>
          </w:tcPr>
          <w:p w14:paraId="2987FDCB" w14:textId="7B23DEAF" w:rsidR="00EE1E15" w:rsidRPr="006C7164" w:rsidRDefault="00237693" w:rsidP="00BB10E6">
            <w:pPr>
              <w:jc w:val="center"/>
              <w:rPr>
                <w:sz w:val="16"/>
                <w:szCs w:val="16"/>
              </w:rPr>
            </w:pPr>
            <w:r w:rsidRPr="006C7164">
              <w:rPr>
                <w:sz w:val="16"/>
                <w:szCs w:val="16"/>
              </w:rPr>
              <w:t>C</w:t>
            </w:r>
          </w:p>
        </w:tc>
        <w:tc>
          <w:tcPr>
            <w:tcW w:w="577" w:type="pct"/>
            <w:vAlign w:val="center"/>
          </w:tcPr>
          <w:p w14:paraId="612028BD" w14:textId="2A22EA91" w:rsidR="00EE1E15" w:rsidRPr="006C7164" w:rsidRDefault="00237693" w:rsidP="00BB10E6">
            <w:pPr>
              <w:jc w:val="center"/>
              <w:rPr>
                <w:sz w:val="16"/>
                <w:szCs w:val="16"/>
              </w:rPr>
            </w:pPr>
            <w:r w:rsidRPr="006C7164">
              <w:rPr>
                <w:sz w:val="16"/>
                <w:szCs w:val="16"/>
              </w:rPr>
              <w:t>I</w:t>
            </w:r>
          </w:p>
        </w:tc>
        <w:tc>
          <w:tcPr>
            <w:tcW w:w="578" w:type="pct"/>
            <w:vAlign w:val="center"/>
          </w:tcPr>
          <w:p w14:paraId="29C7CC41" w14:textId="209318E6" w:rsidR="00EE1E15" w:rsidRPr="006C7164" w:rsidRDefault="00F06E8E" w:rsidP="00BB10E6">
            <w:pPr>
              <w:jc w:val="center"/>
              <w:rPr>
                <w:sz w:val="16"/>
                <w:szCs w:val="16"/>
              </w:rPr>
            </w:pPr>
            <w:r>
              <w:rPr>
                <w:sz w:val="16"/>
                <w:szCs w:val="16"/>
              </w:rPr>
              <w:t>-</w:t>
            </w:r>
          </w:p>
        </w:tc>
      </w:tr>
      <w:tr w:rsidR="00EE1E15" w14:paraId="0A218E49" w14:textId="77777777" w:rsidTr="00336E46">
        <w:trPr>
          <w:trHeight w:val="374"/>
        </w:trPr>
        <w:tc>
          <w:tcPr>
            <w:tcW w:w="1962" w:type="pct"/>
          </w:tcPr>
          <w:p w14:paraId="31445CA6" w14:textId="5C0173D0" w:rsidR="00EE1E15" w:rsidRPr="006C7164" w:rsidRDefault="00874F8B" w:rsidP="00015973">
            <w:pPr>
              <w:jc w:val="left"/>
              <w:rPr>
                <w:sz w:val="16"/>
                <w:szCs w:val="16"/>
              </w:rPr>
            </w:pPr>
            <w:r w:rsidRPr="006C7164">
              <w:rPr>
                <w:sz w:val="16"/>
                <w:szCs w:val="16"/>
              </w:rPr>
              <w:t xml:space="preserve">SIT certification </w:t>
            </w:r>
          </w:p>
        </w:tc>
        <w:tc>
          <w:tcPr>
            <w:tcW w:w="585" w:type="pct"/>
            <w:vAlign w:val="center"/>
          </w:tcPr>
          <w:p w14:paraId="26A32A31" w14:textId="188D946B" w:rsidR="00EE1E15" w:rsidRPr="006C7164" w:rsidRDefault="00237693" w:rsidP="00BB10E6">
            <w:pPr>
              <w:jc w:val="center"/>
              <w:rPr>
                <w:sz w:val="16"/>
                <w:szCs w:val="16"/>
              </w:rPr>
            </w:pPr>
            <w:r w:rsidRPr="006C7164">
              <w:rPr>
                <w:sz w:val="16"/>
                <w:szCs w:val="16"/>
              </w:rPr>
              <w:t>A</w:t>
            </w:r>
          </w:p>
        </w:tc>
        <w:tc>
          <w:tcPr>
            <w:tcW w:w="721" w:type="pct"/>
            <w:vAlign w:val="center"/>
          </w:tcPr>
          <w:p w14:paraId="5C966421" w14:textId="75E79993" w:rsidR="00EE1E15" w:rsidRPr="006C7164" w:rsidRDefault="00237693" w:rsidP="00BB10E6">
            <w:pPr>
              <w:jc w:val="center"/>
              <w:rPr>
                <w:sz w:val="16"/>
                <w:szCs w:val="16"/>
              </w:rPr>
            </w:pPr>
            <w:r w:rsidRPr="006C7164">
              <w:rPr>
                <w:sz w:val="16"/>
                <w:szCs w:val="16"/>
              </w:rPr>
              <w:t>R</w:t>
            </w:r>
          </w:p>
        </w:tc>
        <w:tc>
          <w:tcPr>
            <w:tcW w:w="577" w:type="pct"/>
            <w:vAlign w:val="center"/>
          </w:tcPr>
          <w:p w14:paraId="108C2706" w14:textId="50FB8680" w:rsidR="00EE1E15" w:rsidRPr="006C7164" w:rsidRDefault="00237693" w:rsidP="00BB10E6">
            <w:pPr>
              <w:jc w:val="center"/>
              <w:rPr>
                <w:sz w:val="16"/>
                <w:szCs w:val="16"/>
              </w:rPr>
            </w:pPr>
            <w:r w:rsidRPr="006C7164">
              <w:rPr>
                <w:sz w:val="16"/>
                <w:szCs w:val="16"/>
              </w:rPr>
              <w:t>R</w:t>
            </w:r>
          </w:p>
        </w:tc>
        <w:tc>
          <w:tcPr>
            <w:tcW w:w="577" w:type="pct"/>
            <w:vAlign w:val="center"/>
          </w:tcPr>
          <w:p w14:paraId="6BC1CD45" w14:textId="0840F6D1" w:rsidR="00EE1E15" w:rsidRPr="006C7164" w:rsidRDefault="00237693" w:rsidP="00BB10E6">
            <w:pPr>
              <w:jc w:val="center"/>
              <w:rPr>
                <w:sz w:val="16"/>
                <w:szCs w:val="16"/>
              </w:rPr>
            </w:pPr>
            <w:r w:rsidRPr="006C7164">
              <w:rPr>
                <w:sz w:val="16"/>
                <w:szCs w:val="16"/>
              </w:rPr>
              <w:t>I</w:t>
            </w:r>
          </w:p>
        </w:tc>
        <w:tc>
          <w:tcPr>
            <w:tcW w:w="578" w:type="pct"/>
            <w:vAlign w:val="center"/>
          </w:tcPr>
          <w:p w14:paraId="04ECC3D6" w14:textId="462EE235" w:rsidR="00EE1E15" w:rsidRPr="006C7164" w:rsidRDefault="00F06E8E" w:rsidP="00BB10E6">
            <w:pPr>
              <w:jc w:val="center"/>
              <w:rPr>
                <w:sz w:val="16"/>
                <w:szCs w:val="16"/>
              </w:rPr>
            </w:pPr>
            <w:r>
              <w:rPr>
                <w:sz w:val="16"/>
                <w:szCs w:val="16"/>
              </w:rPr>
              <w:t>-</w:t>
            </w:r>
          </w:p>
        </w:tc>
      </w:tr>
      <w:tr w:rsidR="00EE1E15" w14:paraId="4861C54B" w14:textId="77777777" w:rsidTr="00336E46">
        <w:trPr>
          <w:trHeight w:val="374"/>
        </w:trPr>
        <w:tc>
          <w:tcPr>
            <w:tcW w:w="1962" w:type="pct"/>
          </w:tcPr>
          <w:p w14:paraId="1883A24E" w14:textId="7D1BCABD" w:rsidR="00EE1E15" w:rsidRPr="006C7164" w:rsidRDefault="00874F8B" w:rsidP="00015973">
            <w:pPr>
              <w:jc w:val="left"/>
              <w:rPr>
                <w:sz w:val="16"/>
                <w:szCs w:val="16"/>
              </w:rPr>
            </w:pPr>
            <w:r w:rsidRPr="006C7164">
              <w:rPr>
                <w:sz w:val="16"/>
                <w:szCs w:val="16"/>
              </w:rPr>
              <w:t>UAT execution</w:t>
            </w:r>
          </w:p>
        </w:tc>
        <w:tc>
          <w:tcPr>
            <w:tcW w:w="585" w:type="pct"/>
            <w:vAlign w:val="center"/>
          </w:tcPr>
          <w:p w14:paraId="0CF64D40" w14:textId="6F3EBE4B" w:rsidR="00EE1E15" w:rsidRPr="006C7164" w:rsidRDefault="00237693" w:rsidP="00BB10E6">
            <w:pPr>
              <w:jc w:val="center"/>
              <w:rPr>
                <w:sz w:val="16"/>
                <w:szCs w:val="16"/>
              </w:rPr>
            </w:pPr>
            <w:r w:rsidRPr="006C7164">
              <w:rPr>
                <w:sz w:val="16"/>
                <w:szCs w:val="16"/>
              </w:rPr>
              <w:t>A</w:t>
            </w:r>
            <w:r w:rsidR="00FA440E">
              <w:rPr>
                <w:sz w:val="16"/>
                <w:szCs w:val="16"/>
              </w:rPr>
              <w:t>/R</w:t>
            </w:r>
          </w:p>
        </w:tc>
        <w:tc>
          <w:tcPr>
            <w:tcW w:w="721" w:type="pct"/>
            <w:vAlign w:val="center"/>
          </w:tcPr>
          <w:p w14:paraId="5FFE4B97" w14:textId="745614A1" w:rsidR="00EE1E15" w:rsidRPr="006C7164" w:rsidRDefault="00FA440E" w:rsidP="00BB10E6">
            <w:pPr>
              <w:jc w:val="center"/>
              <w:rPr>
                <w:sz w:val="16"/>
                <w:szCs w:val="16"/>
              </w:rPr>
            </w:pPr>
            <w:r>
              <w:rPr>
                <w:sz w:val="16"/>
                <w:szCs w:val="16"/>
              </w:rPr>
              <w:t>C</w:t>
            </w:r>
          </w:p>
        </w:tc>
        <w:tc>
          <w:tcPr>
            <w:tcW w:w="577" w:type="pct"/>
            <w:vAlign w:val="center"/>
          </w:tcPr>
          <w:p w14:paraId="39A6DAAA" w14:textId="3389B2D2" w:rsidR="00EE1E15" w:rsidRPr="006C7164" w:rsidRDefault="00585AAC" w:rsidP="00BB10E6">
            <w:pPr>
              <w:jc w:val="center"/>
              <w:rPr>
                <w:sz w:val="16"/>
                <w:szCs w:val="16"/>
              </w:rPr>
            </w:pPr>
            <w:r w:rsidRPr="006C7164">
              <w:rPr>
                <w:sz w:val="16"/>
                <w:szCs w:val="16"/>
              </w:rPr>
              <w:t>C</w:t>
            </w:r>
          </w:p>
        </w:tc>
        <w:tc>
          <w:tcPr>
            <w:tcW w:w="577" w:type="pct"/>
            <w:vAlign w:val="center"/>
          </w:tcPr>
          <w:p w14:paraId="511F7A6F" w14:textId="449DECFE" w:rsidR="00EE1E15" w:rsidRPr="006C7164" w:rsidRDefault="00585AAC" w:rsidP="00BB10E6">
            <w:pPr>
              <w:jc w:val="center"/>
              <w:rPr>
                <w:sz w:val="16"/>
                <w:szCs w:val="16"/>
              </w:rPr>
            </w:pPr>
            <w:r w:rsidRPr="006C7164">
              <w:rPr>
                <w:sz w:val="16"/>
                <w:szCs w:val="16"/>
              </w:rPr>
              <w:t>I</w:t>
            </w:r>
          </w:p>
        </w:tc>
        <w:tc>
          <w:tcPr>
            <w:tcW w:w="578" w:type="pct"/>
            <w:vAlign w:val="center"/>
          </w:tcPr>
          <w:p w14:paraId="3FA8C386" w14:textId="7999A9C8" w:rsidR="00EE1E15" w:rsidRPr="006C7164" w:rsidRDefault="00585AAC" w:rsidP="00BB10E6">
            <w:pPr>
              <w:jc w:val="center"/>
              <w:rPr>
                <w:sz w:val="16"/>
                <w:szCs w:val="16"/>
              </w:rPr>
            </w:pPr>
            <w:r w:rsidRPr="006C7164">
              <w:rPr>
                <w:sz w:val="16"/>
                <w:szCs w:val="16"/>
              </w:rPr>
              <w:t>I</w:t>
            </w:r>
          </w:p>
        </w:tc>
      </w:tr>
      <w:tr w:rsidR="00EE1E15" w14:paraId="2DD27173" w14:textId="77777777" w:rsidTr="00336E46">
        <w:trPr>
          <w:trHeight w:val="374"/>
        </w:trPr>
        <w:tc>
          <w:tcPr>
            <w:tcW w:w="1962" w:type="pct"/>
          </w:tcPr>
          <w:p w14:paraId="243A658C" w14:textId="73F92B7C" w:rsidR="00EE1E15" w:rsidRPr="006C7164" w:rsidRDefault="00874F8B" w:rsidP="00015973">
            <w:pPr>
              <w:jc w:val="left"/>
              <w:rPr>
                <w:sz w:val="16"/>
                <w:szCs w:val="16"/>
              </w:rPr>
            </w:pPr>
            <w:r w:rsidRPr="006C7164">
              <w:rPr>
                <w:sz w:val="16"/>
                <w:szCs w:val="16"/>
              </w:rPr>
              <w:t>R</w:t>
            </w:r>
            <w:r w:rsidR="00876DC1">
              <w:rPr>
                <w:sz w:val="16"/>
                <w:szCs w:val="16"/>
              </w:rPr>
              <w:t>SP</w:t>
            </w:r>
            <w:r w:rsidRPr="006C7164">
              <w:rPr>
                <w:sz w:val="16"/>
                <w:szCs w:val="16"/>
              </w:rPr>
              <w:t xml:space="preserve"> portal and API testing </w:t>
            </w:r>
          </w:p>
        </w:tc>
        <w:tc>
          <w:tcPr>
            <w:tcW w:w="585" w:type="pct"/>
            <w:vAlign w:val="center"/>
          </w:tcPr>
          <w:p w14:paraId="6F5683AC" w14:textId="171351DF" w:rsidR="00EE1E15" w:rsidRPr="006C7164" w:rsidRDefault="00585AAC" w:rsidP="00BB10E6">
            <w:pPr>
              <w:jc w:val="center"/>
              <w:rPr>
                <w:sz w:val="16"/>
                <w:szCs w:val="16"/>
              </w:rPr>
            </w:pPr>
            <w:r w:rsidRPr="006C7164">
              <w:rPr>
                <w:sz w:val="16"/>
                <w:szCs w:val="16"/>
              </w:rPr>
              <w:t>C</w:t>
            </w:r>
          </w:p>
        </w:tc>
        <w:tc>
          <w:tcPr>
            <w:tcW w:w="721" w:type="pct"/>
            <w:vAlign w:val="center"/>
          </w:tcPr>
          <w:p w14:paraId="65065930" w14:textId="5B38A75C" w:rsidR="00EE1E15" w:rsidRPr="006C7164" w:rsidRDefault="00585AAC" w:rsidP="00BB10E6">
            <w:pPr>
              <w:jc w:val="center"/>
              <w:rPr>
                <w:sz w:val="16"/>
                <w:szCs w:val="16"/>
              </w:rPr>
            </w:pPr>
            <w:r w:rsidRPr="006C7164">
              <w:rPr>
                <w:sz w:val="16"/>
                <w:szCs w:val="16"/>
              </w:rPr>
              <w:t>R</w:t>
            </w:r>
          </w:p>
        </w:tc>
        <w:tc>
          <w:tcPr>
            <w:tcW w:w="577" w:type="pct"/>
            <w:vAlign w:val="center"/>
          </w:tcPr>
          <w:p w14:paraId="3F988272" w14:textId="27795BF9" w:rsidR="00EE1E15" w:rsidRPr="006C7164" w:rsidRDefault="00585AAC" w:rsidP="00BB10E6">
            <w:pPr>
              <w:jc w:val="center"/>
              <w:rPr>
                <w:sz w:val="16"/>
                <w:szCs w:val="16"/>
              </w:rPr>
            </w:pPr>
            <w:r w:rsidRPr="006C7164">
              <w:rPr>
                <w:sz w:val="16"/>
                <w:szCs w:val="16"/>
              </w:rPr>
              <w:t>C</w:t>
            </w:r>
          </w:p>
        </w:tc>
        <w:tc>
          <w:tcPr>
            <w:tcW w:w="577" w:type="pct"/>
            <w:vAlign w:val="center"/>
          </w:tcPr>
          <w:p w14:paraId="58D11A7E" w14:textId="0FA8DD01" w:rsidR="00EE1E15" w:rsidRPr="006C7164" w:rsidRDefault="00F06E8E" w:rsidP="00BB10E6">
            <w:pPr>
              <w:jc w:val="center"/>
              <w:rPr>
                <w:sz w:val="16"/>
                <w:szCs w:val="16"/>
              </w:rPr>
            </w:pPr>
            <w:r>
              <w:rPr>
                <w:sz w:val="16"/>
                <w:szCs w:val="16"/>
              </w:rPr>
              <w:t>-</w:t>
            </w:r>
          </w:p>
        </w:tc>
        <w:tc>
          <w:tcPr>
            <w:tcW w:w="578" w:type="pct"/>
            <w:vAlign w:val="center"/>
          </w:tcPr>
          <w:p w14:paraId="68F22DC3" w14:textId="75CA3A58" w:rsidR="00EE1E15" w:rsidRPr="006C7164" w:rsidRDefault="00585AAC" w:rsidP="00BB10E6">
            <w:pPr>
              <w:jc w:val="center"/>
              <w:rPr>
                <w:sz w:val="16"/>
                <w:szCs w:val="16"/>
              </w:rPr>
            </w:pPr>
            <w:r w:rsidRPr="006C7164">
              <w:rPr>
                <w:sz w:val="16"/>
                <w:szCs w:val="16"/>
              </w:rPr>
              <w:t>A</w:t>
            </w:r>
          </w:p>
        </w:tc>
      </w:tr>
      <w:tr w:rsidR="00EE1E15" w14:paraId="679DA30B" w14:textId="77777777" w:rsidTr="00034943">
        <w:trPr>
          <w:trHeight w:val="374"/>
        </w:trPr>
        <w:tc>
          <w:tcPr>
            <w:tcW w:w="5000" w:type="pct"/>
            <w:gridSpan w:val="6"/>
            <w:shd w:val="clear" w:color="auto" w:fill="00B0F0"/>
          </w:tcPr>
          <w:p w14:paraId="5BA86E55" w14:textId="170858C7" w:rsidR="00EE1E15" w:rsidRPr="00CE75D3" w:rsidRDefault="007C3711" w:rsidP="00055EE8">
            <w:pPr>
              <w:rPr>
                <w:color w:val="FFFFFF" w:themeColor="background1"/>
              </w:rPr>
            </w:pPr>
            <w:r w:rsidRPr="00CE75D3">
              <w:rPr>
                <w:color w:val="FFFFFF" w:themeColor="background1"/>
                <w:sz w:val="18"/>
                <w:szCs w:val="18"/>
              </w:rPr>
              <w:t xml:space="preserve">Go Live, Cutover and Hypercare </w:t>
            </w:r>
          </w:p>
        </w:tc>
      </w:tr>
      <w:tr w:rsidR="00EE1E15" w14:paraId="507F08EB" w14:textId="77777777" w:rsidTr="00336E46">
        <w:trPr>
          <w:trHeight w:val="374"/>
        </w:trPr>
        <w:tc>
          <w:tcPr>
            <w:tcW w:w="1962" w:type="pct"/>
          </w:tcPr>
          <w:p w14:paraId="33216BFE" w14:textId="52B25E7F" w:rsidR="00EE1E15" w:rsidRPr="006C7164" w:rsidRDefault="008A47AE" w:rsidP="00015973">
            <w:pPr>
              <w:jc w:val="left"/>
              <w:rPr>
                <w:sz w:val="16"/>
                <w:szCs w:val="16"/>
              </w:rPr>
            </w:pPr>
            <w:r w:rsidRPr="006C7164">
              <w:rPr>
                <w:sz w:val="16"/>
                <w:szCs w:val="16"/>
              </w:rPr>
              <w:t xml:space="preserve">Go Live readiness, sign off </w:t>
            </w:r>
            <w:r w:rsidR="00476BDD">
              <w:rPr>
                <w:sz w:val="16"/>
                <w:szCs w:val="16"/>
              </w:rPr>
              <w:t xml:space="preserve">assessment &amp; recommendations </w:t>
            </w:r>
          </w:p>
        </w:tc>
        <w:tc>
          <w:tcPr>
            <w:tcW w:w="585" w:type="pct"/>
            <w:vAlign w:val="center"/>
          </w:tcPr>
          <w:p w14:paraId="2438B2A3" w14:textId="6CE8CEB2" w:rsidR="00EE1E15" w:rsidRPr="006C7164" w:rsidRDefault="002F0286" w:rsidP="00BB10E6">
            <w:pPr>
              <w:jc w:val="center"/>
              <w:rPr>
                <w:sz w:val="16"/>
                <w:szCs w:val="16"/>
              </w:rPr>
            </w:pPr>
            <w:r w:rsidRPr="006C7164">
              <w:rPr>
                <w:sz w:val="16"/>
                <w:szCs w:val="16"/>
              </w:rPr>
              <w:t>C</w:t>
            </w:r>
          </w:p>
        </w:tc>
        <w:tc>
          <w:tcPr>
            <w:tcW w:w="721" w:type="pct"/>
            <w:vAlign w:val="center"/>
          </w:tcPr>
          <w:p w14:paraId="2E29D602" w14:textId="768E4D63" w:rsidR="00EE1E15" w:rsidRPr="006C7164" w:rsidRDefault="002F0286" w:rsidP="00BB10E6">
            <w:pPr>
              <w:jc w:val="center"/>
              <w:rPr>
                <w:sz w:val="16"/>
                <w:szCs w:val="16"/>
              </w:rPr>
            </w:pPr>
            <w:r w:rsidRPr="006C7164">
              <w:rPr>
                <w:sz w:val="16"/>
                <w:szCs w:val="16"/>
              </w:rPr>
              <w:t>A</w:t>
            </w:r>
            <w:r w:rsidR="00A50C3D">
              <w:rPr>
                <w:sz w:val="16"/>
                <w:szCs w:val="16"/>
              </w:rPr>
              <w:t>/R</w:t>
            </w:r>
          </w:p>
        </w:tc>
        <w:tc>
          <w:tcPr>
            <w:tcW w:w="577" w:type="pct"/>
            <w:vAlign w:val="center"/>
          </w:tcPr>
          <w:p w14:paraId="1603C673" w14:textId="70E1559C" w:rsidR="00EE1E15" w:rsidRPr="006C7164" w:rsidRDefault="002F0286" w:rsidP="00BB10E6">
            <w:pPr>
              <w:jc w:val="center"/>
              <w:rPr>
                <w:sz w:val="16"/>
                <w:szCs w:val="16"/>
              </w:rPr>
            </w:pPr>
            <w:r w:rsidRPr="006C7164">
              <w:rPr>
                <w:sz w:val="16"/>
                <w:szCs w:val="16"/>
              </w:rPr>
              <w:t>C</w:t>
            </w:r>
          </w:p>
        </w:tc>
        <w:tc>
          <w:tcPr>
            <w:tcW w:w="577" w:type="pct"/>
            <w:vAlign w:val="center"/>
          </w:tcPr>
          <w:p w14:paraId="29E0D457" w14:textId="434D7620" w:rsidR="00EE1E15" w:rsidRPr="006C7164" w:rsidRDefault="002F0286" w:rsidP="00BB10E6">
            <w:pPr>
              <w:jc w:val="center"/>
              <w:rPr>
                <w:sz w:val="16"/>
                <w:szCs w:val="16"/>
              </w:rPr>
            </w:pPr>
            <w:r w:rsidRPr="006C7164">
              <w:rPr>
                <w:sz w:val="16"/>
                <w:szCs w:val="16"/>
              </w:rPr>
              <w:t>R</w:t>
            </w:r>
          </w:p>
        </w:tc>
        <w:tc>
          <w:tcPr>
            <w:tcW w:w="578" w:type="pct"/>
            <w:vAlign w:val="center"/>
          </w:tcPr>
          <w:p w14:paraId="313EC7AD" w14:textId="5C33295B" w:rsidR="00EE1E15" w:rsidRPr="006C7164" w:rsidRDefault="00F06E8E" w:rsidP="00BB10E6">
            <w:pPr>
              <w:jc w:val="center"/>
              <w:rPr>
                <w:sz w:val="16"/>
                <w:szCs w:val="16"/>
              </w:rPr>
            </w:pPr>
            <w:r>
              <w:rPr>
                <w:sz w:val="16"/>
                <w:szCs w:val="16"/>
              </w:rPr>
              <w:t>-</w:t>
            </w:r>
          </w:p>
        </w:tc>
      </w:tr>
      <w:tr w:rsidR="00476BDD" w14:paraId="2DCBB727" w14:textId="77777777" w:rsidTr="00336E46">
        <w:trPr>
          <w:trHeight w:val="374"/>
        </w:trPr>
        <w:tc>
          <w:tcPr>
            <w:tcW w:w="1962" w:type="pct"/>
          </w:tcPr>
          <w:p w14:paraId="510883F2" w14:textId="60DD6899" w:rsidR="00476BDD" w:rsidRPr="006C7164" w:rsidRDefault="00476BDD" w:rsidP="00015973">
            <w:pPr>
              <w:jc w:val="left"/>
              <w:rPr>
                <w:sz w:val="16"/>
                <w:szCs w:val="16"/>
              </w:rPr>
            </w:pPr>
            <w:r>
              <w:rPr>
                <w:sz w:val="16"/>
                <w:szCs w:val="16"/>
              </w:rPr>
              <w:t xml:space="preserve">Go Live Approval </w:t>
            </w:r>
            <w:r w:rsidR="00A50C3D">
              <w:rPr>
                <w:sz w:val="16"/>
                <w:szCs w:val="16"/>
              </w:rPr>
              <w:t xml:space="preserve">and formal sign off (Steering Committee) </w:t>
            </w:r>
          </w:p>
        </w:tc>
        <w:tc>
          <w:tcPr>
            <w:tcW w:w="585" w:type="pct"/>
            <w:vAlign w:val="center"/>
          </w:tcPr>
          <w:p w14:paraId="4EBAB5F4" w14:textId="290291AC" w:rsidR="00476BDD" w:rsidRPr="006C7164" w:rsidRDefault="00A50C3D" w:rsidP="00BB10E6">
            <w:pPr>
              <w:jc w:val="center"/>
              <w:rPr>
                <w:sz w:val="16"/>
                <w:szCs w:val="16"/>
              </w:rPr>
            </w:pPr>
            <w:r>
              <w:rPr>
                <w:sz w:val="16"/>
                <w:szCs w:val="16"/>
              </w:rPr>
              <w:t>A</w:t>
            </w:r>
          </w:p>
        </w:tc>
        <w:tc>
          <w:tcPr>
            <w:tcW w:w="721" w:type="pct"/>
            <w:vAlign w:val="center"/>
          </w:tcPr>
          <w:p w14:paraId="6BE31FB7" w14:textId="4C3BCECB" w:rsidR="00476BDD" w:rsidRPr="006C7164" w:rsidRDefault="00A50C3D" w:rsidP="00BB10E6">
            <w:pPr>
              <w:jc w:val="center"/>
              <w:rPr>
                <w:sz w:val="16"/>
                <w:szCs w:val="16"/>
              </w:rPr>
            </w:pPr>
            <w:r>
              <w:rPr>
                <w:sz w:val="16"/>
                <w:szCs w:val="16"/>
              </w:rPr>
              <w:t>C</w:t>
            </w:r>
          </w:p>
        </w:tc>
        <w:tc>
          <w:tcPr>
            <w:tcW w:w="577" w:type="pct"/>
            <w:vAlign w:val="center"/>
          </w:tcPr>
          <w:p w14:paraId="034493AA" w14:textId="2D791717" w:rsidR="00476BDD" w:rsidRPr="006C7164" w:rsidRDefault="00A50C3D" w:rsidP="00BB10E6">
            <w:pPr>
              <w:jc w:val="center"/>
              <w:rPr>
                <w:sz w:val="16"/>
                <w:szCs w:val="16"/>
              </w:rPr>
            </w:pPr>
            <w:r>
              <w:rPr>
                <w:sz w:val="16"/>
                <w:szCs w:val="16"/>
              </w:rPr>
              <w:t>C</w:t>
            </w:r>
          </w:p>
        </w:tc>
        <w:tc>
          <w:tcPr>
            <w:tcW w:w="577" w:type="pct"/>
            <w:vAlign w:val="center"/>
          </w:tcPr>
          <w:p w14:paraId="78E18EB0" w14:textId="4DE62676" w:rsidR="00476BDD" w:rsidRPr="006C7164" w:rsidRDefault="00BF6D86" w:rsidP="00BB10E6">
            <w:pPr>
              <w:jc w:val="center"/>
              <w:rPr>
                <w:sz w:val="16"/>
                <w:szCs w:val="16"/>
              </w:rPr>
            </w:pPr>
            <w:r>
              <w:rPr>
                <w:sz w:val="16"/>
                <w:szCs w:val="16"/>
              </w:rPr>
              <w:t>I</w:t>
            </w:r>
          </w:p>
        </w:tc>
        <w:tc>
          <w:tcPr>
            <w:tcW w:w="578" w:type="pct"/>
            <w:vAlign w:val="center"/>
          </w:tcPr>
          <w:p w14:paraId="002BDD0C" w14:textId="77777777" w:rsidR="00476BDD" w:rsidRDefault="00476BDD" w:rsidP="00BB10E6">
            <w:pPr>
              <w:jc w:val="center"/>
              <w:rPr>
                <w:sz w:val="16"/>
                <w:szCs w:val="16"/>
              </w:rPr>
            </w:pPr>
          </w:p>
        </w:tc>
      </w:tr>
      <w:tr w:rsidR="008A47AE" w14:paraId="43D6DEC3" w14:textId="77777777" w:rsidTr="00336E46">
        <w:trPr>
          <w:trHeight w:val="374"/>
        </w:trPr>
        <w:tc>
          <w:tcPr>
            <w:tcW w:w="1962" w:type="pct"/>
          </w:tcPr>
          <w:p w14:paraId="0D7749A3" w14:textId="706ACCB6" w:rsidR="008A47AE" w:rsidRPr="006C7164" w:rsidRDefault="00E01A2B" w:rsidP="00015973">
            <w:pPr>
              <w:jc w:val="left"/>
              <w:rPr>
                <w:sz w:val="16"/>
                <w:szCs w:val="16"/>
              </w:rPr>
            </w:pPr>
            <w:r w:rsidRPr="006C7164">
              <w:rPr>
                <w:sz w:val="16"/>
                <w:szCs w:val="16"/>
              </w:rPr>
              <w:t xml:space="preserve">Production promotion and environment </w:t>
            </w:r>
            <w:r w:rsidR="00746634" w:rsidRPr="006C7164">
              <w:rPr>
                <w:sz w:val="16"/>
                <w:szCs w:val="16"/>
              </w:rPr>
              <w:t>access</w:t>
            </w:r>
          </w:p>
        </w:tc>
        <w:tc>
          <w:tcPr>
            <w:tcW w:w="585" w:type="pct"/>
            <w:vAlign w:val="center"/>
          </w:tcPr>
          <w:p w14:paraId="3450A0F9" w14:textId="17B43EC9" w:rsidR="008A47AE" w:rsidRPr="006C7164" w:rsidRDefault="002F0286" w:rsidP="00BB10E6">
            <w:pPr>
              <w:jc w:val="center"/>
              <w:rPr>
                <w:sz w:val="16"/>
                <w:szCs w:val="16"/>
              </w:rPr>
            </w:pPr>
            <w:r w:rsidRPr="006C7164">
              <w:rPr>
                <w:sz w:val="16"/>
                <w:szCs w:val="16"/>
              </w:rPr>
              <w:t>A</w:t>
            </w:r>
          </w:p>
        </w:tc>
        <w:tc>
          <w:tcPr>
            <w:tcW w:w="721" w:type="pct"/>
            <w:vAlign w:val="center"/>
          </w:tcPr>
          <w:p w14:paraId="143C3120" w14:textId="3412CECF" w:rsidR="008A47AE" w:rsidRPr="006C7164" w:rsidRDefault="002F0286" w:rsidP="00BB10E6">
            <w:pPr>
              <w:jc w:val="center"/>
              <w:rPr>
                <w:sz w:val="16"/>
                <w:szCs w:val="16"/>
              </w:rPr>
            </w:pPr>
            <w:r w:rsidRPr="006C7164">
              <w:rPr>
                <w:sz w:val="16"/>
                <w:szCs w:val="16"/>
              </w:rPr>
              <w:t>R</w:t>
            </w:r>
          </w:p>
        </w:tc>
        <w:tc>
          <w:tcPr>
            <w:tcW w:w="577" w:type="pct"/>
            <w:vAlign w:val="center"/>
          </w:tcPr>
          <w:p w14:paraId="643542BC" w14:textId="0F9E2794" w:rsidR="008A47AE" w:rsidRPr="006C7164" w:rsidRDefault="002F0286" w:rsidP="00BB10E6">
            <w:pPr>
              <w:jc w:val="center"/>
              <w:rPr>
                <w:sz w:val="16"/>
                <w:szCs w:val="16"/>
              </w:rPr>
            </w:pPr>
            <w:r w:rsidRPr="006C7164">
              <w:rPr>
                <w:sz w:val="16"/>
                <w:szCs w:val="16"/>
              </w:rPr>
              <w:t>C</w:t>
            </w:r>
          </w:p>
        </w:tc>
        <w:tc>
          <w:tcPr>
            <w:tcW w:w="577" w:type="pct"/>
            <w:vAlign w:val="center"/>
          </w:tcPr>
          <w:p w14:paraId="6A4E0348" w14:textId="0DB98DCF" w:rsidR="008A47AE" w:rsidRPr="006C7164" w:rsidRDefault="002F0286" w:rsidP="00BB10E6">
            <w:pPr>
              <w:jc w:val="center"/>
              <w:rPr>
                <w:sz w:val="16"/>
                <w:szCs w:val="16"/>
              </w:rPr>
            </w:pPr>
            <w:r w:rsidRPr="006C7164">
              <w:rPr>
                <w:sz w:val="16"/>
                <w:szCs w:val="16"/>
              </w:rPr>
              <w:t>I</w:t>
            </w:r>
          </w:p>
        </w:tc>
        <w:tc>
          <w:tcPr>
            <w:tcW w:w="578" w:type="pct"/>
            <w:vAlign w:val="center"/>
          </w:tcPr>
          <w:p w14:paraId="4DE0CAF4" w14:textId="31C67887" w:rsidR="008A47AE" w:rsidRPr="006C7164" w:rsidRDefault="00F06E8E" w:rsidP="00BB10E6">
            <w:pPr>
              <w:jc w:val="center"/>
              <w:rPr>
                <w:sz w:val="16"/>
                <w:szCs w:val="16"/>
              </w:rPr>
            </w:pPr>
            <w:r>
              <w:rPr>
                <w:sz w:val="16"/>
                <w:szCs w:val="16"/>
              </w:rPr>
              <w:t>-</w:t>
            </w:r>
          </w:p>
        </w:tc>
      </w:tr>
      <w:tr w:rsidR="008A47AE" w14:paraId="7887148A" w14:textId="77777777" w:rsidTr="00336E46">
        <w:trPr>
          <w:trHeight w:val="374"/>
        </w:trPr>
        <w:tc>
          <w:tcPr>
            <w:tcW w:w="1962" w:type="pct"/>
          </w:tcPr>
          <w:p w14:paraId="1D6023A0" w14:textId="791C488E" w:rsidR="008A47AE" w:rsidRPr="006C7164" w:rsidRDefault="00746634" w:rsidP="00015973">
            <w:pPr>
              <w:jc w:val="left"/>
              <w:rPr>
                <w:sz w:val="16"/>
                <w:szCs w:val="16"/>
              </w:rPr>
            </w:pPr>
            <w:r w:rsidRPr="006C7164">
              <w:rPr>
                <w:sz w:val="16"/>
                <w:szCs w:val="16"/>
              </w:rPr>
              <w:t>Hypercare management</w:t>
            </w:r>
            <w:r w:rsidR="007B1E2F" w:rsidRPr="006C7164">
              <w:rPr>
                <w:sz w:val="16"/>
                <w:szCs w:val="16"/>
              </w:rPr>
              <w:t xml:space="preserve"> defect remediation, monitoring, knowledge transfer </w:t>
            </w:r>
          </w:p>
        </w:tc>
        <w:tc>
          <w:tcPr>
            <w:tcW w:w="585" w:type="pct"/>
            <w:vAlign w:val="center"/>
          </w:tcPr>
          <w:p w14:paraId="0C437CA8" w14:textId="78D96010" w:rsidR="008A47AE" w:rsidRPr="006C7164" w:rsidRDefault="002F0286" w:rsidP="00BB10E6">
            <w:pPr>
              <w:jc w:val="center"/>
              <w:rPr>
                <w:sz w:val="16"/>
                <w:szCs w:val="16"/>
              </w:rPr>
            </w:pPr>
            <w:r w:rsidRPr="006C7164">
              <w:rPr>
                <w:sz w:val="16"/>
                <w:szCs w:val="16"/>
              </w:rPr>
              <w:t>A</w:t>
            </w:r>
          </w:p>
        </w:tc>
        <w:tc>
          <w:tcPr>
            <w:tcW w:w="721" w:type="pct"/>
            <w:vAlign w:val="center"/>
          </w:tcPr>
          <w:p w14:paraId="1411F01B" w14:textId="5094A095" w:rsidR="008A47AE" w:rsidRPr="006C7164" w:rsidRDefault="002F0286" w:rsidP="00BB10E6">
            <w:pPr>
              <w:jc w:val="center"/>
              <w:rPr>
                <w:sz w:val="16"/>
                <w:szCs w:val="16"/>
              </w:rPr>
            </w:pPr>
            <w:r w:rsidRPr="006C7164">
              <w:rPr>
                <w:sz w:val="16"/>
                <w:szCs w:val="16"/>
              </w:rPr>
              <w:t>R</w:t>
            </w:r>
          </w:p>
        </w:tc>
        <w:tc>
          <w:tcPr>
            <w:tcW w:w="577" w:type="pct"/>
            <w:vAlign w:val="center"/>
          </w:tcPr>
          <w:p w14:paraId="0F3502B2" w14:textId="41610D71" w:rsidR="008A47AE" w:rsidRPr="006C7164" w:rsidRDefault="002F0286" w:rsidP="00BB10E6">
            <w:pPr>
              <w:jc w:val="center"/>
              <w:rPr>
                <w:sz w:val="16"/>
                <w:szCs w:val="16"/>
              </w:rPr>
            </w:pPr>
            <w:r w:rsidRPr="006C7164">
              <w:rPr>
                <w:sz w:val="16"/>
                <w:szCs w:val="16"/>
              </w:rPr>
              <w:t>C</w:t>
            </w:r>
          </w:p>
        </w:tc>
        <w:tc>
          <w:tcPr>
            <w:tcW w:w="577" w:type="pct"/>
            <w:vAlign w:val="center"/>
          </w:tcPr>
          <w:p w14:paraId="7FB513B1" w14:textId="2281EC0F" w:rsidR="008A47AE" w:rsidRPr="006C7164" w:rsidRDefault="002F0286" w:rsidP="00BB10E6">
            <w:pPr>
              <w:jc w:val="center"/>
              <w:rPr>
                <w:sz w:val="16"/>
                <w:szCs w:val="16"/>
              </w:rPr>
            </w:pPr>
            <w:r w:rsidRPr="006C7164">
              <w:rPr>
                <w:sz w:val="16"/>
                <w:szCs w:val="16"/>
              </w:rPr>
              <w:t>I</w:t>
            </w:r>
          </w:p>
        </w:tc>
        <w:tc>
          <w:tcPr>
            <w:tcW w:w="578" w:type="pct"/>
            <w:vAlign w:val="center"/>
          </w:tcPr>
          <w:p w14:paraId="60C173DF" w14:textId="6D49B537" w:rsidR="008A47AE" w:rsidRPr="006C7164" w:rsidRDefault="002F0286" w:rsidP="00BB10E6">
            <w:pPr>
              <w:jc w:val="center"/>
              <w:rPr>
                <w:sz w:val="16"/>
                <w:szCs w:val="16"/>
              </w:rPr>
            </w:pPr>
            <w:r w:rsidRPr="006C7164">
              <w:rPr>
                <w:sz w:val="16"/>
                <w:szCs w:val="16"/>
              </w:rPr>
              <w:t>I</w:t>
            </w:r>
          </w:p>
        </w:tc>
      </w:tr>
      <w:tr w:rsidR="008A47AE" w14:paraId="1933B560" w14:textId="77777777" w:rsidTr="00034943">
        <w:trPr>
          <w:trHeight w:val="374"/>
        </w:trPr>
        <w:tc>
          <w:tcPr>
            <w:tcW w:w="5000" w:type="pct"/>
            <w:gridSpan w:val="6"/>
            <w:shd w:val="clear" w:color="auto" w:fill="00B0F0"/>
          </w:tcPr>
          <w:p w14:paraId="07D533DF" w14:textId="72666D33" w:rsidR="008A47AE" w:rsidRPr="00CE75D3" w:rsidRDefault="007C3711" w:rsidP="00055EE8">
            <w:pPr>
              <w:rPr>
                <w:color w:val="FFFFFF" w:themeColor="background1"/>
              </w:rPr>
            </w:pPr>
            <w:r w:rsidRPr="00CE75D3">
              <w:rPr>
                <w:color w:val="FFFFFF" w:themeColor="background1"/>
                <w:sz w:val="18"/>
                <w:szCs w:val="18"/>
              </w:rPr>
              <w:t xml:space="preserve">BAU Transition and Benefits Realisation </w:t>
            </w:r>
          </w:p>
        </w:tc>
      </w:tr>
      <w:tr w:rsidR="008A47AE" w14:paraId="6FAF0847" w14:textId="77777777" w:rsidTr="00336E46">
        <w:trPr>
          <w:trHeight w:val="374"/>
        </w:trPr>
        <w:tc>
          <w:tcPr>
            <w:tcW w:w="1962" w:type="pct"/>
          </w:tcPr>
          <w:p w14:paraId="51A6AEEE" w14:textId="1E67E8FB" w:rsidR="008A47AE" w:rsidRPr="006C7164" w:rsidRDefault="00D505F9" w:rsidP="00015973">
            <w:pPr>
              <w:jc w:val="left"/>
              <w:rPr>
                <w:sz w:val="16"/>
                <w:szCs w:val="16"/>
              </w:rPr>
            </w:pPr>
            <w:r w:rsidRPr="006C7164">
              <w:rPr>
                <w:sz w:val="16"/>
                <w:szCs w:val="16"/>
              </w:rPr>
              <w:t xml:space="preserve">Knowledge transfer, runbooks and operational documentation </w:t>
            </w:r>
          </w:p>
        </w:tc>
        <w:tc>
          <w:tcPr>
            <w:tcW w:w="585" w:type="pct"/>
            <w:vAlign w:val="center"/>
          </w:tcPr>
          <w:p w14:paraId="0291B775" w14:textId="3FBA00E8" w:rsidR="008A47AE" w:rsidRPr="006C7164" w:rsidRDefault="002F0286" w:rsidP="00BB10E6">
            <w:pPr>
              <w:jc w:val="center"/>
              <w:rPr>
                <w:sz w:val="16"/>
                <w:szCs w:val="16"/>
              </w:rPr>
            </w:pPr>
            <w:r w:rsidRPr="006C7164">
              <w:rPr>
                <w:sz w:val="16"/>
                <w:szCs w:val="16"/>
              </w:rPr>
              <w:t>A</w:t>
            </w:r>
          </w:p>
        </w:tc>
        <w:tc>
          <w:tcPr>
            <w:tcW w:w="721" w:type="pct"/>
            <w:vAlign w:val="center"/>
          </w:tcPr>
          <w:p w14:paraId="2B37B28F" w14:textId="1450F7F7" w:rsidR="008A47AE" w:rsidRPr="006C7164" w:rsidRDefault="002F0286" w:rsidP="00BB10E6">
            <w:pPr>
              <w:jc w:val="center"/>
              <w:rPr>
                <w:sz w:val="16"/>
                <w:szCs w:val="16"/>
              </w:rPr>
            </w:pPr>
            <w:r w:rsidRPr="006C7164">
              <w:rPr>
                <w:sz w:val="16"/>
                <w:szCs w:val="16"/>
              </w:rPr>
              <w:t>I</w:t>
            </w:r>
          </w:p>
        </w:tc>
        <w:tc>
          <w:tcPr>
            <w:tcW w:w="577" w:type="pct"/>
            <w:vAlign w:val="center"/>
          </w:tcPr>
          <w:p w14:paraId="12C9F47E" w14:textId="21DAB465" w:rsidR="008A47AE" w:rsidRPr="006C7164" w:rsidRDefault="002F0286" w:rsidP="00BB10E6">
            <w:pPr>
              <w:jc w:val="center"/>
              <w:rPr>
                <w:sz w:val="16"/>
                <w:szCs w:val="16"/>
              </w:rPr>
            </w:pPr>
            <w:r w:rsidRPr="006C7164">
              <w:rPr>
                <w:sz w:val="16"/>
                <w:szCs w:val="16"/>
              </w:rPr>
              <w:t>I</w:t>
            </w:r>
          </w:p>
        </w:tc>
        <w:tc>
          <w:tcPr>
            <w:tcW w:w="577" w:type="pct"/>
            <w:vAlign w:val="center"/>
          </w:tcPr>
          <w:p w14:paraId="68B53666" w14:textId="260A9F2C" w:rsidR="008A47AE" w:rsidRPr="006C7164" w:rsidRDefault="00F06E8E" w:rsidP="00BB10E6">
            <w:pPr>
              <w:jc w:val="center"/>
              <w:rPr>
                <w:sz w:val="16"/>
                <w:szCs w:val="16"/>
              </w:rPr>
            </w:pPr>
            <w:r>
              <w:rPr>
                <w:sz w:val="16"/>
                <w:szCs w:val="16"/>
              </w:rPr>
              <w:t>-</w:t>
            </w:r>
          </w:p>
        </w:tc>
        <w:tc>
          <w:tcPr>
            <w:tcW w:w="578" w:type="pct"/>
            <w:vAlign w:val="center"/>
          </w:tcPr>
          <w:p w14:paraId="0AF4E2D7" w14:textId="1423F298" w:rsidR="008A47AE" w:rsidRPr="006C7164" w:rsidRDefault="002F0286" w:rsidP="00BB10E6">
            <w:pPr>
              <w:jc w:val="center"/>
              <w:rPr>
                <w:sz w:val="16"/>
                <w:szCs w:val="16"/>
              </w:rPr>
            </w:pPr>
            <w:r w:rsidRPr="006C7164">
              <w:rPr>
                <w:sz w:val="16"/>
                <w:szCs w:val="16"/>
              </w:rPr>
              <w:t>R</w:t>
            </w:r>
          </w:p>
        </w:tc>
      </w:tr>
      <w:tr w:rsidR="008A47AE" w14:paraId="43AAF510" w14:textId="77777777" w:rsidTr="00336E46">
        <w:trPr>
          <w:trHeight w:val="374"/>
        </w:trPr>
        <w:tc>
          <w:tcPr>
            <w:tcW w:w="1962" w:type="pct"/>
          </w:tcPr>
          <w:p w14:paraId="4C8574AC" w14:textId="188657F0" w:rsidR="008A47AE" w:rsidRPr="006C7164" w:rsidRDefault="00D505F9" w:rsidP="00015973">
            <w:pPr>
              <w:jc w:val="left"/>
              <w:rPr>
                <w:sz w:val="16"/>
                <w:szCs w:val="16"/>
              </w:rPr>
            </w:pPr>
            <w:r w:rsidRPr="006C7164">
              <w:rPr>
                <w:sz w:val="16"/>
                <w:szCs w:val="16"/>
              </w:rPr>
              <w:t xml:space="preserve">BAU operational </w:t>
            </w:r>
            <w:r w:rsidR="00171AEE" w:rsidRPr="006C7164">
              <w:rPr>
                <w:sz w:val="16"/>
                <w:szCs w:val="16"/>
              </w:rPr>
              <w:t xml:space="preserve">ownership acceptance </w:t>
            </w:r>
          </w:p>
        </w:tc>
        <w:tc>
          <w:tcPr>
            <w:tcW w:w="585" w:type="pct"/>
            <w:vAlign w:val="center"/>
          </w:tcPr>
          <w:p w14:paraId="36D9D02A" w14:textId="5DC19CEC" w:rsidR="008A47AE" w:rsidRPr="006C7164" w:rsidRDefault="002F0286" w:rsidP="00BB10E6">
            <w:pPr>
              <w:jc w:val="center"/>
              <w:rPr>
                <w:sz w:val="16"/>
                <w:szCs w:val="16"/>
              </w:rPr>
            </w:pPr>
            <w:r w:rsidRPr="006C7164">
              <w:rPr>
                <w:sz w:val="16"/>
                <w:szCs w:val="16"/>
              </w:rPr>
              <w:t>A</w:t>
            </w:r>
          </w:p>
        </w:tc>
        <w:tc>
          <w:tcPr>
            <w:tcW w:w="721" w:type="pct"/>
            <w:vAlign w:val="center"/>
          </w:tcPr>
          <w:p w14:paraId="5D13A164" w14:textId="014586F7" w:rsidR="008A47AE" w:rsidRPr="006C7164" w:rsidRDefault="002F0286" w:rsidP="00BB10E6">
            <w:pPr>
              <w:jc w:val="center"/>
              <w:rPr>
                <w:sz w:val="16"/>
                <w:szCs w:val="16"/>
              </w:rPr>
            </w:pPr>
            <w:r w:rsidRPr="006C7164">
              <w:rPr>
                <w:sz w:val="16"/>
                <w:szCs w:val="16"/>
              </w:rPr>
              <w:t>R</w:t>
            </w:r>
          </w:p>
        </w:tc>
        <w:tc>
          <w:tcPr>
            <w:tcW w:w="577" w:type="pct"/>
            <w:vAlign w:val="center"/>
          </w:tcPr>
          <w:p w14:paraId="552353C4" w14:textId="5E474A6D" w:rsidR="008A47AE" w:rsidRPr="006C7164" w:rsidRDefault="002F0286" w:rsidP="00BB10E6">
            <w:pPr>
              <w:jc w:val="center"/>
              <w:rPr>
                <w:sz w:val="16"/>
                <w:szCs w:val="16"/>
              </w:rPr>
            </w:pPr>
            <w:r w:rsidRPr="006C7164">
              <w:rPr>
                <w:sz w:val="16"/>
                <w:szCs w:val="16"/>
              </w:rPr>
              <w:t>I</w:t>
            </w:r>
          </w:p>
        </w:tc>
        <w:tc>
          <w:tcPr>
            <w:tcW w:w="577" w:type="pct"/>
            <w:vAlign w:val="center"/>
          </w:tcPr>
          <w:p w14:paraId="47516942" w14:textId="2877B9E9" w:rsidR="008A47AE" w:rsidRPr="006C7164" w:rsidRDefault="002F0286" w:rsidP="00BB10E6">
            <w:pPr>
              <w:jc w:val="center"/>
              <w:rPr>
                <w:sz w:val="16"/>
                <w:szCs w:val="16"/>
              </w:rPr>
            </w:pPr>
            <w:r w:rsidRPr="006C7164">
              <w:rPr>
                <w:sz w:val="16"/>
                <w:szCs w:val="16"/>
              </w:rPr>
              <w:t>C</w:t>
            </w:r>
          </w:p>
        </w:tc>
        <w:tc>
          <w:tcPr>
            <w:tcW w:w="578" w:type="pct"/>
            <w:vAlign w:val="center"/>
          </w:tcPr>
          <w:p w14:paraId="193FE7C3" w14:textId="00892372" w:rsidR="008A47AE" w:rsidRPr="006C7164" w:rsidRDefault="00F06E8E" w:rsidP="00BB10E6">
            <w:pPr>
              <w:jc w:val="center"/>
              <w:rPr>
                <w:sz w:val="16"/>
                <w:szCs w:val="16"/>
              </w:rPr>
            </w:pPr>
            <w:r>
              <w:rPr>
                <w:sz w:val="16"/>
                <w:szCs w:val="16"/>
              </w:rPr>
              <w:t>-</w:t>
            </w:r>
          </w:p>
        </w:tc>
      </w:tr>
      <w:tr w:rsidR="008A47AE" w14:paraId="2D21E76C" w14:textId="77777777" w:rsidTr="00336E46">
        <w:trPr>
          <w:trHeight w:val="374"/>
        </w:trPr>
        <w:tc>
          <w:tcPr>
            <w:tcW w:w="1962" w:type="pct"/>
          </w:tcPr>
          <w:p w14:paraId="2BA778D2" w14:textId="7DB8B9FF" w:rsidR="008A47AE" w:rsidRPr="006C7164" w:rsidRDefault="00171AEE" w:rsidP="00015973">
            <w:pPr>
              <w:jc w:val="left"/>
              <w:rPr>
                <w:sz w:val="16"/>
                <w:szCs w:val="16"/>
              </w:rPr>
            </w:pPr>
            <w:r w:rsidRPr="006C7164">
              <w:rPr>
                <w:sz w:val="16"/>
                <w:szCs w:val="16"/>
              </w:rPr>
              <w:t xml:space="preserve">Benefits realisation conditions, tracking </w:t>
            </w:r>
          </w:p>
        </w:tc>
        <w:tc>
          <w:tcPr>
            <w:tcW w:w="585" w:type="pct"/>
            <w:vAlign w:val="center"/>
          </w:tcPr>
          <w:p w14:paraId="52D2E089" w14:textId="67ADDF00" w:rsidR="008A47AE" w:rsidRPr="006C7164" w:rsidRDefault="002F0286" w:rsidP="00BB10E6">
            <w:pPr>
              <w:jc w:val="center"/>
              <w:rPr>
                <w:sz w:val="16"/>
                <w:szCs w:val="16"/>
              </w:rPr>
            </w:pPr>
            <w:r w:rsidRPr="006C7164">
              <w:rPr>
                <w:sz w:val="16"/>
                <w:szCs w:val="16"/>
              </w:rPr>
              <w:t>A</w:t>
            </w:r>
          </w:p>
        </w:tc>
        <w:tc>
          <w:tcPr>
            <w:tcW w:w="721" w:type="pct"/>
            <w:vAlign w:val="center"/>
          </w:tcPr>
          <w:p w14:paraId="7EFCD636" w14:textId="6357691A" w:rsidR="008A47AE" w:rsidRPr="006C7164" w:rsidRDefault="002F0286" w:rsidP="00BB10E6">
            <w:pPr>
              <w:jc w:val="center"/>
              <w:rPr>
                <w:sz w:val="16"/>
                <w:szCs w:val="16"/>
              </w:rPr>
            </w:pPr>
            <w:r w:rsidRPr="006C7164">
              <w:rPr>
                <w:sz w:val="16"/>
                <w:szCs w:val="16"/>
              </w:rPr>
              <w:t>R</w:t>
            </w:r>
          </w:p>
        </w:tc>
        <w:tc>
          <w:tcPr>
            <w:tcW w:w="577" w:type="pct"/>
            <w:vAlign w:val="center"/>
          </w:tcPr>
          <w:p w14:paraId="44B2CBC7" w14:textId="6FFF193A" w:rsidR="008A47AE" w:rsidRPr="006C7164" w:rsidRDefault="002F0286" w:rsidP="00BB10E6">
            <w:pPr>
              <w:jc w:val="center"/>
              <w:rPr>
                <w:sz w:val="16"/>
                <w:szCs w:val="16"/>
              </w:rPr>
            </w:pPr>
            <w:r w:rsidRPr="006C7164">
              <w:rPr>
                <w:sz w:val="16"/>
                <w:szCs w:val="16"/>
              </w:rPr>
              <w:t>I</w:t>
            </w:r>
          </w:p>
        </w:tc>
        <w:tc>
          <w:tcPr>
            <w:tcW w:w="577" w:type="pct"/>
            <w:vAlign w:val="center"/>
          </w:tcPr>
          <w:p w14:paraId="1A407C5E" w14:textId="262BD6E9" w:rsidR="008A47AE" w:rsidRPr="006C7164" w:rsidRDefault="00F06E8E" w:rsidP="00BB10E6">
            <w:pPr>
              <w:jc w:val="center"/>
              <w:rPr>
                <w:sz w:val="16"/>
                <w:szCs w:val="16"/>
              </w:rPr>
            </w:pPr>
            <w:r>
              <w:rPr>
                <w:sz w:val="16"/>
                <w:szCs w:val="16"/>
              </w:rPr>
              <w:t>-</w:t>
            </w:r>
          </w:p>
        </w:tc>
        <w:tc>
          <w:tcPr>
            <w:tcW w:w="578" w:type="pct"/>
            <w:vAlign w:val="center"/>
          </w:tcPr>
          <w:p w14:paraId="36EFEB48" w14:textId="28217254" w:rsidR="008A47AE" w:rsidRPr="006C7164" w:rsidRDefault="00F06E8E" w:rsidP="00BB10E6">
            <w:pPr>
              <w:jc w:val="center"/>
              <w:rPr>
                <w:sz w:val="16"/>
                <w:szCs w:val="16"/>
              </w:rPr>
            </w:pPr>
            <w:r>
              <w:rPr>
                <w:sz w:val="16"/>
                <w:szCs w:val="16"/>
              </w:rPr>
              <w:t>-</w:t>
            </w:r>
          </w:p>
        </w:tc>
      </w:tr>
      <w:tr w:rsidR="00082192" w14:paraId="37CE99AE" w14:textId="77777777" w:rsidTr="00034943">
        <w:trPr>
          <w:trHeight w:val="374"/>
        </w:trPr>
        <w:tc>
          <w:tcPr>
            <w:tcW w:w="5000" w:type="pct"/>
            <w:gridSpan w:val="6"/>
            <w:shd w:val="clear" w:color="auto" w:fill="00B0F0"/>
          </w:tcPr>
          <w:p w14:paraId="60AF153C" w14:textId="05A680DB" w:rsidR="00082192" w:rsidRPr="00CE75D3" w:rsidRDefault="007C3711" w:rsidP="00055EE8">
            <w:pPr>
              <w:rPr>
                <w:color w:val="FFFFFF" w:themeColor="background1"/>
              </w:rPr>
            </w:pPr>
            <w:r w:rsidRPr="00CE75D3">
              <w:rPr>
                <w:color w:val="FFFFFF" w:themeColor="background1"/>
                <w:sz w:val="18"/>
                <w:szCs w:val="18"/>
              </w:rPr>
              <w:t xml:space="preserve">External and Commercial </w:t>
            </w:r>
          </w:p>
        </w:tc>
      </w:tr>
      <w:tr w:rsidR="00BB3AB2" w14:paraId="359E112C" w14:textId="77777777" w:rsidTr="00336E46">
        <w:trPr>
          <w:trHeight w:val="374"/>
        </w:trPr>
        <w:tc>
          <w:tcPr>
            <w:tcW w:w="1962" w:type="pct"/>
          </w:tcPr>
          <w:p w14:paraId="7E6B3273" w14:textId="5DA2C0C5" w:rsidR="00BB3AB2" w:rsidRPr="006C7164" w:rsidRDefault="00BB3AB2" w:rsidP="00015973">
            <w:pPr>
              <w:jc w:val="left"/>
              <w:rPr>
                <w:sz w:val="16"/>
                <w:szCs w:val="16"/>
              </w:rPr>
            </w:pPr>
            <w:r w:rsidRPr="006C7164">
              <w:rPr>
                <w:sz w:val="16"/>
                <w:szCs w:val="16"/>
              </w:rPr>
              <w:t>RSP engagement 12</w:t>
            </w:r>
            <w:r w:rsidR="00015973" w:rsidRPr="006C7164">
              <w:rPr>
                <w:sz w:val="16"/>
                <w:szCs w:val="16"/>
              </w:rPr>
              <w:t>-</w:t>
            </w:r>
            <w:r w:rsidRPr="006C7164">
              <w:rPr>
                <w:sz w:val="16"/>
                <w:szCs w:val="16"/>
              </w:rPr>
              <w:t xml:space="preserve">month notice process and consultation window </w:t>
            </w:r>
          </w:p>
        </w:tc>
        <w:tc>
          <w:tcPr>
            <w:tcW w:w="585" w:type="pct"/>
            <w:vAlign w:val="center"/>
          </w:tcPr>
          <w:p w14:paraId="717B6A19" w14:textId="02F21A09" w:rsidR="00BB3AB2" w:rsidRPr="006C7164" w:rsidRDefault="0092121D" w:rsidP="00BB10E6">
            <w:pPr>
              <w:jc w:val="center"/>
              <w:rPr>
                <w:sz w:val="16"/>
                <w:szCs w:val="16"/>
              </w:rPr>
            </w:pPr>
            <w:r w:rsidRPr="006C7164">
              <w:rPr>
                <w:sz w:val="16"/>
                <w:szCs w:val="16"/>
              </w:rPr>
              <w:t>A</w:t>
            </w:r>
          </w:p>
        </w:tc>
        <w:tc>
          <w:tcPr>
            <w:tcW w:w="721" w:type="pct"/>
            <w:vAlign w:val="center"/>
          </w:tcPr>
          <w:p w14:paraId="26A238E5" w14:textId="4E419CED" w:rsidR="00BB3AB2" w:rsidRPr="006C7164" w:rsidRDefault="0092121D" w:rsidP="00BB10E6">
            <w:pPr>
              <w:jc w:val="center"/>
              <w:rPr>
                <w:sz w:val="16"/>
                <w:szCs w:val="16"/>
              </w:rPr>
            </w:pPr>
            <w:r w:rsidRPr="006C7164">
              <w:rPr>
                <w:sz w:val="16"/>
                <w:szCs w:val="16"/>
              </w:rPr>
              <w:t>I</w:t>
            </w:r>
          </w:p>
        </w:tc>
        <w:tc>
          <w:tcPr>
            <w:tcW w:w="577" w:type="pct"/>
            <w:vAlign w:val="center"/>
          </w:tcPr>
          <w:p w14:paraId="386D6DC0" w14:textId="2B5BD679" w:rsidR="00BB3AB2" w:rsidRPr="006C7164" w:rsidRDefault="00ED75A1" w:rsidP="00BB10E6">
            <w:pPr>
              <w:jc w:val="center"/>
              <w:rPr>
                <w:sz w:val="16"/>
                <w:szCs w:val="16"/>
              </w:rPr>
            </w:pPr>
            <w:r w:rsidRPr="006C7164">
              <w:rPr>
                <w:sz w:val="16"/>
                <w:szCs w:val="16"/>
              </w:rPr>
              <w:t>I</w:t>
            </w:r>
          </w:p>
        </w:tc>
        <w:tc>
          <w:tcPr>
            <w:tcW w:w="577" w:type="pct"/>
            <w:vAlign w:val="center"/>
          </w:tcPr>
          <w:p w14:paraId="5918404E" w14:textId="7AE0782D" w:rsidR="00BB3AB2" w:rsidRPr="006C7164" w:rsidRDefault="00F06E8E" w:rsidP="00BB10E6">
            <w:pPr>
              <w:jc w:val="center"/>
              <w:rPr>
                <w:sz w:val="16"/>
                <w:szCs w:val="16"/>
              </w:rPr>
            </w:pPr>
            <w:r>
              <w:rPr>
                <w:sz w:val="16"/>
                <w:szCs w:val="16"/>
              </w:rPr>
              <w:t>-</w:t>
            </w:r>
          </w:p>
        </w:tc>
        <w:tc>
          <w:tcPr>
            <w:tcW w:w="578" w:type="pct"/>
            <w:vAlign w:val="center"/>
          </w:tcPr>
          <w:p w14:paraId="1267DD36" w14:textId="408076FB" w:rsidR="00BB3AB2" w:rsidRPr="006C7164" w:rsidRDefault="000B585C" w:rsidP="00BB10E6">
            <w:pPr>
              <w:jc w:val="center"/>
              <w:rPr>
                <w:sz w:val="16"/>
                <w:szCs w:val="16"/>
              </w:rPr>
            </w:pPr>
            <w:r w:rsidRPr="006C7164">
              <w:rPr>
                <w:sz w:val="16"/>
                <w:szCs w:val="16"/>
              </w:rPr>
              <w:t>R</w:t>
            </w:r>
          </w:p>
        </w:tc>
      </w:tr>
      <w:tr w:rsidR="00BB3AB2" w14:paraId="32A4CE4B" w14:textId="77777777" w:rsidTr="00336E46">
        <w:trPr>
          <w:trHeight w:val="374"/>
        </w:trPr>
        <w:tc>
          <w:tcPr>
            <w:tcW w:w="1962" w:type="pct"/>
          </w:tcPr>
          <w:p w14:paraId="7CB7E35F" w14:textId="216D4EB8" w:rsidR="00BB3AB2" w:rsidRPr="006C7164" w:rsidRDefault="00BB3AB2" w:rsidP="00015973">
            <w:pPr>
              <w:jc w:val="left"/>
              <w:rPr>
                <w:sz w:val="16"/>
                <w:szCs w:val="16"/>
              </w:rPr>
            </w:pPr>
            <w:r w:rsidRPr="006C7164">
              <w:rPr>
                <w:sz w:val="16"/>
                <w:szCs w:val="16"/>
              </w:rPr>
              <w:t xml:space="preserve">Third party vendor relationship management </w:t>
            </w:r>
          </w:p>
        </w:tc>
        <w:tc>
          <w:tcPr>
            <w:tcW w:w="585" w:type="pct"/>
            <w:vAlign w:val="center"/>
          </w:tcPr>
          <w:p w14:paraId="359AA567" w14:textId="1CDD6F9D" w:rsidR="00BB3AB2" w:rsidRPr="006C7164" w:rsidRDefault="0092121D" w:rsidP="00BB10E6">
            <w:pPr>
              <w:jc w:val="center"/>
              <w:rPr>
                <w:sz w:val="16"/>
                <w:szCs w:val="16"/>
              </w:rPr>
            </w:pPr>
            <w:r w:rsidRPr="006C7164">
              <w:rPr>
                <w:sz w:val="16"/>
                <w:szCs w:val="16"/>
              </w:rPr>
              <w:t>A</w:t>
            </w:r>
          </w:p>
        </w:tc>
        <w:tc>
          <w:tcPr>
            <w:tcW w:w="721" w:type="pct"/>
            <w:vAlign w:val="center"/>
          </w:tcPr>
          <w:p w14:paraId="08C83DDB" w14:textId="462E1CD2" w:rsidR="00BB3AB2" w:rsidRPr="006C7164" w:rsidRDefault="0092121D" w:rsidP="00BB10E6">
            <w:pPr>
              <w:jc w:val="center"/>
              <w:rPr>
                <w:sz w:val="16"/>
                <w:szCs w:val="16"/>
              </w:rPr>
            </w:pPr>
            <w:r w:rsidRPr="006C7164">
              <w:rPr>
                <w:sz w:val="16"/>
                <w:szCs w:val="16"/>
              </w:rPr>
              <w:t>R</w:t>
            </w:r>
          </w:p>
        </w:tc>
        <w:tc>
          <w:tcPr>
            <w:tcW w:w="577" w:type="pct"/>
            <w:vAlign w:val="center"/>
          </w:tcPr>
          <w:p w14:paraId="04F9C172" w14:textId="7D3F9E72" w:rsidR="00BB3AB2" w:rsidRPr="006C7164" w:rsidRDefault="00ED75A1" w:rsidP="00BB10E6">
            <w:pPr>
              <w:jc w:val="center"/>
              <w:rPr>
                <w:sz w:val="16"/>
                <w:szCs w:val="16"/>
              </w:rPr>
            </w:pPr>
            <w:r w:rsidRPr="006C7164">
              <w:rPr>
                <w:sz w:val="16"/>
                <w:szCs w:val="16"/>
              </w:rPr>
              <w:t>I</w:t>
            </w:r>
          </w:p>
        </w:tc>
        <w:tc>
          <w:tcPr>
            <w:tcW w:w="577" w:type="pct"/>
            <w:vAlign w:val="center"/>
          </w:tcPr>
          <w:p w14:paraId="7C7EDF71" w14:textId="19D81008" w:rsidR="00BB3AB2" w:rsidRPr="006C7164" w:rsidRDefault="00ED75A1" w:rsidP="00BB10E6">
            <w:pPr>
              <w:jc w:val="center"/>
              <w:rPr>
                <w:sz w:val="16"/>
                <w:szCs w:val="16"/>
              </w:rPr>
            </w:pPr>
            <w:r w:rsidRPr="006C7164">
              <w:rPr>
                <w:sz w:val="16"/>
                <w:szCs w:val="16"/>
              </w:rPr>
              <w:t>C</w:t>
            </w:r>
          </w:p>
        </w:tc>
        <w:tc>
          <w:tcPr>
            <w:tcW w:w="578" w:type="pct"/>
            <w:vAlign w:val="center"/>
          </w:tcPr>
          <w:p w14:paraId="2A4EF8A0" w14:textId="106F6281" w:rsidR="00BB3AB2" w:rsidRPr="006C7164" w:rsidRDefault="00F06E8E" w:rsidP="00BB10E6">
            <w:pPr>
              <w:jc w:val="center"/>
              <w:rPr>
                <w:sz w:val="16"/>
                <w:szCs w:val="16"/>
              </w:rPr>
            </w:pPr>
            <w:r>
              <w:rPr>
                <w:sz w:val="16"/>
                <w:szCs w:val="16"/>
              </w:rPr>
              <w:t>-</w:t>
            </w:r>
          </w:p>
        </w:tc>
      </w:tr>
      <w:tr w:rsidR="00BB3AB2" w14:paraId="5792CCFD" w14:textId="77777777" w:rsidTr="00336E46">
        <w:trPr>
          <w:trHeight w:val="45"/>
        </w:trPr>
        <w:tc>
          <w:tcPr>
            <w:tcW w:w="1962" w:type="pct"/>
          </w:tcPr>
          <w:p w14:paraId="5B2A1B7C" w14:textId="3D1D2729" w:rsidR="00BB3AB2" w:rsidRPr="006C7164" w:rsidRDefault="00015973" w:rsidP="00015973">
            <w:pPr>
              <w:jc w:val="left"/>
              <w:rPr>
                <w:sz w:val="16"/>
                <w:szCs w:val="16"/>
              </w:rPr>
            </w:pPr>
            <w:r w:rsidRPr="006C7164">
              <w:rPr>
                <w:sz w:val="16"/>
                <w:szCs w:val="16"/>
              </w:rPr>
              <w:t xml:space="preserve">Budget approval, change request authority and commercial decisions </w:t>
            </w:r>
          </w:p>
        </w:tc>
        <w:tc>
          <w:tcPr>
            <w:tcW w:w="585" w:type="pct"/>
            <w:vAlign w:val="center"/>
          </w:tcPr>
          <w:p w14:paraId="796D5DBA" w14:textId="760F912F" w:rsidR="00BB3AB2" w:rsidRPr="006C7164" w:rsidRDefault="0092121D" w:rsidP="00BB10E6">
            <w:pPr>
              <w:jc w:val="center"/>
              <w:rPr>
                <w:sz w:val="16"/>
                <w:szCs w:val="16"/>
              </w:rPr>
            </w:pPr>
            <w:r w:rsidRPr="006C7164">
              <w:rPr>
                <w:sz w:val="16"/>
                <w:szCs w:val="16"/>
              </w:rPr>
              <w:t>A</w:t>
            </w:r>
          </w:p>
        </w:tc>
        <w:tc>
          <w:tcPr>
            <w:tcW w:w="721" w:type="pct"/>
            <w:vAlign w:val="center"/>
          </w:tcPr>
          <w:p w14:paraId="73B1A82C" w14:textId="72146D44" w:rsidR="00BB3AB2" w:rsidRPr="006C7164" w:rsidRDefault="0092121D" w:rsidP="00BB10E6">
            <w:pPr>
              <w:jc w:val="center"/>
              <w:rPr>
                <w:sz w:val="16"/>
                <w:szCs w:val="16"/>
              </w:rPr>
            </w:pPr>
            <w:r w:rsidRPr="006C7164">
              <w:rPr>
                <w:sz w:val="16"/>
                <w:szCs w:val="16"/>
              </w:rPr>
              <w:t>R</w:t>
            </w:r>
          </w:p>
        </w:tc>
        <w:tc>
          <w:tcPr>
            <w:tcW w:w="577" w:type="pct"/>
            <w:vAlign w:val="center"/>
          </w:tcPr>
          <w:p w14:paraId="018D86B7" w14:textId="0CAE67FD" w:rsidR="00BB3AB2" w:rsidRPr="006C7164" w:rsidRDefault="00ED75A1" w:rsidP="00BB10E6">
            <w:pPr>
              <w:jc w:val="center"/>
              <w:rPr>
                <w:sz w:val="16"/>
                <w:szCs w:val="16"/>
              </w:rPr>
            </w:pPr>
            <w:r w:rsidRPr="006C7164">
              <w:rPr>
                <w:sz w:val="16"/>
                <w:szCs w:val="16"/>
              </w:rPr>
              <w:t>I</w:t>
            </w:r>
          </w:p>
        </w:tc>
        <w:tc>
          <w:tcPr>
            <w:tcW w:w="577" w:type="pct"/>
            <w:vAlign w:val="center"/>
          </w:tcPr>
          <w:p w14:paraId="2D75CF28" w14:textId="793BE3F2" w:rsidR="00BB3AB2" w:rsidRPr="006C7164" w:rsidRDefault="00F06E8E" w:rsidP="00BB10E6">
            <w:pPr>
              <w:jc w:val="center"/>
              <w:rPr>
                <w:sz w:val="16"/>
                <w:szCs w:val="16"/>
              </w:rPr>
            </w:pPr>
            <w:r>
              <w:rPr>
                <w:sz w:val="16"/>
                <w:szCs w:val="16"/>
              </w:rPr>
              <w:t>-</w:t>
            </w:r>
          </w:p>
        </w:tc>
        <w:tc>
          <w:tcPr>
            <w:tcW w:w="578" w:type="pct"/>
            <w:vAlign w:val="center"/>
          </w:tcPr>
          <w:p w14:paraId="1B98FF9C" w14:textId="1C22AC62" w:rsidR="00BB3AB2" w:rsidRPr="006C7164" w:rsidRDefault="00F06E8E" w:rsidP="00BB10E6">
            <w:pPr>
              <w:jc w:val="center"/>
              <w:rPr>
                <w:sz w:val="16"/>
                <w:szCs w:val="16"/>
              </w:rPr>
            </w:pPr>
            <w:r>
              <w:rPr>
                <w:sz w:val="16"/>
                <w:szCs w:val="16"/>
              </w:rPr>
              <w:t>-</w:t>
            </w:r>
          </w:p>
        </w:tc>
      </w:tr>
    </w:tbl>
    <w:p w14:paraId="51837BCD" w14:textId="77777777" w:rsidR="00FD29D3" w:rsidRDefault="00FD29D3" w:rsidP="00055EE8"/>
    <w:p w14:paraId="4621BBAB" w14:textId="77777777" w:rsidR="005C51FF" w:rsidRPr="003D41DE" w:rsidRDefault="005C51FF" w:rsidP="005C51FF">
      <w:pPr>
        <w:spacing w:before="0" w:after="120"/>
        <w:jc w:val="left"/>
        <w:rPr>
          <w:rFonts w:eastAsia="Aptos" w:cs="Arial"/>
          <w:kern w:val="2"/>
          <w:szCs w:val="20"/>
          <w14:ligatures w14:val="standardContextual"/>
        </w:rPr>
      </w:pPr>
      <w:r w:rsidRPr="003D41DE">
        <w:rPr>
          <w:rFonts w:eastAsia="Aptos" w:cs="Arial"/>
          <w:b/>
          <w:kern w:val="2"/>
          <w:szCs w:val="20"/>
          <w14:ligatures w14:val="standardContextual"/>
        </w:rPr>
        <w:t>Conclusion</w:t>
      </w:r>
    </w:p>
    <w:p w14:paraId="17296FDB" w14:textId="77777777" w:rsidR="005C51FF" w:rsidRPr="003D41DE" w:rsidRDefault="005C51FF" w:rsidP="00FF4B49">
      <w:pPr>
        <w:spacing w:before="0" w:after="120"/>
        <w:rPr>
          <w:rFonts w:eastAsia="Aptos" w:cs="Arial"/>
          <w:kern w:val="2"/>
          <w:szCs w:val="20"/>
          <w14:ligatures w14:val="standardContextual"/>
        </w:rPr>
      </w:pPr>
      <w:r w:rsidRPr="003D41DE">
        <w:rPr>
          <w:rFonts w:eastAsia="Aptos" w:cs="Arial"/>
          <w:kern w:val="2"/>
          <w:szCs w:val="20"/>
          <w14:ligatures w14:val="standardContextual"/>
        </w:rPr>
        <w:t>Programme Horizon will require a Programme Control capability that is not only structured, but actively engaged and responsive to Tuatahi’s environment.</w:t>
      </w:r>
    </w:p>
    <w:p w14:paraId="2BB4EB25" w14:textId="77777777" w:rsidR="005C51FF" w:rsidRPr="003D41DE" w:rsidRDefault="005C51FF" w:rsidP="00FF4B49">
      <w:pPr>
        <w:spacing w:before="0" w:after="120"/>
        <w:rPr>
          <w:rFonts w:eastAsia="Aptos" w:cs="Arial"/>
          <w:kern w:val="2"/>
          <w:szCs w:val="20"/>
          <w14:ligatures w14:val="standardContextual"/>
        </w:rPr>
      </w:pPr>
      <w:r w:rsidRPr="003D41DE">
        <w:rPr>
          <w:rFonts w:eastAsia="Aptos" w:cs="Arial"/>
          <w:kern w:val="2"/>
          <w:szCs w:val="20"/>
          <w14:ligatures w14:val="standardContextual"/>
        </w:rPr>
        <w:t>As Strategy Delivery Partner, Capgemini will deliver a PMO that is:</w:t>
      </w:r>
    </w:p>
    <w:p w14:paraId="56ADA1F6" w14:textId="77777777" w:rsidR="005C51FF" w:rsidRPr="003D41DE" w:rsidRDefault="005C51FF" w:rsidP="00275D4E">
      <w:pPr>
        <w:numPr>
          <w:ilvl w:val="0"/>
          <w:numId w:val="194"/>
        </w:numPr>
        <w:spacing w:before="0" w:after="120" w:line="278" w:lineRule="auto"/>
        <w:ind w:left="697" w:hanging="357"/>
        <w:rPr>
          <w:rFonts w:eastAsia="Aptos" w:cs="Arial"/>
          <w:kern w:val="2"/>
          <w:szCs w:val="20"/>
          <w14:ligatures w14:val="standardContextual"/>
        </w:rPr>
      </w:pPr>
      <w:r w:rsidRPr="003D41DE">
        <w:rPr>
          <w:rFonts w:eastAsia="Aptos" w:cs="Arial"/>
          <w:kern w:val="2"/>
          <w:szCs w:val="20"/>
          <w14:ligatures w14:val="standardContextual"/>
        </w:rPr>
        <w:t>Tailored to Tuatahi and its operating model</w:t>
      </w:r>
    </w:p>
    <w:p w14:paraId="5E2B4B0F" w14:textId="77777777" w:rsidR="005C51FF" w:rsidRPr="003D41DE" w:rsidRDefault="005C51FF" w:rsidP="00275D4E">
      <w:pPr>
        <w:numPr>
          <w:ilvl w:val="0"/>
          <w:numId w:val="194"/>
        </w:numPr>
        <w:spacing w:before="0" w:after="120" w:line="278" w:lineRule="auto"/>
        <w:ind w:left="697" w:hanging="357"/>
        <w:rPr>
          <w:rFonts w:eastAsia="Aptos" w:cs="Arial"/>
          <w:kern w:val="2"/>
          <w:szCs w:val="20"/>
          <w14:ligatures w14:val="standardContextual"/>
        </w:rPr>
      </w:pPr>
      <w:r w:rsidRPr="003D41DE">
        <w:rPr>
          <w:rFonts w:eastAsia="Aptos" w:cs="Arial"/>
          <w:kern w:val="2"/>
          <w:szCs w:val="20"/>
          <w14:ligatures w14:val="standardContextual"/>
        </w:rPr>
        <w:t>Focused on outcomes rather than activity</w:t>
      </w:r>
    </w:p>
    <w:p w14:paraId="3DEB5F7B" w14:textId="77777777" w:rsidR="005C51FF" w:rsidRPr="003D41DE" w:rsidRDefault="005C51FF" w:rsidP="00275D4E">
      <w:pPr>
        <w:numPr>
          <w:ilvl w:val="0"/>
          <w:numId w:val="194"/>
        </w:numPr>
        <w:spacing w:before="0" w:after="120" w:line="278" w:lineRule="auto"/>
        <w:ind w:left="697" w:hanging="357"/>
        <w:rPr>
          <w:rFonts w:eastAsia="Aptos" w:cs="Arial"/>
          <w:kern w:val="2"/>
          <w:szCs w:val="20"/>
          <w14:ligatures w14:val="standardContextual"/>
        </w:rPr>
      </w:pPr>
      <w:r w:rsidRPr="003D41DE">
        <w:rPr>
          <w:rFonts w:eastAsia="Aptos" w:cs="Arial"/>
          <w:kern w:val="2"/>
          <w:szCs w:val="20"/>
          <w14:ligatures w14:val="standardContextual"/>
        </w:rPr>
        <w:t>Designed to manage complexity through active control</w:t>
      </w:r>
    </w:p>
    <w:p w14:paraId="09BAD425" w14:textId="77777777" w:rsidR="005C51FF" w:rsidRPr="003D41DE" w:rsidRDefault="005C51FF" w:rsidP="00275D4E">
      <w:pPr>
        <w:numPr>
          <w:ilvl w:val="0"/>
          <w:numId w:val="194"/>
        </w:numPr>
        <w:spacing w:before="0" w:after="120" w:line="278" w:lineRule="auto"/>
        <w:ind w:left="697" w:hanging="357"/>
        <w:rPr>
          <w:rFonts w:eastAsia="Aptos" w:cs="Arial"/>
          <w:kern w:val="2"/>
          <w:szCs w:val="20"/>
          <w14:ligatures w14:val="standardContextual"/>
        </w:rPr>
      </w:pPr>
      <w:r w:rsidRPr="003D41DE">
        <w:rPr>
          <w:rFonts w:eastAsia="Aptos" w:cs="Arial"/>
          <w:kern w:val="2"/>
          <w:szCs w:val="20"/>
          <w14:ligatures w14:val="standardContextual"/>
        </w:rPr>
        <w:t>Embedded within delivery to enable visibility and coordination</w:t>
      </w:r>
    </w:p>
    <w:p w14:paraId="69D01B2F" w14:textId="0BA08EA2" w:rsidR="00C8090A" w:rsidRDefault="005C51FF" w:rsidP="006F11D0">
      <w:pPr>
        <w:spacing w:before="0" w:after="120"/>
      </w:pPr>
      <w:r w:rsidRPr="003D41DE">
        <w:rPr>
          <w:rFonts w:eastAsia="Aptos" w:cs="Arial"/>
          <w:kern w:val="2"/>
          <w:szCs w:val="20"/>
          <w14:ligatures w14:val="standardContextual"/>
        </w:rPr>
        <w:t>This will provide the conditions for delivery with clarity, control and confidence, ensuring that Programme Horizon achieves its intended outcomes in a sustainable and practical way.</w:t>
      </w:r>
    </w:p>
    <w:p w14:paraId="3C9E0BF8" w14:textId="7436C0F7" w:rsidR="00216A22" w:rsidRPr="001048BA" w:rsidRDefault="00216A22" w:rsidP="00D62510">
      <w:pPr>
        <w:pStyle w:val="Heading1"/>
      </w:pPr>
      <w:bookmarkStart w:id="144" w:name="_Ref231204861"/>
      <w:bookmarkStart w:id="145" w:name="_Ref231205525"/>
      <w:bookmarkStart w:id="146" w:name="_Toc231251427"/>
      <w:bookmarkStart w:id="147" w:name="_Toc231276457"/>
      <w:r w:rsidRPr="001048BA">
        <w:t>Detailed Workstream &amp; Work Package Response</w:t>
      </w:r>
      <w:bookmarkEnd w:id="144"/>
      <w:bookmarkEnd w:id="145"/>
      <w:bookmarkEnd w:id="146"/>
      <w:bookmarkEnd w:id="147"/>
      <w:r w:rsidRPr="001048BA">
        <w:t xml:space="preserve"> </w:t>
      </w:r>
    </w:p>
    <w:p w14:paraId="2DB70CE5" w14:textId="7A168E9F" w:rsidR="005C25B6" w:rsidRPr="00DC1D95" w:rsidRDefault="00176FAE" w:rsidP="005C25B6">
      <w:pPr>
        <w:rPr>
          <w:lang w:eastAsia="en-AU"/>
        </w:rPr>
      </w:pPr>
      <w:r w:rsidRPr="001048BA">
        <w:drawing>
          <wp:anchor distT="0" distB="0" distL="114300" distR="114300" simplePos="0" relativeHeight="251658254" behindDoc="0" locked="0" layoutInCell="1" allowOverlap="1" wp14:anchorId="625019FE" wp14:editId="7C04DB5B">
            <wp:simplePos x="0" y="0"/>
            <wp:positionH relativeFrom="column">
              <wp:posOffset>-231569</wp:posOffset>
            </wp:positionH>
            <wp:positionV relativeFrom="paragraph">
              <wp:posOffset>1059815</wp:posOffset>
            </wp:positionV>
            <wp:extent cx="6174866" cy="3473533"/>
            <wp:effectExtent l="0" t="0" r="0" b="0"/>
            <wp:wrapSquare wrapText="bothSides"/>
            <wp:docPr id="1209085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561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6174866" cy="3473533"/>
                    </a:xfrm>
                    <a:prstGeom prst="rect">
                      <a:avLst/>
                    </a:prstGeom>
                  </pic:spPr>
                </pic:pic>
              </a:graphicData>
            </a:graphic>
            <wp14:sizeRelH relativeFrom="page">
              <wp14:pctWidth>0</wp14:pctWidth>
            </wp14:sizeRelH>
            <wp14:sizeRelV relativeFrom="page">
              <wp14:pctHeight>0</wp14:pctHeight>
            </wp14:sizeRelV>
          </wp:anchor>
        </w:drawing>
      </w:r>
      <w:r w:rsidR="000367FD">
        <w:rPr>
          <w:lang w:eastAsia="en-AU"/>
        </w:rPr>
        <w:t xml:space="preserve">Tuatahi First Fibre </w:t>
      </w:r>
      <w:r w:rsidR="00926550">
        <w:rPr>
          <w:lang w:eastAsia="en-AU"/>
        </w:rPr>
        <w:t xml:space="preserve">have </w:t>
      </w:r>
      <w:r w:rsidR="007501F2">
        <w:rPr>
          <w:lang w:eastAsia="en-AU"/>
        </w:rPr>
        <w:t xml:space="preserve">put significant effort in over the past couple of years to </w:t>
      </w:r>
      <w:r w:rsidR="007A5CB3">
        <w:rPr>
          <w:lang w:eastAsia="en-AU"/>
        </w:rPr>
        <w:t>formulate a high-level plan for</w:t>
      </w:r>
      <w:r w:rsidR="00052EE1">
        <w:rPr>
          <w:lang w:eastAsia="en-AU"/>
        </w:rPr>
        <w:t xml:space="preserve"> the digital transformation necessary to </w:t>
      </w:r>
      <w:r w:rsidR="00CC3BD8">
        <w:rPr>
          <w:lang w:eastAsia="en-AU"/>
        </w:rPr>
        <w:t>un</w:t>
      </w:r>
      <w:r w:rsidR="008B7052">
        <w:rPr>
          <w:lang w:eastAsia="en-AU"/>
        </w:rPr>
        <w:t xml:space="preserve">derpin the scalability, efficiency and improved customer experience that </w:t>
      </w:r>
      <w:r w:rsidR="00821B32">
        <w:rPr>
          <w:lang w:eastAsia="en-AU"/>
        </w:rPr>
        <w:t>is critical to realise their vision of becoming New Zealand’s preferred connectivity provider</w:t>
      </w:r>
      <w:r w:rsidR="006B004A">
        <w:rPr>
          <w:lang w:eastAsia="en-AU"/>
        </w:rPr>
        <w:t>.</w:t>
      </w:r>
      <w:r w:rsidR="00F96247">
        <w:rPr>
          <w:lang w:eastAsia="en-AU"/>
        </w:rPr>
        <w:t xml:space="preserve"> This plan </w:t>
      </w:r>
      <w:r w:rsidR="00D75111">
        <w:rPr>
          <w:lang w:eastAsia="en-AU"/>
        </w:rPr>
        <w:t xml:space="preserve">groups their business objectives into </w:t>
      </w:r>
      <w:r w:rsidR="007C0431">
        <w:rPr>
          <w:lang w:eastAsia="en-AU"/>
        </w:rPr>
        <w:t xml:space="preserve">three </w:t>
      </w:r>
      <w:r w:rsidR="00555FAC">
        <w:rPr>
          <w:lang w:eastAsia="en-AU"/>
        </w:rPr>
        <w:t>work streams</w:t>
      </w:r>
      <w:r w:rsidR="00E72B91">
        <w:rPr>
          <w:lang w:eastAsia="en-AU"/>
        </w:rPr>
        <w:t xml:space="preserve"> that can be delivered in parallel</w:t>
      </w:r>
      <w:r w:rsidR="00F87CB2">
        <w:rPr>
          <w:lang w:eastAsia="en-AU"/>
        </w:rPr>
        <w:t xml:space="preserve">, </w:t>
      </w:r>
      <w:r w:rsidR="00053702">
        <w:rPr>
          <w:lang w:eastAsia="en-AU"/>
        </w:rPr>
        <w:t xml:space="preserve">each providing </w:t>
      </w:r>
      <w:r w:rsidR="00EB73CB">
        <w:rPr>
          <w:lang w:eastAsia="en-AU"/>
        </w:rPr>
        <w:t xml:space="preserve">logical </w:t>
      </w:r>
      <w:r w:rsidR="00AE30AD">
        <w:rPr>
          <w:lang w:eastAsia="en-AU"/>
        </w:rPr>
        <w:t>pieces</w:t>
      </w:r>
      <w:r w:rsidR="00EB73CB">
        <w:rPr>
          <w:lang w:eastAsia="en-AU"/>
        </w:rPr>
        <w:t xml:space="preserve"> of functionality</w:t>
      </w:r>
      <w:r w:rsidR="00AE30AD">
        <w:rPr>
          <w:lang w:eastAsia="en-AU"/>
        </w:rPr>
        <w:t xml:space="preserve"> that, when fully delivered, </w:t>
      </w:r>
      <w:r w:rsidR="00143605">
        <w:rPr>
          <w:lang w:eastAsia="en-AU"/>
        </w:rPr>
        <w:t xml:space="preserve">will enable </w:t>
      </w:r>
      <w:r w:rsidR="005C023E">
        <w:rPr>
          <w:lang w:eastAsia="en-AU"/>
        </w:rPr>
        <w:t>end-to-end automated operations for fibre ordering, billing and field force operations.</w:t>
      </w:r>
    </w:p>
    <w:p w14:paraId="23B03A6E" w14:textId="4808C827" w:rsidR="001168A6" w:rsidRPr="00DC1D95" w:rsidRDefault="001168A6" w:rsidP="005C25B6">
      <w:pPr>
        <w:rPr>
          <w:lang w:eastAsia="en-AU"/>
        </w:rPr>
      </w:pPr>
    </w:p>
    <w:p w14:paraId="6DC36A6D" w14:textId="11E8ADEB" w:rsidR="00545590" w:rsidRDefault="00545590" w:rsidP="005C25B6">
      <w:pPr>
        <w:rPr>
          <w:lang w:eastAsia="en-AU"/>
        </w:rPr>
      </w:pPr>
      <w:r>
        <w:rPr>
          <w:lang w:eastAsia="en-AU"/>
        </w:rPr>
        <w:t xml:space="preserve">The work streams proposed by Tuatahi </w:t>
      </w:r>
      <w:r w:rsidR="00CE5D3B">
        <w:rPr>
          <w:lang w:eastAsia="en-AU"/>
        </w:rPr>
        <w:t>are organised as</w:t>
      </w:r>
      <w:r>
        <w:rPr>
          <w:lang w:eastAsia="en-AU"/>
        </w:rPr>
        <w:t xml:space="preserve"> follow</w:t>
      </w:r>
      <w:r w:rsidR="00CE5D3B">
        <w:rPr>
          <w:lang w:eastAsia="en-AU"/>
        </w:rPr>
        <w:t>s</w:t>
      </w:r>
      <w:r>
        <w:rPr>
          <w:lang w:eastAsia="en-AU"/>
        </w:rPr>
        <w:t>:</w:t>
      </w:r>
    </w:p>
    <w:p w14:paraId="633F69AA" w14:textId="77777777" w:rsidR="00392058" w:rsidRDefault="00545590" w:rsidP="00446A85">
      <w:pPr>
        <w:pStyle w:val="ListParagraph"/>
        <w:numPr>
          <w:ilvl w:val="0"/>
          <w:numId w:val="44"/>
        </w:numPr>
      </w:pPr>
      <w:r w:rsidRPr="00FC567A">
        <w:t>Work Stream A</w:t>
      </w:r>
      <w:r w:rsidR="00DF498D">
        <w:t xml:space="preserve"> – Portal &amp; Customer</w:t>
      </w:r>
    </w:p>
    <w:p w14:paraId="3D124DC8" w14:textId="08919CE8" w:rsidR="00545590" w:rsidRPr="00FC567A" w:rsidRDefault="00392058" w:rsidP="00275D4E">
      <w:pPr>
        <w:pStyle w:val="ListParagraph"/>
        <w:numPr>
          <w:ilvl w:val="1"/>
          <w:numId w:val="195"/>
        </w:numPr>
        <w:ind w:left="1094" w:hanging="357"/>
      </w:pPr>
      <w:r>
        <w:t>Business Objective 1</w:t>
      </w:r>
      <w:r w:rsidR="007F0BCE">
        <w:t xml:space="preserve"> – Centralised Catalogues and Party Manager</w:t>
      </w:r>
    </w:p>
    <w:p w14:paraId="042B9385" w14:textId="0E8375CD" w:rsidR="00392058" w:rsidRDefault="00392058" w:rsidP="00275D4E">
      <w:pPr>
        <w:pStyle w:val="ListParagraph"/>
        <w:numPr>
          <w:ilvl w:val="1"/>
          <w:numId w:val="195"/>
        </w:numPr>
        <w:ind w:left="1094" w:hanging="357"/>
      </w:pPr>
      <w:r>
        <w:t>Business Objective 2</w:t>
      </w:r>
      <w:r w:rsidR="007F0BCE">
        <w:t xml:space="preserve"> – Fibre Ordering Automation and Fulfilment</w:t>
      </w:r>
    </w:p>
    <w:p w14:paraId="5456B64D" w14:textId="21E1EDD7" w:rsidR="00392058" w:rsidRPr="00FC567A" w:rsidRDefault="007F0BCE" w:rsidP="00275D4E">
      <w:pPr>
        <w:pStyle w:val="ListParagraph"/>
        <w:numPr>
          <w:ilvl w:val="1"/>
          <w:numId w:val="195"/>
        </w:numPr>
        <w:ind w:left="1094" w:hanging="357"/>
      </w:pPr>
      <w:r>
        <w:t xml:space="preserve">Business Objective 3 – </w:t>
      </w:r>
      <w:r w:rsidR="008173D9">
        <w:t>RSP Billing Automation</w:t>
      </w:r>
    </w:p>
    <w:p w14:paraId="2216FC5E" w14:textId="101C3DD3" w:rsidR="007F0BCE" w:rsidRDefault="007F0BCE" w:rsidP="00275D4E">
      <w:pPr>
        <w:pStyle w:val="ListParagraph"/>
        <w:numPr>
          <w:ilvl w:val="1"/>
          <w:numId w:val="195"/>
        </w:numPr>
        <w:ind w:left="1094" w:hanging="357"/>
      </w:pPr>
      <w:r>
        <w:t xml:space="preserve">Business Objective </w:t>
      </w:r>
      <w:r w:rsidR="00143724">
        <w:t>4</w:t>
      </w:r>
      <w:r>
        <w:t xml:space="preserve"> – </w:t>
      </w:r>
      <w:r w:rsidR="008173D9">
        <w:t>New RSP Portal</w:t>
      </w:r>
    </w:p>
    <w:p w14:paraId="53BB23F2" w14:textId="0949237A" w:rsidR="007F0BCE" w:rsidRPr="00FC567A" w:rsidRDefault="007F0BCE" w:rsidP="00275D4E">
      <w:pPr>
        <w:pStyle w:val="ListParagraph"/>
        <w:numPr>
          <w:ilvl w:val="1"/>
          <w:numId w:val="195"/>
        </w:numPr>
        <w:ind w:left="1094" w:hanging="357"/>
      </w:pPr>
      <w:r>
        <w:t xml:space="preserve">Business Objective </w:t>
      </w:r>
      <w:r w:rsidR="00143724">
        <w:t>5</w:t>
      </w:r>
      <w:r>
        <w:t xml:space="preserve"> – </w:t>
      </w:r>
      <w:r w:rsidR="008173D9">
        <w:t>Order Prequalification</w:t>
      </w:r>
    </w:p>
    <w:p w14:paraId="2686E72D" w14:textId="7180221C" w:rsidR="007B7486" w:rsidRPr="00FC567A" w:rsidRDefault="007B7486" w:rsidP="00446A85">
      <w:pPr>
        <w:pStyle w:val="ListParagraph"/>
        <w:numPr>
          <w:ilvl w:val="0"/>
          <w:numId w:val="44"/>
        </w:numPr>
      </w:pPr>
      <w:r w:rsidRPr="00FC567A">
        <w:t>Work Stream B</w:t>
      </w:r>
      <w:r w:rsidR="00DF498D">
        <w:t xml:space="preserve"> – Network</w:t>
      </w:r>
    </w:p>
    <w:p w14:paraId="7DA2968D" w14:textId="7D1035C1" w:rsidR="007F0BCE" w:rsidRPr="00FC567A" w:rsidRDefault="007F0BCE" w:rsidP="00275D4E">
      <w:pPr>
        <w:pStyle w:val="ListParagraph"/>
        <w:numPr>
          <w:ilvl w:val="1"/>
          <w:numId w:val="196"/>
        </w:numPr>
        <w:ind w:left="1094" w:hanging="357"/>
      </w:pPr>
      <w:r>
        <w:t xml:space="preserve">Business Objective </w:t>
      </w:r>
      <w:r w:rsidR="00143724">
        <w:t>6</w:t>
      </w:r>
      <w:r>
        <w:t xml:space="preserve"> – </w:t>
      </w:r>
      <w:r w:rsidR="008173D9">
        <w:t>Consolidated Physical Network Inventory</w:t>
      </w:r>
    </w:p>
    <w:p w14:paraId="69AD7C29" w14:textId="77777777" w:rsidR="00211F51" w:rsidRDefault="00211F51" w:rsidP="00446A85">
      <w:pPr>
        <w:pStyle w:val="ListParagraph"/>
        <w:numPr>
          <w:ilvl w:val="0"/>
          <w:numId w:val="44"/>
        </w:numPr>
      </w:pPr>
      <w:r>
        <w:t>Work Stream C – Field Force</w:t>
      </w:r>
    </w:p>
    <w:p w14:paraId="3F811320" w14:textId="77777777" w:rsidR="00126CF0" w:rsidRDefault="00126CF0" w:rsidP="00275D4E">
      <w:pPr>
        <w:pStyle w:val="ListParagraph"/>
        <w:numPr>
          <w:ilvl w:val="1"/>
          <w:numId w:val="197"/>
        </w:numPr>
        <w:ind w:left="1094" w:hanging="357"/>
      </w:pPr>
      <w:r>
        <w:t>Business Objective 7 – Automate Assurance Work Orders</w:t>
      </w:r>
    </w:p>
    <w:p w14:paraId="55C7917C" w14:textId="77777777" w:rsidR="00126CF0" w:rsidRDefault="00126CF0" w:rsidP="00275D4E">
      <w:pPr>
        <w:pStyle w:val="ListParagraph"/>
        <w:numPr>
          <w:ilvl w:val="1"/>
          <w:numId w:val="197"/>
        </w:numPr>
        <w:ind w:left="1094" w:hanging="357"/>
      </w:pPr>
      <w:r>
        <w:t>Business Objective 8 – Automate Provisioning Work Orders</w:t>
      </w:r>
    </w:p>
    <w:p w14:paraId="64251A3C" w14:textId="77777777" w:rsidR="00126CF0" w:rsidRPr="00FC567A" w:rsidRDefault="00126CF0" w:rsidP="00275D4E">
      <w:pPr>
        <w:pStyle w:val="ListParagraph"/>
        <w:numPr>
          <w:ilvl w:val="1"/>
          <w:numId w:val="197"/>
        </w:numPr>
        <w:ind w:left="1094" w:hanging="357"/>
      </w:pPr>
      <w:r>
        <w:t>Business Objective 9 – Internal Field Force Integration</w:t>
      </w:r>
    </w:p>
    <w:p w14:paraId="7E6C67FA" w14:textId="77777777" w:rsidR="00126CF0" w:rsidRPr="00FC567A" w:rsidRDefault="00126CF0" w:rsidP="00275D4E">
      <w:pPr>
        <w:pStyle w:val="ListParagraph"/>
        <w:numPr>
          <w:ilvl w:val="1"/>
          <w:numId w:val="197"/>
        </w:numPr>
        <w:ind w:left="1094" w:hanging="357"/>
      </w:pPr>
      <w:r>
        <w:t>Business Objective 10 – Work Order Finance System Integration</w:t>
      </w:r>
    </w:p>
    <w:p w14:paraId="75BB1887" w14:textId="79164E8B" w:rsidR="00715F08" w:rsidRPr="00715F08" w:rsidRDefault="00126CF0" w:rsidP="00715F08">
      <w:pPr>
        <w:rPr>
          <w:lang w:eastAsia="en-AU"/>
        </w:rPr>
      </w:pPr>
      <w:r>
        <w:rPr>
          <w:lang w:eastAsia="en-AU"/>
        </w:rPr>
        <w:t xml:space="preserve">Capgemini has reviewed this high-level structure for organising the delivery and believe it represents a sensible and well thought out approach. We believe that leveraging the thought, planning and effort that Tuatahi has put in over the past couple of years is the quickest path to value and so have built upon this for our proposed implementation, and augmenting it where appropriate. This is detailed in the following sections, where we detail the considerations for delivering each work stream and </w:t>
      </w:r>
      <w:r w:rsidR="00A43AD9">
        <w:rPr>
          <w:lang w:eastAsia="en-AU"/>
        </w:rPr>
        <w:t>their</w:t>
      </w:r>
      <w:r>
        <w:rPr>
          <w:lang w:eastAsia="en-AU"/>
        </w:rPr>
        <w:t xml:space="preserve"> associated </w:t>
      </w:r>
      <w:r w:rsidR="00A43AD9">
        <w:rPr>
          <w:lang w:eastAsia="en-AU"/>
        </w:rPr>
        <w:t>work</w:t>
      </w:r>
      <w:r>
        <w:rPr>
          <w:lang w:eastAsia="en-AU"/>
        </w:rPr>
        <w:t xml:space="preserve"> packages. </w:t>
      </w:r>
      <w:bookmarkStart w:id="148" w:name="_Toc230942134"/>
      <w:bookmarkStart w:id="149" w:name="_Toc230943832"/>
      <w:bookmarkStart w:id="150" w:name="_Toc230954539"/>
      <w:bookmarkStart w:id="151" w:name="_Toc230960078"/>
      <w:bookmarkStart w:id="152" w:name="_Toc230942135"/>
      <w:bookmarkStart w:id="153" w:name="_Toc230943833"/>
      <w:bookmarkStart w:id="154" w:name="_Toc230954540"/>
      <w:bookmarkStart w:id="155" w:name="_Toc230960079"/>
      <w:bookmarkStart w:id="156" w:name="_Toc230942136"/>
      <w:bookmarkStart w:id="157" w:name="_Toc230943834"/>
      <w:bookmarkStart w:id="158" w:name="_Toc230954541"/>
      <w:bookmarkStart w:id="159" w:name="_Toc230960080"/>
      <w:bookmarkEnd w:id="148"/>
      <w:bookmarkEnd w:id="149"/>
      <w:bookmarkEnd w:id="150"/>
      <w:bookmarkEnd w:id="151"/>
      <w:bookmarkEnd w:id="152"/>
      <w:bookmarkEnd w:id="153"/>
      <w:bookmarkEnd w:id="154"/>
      <w:bookmarkEnd w:id="155"/>
      <w:bookmarkEnd w:id="156"/>
      <w:bookmarkEnd w:id="157"/>
      <w:bookmarkEnd w:id="158"/>
      <w:bookmarkEnd w:id="159"/>
    </w:p>
    <w:p w14:paraId="6C7DC3A9" w14:textId="6C5EC15E" w:rsidR="00675699" w:rsidRPr="001048BA" w:rsidRDefault="00216A22" w:rsidP="00BB77E3">
      <w:pPr>
        <w:pStyle w:val="Heading2"/>
      </w:pPr>
      <w:r w:rsidRPr="001048BA">
        <w:tab/>
      </w:r>
      <w:bookmarkStart w:id="160" w:name="_Toc231251428"/>
      <w:bookmarkStart w:id="161" w:name="_Toc231276458"/>
      <w:r w:rsidRPr="001048BA">
        <w:t>Workstream A: Portal &amp; Customer</w:t>
      </w:r>
      <w:bookmarkEnd w:id="160"/>
      <w:bookmarkEnd w:id="161"/>
    </w:p>
    <w:p w14:paraId="1B89DCA8" w14:textId="0E19CB03" w:rsidR="004C3F57" w:rsidRPr="004C3F57" w:rsidRDefault="004C3F57" w:rsidP="004C3F57">
      <w:r w:rsidRPr="004C3F57">
        <w:t xml:space="preserve">Workstream A focuses on establishing the core customer-facing and commercial foundations of the Programme by introducing a new Retail Service Provider (RSP) portal and creating the structured data backbone required for a modern, automated wholesale BSS environment. </w:t>
      </w:r>
      <w:r w:rsidR="00F56404">
        <w:t>T</w:t>
      </w:r>
      <w:r w:rsidRPr="004C3F57">
        <w:t>his workstream delivers the transition to an OPSR (Offer–Product–Service–Resource) model by building centralised catalogues and a party management capability, enabling consistent data, clear ownership, and end-to-end traceability of orders. This foundation supports the automation of key customer journeys, particularly fibre ordering, billing triggers, and pre-qualification, while replacing fragmented legacy systems (such as Telflow, Layer2, and uFibre) with a consolidated, API-first architecture anchored in ServiceNow and integrated enterprise platforms.</w:t>
      </w:r>
    </w:p>
    <w:p w14:paraId="345989A6" w14:textId="12E2C8F3" w:rsidR="00390274" w:rsidRDefault="00CA5D27" w:rsidP="004C3F57">
      <w:r w:rsidRPr="001048BA">
        <w:drawing>
          <wp:anchor distT="0" distB="0" distL="114300" distR="114300" simplePos="0" relativeHeight="251658255" behindDoc="0" locked="0" layoutInCell="1" allowOverlap="1" wp14:anchorId="16FAD2D5" wp14:editId="771647D0">
            <wp:simplePos x="0" y="0"/>
            <wp:positionH relativeFrom="margin">
              <wp:align>center</wp:align>
            </wp:positionH>
            <wp:positionV relativeFrom="paragraph">
              <wp:posOffset>1363345</wp:posOffset>
            </wp:positionV>
            <wp:extent cx="6468215" cy="3638550"/>
            <wp:effectExtent l="0" t="0" r="8890" b="0"/>
            <wp:wrapSquare wrapText="bothSides"/>
            <wp:docPr id="20507907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0719"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6468215" cy="3638550"/>
                    </a:xfrm>
                    <a:prstGeom prst="rect">
                      <a:avLst/>
                    </a:prstGeom>
                  </pic:spPr>
                </pic:pic>
              </a:graphicData>
            </a:graphic>
            <wp14:sizeRelH relativeFrom="page">
              <wp14:pctWidth>0</wp14:pctWidth>
            </wp14:sizeRelH>
            <wp14:sizeRelV relativeFrom="page">
              <wp14:pctHeight>0</wp14:pctHeight>
            </wp14:sizeRelV>
          </wp:anchor>
        </w:drawing>
      </w:r>
      <w:r w:rsidR="004C3F57" w:rsidRPr="004C3F57">
        <w:t>In parallel, Workstream A delivers a secure, API-driven self-service portal that mirrors the Experience APIs and allows RSPs to independently manage core operational functions such as service qualification, order submission and management, and real-time status tracking. This includes enabling automated order lifecycle processing (from validation through fulfilment), billing integration, and pre-order eligibility checks via a dedicated qualification engine. The workstream is designed to eliminate manual handling, enforce consistent workflows and SLA governance, and provide transparent, real-time visibility across orders, inventory, and billing states. Overall, it establishes a scalable, configuration-driven, and customer-centric interface layer that underpins the broader transformation to automated, end-to-end digital operations.</w:t>
      </w:r>
    </w:p>
    <w:p w14:paraId="62391D7B" w14:textId="77777777" w:rsidR="003E0349" w:rsidRDefault="003E0349" w:rsidP="00A53750">
      <w:pPr>
        <w:pStyle w:val="Heading3CG"/>
      </w:pPr>
      <w:bookmarkStart w:id="162" w:name="_Toc231220470"/>
      <w:bookmarkStart w:id="163" w:name="_Toc231228620"/>
      <w:bookmarkStart w:id="164" w:name="_Toc231232698"/>
      <w:bookmarkStart w:id="165" w:name="_Toc231235798"/>
      <w:bookmarkStart w:id="166" w:name="_Toc231241838"/>
      <w:bookmarkStart w:id="167" w:name="_Toc231242005"/>
      <w:bookmarkStart w:id="168" w:name="_Toc231220476"/>
      <w:bookmarkStart w:id="169" w:name="_Toc231228626"/>
      <w:bookmarkStart w:id="170" w:name="_Toc231232704"/>
      <w:bookmarkStart w:id="171" w:name="_Toc231235804"/>
      <w:bookmarkStart w:id="172" w:name="_Toc231241844"/>
      <w:bookmarkStart w:id="173" w:name="_Toc231242011"/>
      <w:bookmarkStart w:id="174" w:name="_Toc231251429"/>
      <w:bookmarkStart w:id="175" w:name="_Toc231276459"/>
      <w:bookmarkEnd w:id="162"/>
      <w:bookmarkEnd w:id="163"/>
      <w:bookmarkEnd w:id="164"/>
      <w:bookmarkEnd w:id="165"/>
      <w:bookmarkEnd w:id="166"/>
      <w:bookmarkEnd w:id="167"/>
      <w:bookmarkEnd w:id="168"/>
      <w:bookmarkEnd w:id="169"/>
      <w:bookmarkEnd w:id="170"/>
      <w:bookmarkEnd w:id="171"/>
      <w:bookmarkEnd w:id="172"/>
      <w:bookmarkEnd w:id="173"/>
      <w:r w:rsidRPr="00004480">
        <w:rPr>
          <w:lang w:val="en-AU"/>
        </w:rPr>
        <w:t>Work Package 1: Centralised Catalogues and Party Manager</w:t>
      </w:r>
      <w:bookmarkEnd w:id="174"/>
      <w:bookmarkEnd w:id="175"/>
      <w:r w:rsidRPr="00DC1D95">
        <w:t xml:space="preserve"> </w:t>
      </w:r>
    </w:p>
    <w:p w14:paraId="08CD5811" w14:textId="723E13F2" w:rsidR="003E0349" w:rsidRPr="00004480" w:rsidRDefault="00301CDC" w:rsidP="003E0349">
      <w:r w:rsidRPr="00004480">
        <w:t>Objective 1 is achieved by</w:t>
      </w:r>
      <w:r w:rsidR="009B5060" w:rsidRPr="00004480">
        <w:t xml:space="preserve"> leveraging the capabilities of ServiceNow’s Customer Service Management (CSM) </w:t>
      </w:r>
      <w:r w:rsidR="00091B00" w:rsidRPr="00004480">
        <w:t xml:space="preserve">application </w:t>
      </w:r>
      <w:r w:rsidR="006005B9" w:rsidRPr="00004480">
        <w:t xml:space="preserve">as the Party Manager, </w:t>
      </w:r>
      <w:r w:rsidR="009B5060" w:rsidRPr="00004480">
        <w:t xml:space="preserve">and </w:t>
      </w:r>
      <w:r w:rsidR="002E4500" w:rsidRPr="00004480">
        <w:t xml:space="preserve">their </w:t>
      </w:r>
      <w:r w:rsidR="009B5060" w:rsidRPr="00004480">
        <w:t>Sales and Order Management for Telecommunications (SOMT) application</w:t>
      </w:r>
      <w:r w:rsidR="00091B00" w:rsidRPr="00004480">
        <w:t xml:space="preserve"> for the centralized OPSR catalogue</w:t>
      </w:r>
      <w:r w:rsidR="009B5060" w:rsidRPr="00004480">
        <w:t>.</w:t>
      </w:r>
    </w:p>
    <w:p w14:paraId="6BC3ACBF" w14:textId="2665957E" w:rsidR="00EB0F77" w:rsidRPr="00004480" w:rsidRDefault="00390A75" w:rsidP="00EB0F77">
      <w:pPr>
        <w:pStyle w:val="Heading4"/>
      </w:pPr>
      <w:r w:rsidRPr="00004480">
        <w:t>Solution Details</w:t>
      </w:r>
    </w:p>
    <w:p w14:paraId="02385CF2" w14:textId="5D36324A" w:rsidR="00B2644C" w:rsidRPr="00004480" w:rsidRDefault="00EA53BA" w:rsidP="003E0349">
      <w:r w:rsidRPr="00004480">
        <w:t>The following considerations have been made for the implementation of the Party Manager capability:</w:t>
      </w:r>
    </w:p>
    <w:p w14:paraId="454C1522" w14:textId="77777777" w:rsidR="00D3492C" w:rsidRPr="00004480" w:rsidRDefault="00EA53BA" w:rsidP="00446A85">
      <w:pPr>
        <w:pStyle w:val="ListParagraph"/>
        <w:numPr>
          <w:ilvl w:val="0"/>
          <w:numId w:val="46"/>
        </w:numPr>
      </w:pPr>
      <w:r w:rsidRPr="00004480">
        <w:t>T</w:t>
      </w:r>
      <w:r w:rsidR="00EA0A71" w:rsidRPr="00004480">
        <w:t>he CSM B2B model</w:t>
      </w:r>
      <w:r w:rsidR="00303C7F" w:rsidRPr="00004480">
        <w:t xml:space="preserve"> </w:t>
      </w:r>
      <w:r w:rsidR="00D3492C" w:rsidRPr="00004480">
        <w:t>will be adopted.</w:t>
      </w:r>
    </w:p>
    <w:p w14:paraId="04DA4FE1" w14:textId="11168BAC" w:rsidR="00EA53BA" w:rsidRPr="00004480" w:rsidRDefault="00D3492C" w:rsidP="00446A85">
      <w:pPr>
        <w:pStyle w:val="ListParagraph"/>
        <w:numPr>
          <w:ilvl w:val="0"/>
          <w:numId w:val="46"/>
        </w:numPr>
      </w:pPr>
      <w:r w:rsidRPr="00004480">
        <w:t>The “</w:t>
      </w:r>
      <w:r w:rsidR="00303C7F" w:rsidRPr="00004480">
        <w:t>Customer Account</w:t>
      </w:r>
      <w:r w:rsidRPr="00004480">
        <w:t>”</w:t>
      </w:r>
      <w:r w:rsidR="00303C7F" w:rsidRPr="00004480">
        <w:t xml:space="preserve"> and </w:t>
      </w:r>
      <w:r w:rsidRPr="00004480">
        <w:t>“</w:t>
      </w:r>
      <w:r w:rsidR="00303C7F" w:rsidRPr="00004480">
        <w:t>Customer</w:t>
      </w:r>
      <w:r w:rsidR="00256BB3" w:rsidRPr="00004480">
        <w:t xml:space="preserve"> Contact</w:t>
      </w:r>
      <w:r w:rsidRPr="00004480">
        <w:t xml:space="preserve">” tables will be utilized to </w:t>
      </w:r>
      <w:r w:rsidR="00C539E6" w:rsidRPr="00004480">
        <w:t xml:space="preserve">represent </w:t>
      </w:r>
      <w:r w:rsidR="00517FCE" w:rsidRPr="00004480">
        <w:t>parties (</w:t>
      </w:r>
      <w:r w:rsidR="007C440D" w:rsidRPr="00004480">
        <w:t>i.e.</w:t>
      </w:r>
      <w:r w:rsidR="00517FCE" w:rsidRPr="00004480">
        <w:t xml:space="preserve"> </w:t>
      </w:r>
      <w:r w:rsidR="00C539E6" w:rsidRPr="00004480">
        <w:t>the RSP</w:t>
      </w:r>
      <w:r w:rsidR="00517FCE" w:rsidRPr="00004480">
        <w:t>s</w:t>
      </w:r>
      <w:r w:rsidR="00C539E6" w:rsidRPr="00004480">
        <w:t xml:space="preserve"> and their authorized personnel</w:t>
      </w:r>
      <w:r w:rsidR="00517FCE" w:rsidRPr="00004480">
        <w:t>)</w:t>
      </w:r>
      <w:r w:rsidR="00C539E6" w:rsidRPr="00004480">
        <w:t xml:space="preserve">, including </w:t>
      </w:r>
      <w:r w:rsidR="00CC08B0" w:rsidRPr="00004480">
        <w:t>any hierarchical relationships between parties</w:t>
      </w:r>
      <w:r w:rsidR="00D64588" w:rsidRPr="00004480">
        <w:t>, thus supporting RSPs that operate multiple brands</w:t>
      </w:r>
      <w:r w:rsidR="000A0B24" w:rsidRPr="00004480">
        <w:t xml:space="preserve"> or business units.</w:t>
      </w:r>
    </w:p>
    <w:p w14:paraId="5B134271" w14:textId="586C5B41" w:rsidR="00F246CE" w:rsidRPr="00004480" w:rsidRDefault="00F246CE" w:rsidP="00446A85">
      <w:pPr>
        <w:pStyle w:val="ListParagraph"/>
        <w:numPr>
          <w:ilvl w:val="0"/>
          <w:numId w:val="46"/>
        </w:numPr>
      </w:pPr>
      <w:r w:rsidRPr="00004480">
        <w:t xml:space="preserve">The </w:t>
      </w:r>
      <w:r w:rsidR="000B188A" w:rsidRPr="00004480">
        <w:t>“Sold Product” and “Install Base Item” tables will be utilized to represent what</w:t>
      </w:r>
      <w:r w:rsidR="000362AA" w:rsidRPr="00004480">
        <w:t xml:space="preserve"> fibre products have been </w:t>
      </w:r>
      <w:r w:rsidR="002A4C54" w:rsidRPr="00004480">
        <w:t>“subscribed” to RSPs on behalf of their end customers</w:t>
      </w:r>
      <w:r w:rsidR="00964F7A" w:rsidRPr="00004480">
        <w:t>, thereby linking parties to ord</w:t>
      </w:r>
      <w:r w:rsidR="00F7753C" w:rsidRPr="00004480">
        <w:t>ers, products and services.</w:t>
      </w:r>
    </w:p>
    <w:p w14:paraId="28038B2B" w14:textId="25D418CC" w:rsidR="003A3D29" w:rsidRPr="00004480" w:rsidRDefault="00726A6A" w:rsidP="00446A85">
      <w:pPr>
        <w:pStyle w:val="ListParagraph"/>
        <w:numPr>
          <w:ilvl w:val="0"/>
          <w:numId w:val="46"/>
        </w:numPr>
      </w:pPr>
      <w:r w:rsidRPr="00004480">
        <w:t xml:space="preserve">As </w:t>
      </w:r>
      <w:r w:rsidR="000F5203" w:rsidRPr="00004480">
        <w:t>ServiceNow CSM will be</w:t>
      </w:r>
      <w:r w:rsidRPr="00004480">
        <w:t xml:space="preserve"> the new</w:t>
      </w:r>
      <w:r w:rsidR="001D033C" w:rsidRPr="00004480">
        <w:t xml:space="preserve"> master system of record for Party information, it will be</w:t>
      </w:r>
      <w:r w:rsidR="000F5203" w:rsidRPr="00004480">
        <w:t xml:space="preserve"> integrated with Okta</w:t>
      </w:r>
      <w:r w:rsidRPr="00004480">
        <w:t xml:space="preserve"> for </w:t>
      </w:r>
      <w:r w:rsidR="001D033C" w:rsidRPr="00004480">
        <w:t>the purposes of synchronizing identities</w:t>
      </w:r>
      <w:r w:rsidR="007A5884" w:rsidRPr="00004480">
        <w:t xml:space="preserve"> to Okta.</w:t>
      </w:r>
    </w:p>
    <w:p w14:paraId="393BB22B" w14:textId="0C43D3F0" w:rsidR="00254731" w:rsidRPr="00004480" w:rsidRDefault="00254731" w:rsidP="00275D4E">
      <w:pPr>
        <w:pStyle w:val="ListParagraph"/>
        <w:numPr>
          <w:ilvl w:val="1"/>
          <w:numId w:val="198"/>
        </w:numPr>
        <w:ind w:left="1094" w:hanging="357"/>
      </w:pPr>
      <w:r>
        <w:t>Inbound requests from the Experience API (direct or via the RSP portal) will be authenticated by Okta with the appropriate authentication context being supplied to ServiceNow</w:t>
      </w:r>
      <w:r w:rsidR="00C714F2">
        <w:t xml:space="preserve">, which will govern what </w:t>
      </w:r>
      <w:r w:rsidR="00FC6928">
        <w:t>is exposed.</w:t>
      </w:r>
    </w:p>
    <w:p w14:paraId="189A26AF" w14:textId="328BFD43" w:rsidR="007A5884" w:rsidRPr="00004480" w:rsidRDefault="00BE4CCF" w:rsidP="00446A85">
      <w:pPr>
        <w:pStyle w:val="ListParagraph"/>
        <w:numPr>
          <w:ilvl w:val="0"/>
          <w:numId w:val="46"/>
        </w:numPr>
      </w:pPr>
      <w:r w:rsidRPr="00004480">
        <w:t>Processes for onboarding new RSP companies and staff will be determined during discovery and design</w:t>
      </w:r>
      <w:r w:rsidR="00F54D4E" w:rsidRPr="00004480">
        <w:t>, and will be implemented accordingly.</w:t>
      </w:r>
    </w:p>
    <w:p w14:paraId="10DA9992" w14:textId="77777777" w:rsidR="00FF1FD4" w:rsidRPr="00004480" w:rsidRDefault="00FF1FD4" w:rsidP="00FF1FD4"/>
    <w:p w14:paraId="325090FB" w14:textId="2F5D66B6" w:rsidR="00EA53BA" w:rsidRPr="00004480" w:rsidRDefault="00EA53BA" w:rsidP="00EA53BA">
      <w:r w:rsidRPr="00004480">
        <w:t>The following considerations have been made for the implementation of the centralized OPSR catalogue</w:t>
      </w:r>
      <w:r w:rsidR="00914372" w:rsidRPr="00004480">
        <w:t>:</w:t>
      </w:r>
    </w:p>
    <w:p w14:paraId="67CBADF1" w14:textId="77777777" w:rsidR="00A84AAC" w:rsidRPr="00004480" w:rsidRDefault="00421F99" w:rsidP="00446A85">
      <w:pPr>
        <w:pStyle w:val="ListParagraph"/>
        <w:numPr>
          <w:ilvl w:val="0"/>
          <w:numId w:val="46"/>
        </w:numPr>
      </w:pPr>
      <w:r w:rsidRPr="00004480">
        <w:t>The SOMT OPSR model will be adopted</w:t>
      </w:r>
      <w:r w:rsidR="00A84AAC" w:rsidRPr="00004480">
        <w:t xml:space="preserve"> as the central System of Record (SOR) for:</w:t>
      </w:r>
    </w:p>
    <w:p w14:paraId="473A1F4E" w14:textId="3E23E8FA" w:rsidR="00A84AAC" w:rsidRPr="00004480" w:rsidRDefault="00A84AAC" w:rsidP="00275D4E">
      <w:pPr>
        <w:pStyle w:val="ListParagraph"/>
        <w:numPr>
          <w:ilvl w:val="1"/>
          <w:numId w:val="199"/>
        </w:numPr>
        <w:ind w:left="1094" w:hanging="357"/>
      </w:pPr>
      <w:r w:rsidRPr="00004480">
        <w:t>Product &amp; offer definition</w:t>
      </w:r>
      <w:r w:rsidR="00ED54E2">
        <w:t>, including pricing</w:t>
      </w:r>
      <w:r w:rsidR="00CD4A2B">
        <w:t>.</w:t>
      </w:r>
    </w:p>
    <w:p w14:paraId="7CB66F43" w14:textId="77777777" w:rsidR="00A84AAC" w:rsidRPr="00004480" w:rsidRDefault="00A84AAC" w:rsidP="00275D4E">
      <w:pPr>
        <w:pStyle w:val="ListParagraph"/>
        <w:numPr>
          <w:ilvl w:val="1"/>
          <w:numId w:val="199"/>
        </w:numPr>
        <w:ind w:left="1094" w:hanging="357"/>
      </w:pPr>
      <w:r w:rsidRPr="00004480">
        <w:t>Customer order structure</w:t>
      </w:r>
    </w:p>
    <w:p w14:paraId="154C9BA5" w14:textId="77777777" w:rsidR="00A84AAC" w:rsidRPr="00004480" w:rsidRDefault="00A84AAC" w:rsidP="00275D4E">
      <w:pPr>
        <w:pStyle w:val="ListParagraph"/>
        <w:numPr>
          <w:ilvl w:val="1"/>
          <w:numId w:val="199"/>
        </w:numPr>
        <w:ind w:left="1094" w:hanging="357"/>
      </w:pPr>
      <w:r w:rsidRPr="00004480">
        <w:t>Service decomposition logic</w:t>
      </w:r>
    </w:p>
    <w:p w14:paraId="7E4A7C54" w14:textId="77777777" w:rsidR="008C28B3" w:rsidRPr="00004480" w:rsidRDefault="00A84AAC" w:rsidP="00275D4E">
      <w:pPr>
        <w:pStyle w:val="ListParagraph"/>
        <w:numPr>
          <w:ilvl w:val="1"/>
          <w:numId w:val="199"/>
        </w:numPr>
        <w:ind w:left="1094" w:hanging="357"/>
      </w:pPr>
      <w:r w:rsidRPr="00004480">
        <w:t>Resource intent (logical linkage, not physical allocation)</w:t>
      </w:r>
    </w:p>
    <w:p w14:paraId="577D85CE" w14:textId="5F84A212" w:rsidR="00421F99" w:rsidRPr="00004480" w:rsidRDefault="00A84AAC" w:rsidP="006C6424">
      <w:pPr>
        <w:pStyle w:val="ListParagraph"/>
      </w:pPr>
      <w:r w:rsidRPr="00004480">
        <w:t>This replaces fragmented logic currently spread across Telflow, Layer2, uFibre, and partial ServiceNow modules</w:t>
      </w:r>
      <w:r w:rsidR="00023237" w:rsidRPr="00004480">
        <w:t>.</w:t>
      </w:r>
    </w:p>
    <w:p w14:paraId="431B05E8" w14:textId="77777777" w:rsidR="006C6424" w:rsidRPr="00004480" w:rsidRDefault="006C6424" w:rsidP="00446A85">
      <w:pPr>
        <w:pStyle w:val="ListParagraph"/>
        <w:numPr>
          <w:ilvl w:val="0"/>
          <w:numId w:val="46"/>
        </w:numPr>
      </w:pPr>
      <w:r w:rsidRPr="00004480">
        <w:t>SOMT will be configured to establish four governed catalogues:</w:t>
      </w:r>
    </w:p>
    <w:p w14:paraId="1B34EA11" w14:textId="77777777" w:rsidR="006C6424" w:rsidRPr="00004480" w:rsidRDefault="006C6424" w:rsidP="00275D4E">
      <w:pPr>
        <w:pStyle w:val="ListParagraph"/>
        <w:numPr>
          <w:ilvl w:val="1"/>
          <w:numId w:val="200"/>
        </w:numPr>
        <w:ind w:left="1094" w:hanging="357"/>
      </w:pPr>
      <w:r w:rsidRPr="00004480">
        <w:t>Offer Catalogue – Commercial bundles and market-facing propositions</w:t>
      </w:r>
    </w:p>
    <w:p w14:paraId="25A9729B" w14:textId="77777777" w:rsidR="006C6424" w:rsidRPr="00004480" w:rsidRDefault="006C6424" w:rsidP="00275D4E">
      <w:pPr>
        <w:pStyle w:val="ListParagraph"/>
        <w:numPr>
          <w:ilvl w:val="1"/>
          <w:numId w:val="200"/>
        </w:numPr>
        <w:ind w:left="1094" w:hanging="357"/>
      </w:pPr>
      <w:r w:rsidRPr="00004480">
        <w:t>Product Catalogue – Sellable service units</w:t>
      </w:r>
    </w:p>
    <w:p w14:paraId="018097EC" w14:textId="77777777" w:rsidR="006C6424" w:rsidRPr="00004480" w:rsidRDefault="006C6424" w:rsidP="00275D4E">
      <w:pPr>
        <w:pStyle w:val="ListParagraph"/>
        <w:numPr>
          <w:ilvl w:val="1"/>
          <w:numId w:val="200"/>
        </w:numPr>
        <w:ind w:left="1094" w:hanging="357"/>
      </w:pPr>
      <w:r w:rsidRPr="00004480">
        <w:t>Service Catalogue – Logical services required to deliver products</w:t>
      </w:r>
    </w:p>
    <w:p w14:paraId="5CE20024" w14:textId="727144F8" w:rsidR="006C6424" w:rsidRPr="00004480" w:rsidRDefault="006C6424" w:rsidP="00275D4E">
      <w:pPr>
        <w:pStyle w:val="ListParagraph"/>
        <w:numPr>
          <w:ilvl w:val="1"/>
          <w:numId w:val="200"/>
        </w:numPr>
        <w:ind w:left="1094" w:hanging="357"/>
      </w:pPr>
      <w:r w:rsidRPr="00004480">
        <w:t>Resource Catalogue – Underlying technical dependencies</w:t>
      </w:r>
    </w:p>
    <w:p w14:paraId="69CABE12" w14:textId="663B2B38" w:rsidR="008C28B3" w:rsidRPr="00004480" w:rsidRDefault="006C6424" w:rsidP="0096475B">
      <w:pPr>
        <w:pStyle w:val="ListParagraph"/>
      </w:pPr>
      <w:r w:rsidRPr="00004480">
        <w:t>These catalogues will</w:t>
      </w:r>
      <w:r w:rsidR="0096475B" w:rsidRPr="00004480">
        <w:t xml:space="preserve"> b</w:t>
      </w:r>
      <w:r w:rsidRPr="00004480">
        <w:t>e fully aligned to the OPSR hierarchy</w:t>
      </w:r>
      <w:r w:rsidR="0096475B" w:rsidRPr="00004480">
        <w:t>, will m</w:t>
      </w:r>
      <w:r w:rsidRPr="00004480">
        <w:t>aintain strict separation of concerns (commercial vs technical</w:t>
      </w:r>
      <w:r w:rsidR="0096475B" w:rsidRPr="00004480">
        <w:t>, and will e</w:t>
      </w:r>
      <w:r w:rsidRPr="00004480">
        <w:t xml:space="preserve">nable standardised decomposition from offer </w:t>
      </w:r>
      <w:r w:rsidR="0096475B" w:rsidRPr="00004480">
        <w:t xml:space="preserve">to </w:t>
      </w:r>
      <w:r w:rsidRPr="00004480">
        <w:t>resource</w:t>
      </w:r>
    </w:p>
    <w:p w14:paraId="6EB0A95B" w14:textId="21CEC78B" w:rsidR="005B1721" w:rsidRPr="00004480" w:rsidRDefault="005B1721" w:rsidP="00446A85">
      <w:pPr>
        <w:pStyle w:val="ListParagraph"/>
        <w:numPr>
          <w:ilvl w:val="0"/>
          <w:numId w:val="46"/>
        </w:numPr>
      </w:pPr>
      <w:r w:rsidRPr="00004480">
        <w:t>All catalogue elements will be:</w:t>
      </w:r>
    </w:p>
    <w:p w14:paraId="0A5DFB87" w14:textId="77777777" w:rsidR="005B1721" w:rsidRPr="00004480" w:rsidRDefault="005B1721" w:rsidP="00275D4E">
      <w:pPr>
        <w:pStyle w:val="ListParagraph"/>
        <w:numPr>
          <w:ilvl w:val="1"/>
          <w:numId w:val="201"/>
        </w:numPr>
        <w:ind w:left="1094" w:hanging="357"/>
      </w:pPr>
      <w:r w:rsidRPr="00004480">
        <w:t>Metadata-driven (no hardcoding)</w:t>
      </w:r>
    </w:p>
    <w:p w14:paraId="52871A12" w14:textId="6E50CB1E" w:rsidR="005B1721" w:rsidRPr="00004480" w:rsidRDefault="005B1721" w:rsidP="00275D4E">
      <w:pPr>
        <w:pStyle w:val="ListParagraph"/>
        <w:numPr>
          <w:ilvl w:val="1"/>
          <w:numId w:val="201"/>
        </w:numPr>
        <w:ind w:left="1094" w:hanging="357"/>
      </w:pPr>
      <w:r w:rsidRPr="00004480">
        <w:t xml:space="preserve">Configurable by business users via </w:t>
      </w:r>
      <w:r w:rsidR="005F1C63" w:rsidRPr="00004480">
        <w:t xml:space="preserve">the standard ServiceNow SOMT </w:t>
      </w:r>
      <w:r w:rsidRPr="00004480">
        <w:t>UI</w:t>
      </w:r>
    </w:p>
    <w:p w14:paraId="3149E455" w14:textId="41CD08D5" w:rsidR="005B1721" w:rsidRPr="00004480" w:rsidRDefault="005B1721" w:rsidP="00275D4E">
      <w:pPr>
        <w:pStyle w:val="ListParagraph"/>
        <w:numPr>
          <w:ilvl w:val="1"/>
          <w:numId w:val="201"/>
        </w:numPr>
        <w:ind w:left="1094" w:hanging="357"/>
      </w:pPr>
      <w:r w:rsidRPr="00004480">
        <w:t>Designed for rapid product creation and change</w:t>
      </w:r>
      <w:r w:rsidR="005F1C63" w:rsidRPr="00004480">
        <w:t>, supporting new off</w:t>
      </w:r>
      <w:r w:rsidR="00570AAA" w:rsidRPr="00004480">
        <w:t>ers including short-term promotional offers.</w:t>
      </w:r>
    </w:p>
    <w:p w14:paraId="2443E271" w14:textId="4BA8023E" w:rsidR="0096475B" w:rsidRPr="00004480" w:rsidRDefault="005B1721" w:rsidP="00582577">
      <w:pPr>
        <w:pStyle w:val="ListParagraph"/>
        <w:ind w:left="340"/>
      </w:pPr>
      <w:r w:rsidRPr="00004480">
        <w:t>This satisfies the requirement for “easy for non-technical users to rapidly configure”</w:t>
      </w:r>
      <w:r w:rsidR="005F1C63" w:rsidRPr="00004480">
        <w:t>.</w:t>
      </w:r>
    </w:p>
    <w:p w14:paraId="0B4CCF43" w14:textId="69DD5D93" w:rsidR="00570AAA" w:rsidRPr="00004480" w:rsidRDefault="00570AAA" w:rsidP="00446A85">
      <w:pPr>
        <w:pStyle w:val="ListParagraph"/>
        <w:numPr>
          <w:ilvl w:val="0"/>
          <w:numId w:val="46"/>
        </w:numPr>
      </w:pPr>
      <w:r w:rsidRPr="00004480">
        <w:t>Each catalogue entity will implement:</w:t>
      </w:r>
    </w:p>
    <w:p w14:paraId="1CB806C6" w14:textId="77777777" w:rsidR="00570AAA" w:rsidRPr="00004480" w:rsidRDefault="00570AAA" w:rsidP="00275D4E">
      <w:pPr>
        <w:pStyle w:val="ListParagraph"/>
        <w:numPr>
          <w:ilvl w:val="1"/>
          <w:numId w:val="202"/>
        </w:numPr>
        <w:ind w:left="1094" w:hanging="357"/>
      </w:pPr>
      <w:r w:rsidRPr="00004480">
        <w:t>Versioning (draft → active → retired)</w:t>
      </w:r>
    </w:p>
    <w:p w14:paraId="5AE88DB4" w14:textId="77777777" w:rsidR="00570AAA" w:rsidRPr="00004480" w:rsidRDefault="00570AAA" w:rsidP="00275D4E">
      <w:pPr>
        <w:pStyle w:val="ListParagraph"/>
        <w:numPr>
          <w:ilvl w:val="1"/>
          <w:numId w:val="202"/>
        </w:numPr>
        <w:ind w:left="1094" w:hanging="357"/>
      </w:pPr>
      <w:r w:rsidRPr="00004480">
        <w:t>Controlled lifecycle transitions</w:t>
      </w:r>
    </w:p>
    <w:p w14:paraId="28830318" w14:textId="170411F4" w:rsidR="00570AAA" w:rsidRPr="00004480" w:rsidRDefault="00570AAA" w:rsidP="00275D4E">
      <w:pPr>
        <w:pStyle w:val="ListParagraph"/>
        <w:numPr>
          <w:ilvl w:val="1"/>
          <w:numId w:val="202"/>
        </w:numPr>
        <w:ind w:left="1094" w:hanging="357"/>
      </w:pPr>
      <w:r w:rsidRPr="00004480">
        <w:t>Full auditability of changes</w:t>
      </w:r>
    </w:p>
    <w:p w14:paraId="24E3139B" w14:textId="70C90668" w:rsidR="005B1721" w:rsidRPr="00004480" w:rsidRDefault="00570AAA" w:rsidP="00570AAA">
      <w:pPr>
        <w:pStyle w:val="ListParagraph"/>
      </w:pPr>
      <w:r w:rsidRPr="00004480">
        <w:t>This ensures regulatory traceability and the safe evolution of products and services.</w:t>
      </w:r>
    </w:p>
    <w:p w14:paraId="7600ECAB" w14:textId="01E1D957" w:rsidR="00ED54E2" w:rsidRPr="00004480" w:rsidRDefault="00A27DDB" w:rsidP="00446A85">
      <w:pPr>
        <w:pStyle w:val="ListParagraph"/>
        <w:numPr>
          <w:ilvl w:val="0"/>
          <w:numId w:val="46"/>
        </w:numPr>
      </w:pPr>
      <w:r>
        <w:t xml:space="preserve">User roles will be configured to enable Tuatahi product personnel to </w:t>
      </w:r>
      <w:r w:rsidR="00D624EC">
        <w:t xml:space="preserve">fully </w:t>
      </w:r>
      <w:r>
        <w:t xml:space="preserve">manage the </w:t>
      </w:r>
      <w:r w:rsidR="00134A37">
        <w:t>OPSR catalogue</w:t>
      </w:r>
      <w:r w:rsidR="00FF3486">
        <w:t xml:space="preserve"> through the ServiceNow SOMT user interface</w:t>
      </w:r>
      <w:r w:rsidR="00F76C85">
        <w:t>, e</w:t>
      </w:r>
      <w:r w:rsidR="00374A02">
        <w:t xml:space="preserve">nabling </w:t>
      </w:r>
      <w:r w:rsidR="00F452B0">
        <w:t>rapid configuration</w:t>
      </w:r>
      <w:r w:rsidR="00830B9A">
        <w:t xml:space="preserve"> </w:t>
      </w:r>
      <w:r w:rsidR="00BA626F">
        <w:t>of catalogues,</w:t>
      </w:r>
      <w:r w:rsidR="00830B9A">
        <w:t xml:space="preserve"> </w:t>
      </w:r>
      <w:r w:rsidR="00F76C85">
        <w:t xml:space="preserve">and </w:t>
      </w:r>
      <w:r w:rsidR="00FF3486">
        <w:t>s</w:t>
      </w:r>
      <w:r w:rsidR="00D624EC">
        <w:t>upporting the</w:t>
      </w:r>
      <w:r w:rsidR="00F452B0">
        <w:t xml:space="preserve"> execution of marketing campaigns </w:t>
      </w:r>
      <w:r w:rsidR="00D624EC">
        <w:t>and the</w:t>
      </w:r>
      <w:r w:rsidR="00F452B0">
        <w:t xml:space="preserve"> creation of qualified or time-bound promotional offers</w:t>
      </w:r>
      <w:ins w:id="176" w:author="Microsoft Word" w:date="2026-06-01T16:55:00Z" w16du:dateUtc="2026-06-01T06:55:00Z">
        <w:r w:rsidR="00FF3486">
          <w:t>.</w:t>
        </w:r>
      </w:ins>
    </w:p>
    <w:p w14:paraId="1810296C" w14:textId="77777777" w:rsidR="00FC6928" w:rsidRDefault="00FC6928" w:rsidP="00446A85">
      <w:pPr>
        <w:pStyle w:val="ListParagraph"/>
        <w:numPr>
          <w:ilvl w:val="0"/>
          <w:numId w:val="46"/>
        </w:numPr>
      </w:pPr>
      <w:r>
        <w:t>Experience API integration</w:t>
      </w:r>
    </w:p>
    <w:p w14:paraId="3F11CBFB" w14:textId="77777777" w:rsidR="00FC6928" w:rsidRDefault="00FC6928" w:rsidP="00275D4E">
      <w:pPr>
        <w:pStyle w:val="ListParagraph"/>
        <w:numPr>
          <w:ilvl w:val="1"/>
          <w:numId w:val="206"/>
        </w:numPr>
        <w:ind w:left="1094" w:hanging="357"/>
      </w:pPr>
      <w:r>
        <w:t>Support the TFF team in implementing their changes to the Experience API by providing the necessary information and connectivity to allow ServiceNow to expose the required functionality, including:</w:t>
      </w:r>
    </w:p>
    <w:p w14:paraId="17B34C8B" w14:textId="5EA4AEF7" w:rsidR="00FC6928" w:rsidRDefault="00FC6928" w:rsidP="00275D4E">
      <w:pPr>
        <w:pStyle w:val="ListParagraph"/>
        <w:numPr>
          <w:ilvl w:val="2"/>
          <w:numId w:val="259"/>
        </w:numPr>
        <w:ind w:left="1491" w:hanging="357"/>
      </w:pPr>
      <w:r>
        <w:t>Offer and Product catalogues – Using the ServiceNow Table API so that the Experience API can query ServiceNow for order status.</w:t>
      </w:r>
    </w:p>
    <w:p w14:paraId="44262FD7" w14:textId="1E2E5896" w:rsidR="00830B9A" w:rsidRPr="00004480" w:rsidRDefault="00FC6928" w:rsidP="00446A85">
      <w:pPr>
        <w:pStyle w:val="ListParagraph"/>
        <w:numPr>
          <w:ilvl w:val="1"/>
          <w:numId w:val="46"/>
        </w:numPr>
        <w:ind w:left="1491" w:hanging="357"/>
      </w:pPr>
      <w:r>
        <w:t>Identity context will be supplied by the Experience API (possibly in the form of an OIDC token</w:t>
      </w:r>
      <w:r w:rsidR="00B324EC">
        <w:t xml:space="preserve">, </w:t>
      </w:r>
      <w:r>
        <w:t xml:space="preserve">to be fully resolved during discovery and design), which will be used by ServiceNow SOMT to only expose the offers and products to which the RSP is entitled to </w:t>
      </w:r>
      <w:r w:rsidR="00B324EC">
        <w:t>order</w:t>
      </w:r>
      <w:r>
        <w:t xml:space="preserve"> (based on products and/or offer definitions).</w:t>
      </w:r>
    </w:p>
    <w:p w14:paraId="0BCB6A81" w14:textId="77777777" w:rsidR="009D0394" w:rsidRPr="00004480" w:rsidRDefault="009D0394" w:rsidP="009D0394"/>
    <w:p w14:paraId="17A67194" w14:textId="5764D4DF" w:rsidR="009D0394" w:rsidRPr="00004480" w:rsidRDefault="009D0394" w:rsidP="009D0394">
      <w:r w:rsidRPr="00004480">
        <w:t xml:space="preserve">Once implemented, </w:t>
      </w:r>
      <w:r w:rsidR="00F20089" w:rsidRPr="00004480">
        <w:t xml:space="preserve">ServiceNow </w:t>
      </w:r>
      <w:r w:rsidRPr="00004480">
        <w:t>SOMT will:</w:t>
      </w:r>
    </w:p>
    <w:p w14:paraId="6760022C" w14:textId="2DE09C34" w:rsidR="009D0394" w:rsidRPr="00004480" w:rsidRDefault="00F20089" w:rsidP="00446A85">
      <w:pPr>
        <w:pStyle w:val="ListParagraph"/>
        <w:numPr>
          <w:ilvl w:val="0"/>
          <w:numId w:val="46"/>
        </w:numPr>
      </w:pPr>
      <w:r w:rsidRPr="00004480">
        <w:t>Master</w:t>
      </w:r>
      <w:r w:rsidR="009D0394" w:rsidRPr="00004480">
        <w:t xml:space="preserve"> product offers and definitions </w:t>
      </w:r>
      <w:r w:rsidRPr="00004480">
        <w:t>across</w:t>
      </w:r>
      <w:r w:rsidR="009D0394" w:rsidRPr="00004480">
        <w:t xml:space="preserve"> catalogues</w:t>
      </w:r>
    </w:p>
    <w:p w14:paraId="69402FCB" w14:textId="77777777" w:rsidR="009D0394" w:rsidRPr="00004480" w:rsidRDefault="009D0394" w:rsidP="00446A85">
      <w:pPr>
        <w:pStyle w:val="ListParagraph"/>
        <w:numPr>
          <w:ilvl w:val="0"/>
          <w:numId w:val="46"/>
        </w:numPr>
      </w:pPr>
      <w:r w:rsidRPr="00004480">
        <w:t>Link orders to party context</w:t>
      </w:r>
    </w:p>
    <w:p w14:paraId="5E766878" w14:textId="77777777" w:rsidR="009D0394" w:rsidRPr="00004480" w:rsidRDefault="009D0394" w:rsidP="00446A85">
      <w:pPr>
        <w:pStyle w:val="ListParagraph"/>
        <w:numPr>
          <w:ilvl w:val="0"/>
          <w:numId w:val="46"/>
        </w:numPr>
      </w:pPr>
      <w:r w:rsidRPr="00004480">
        <w:t>Maintain consistent OPSR relationships</w:t>
      </w:r>
    </w:p>
    <w:p w14:paraId="38608978" w14:textId="5BD0CE95" w:rsidR="009D0394" w:rsidRPr="00004480" w:rsidRDefault="009D0394" w:rsidP="00446A85">
      <w:pPr>
        <w:pStyle w:val="ListParagraph"/>
        <w:numPr>
          <w:ilvl w:val="0"/>
          <w:numId w:val="46"/>
        </w:numPr>
      </w:pPr>
      <w:r w:rsidRPr="00004480">
        <w:t>Provide the foundation for:</w:t>
      </w:r>
    </w:p>
    <w:p w14:paraId="6A869197" w14:textId="77777777" w:rsidR="009D0394" w:rsidRPr="00004480" w:rsidRDefault="009D0394" w:rsidP="00275D4E">
      <w:pPr>
        <w:pStyle w:val="ListParagraph"/>
        <w:numPr>
          <w:ilvl w:val="1"/>
          <w:numId w:val="207"/>
        </w:numPr>
        <w:ind w:left="1037" w:hanging="357"/>
      </w:pPr>
      <w:r w:rsidRPr="00004480">
        <w:t>Order decomposition</w:t>
      </w:r>
    </w:p>
    <w:p w14:paraId="478C3542" w14:textId="77777777" w:rsidR="009D0394" w:rsidRPr="00004480" w:rsidRDefault="009D0394" w:rsidP="00275D4E">
      <w:pPr>
        <w:pStyle w:val="ListParagraph"/>
        <w:numPr>
          <w:ilvl w:val="1"/>
          <w:numId w:val="207"/>
        </w:numPr>
        <w:ind w:left="1037" w:hanging="357"/>
      </w:pPr>
      <w:r w:rsidRPr="00004480">
        <w:t>Fulfilment orchestration</w:t>
      </w:r>
    </w:p>
    <w:p w14:paraId="6167594B" w14:textId="68E3F1ED" w:rsidR="006645EA" w:rsidRPr="00004480" w:rsidRDefault="009D0394" w:rsidP="00275D4E">
      <w:pPr>
        <w:pStyle w:val="ListParagraph"/>
        <w:numPr>
          <w:ilvl w:val="1"/>
          <w:numId w:val="207"/>
        </w:numPr>
        <w:ind w:left="1037" w:hanging="357"/>
      </w:pPr>
      <w:r w:rsidRPr="00004480">
        <w:t>Billing accuracy</w:t>
      </w:r>
    </w:p>
    <w:p w14:paraId="4D43DDA8" w14:textId="77777777" w:rsidR="00D34997" w:rsidRPr="00004480" w:rsidRDefault="00D34997" w:rsidP="00152BD3"/>
    <w:p w14:paraId="01A21030" w14:textId="6DBE2442" w:rsidR="00390B3E" w:rsidRDefault="00390B3E" w:rsidP="009977C4">
      <w:pPr>
        <w:pStyle w:val="Heading4"/>
      </w:pPr>
      <w:r>
        <w:t>Exception handling</w:t>
      </w:r>
    </w:p>
    <w:p w14:paraId="06CF16B8" w14:textId="570D45B4" w:rsidR="009977C4" w:rsidRDefault="009977C4" w:rsidP="009977C4">
      <w:r>
        <w:t xml:space="preserve">Exception handling in WP1 is primarily data and governance-centric, focusing on preventing and managing inconsistencies in catalogue and party data before they propagate downstream. The design will include strict validation rules on catalogue entities (Offer, Product, Service, Resource) and party records, ensuring that invalid configurations, incomplete metadata, or conflicting relationships are rejected at source. Where exceptions do occur (for example, duplicate party identities, invalid hierarchy structures, or misaligned catalogue definitions) they </w:t>
      </w:r>
      <w:r w:rsidR="00816919">
        <w:t>will</w:t>
      </w:r>
      <w:r>
        <w:t xml:space="preserve"> be captured through structured validation errors, logged with full audit trails, and routed to governed remediation workflows. This </w:t>
      </w:r>
      <w:r w:rsidR="00816919">
        <w:t>will ensure</w:t>
      </w:r>
      <w:r>
        <w:t xml:space="preserve"> catalogue integrity is preserved as the single source of truth, aligning with the requirement for auditability, lifecycle control, and metadata-driven configuration.</w:t>
      </w:r>
    </w:p>
    <w:p w14:paraId="13AC21EE" w14:textId="66C24B3D" w:rsidR="004A15A8" w:rsidRDefault="009977C4" w:rsidP="009977C4">
      <w:r>
        <w:t xml:space="preserve">In addition, exception handling </w:t>
      </w:r>
      <w:r w:rsidR="00816919">
        <w:t>should</w:t>
      </w:r>
      <w:r>
        <w:t xml:space="preserve"> support controlled lifecycle management and recovery, particularly where catalogue or party changes impact live operations</w:t>
      </w:r>
      <w:r w:rsidR="0093770B">
        <w:t>, f</w:t>
      </w:r>
      <w:r>
        <w:t>or example</w:t>
      </w:r>
      <w:r w:rsidR="0067110E">
        <w:t xml:space="preserve"> deprecating a product</w:t>
      </w:r>
      <w:r>
        <w:t xml:space="preserve"> </w:t>
      </w:r>
      <w:r w:rsidR="0093770B">
        <w:t>that is still subject to</w:t>
      </w:r>
      <w:r>
        <w:t xml:space="preserve"> active </w:t>
      </w:r>
      <w:r w:rsidR="0093770B">
        <w:t>activation work orders.</w:t>
      </w:r>
      <w:r>
        <w:t xml:space="preserve"> </w:t>
      </w:r>
      <w:r w:rsidR="00BD2EC3">
        <w:t>R</w:t>
      </w:r>
      <w:r>
        <w:t xml:space="preserve">ollback or correction pathways </w:t>
      </w:r>
      <w:r w:rsidR="00BD2EC3">
        <w:t xml:space="preserve">should </w:t>
      </w:r>
      <w:r>
        <w:t xml:space="preserve">allow safe remediation without corrupting downstream systems. Integration with identity systems (Okta) and consuming APIs requires that errors are surfaced clearly and consistently, ensuring that downstream systems </w:t>
      </w:r>
      <w:r w:rsidR="004A15A8">
        <w:t>don’t</w:t>
      </w:r>
      <w:r>
        <w:t xml:space="preserve"> consume invalid data.</w:t>
      </w:r>
    </w:p>
    <w:p w14:paraId="3B99F6CF" w14:textId="77B46A8C" w:rsidR="00390B3E" w:rsidRDefault="009977C4" w:rsidP="009977C4">
      <w:r>
        <w:t xml:space="preserve">Overall, WP1 exception handling must emphasise prevention, strict governance, and traceability, </w:t>
      </w:r>
      <w:r w:rsidR="004A15A8">
        <w:t>because</w:t>
      </w:r>
      <w:r>
        <w:t xml:space="preserve"> errors at this layer </w:t>
      </w:r>
      <w:r w:rsidR="004A15A8">
        <w:t>have the potential to</w:t>
      </w:r>
      <w:r>
        <w:t xml:space="preserve"> cascade across ordering, fulfilment, and billing processes.</w:t>
      </w:r>
    </w:p>
    <w:p w14:paraId="132BB775" w14:textId="77777777" w:rsidR="00390B3E" w:rsidRPr="00004480" w:rsidRDefault="00390B3E" w:rsidP="00152BD3"/>
    <w:p w14:paraId="67DB8D19" w14:textId="77777777" w:rsidR="00252E7B" w:rsidRDefault="00DE662E" w:rsidP="007E37F4">
      <w:pPr>
        <w:pStyle w:val="Heading4"/>
        <w:keepNext/>
        <w:keepLines/>
      </w:pPr>
      <w:r w:rsidRPr="00004480">
        <w:t>Data Migration and Consolidation</w:t>
      </w:r>
    </w:p>
    <w:p w14:paraId="2722BAB0" w14:textId="78D393D7" w:rsidR="00F750DF" w:rsidRPr="00004480" w:rsidRDefault="0014586B" w:rsidP="007E37F4">
      <w:pPr>
        <w:keepNext/>
        <w:keepLines/>
      </w:pPr>
      <w:r w:rsidRPr="00004480">
        <w:t>Party data will be migrated from Telflow</w:t>
      </w:r>
      <w:r w:rsidR="00537437" w:rsidRPr="00004480">
        <w:t xml:space="preserve">, </w:t>
      </w:r>
      <w:r w:rsidR="00EA66A5" w:rsidRPr="00004480">
        <w:t>and</w:t>
      </w:r>
      <w:r w:rsidR="00537437" w:rsidRPr="00004480">
        <w:t xml:space="preserve"> it is anticipated that this data will require cleanup and review prior to loading into ServiceNow CSM.</w:t>
      </w:r>
      <w:r w:rsidR="00EA66A5" w:rsidRPr="00004480">
        <w:t xml:space="preserve"> Alignment to existing “sold products” will be done based on </w:t>
      </w:r>
      <w:r w:rsidR="006B333A" w:rsidRPr="00004480">
        <w:t>the existing data that is available.</w:t>
      </w:r>
      <w:r w:rsidR="00E92917" w:rsidRPr="00004480">
        <w:t xml:space="preserve"> </w:t>
      </w:r>
    </w:p>
    <w:p w14:paraId="26AF70DD" w14:textId="20863FAB" w:rsidR="006B333A" w:rsidRPr="00004480" w:rsidRDefault="00E0478F" w:rsidP="00914372">
      <w:r w:rsidRPr="00004480">
        <w:t>Catalogue data is not available in a single source and so the full OPSR catalogue will need to be defined, leveraging what is available from Telflow</w:t>
      </w:r>
      <w:r w:rsidR="00C32C5C" w:rsidRPr="00004480">
        <w:t>, Layer2 and uFibre, and existing ServiceNow datasets.</w:t>
      </w:r>
      <w:r w:rsidR="00BE38EE" w:rsidRPr="00004480">
        <w:t xml:space="preserve"> We are proposing:</w:t>
      </w:r>
    </w:p>
    <w:p w14:paraId="31D5FE0E" w14:textId="77777777" w:rsidR="00BE38EE" w:rsidRPr="00004480" w:rsidRDefault="00BE38EE" w:rsidP="00446A85">
      <w:pPr>
        <w:pStyle w:val="ListParagraph"/>
        <w:numPr>
          <w:ilvl w:val="0"/>
          <w:numId w:val="46"/>
        </w:numPr>
      </w:pPr>
      <w:r w:rsidRPr="00004480">
        <w:t>Data mapping into OPSR model</w:t>
      </w:r>
    </w:p>
    <w:p w14:paraId="79802943" w14:textId="77777777" w:rsidR="00BE38EE" w:rsidRPr="00004480" w:rsidRDefault="00BE38EE" w:rsidP="00446A85">
      <w:pPr>
        <w:pStyle w:val="ListParagraph"/>
        <w:numPr>
          <w:ilvl w:val="0"/>
          <w:numId w:val="46"/>
        </w:numPr>
      </w:pPr>
      <w:r w:rsidRPr="00004480">
        <w:t>Cleansing and normalisation</w:t>
      </w:r>
    </w:p>
    <w:p w14:paraId="44BBE8CC" w14:textId="77777777" w:rsidR="00BE38EE" w:rsidRPr="00004480" w:rsidRDefault="00BE38EE" w:rsidP="00446A85">
      <w:pPr>
        <w:pStyle w:val="ListParagraph"/>
        <w:numPr>
          <w:ilvl w:val="0"/>
          <w:numId w:val="46"/>
        </w:numPr>
      </w:pPr>
      <w:r w:rsidRPr="00004480">
        <w:t>Incremental migration with validation</w:t>
      </w:r>
    </w:p>
    <w:p w14:paraId="5146467E" w14:textId="4A97E59C" w:rsidR="00BE38EE" w:rsidRPr="00004480" w:rsidRDefault="0079643E" w:rsidP="00446A85">
      <w:pPr>
        <w:pStyle w:val="ListParagraph"/>
        <w:numPr>
          <w:ilvl w:val="0"/>
          <w:numId w:val="46"/>
        </w:numPr>
      </w:pPr>
      <w:r>
        <w:t>Providing input for d</w:t>
      </w:r>
      <w:r w:rsidR="00BE38EE" w:rsidRPr="00004480">
        <w:t>ecommissioning of legacy systems post-cutover</w:t>
      </w:r>
    </w:p>
    <w:p w14:paraId="22BF5300" w14:textId="207F3352" w:rsidR="008E06B3" w:rsidRPr="00004480" w:rsidRDefault="00085A68" w:rsidP="008E06B3">
      <w:r w:rsidRPr="00085A68">
        <w:t xml:space="preserve">The approach for automated migration for CSMT customer Foundation and SOMT OPSR data for WP 1 &amp; 2 (for Release 1) is detailed in </w:t>
      </w:r>
      <w:r w:rsidRPr="00650036">
        <w:t xml:space="preserve">section </w:t>
      </w:r>
      <w:r w:rsidR="00650036" w:rsidRPr="00650036">
        <w:fldChar w:fldCharType="begin"/>
      </w:r>
      <w:r w:rsidR="00650036" w:rsidRPr="00650036">
        <w:instrText xml:space="preserve"> REF _Ref231202419 \n </w:instrText>
      </w:r>
      <w:r w:rsidR="00650036">
        <w:instrText xml:space="preserve"> \* MERGEFORMAT </w:instrText>
      </w:r>
      <w:r w:rsidR="00650036" w:rsidRPr="00650036">
        <w:fldChar w:fldCharType="separate"/>
      </w:r>
      <w:r w:rsidR="00650036" w:rsidRPr="00650036">
        <w:t>6.5</w:t>
      </w:r>
      <w:r w:rsidR="00650036" w:rsidRPr="00650036">
        <w:fldChar w:fldCharType="end"/>
      </w:r>
      <w:r w:rsidRPr="00650036">
        <w:t xml:space="preserve"> Data Migration and Data Archival</w:t>
      </w:r>
      <w:r>
        <w:t>.</w:t>
      </w:r>
    </w:p>
    <w:p w14:paraId="45A95F9B" w14:textId="77777777" w:rsidR="00390B3E" w:rsidRPr="00004480" w:rsidRDefault="00390B3E" w:rsidP="00390B3E"/>
    <w:p w14:paraId="0DC59D12" w14:textId="77777777" w:rsidR="00390B3E" w:rsidRPr="00004480" w:rsidRDefault="00390B3E" w:rsidP="00390B3E">
      <w:pPr>
        <w:pStyle w:val="Heading4"/>
      </w:pPr>
      <w:r>
        <w:t>Delivery</w:t>
      </w:r>
      <w:r w:rsidRPr="00004480">
        <w:t xml:space="preserve"> approach</w:t>
      </w:r>
    </w:p>
    <w:p w14:paraId="71277442" w14:textId="77777777" w:rsidR="00390B3E" w:rsidRDefault="00390B3E" w:rsidP="00390B3E">
      <w:pPr>
        <w:spacing w:after="120"/>
      </w:pPr>
      <w:r>
        <w:t>As WP1 provides key foundation capability, we propose to deliver WP1 for Release 1. This will allow us to deliver not just the party manager and OPSR catalogue, but also to enable the delivery of dependent functionality in WP2, WP4 and WP6 for the same release. Close coordination will be required with WP6 for the PNI integration that underpins the OPSR catalogue.</w:t>
      </w:r>
    </w:p>
    <w:p w14:paraId="11A3F513" w14:textId="77777777" w:rsidR="00390B3E" w:rsidRDefault="00390B3E" w:rsidP="00390B3E">
      <w:pPr>
        <w:spacing w:after="120"/>
      </w:pPr>
      <w:r>
        <w:t>Release 2 will then build upon this work to deliver the full functionality for WP2, WP3 and WP5, with no rework anticipated for WP1.</w:t>
      </w:r>
    </w:p>
    <w:p w14:paraId="056348BA" w14:textId="77777777" w:rsidR="00EB0F77" w:rsidRPr="00004480" w:rsidRDefault="00EB0F77" w:rsidP="00D0040A"/>
    <w:p w14:paraId="3CDB541E" w14:textId="7CA40D0F" w:rsidR="00DF485E" w:rsidRPr="00004480" w:rsidRDefault="00DF485E" w:rsidP="00DF485E">
      <w:pPr>
        <w:pStyle w:val="Heading4"/>
      </w:pPr>
      <w:r w:rsidRPr="00004480">
        <w:t xml:space="preserve">Activities </w:t>
      </w:r>
      <w:r w:rsidR="00F10FC6" w:rsidRPr="00004480">
        <w:t xml:space="preserve">and </w:t>
      </w:r>
      <w:r w:rsidR="000544B1" w:rsidRPr="00004480">
        <w:t xml:space="preserve">Key </w:t>
      </w:r>
      <w:r w:rsidR="00F10FC6" w:rsidRPr="00004480">
        <w:t>Dependencies</w:t>
      </w:r>
    </w:p>
    <w:p w14:paraId="6AB64E28" w14:textId="70EADE3C" w:rsidR="00F750DF" w:rsidRPr="00004480" w:rsidRDefault="00C6373E" w:rsidP="00DF485E">
      <w:r>
        <w:drawing>
          <wp:inline distT="0" distB="0" distL="0" distR="0" wp14:anchorId="2C67B10E" wp14:editId="2A83050C">
            <wp:extent cx="5726430" cy="2644188"/>
            <wp:effectExtent l="0" t="0" r="7620" b="3810"/>
            <wp:docPr id="1059110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1014" name=""/>
                    <pic:cNvPicPr/>
                  </pic:nvPicPr>
                  <pic:blipFill rotWithShape="1">
                    <a:blip r:embed="rId49">
                      <a:extLst>
                        <a:ext uri="{96DAC541-7B7A-43D3-8B79-37D633B846F1}">
                          <asvg:svgBlip xmlns:asvg="http://schemas.microsoft.com/office/drawing/2016/SVG/main" r:embed="rId50"/>
                        </a:ext>
                      </a:extLst>
                    </a:blip>
                    <a:srcRect t="15004" b="2912"/>
                    <a:stretch>
                      <a:fillRect/>
                    </a:stretch>
                  </pic:blipFill>
                  <pic:spPr bwMode="auto">
                    <a:xfrm>
                      <a:off x="0" y="0"/>
                      <a:ext cx="5727700" cy="2644774"/>
                    </a:xfrm>
                    <a:prstGeom prst="rect">
                      <a:avLst/>
                    </a:prstGeom>
                    <a:ln>
                      <a:noFill/>
                    </a:ln>
                    <a:extLst>
                      <a:ext uri="{53640926-AAD7-44D8-BBD7-CCE9431645EC}">
                        <a14:shadowObscured xmlns:a14="http://schemas.microsoft.com/office/drawing/2010/main"/>
                      </a:ext>
                    </a:extLst>
                  </pic:spPr>
                </pic:pic>
              </a:graphicData>
            </a:graphic>
          </wp:inline>
        </w:drawing>
      </w:r>
    </w:p>
    <w:p w14:paraId="6074EA90" w14:textId="20A0BA24" w:rsidR="00EA50B6" w:rsidRPr="008D143E" w:rsidRDefault="0016743A" w:rsidP="0021782F">
      <w:pPr>
        <w:pStyle w:val="Heading5"/>
      </w:pPr>
      <w:r w:rsidRPr="008D143E">
        <w:t>Detailed Dependencies</w:t>
      </w:r>
    </w:p>
    <w:p w14:paraId="2E2D76BC" w14:textId="77777777" w:rsidR="0016743A" w:rsidRPr="00004480" w:rsidRDefault="0021782F" w:rsidP="00275D4E">
      <w:pPr>
        <w:pStyle w:val="ListParagraph"/>
        <w:numPr>
          <w:ilvl w:val="0"/>
          <w:numId w:val="103"/>
        </w:numPr>
      </w:pPr>
      <w:r w:rsidRPr="00004480">
        <w:t xml:space="preserve">New catalogue and party structures will be exposed via the existing Experience APIs. </w:t>
      </w:r>
    </w:p>
    <w:p w14:paraId="266784D0" w14:textId="5111AD2D" w:rsidR="0021782F" w:rsidRPr="00004480" w:rsidRDefault="0021782F" w:rsidP="00275D4E">
      <w:pPr>
        <w:pStyle w:val="ListParagraph"/>
        <w:numPr>
          <w:ilvl w:val="0"/>
          <w:numId w:val="103"/>
        </w:numPr>
      </w:pPr>
      <w:r w:rsidRPr="00004480">
        <w:t>Tuatahi will implement required changes to the Experience APIs, but Capgemini will provide detailed ServiceNow API details for underpinning these changes, based primarily on the Table API capabilities of ServiceNow. These details will include endpoints and connectivity, and queries to execute to retrieve the required data.</w:t>
      </w:r>
    </w:p>
    <w:p w14:paraId="692EE6B9" w14:textId="50B9AD80" w:rsidR="0052361A" w:rsidRPr="007E37F4" w:rsidRDefault="0016743A" w:rsidP="00275D4E">
      <w:pPr>
        <w:pStyle w:val="ListParagraph"/>
        <w:numPr>
          <w:ilvl w:val="0"/>
          <w:numId w:val="103"/>
        </w:numPr>
      </w:pPr>
      <w:r w:rsidRPr="00004480">
        <w:t>T</w:t>
      </w:r>
      <w:r w:rsidR="0021782F" w:rsidRPr="00004480">
        <w:t>he uplifted Experience APIs will consume SOMT catalogue data as the source of truth, providing consistent data to the RSP Portal and external systems.</w:t>
      </w:r>
    </w:p>
    <w:p w14:paraId="3E66D5E2" w14:textId="77777777" w:rsidR="00C46D91" w:rsidRPr="00004480" w:rsidRDefault="00C46D91" w:rsidP="00DF485E"/>
    <w:p w14:paraId="4455FF85" w14:textId="442CE155" w:rsidR="00216A22" w:rsidRDefault="00216A22" w:rsidP="00B866BD">
      <w:pPr>
        <w:pStyle w:val="Heading3CG"/>
      </w:pPr>
      <w:bookmarkStart w:id="177" w:name="_Toc231251430"/>
      <w:bookmarkStart w:id="178" w:name="_Toc231276460"/>
      <w:commentRangeStart w:id="179"/>
      <w:commentRangeStart w:id="180"/>
      <w:commentRangeStart w:id="181"/>
      <w:r w:rsidRPr="00004480">
        <w:rPr>
          <w:lang w:val="en-AU"/>
        </w:rPr>
        <w:t>Work Package 2: Fibre Ordering Automation and Fulfilment</w:t>
      </w:r>
      <w:bookmarkEnd w:id="177"/>
      <w:bookmarkEnd w:id="178"/>
      <w:commentRangeEnd w:id="179"/>
      <w:r w:rsidR="00F17DAD">
        <w:rPr>
          <w:rStyle w:val="CommentReference"/>
          <w:rFonts w:cs="Arial"/>
          <w:sz w:val="20"/>
          <w:szCs w:val="26"/>
        </w:rPr>
        <w:commentReference w:id="179"/>
      </w:r>
      <w:commentRangeEnd w:id="180"/>
      <w:r>
        <w:rPr>
          <w:rStyle w:val="CommentReference"/>
          <w:rFonts w:cs="Arial"/>
          <w:sz w:val="20"/>
          <w:szCs w:val="26"/>
        </w:rPr>
        <w:commentReference w:id="180"/>
      </w:r>
      <w:commentRangeEnd w:id="181"/>
      <w:r>
        <w:rPr>
          <w:rStyle w:val="CommentReference"/>
          <w:rFonts w:cs="Arial"/>
          <w:sz w:val="20"/>
          <w:szCs w:val="26"/>
        </w:rPr>
        <w:commentReference w:id="181"/>
      </w:r>
    </w:p>
    <w:p w14:paraId="51383D45" w14:textId="513F1E5A" w:rsidR="003137B4" w:rsidRPr="00004480" w:rsidRDefault="003137B4" w:rsidP="003137B4">
      <w:r w:rsidRPr="00004480">
        <w:t>This work package delivers the end-to-end automation of fibre ordering and fulfilment, leveraging the catalogue foundation created in Work Package 1.</w:t>
      </w:r>
      <w:r w:rsidR="00F97214" w:rsidRPr="00004480">
        <w:t xml:space="preserve"> </w:t>
      </w:r>
      <w:r w:rsidRPr="00004480">
        <w:t>Business Objective 2 requires:</w:t>
      </w:r>
    </w:p>
    <w:p w14:paraId="7593533C" w14:textId="77777777" w:rsidR="003137B4" w:rsidRPr="00004480" w:rsidRDefault="003137B4" w:rsidP="00275D4E">
      <w:pPr>
        <w:pStyle w:val="ListParagraph"/>
        <w:numPr>
          <w:ilvl w:val="0"/>
          <w:numId w:val="69"/>
        </w:numPr>
      </w:pPr>
      <w:r w:rsidRPr="00004480">
        <w:t>Full automation of order workflows</w:t>
      </w:r>
    </w:p>
    <w:p w14:paraId="2FED1677" w14:textId="77777777" w:rsidR="003137B4" w:rsidRPr="00004480" w:rsidRDefault="003137B4" w:rsidP="00275D4E">
      <w:pPr>
        <w:pStyle w:val="ListParagraph"/>
        <w:numPr>
          <w:ilvl w:val="0"/>
          <w:numId w:val="69"/>
        </w:numPr>
      </w:pPr>
      <w:r w:rsidRPr="00004480">
        <w:t>Accurate lifecycle status visibility</w:t>
      </w:r>
    </w:p>
    <w:p w14:paraId="35839BD6" w14:textId="747688EB" w:rsidR="003137B4" w:rsidRPr="00004480" w:rsidRDefault="003137B4" w:rsidP="00275D4E">
      <w:pPr>
        <w:pStyle w:val="ListParagraph"/>
        <w:numPr>
          <w:ilvl w:val="0"/>
          <w:numId w:val="69"/>
        </w:numPr>
      </w:pPr>
      <w:r w:rsidRPr="00004480">
        <w:t>SLA-driven control of execution and exceptions</w:t>
      </w:r>
    </w:p>
    <w:p w14:paraId="7C2EE43B" w14:textId="031716E9" w:rsidR="00EB6E11" w:rsidRPr="00004480" w:rsidRDefault="003137B4" w:rsidP="00FC37D7">
      <w:r w:rsidRPr="00004480">
        <w:t>ServiceNow SOMT becomes the central orchestration and lifecycle control engine enabling straight-through processing</w:t>
      </w:r>
      <w:r w:rsidR="009C42B1" w:rsidRPr="00004480">
        <w:t>, covering order intake and validation, OPSR-based decomposition, workflow orchestration across OSS/BSS</w:t>
      </w:r>
      <w:r w:rsidR="00806A33" w:rsidRPr="00004480">
        <w:t>, l</w:t>
      </w:r>
      <w:r w:rsidR="009C42B1" w:rsidRPr="00004480">
        <w:t>ifecycle state management</w:t>
      </w:r>
      <w:r w:rsidR="00806A33" w:rsidRPr="00004480">
        <w:t>, s</w:t>
      </w:r>
      <w:r w:rsidR="009C42B1" w:rsidRPr="00004480">
        <w:t>tatus visibility and SLA monitoring</w:t>
      </w:r>
      <w:r w:rsidR="00806A33" w:rsidRPr="00004480">
        <w:t>.</w:t>
      </w:r>
    </w:p>
    <w:p w14:paraId="0757C3B0" w14:textId="77777777" w:rsidR="007879D7" w:rsidRPr="00004480" w:rsidRDefault="007879D7" w:rsidP="009C42B1"/>
    <w:p w14:paraId="128F19EC" w14:textId="28823257" w:rsidR="007879D7" w:rsidRPr="00004480" w:rsidRDefault="00390A75" w:rsidP="007879D7">
      <w:pPr>
        <w:pStyle w:val="Heading4"/>
      </w:pPr>
      <w:r w:rsidRPr="00004480">
        <w:t>Solution Details</w:t>
      </w:r>
    </w:p>
    <w:p w14:paraId="6CD19E39" w14:textId="7011EC70" w:rsidR="00806A33" w:rsidRPr="00004480" w:rsidRDefault="006B6F5B" w:rsidP="009C42B1">
      <w:r w:rsidRPr="00004480">
        <w:t>The end-to-end order lifecycle</w:t>
      </w:r>
      <w:r w:rsidR="008570C8" w:rsidRPr="00004480">
        <w:t xml:space="preserve"> will be implemented as follows:</w:t>
      </w:r>
    </w:p>
    <w:p w14:paraId="2E2CEE82" w14:textId="3828717E" w:rsidR="008570C8" w:rsidRPr="00004480" w:rsidRDefault="008570C8" w:rsidP="00275D4E">
      <w:pPr>
        <w:pStyle w:val="ListParagraph"/>
        <w:numPr>
          <w:ilvl w:val="0"/>
          <w:numId w:val="108"/>
        </w:numPr>
      </w:pPr>
      <w:r w:rsidRPr="00004480">
        <w:t>Order Ingestion</w:t>
      </w:r>
    </w:p>
    <w:p w14:paraId="606824F8" w14:textId="54C3EBAF" w:rsidR="0014097A" w:rsidRPr="00004480" w:rsidRDefault="0014097A" w:rsidP="00275D4E">
      <w:pPr>
        <w:pStyle w:val="ListParagraph"/>
        <w:numPr>
          <w:ilvl w:val="1"/>
          <w:numId w:val="108"/>
        </w:numPr>
        <w:ind w:left="1094" w:hanging="357"/>
      </w:pPr>
      <w:r w:rsidRPr="00004480">
        <w:t xml:space="preserve">Orders are initiated via the Experience APIs </w:t>
      </w:r>
      <w:r w:rsidR="00E845D4" w:rsidRPr="00004480">
        <w:t xml:space="preserve">or the RSP Portal (via the Experience APIs). For internal-only convenience, </w:t>
      </w:r>
      <w:r w:rsidR="002468C5" w:rsidRPr="00004480">
        <w:t xml:space="preserve">for troubleshooting or manual intervention, </w:t>
      </w:r>
      <w:r w:rsidR="00E5157D" w:rsidRPr="00004480">
        <w:t>catalogue items will also be configured to initiate the ordering process</w:t>
      </w:r>
      <w:r w:rsidR="002468C5" w:rsidRPr="00004480">
        <w:t>.</w:t>
      </w:r>
    </w:p>
    <w:p w14:paraId="6CE8D182" w14:textId="1E5A0B76" w:rsidR="00C423FB" w:rsidRPr="00004480" w:rsidRDefault="002468C5" w:rsidP="00275D4E">
      <w:pPr>
        <w:pStyle w:val="ListParagraph"/>
        <w:numPr>
          <w:ilvl w:val="1"/>
          <w:numId w:val="108"/>
        </w:numPr>
        <w:ind w:left="1094" w:hanging="357"/>
      </w:pPr>
      <w:r w:rsidRPr="00004480">
        <w:t>SOMT will then validate the</w:t>
      </w:r>
      <w:r w:rsidR="00097BE9" w:rsidRPr="00004480">
        <w:t xml:space="preserve"> order structure and inputs and associate the order to a party (RSP), place</w:t>
      </w:r>
      <w:r w:rsidR="00C423FB" w:rsidRPr="00004480">
        <w:t xml:space="preserve"> and catalogue entities.</w:t>
      </w:r>
    </w:p>
    <w:p w14:paraId="2045D99F" w14:textId="68447019" w:rsidR="00C423FB" w:rsidRPr="00004480" w:rsidRDefault="00C423FB" w:rsidP="00275D4E">
      <w:pPr>
        <w:pStyle w:val="ListParagraph"/>
        <w:numPr>
          <w:ilvl w:val="1"/>
          <w:numId w:val="108"/>
        </w:numPr>
        <w:ind w:left="1094" w:hanging="357"/>
      </w:pPr>
      <w:r w:rsidRPr="00004480">
        <w:t>This approach ensures that all orders are standardized and traceable from any entry point.</w:t>
      </w:r>
    </w:p>
    <w:p w14:paraId="6C700E28" w14:textId="7ADEF85E" w:rsidR="008570C8" w:rsidRPr="00004480" w:rsidRDefault="008570C8" w:rsidP="00275D4E">
      <w:pPr>
        <w:pStyle w:val="ListParagraph"/>
        <w:numPr>
          <w:ilvl w:val="0"/>
          <w:numId w:val="108"/>
        </w:numPr>
      </w:pPr>
      <w:r w:rsidRPr="00004480">
        <w:t>Pre-validated Acceptance</w:t>
      </w:r>
      <w:r w:rsidR="00286358" w:rsidRPr="00004480">
        <w:t xml:space="preserve"> (with WP5 integration)</w:t>
      </w:r>
    </w:p>
    <w:p w14:paraId="673F3138" w14:textId="63ACCE83" w:rsidR="000C5F29" w:rsidRPr="00004480" w:rsidRDefault="000C5F29" w:rsidP="00275D4E">
      <w:pPr>
        <w:pStyle w:val="ListParagraph"/>
        <w:numPr>
          <w:ilvl w:val="1"/>
          <w:numId w:val="108"/>
        </w:numPr>
        <w:ind w:left="1094" w:hanging="357"/>
      </w:pPr>
      <w:r w:rsidRPr="00004480">
        <w:t xml:space="preserve">SOMT integrates with the pre-qualification engine </w:t>
      </w:r>
      <w:r w:rsidR="00800972" w:rsidRPr="00004480">
        <w:t>(via the Experience APIs) to confirm serviceability, eligibility and feasibility.</w:t>
      </w:r>
    </w:p>
    <w:p w14:paraId="3888E8FA" w14:textId="764F6CE6" w:rsidR="00EA2582" w:rsidRPr="00004480" w:rsidRDefault="00EA2582" w:rsidP="00275D4E">
      <w:pPr>
        <w:pStyle w:val="ListParagraph"/>
        <w:numPr>
          <w:ilvl w:val="1"/>
          <w:numId w:val="108"/>
        </w:numPr>
        <w:ind w:left="1094" w:hanging="357"/>
      </w:pPr>
      <w:r w:rsidRPr="00004480">
        <w:t xml:space="preserve">During the transition, </w:t>
      </w:r>
      <w:r w:rsidR="00B34DD1" w:rsidRPr="00004480">
        <w:t>before the pre-qualification engine is available</w:t>
      </w:r>
      <w:r w:rsidR="00B76E76" w:rsidRPr="00004480">
        <w:t xml:space="preserve">, </w:t>
      </w:r>
      <w:r w:rsidR="001F1491" w:rsidRPr="00004480">
        <w:t>an alternate approach will be used, the specifics of which will be determined during discovery and design.</w:t>
      </w:r>
      <w:r w:rsidR="00C55599" w:rsidRPr="00004480">
        <w:t xml:space="preserve"> Options include relying on the current qualification process in Telflow, or implementing a </w:t>
      </w:r>
      <w:r w:rsidR="00C51051" w:rsidRPr="00004480">
        <w:t xml:space="preserve">temporary </w:t>
      </w:r>
      <w:r w:rsidR="00C55599" w:rsidRPr="00004480">
        <w:t>minimum-viable qualification process in ServiceNow</w:t>
      </w:r>
      <w:r w:rsidR="00C51051" w:rsidRPr="00004480">
        <w:t xml:space="preserve"> that leverages TNI data in ServiceNow rather than the master PNI</w:t>
      </w:r>
      <w:r w:rsidR="0049452E" w:rsidRPr="00004480">
        <w:t xml:space="preserve"> data in 3-GIS.</w:t>
      </w:r>
    </w:p>
    <w:p w14:paraId="5D018852" w14:textId="26554473" w:rsidR="006E10B4" w:rsidRPr="00004480" w:rsidRDefault="006E10B4" w:rsidP="00275D4E">
      <w:pPr>
        <w:pStyle w:val="ListParagraph"/>
        <w:numPr>
          <w:ilvl w:val="1"/>
          <w:numId w:val="108"/>
        </w:numPr>
        <w:ind w:left="1094" w:hanging="357"/>
      </w:pPr>
      <w:r w:rsidRPr="00004480">
        <w:t>Only valid orders are processed, enabling high straight-through processing rates. Invalid orders can be reviewed for manual intervention.</w:t>
      </w:r>
    </w:p>
    <w:p w14:paraId="191E7045" w14:textId="484133C4" w:rsidR="00286358" w:rsidRPr="00004480" w:rsidRDefault="00286358" w:rsidP="00275D4E">
      <w:pPr>
        <w:pStyle w:val="ListParagraph"/>
        <w:numPr>
          <w:ilvl w:val="0"/>
          <w:numId w:val="108"/>
        </w:numPr>
      </w:pPr>
      <w:r w:rsidRPr="00004480">
        <w:t>OPSR-based Decomposition</w:t>
      </w:r>
    </w:p>
    <w:p w14:paraId="5181EA6B" w14:textId="77777777" w:rsidR="00225BE0" w:rsidRPr="00004480" w:rsidRDefault="0049452E" w:rsidP="00275D4E">
      <w:pPr>
        <w:pStyle w:val="ListParagraph"/>
        <w:numPr>
          <w:ilvl w:val="1"/>
          <w:numId w:val="108"/>
        </w:numPr>
        <w:ind w:left="1094" w:hanging="357"/>
      </w:pPr>
      <w:r w:rsidRPr="00004480">
        <w:t>Once an order is accepted, SOMT</w:t>
      </w:r>
      <w:r w:rsidR="001F7190" w:rsidRPr="00004480">
        <w:t xml:space="preserve"> decomposes the customer order into product orders, service orders and resource requirements</w:t>
      </w:r>
      <w:r w:rsidR="00225BE0" w:rsidRPr="00004480">
        <w:t>.</w:t>
      </w:r>
    </w:p>
    <w:p w14:paraId="42E62964" w14:textId="7C4F346C" w:rsidR="0049452E" w:rsidRPr="00004480" w:rsidRDefault="00225BE0" w:rsidP="00275D4E">
      <w:pPr>
        <w:pStyle w:val="ListParagraph"/>
        <w:numPr>
          <w:ilvl w:val="1"/>
          <w:numId w:val="108"/>
        </w:numPr>
        <w:ind w:left="1094" w:hanging="357"/>
      </w:pPr>
      <w:r w:rsidRPr="00004480">
        <w:t>This uses catalogue definitions from WP1 to ensure</w:t>
      </w:r>
      <w:r w:rsidR="001003CA" w:rsidRPr="00004480">
        <w:t xml:space="preserve"> consistent and repeatable decomposition and a clear separation between commercial and technical layers.</w:t>
      </w:r>
    </w:p>
    <w:p w14:paraId="27F58035" w14:textId="539D1DE7" w:rsidR="00286358" w:rsidRPr="00004480" w:rsidRDefault="00286358" w:rsidP="00275D4E">
      <w:pPr>
        <w:pStyle w:val="ListParagraph"/>
        <w:numPr>
          <w:ilvl w:val="0"/>
          <w:numId w:val="108"/>
        </w:numPr>
      </w:pPr>
      <w:r w:rsidRPr="00004480">
        <w:t>Fulfilment Orchestration across systems</w:t>
      </w:r>
    </w:p>
    <w:p w14:paraId="64831276" w14:textId="40E92D6F" w:rsidR="00F70D50" w:rsidRPr="00004480" w:rsidRDefault="00F70D50" w:rsidP="00275D4E">
      <w:pPr>
        <w:pStyle w:val="ListParagraph"/>
        <w:numPr>
          <w:ilvl w:val="1"/>
          <w:numId w:val="108"/>
        </w:numPr>
        <w:ind w:left="1094" w:hanging="357"/>
      </w:pPr>
      <w:r w:rsidRPr="00004480">
        <w:t>Orchestration Model</w:t>
      </w:r>
    </w:p>
    <w:p w14:paraId="24DFDE42" w14:textId="4489C8D5" w:rsidR="00E662E2" w:rsidRPr="00004480" w:rsidRDefault="00E662E2" w:rsidP="00275D4E">
      <w:pPr>
        <w:pStyle w:val="ListParagraph"/>
        <w:numPr>
          <w:ilvl w:val="2"/>
          <w:numId w:val="223"/>
        </w:numPr>
        <w:ind w:left="1491" w:hanging="357"/>
      </w:pPr>
      <w:r w:rsidRPr="00004480">
        <w:t>SOMT will be configured as the central coordinator, while downstream systems will execute actions</w:t>
      </w:r>
      <w:r w:rsidR="00DB2D64" w:rsidRPr="00004480">
        <w:t xml:space="preserve"> on issued requests.</w:t>
      </w:r>
    </w:p>
    <w:p w14:paraId="02C35149" w14:textId="25EFADE8" w:rsidR="00E662E2" w:rsidRPr="00004480" w:rsidRDefault="008603E9" w:rsidP="00275D4E">
      <w:pPr>
        <w:pStyle w:val="ListParagraph"/>
        <w:numPr>
          <w:ilvl w:val="2"/>
          <w:numId w:val="223"/>
        </w:numPr>
        <w:ind w:left="1491" w:hanging="357"/>
      </w:pPr>
      <w:r w:rsidRPr="00004480">
        <w:t>SOMT – Orchestration, decision making, lifecycle control</w:t>
      </w:r>
    </w:p>
    <w:p w14:paraId="593E6E83" w14:textId="4E2AA2FC" w:rsidR="008603E9" w:rsidRPr="00004480" w:rsidRDefault="008603E9" w:rsidP="00275D4E">
      <w:pPr>
        <w:pStyle w:val="ListParagraph"/>
        <w:numPr>
          <w:ilvl w:val="2"/>
          <w:numId w:val="223"/>
        </w:numPr>
        <w:ind w:left="1491" w:hanging="357"/>
      </w:pPr>
      <w:r w:rsidRPr="00004480">
        <w:t>3-GIS/ArcGIS – Physical resource allocation</w:t>
      </w:r>
    </w:p>
    <w:p w14:paraId="366A07F1" w14:textId="2E8920CC" w:rsidR="008603E9" w:rsidRPr="00004480" w:rsidRDefault="008603E9" w:rsidP="00275D4E">
      <w:pPr>
        <w:pStyle w:val="ListParagraph"/>
        <w:numPr>
          <w:ilvl w:val="2"/>
          <w:numId w:val="223"/>
        </w:numPr>
        <w:ind w:left="1491" w:hanging="357"/>
      </w:pPr>
      <w:r w:rsidRPr="00004480">
        <w:t>Network/OSS – Logical provisioning</w:t>
      </w:r>
    </w:p>
    <w:p w14:paraId="115FC3BF" w14:textId="4BC95ABD" w:rsidR="008603E9" w:rsidRPr="00004480" w:rsidRDefault="008603E9" w:rsidP="00275D4E">
      <w:pPr>
        <w:pStyle w:val="ListParagraph"/>
        <w:numPr>
          <w:ilvl w:val="2"/>
          <w:numId w:val="223"/>
        </w:numPr>
        <w:ind w:left="1491" w:hanging="357"/>
      </w:pPr>
      <w:r w:rsidRPr="00004480">
        <w:t>FSMT – Work order execution</w:t>
      </w:r>
    </w:p>
    <w:p w14:paraId="05C37AD4" w14:textId="20A1DF4B" w:rsidR="00F70D50" w:rsidRPr="00004480" w:rsidRDefault="00F70D50" w:rsidP="00275D4E">
      <w:pPr>
        <w:pStyle w:val="ListParagraph"/>
        <w:numPr>
          <w:ilvl w:val="1"/>
          <w:numId w:val="108"/>
        </w:numPr>
        <w:ind w:left="1037" w:hanging="357"/>
      </w:pPr>
      <w:r w:rsidRPr="00004480">
        <w:t>Event-drive</w:t>
      </w:r>
      <w:r w:rsidR="006943F8" w:rsidRPr="00004480">
        <w:t>n</w:t>
      </w:r>
      <w:r w:rsidRPr="00004480">
        <w:t xml:space="preserve"> Workflow Execution</w:t>
      </w:r>
    </w:p>
    <w:p w14:paraId="587D3C66" w14:textId="778FAE09" w:rsidR="000208BC" w:rsidRPr="00004480" w:rsidRDefault="00133C87" w:rsidP="00275D4E">
      <w:pPr>
        <w:pStyle w:val="ListParagraph"/>
        <w:numPr>
          <w:ilvl w:val="2"/>
          <w:numId w:val="224"/>
        </w:numPr>
        <w:ind w:left="1491" w:hanging="357"/>
      </w:pPr>
      <w:r w:rsidRPr="00004480">
        <w:t>SOMT drives an event-based workflow model in which order events trigger workflows. Each state produces state updates, downstream requests and/or integration events. For example:</w:t>
      </w:r>
    </w:p>
    <w:p w14:paraId="62699820" w14:textId="6AFB1BDD" w:rsidR="00DB2D64" w:rsidRPr="00004480" w:rsidRDefault="000208BC" w:rsidP="00275D4E">
      <w:pPr>
        <w:pStyle w:val="ListParagraph"/>
        <w:numPr>
          <w:ilvl w:val="2"/>
          <w:numId w:val="224"/>
        </w:numPr>
        <w:ind w:left="1491" w:hanging="357"/>
      </w:pPr>
      <w:r w:rsidRPr="00004480">
        <w:t>Order accepted: Trigger decomposition</w:t>
      </w:r>
    </w:p>
    <w:p w14:paraId="09E51B22" w14:textId="57490221" w:rsidR="000208BC" w:rsidRPr="00004480" w:rsidRDefault="000208BC" w:rsidP="00275D4E">
      <w:pPr>
        <w:pStyle w:val="ListParagraph"/>
        <w:numPr>
          <w:ilvl w:val="2"/>
          <w:numId w:val="224"/>
        </w:numPr>
        <w:ind w:left="1491" w:hanging="357"/>
      </w:pPr>
      <w:r w:rsidRPr="00004480">
        <w:t>Resource required: Trigger PNI allocation</w:t>
      </w:r>
    </w:p>
    <w:p w14:paraId="04A58442" w14:textId="25DF75CB" w:rsidR="000208BC" w:rsidRPr="00004480" w:rsidRDefault="000208BC" w:rsidP="00275D4E">
      <w:pPr>
        <w:pStyle w:val="ListParagraph"/>
        <w:numPr>
          <w:ilvl w:val="2"/>
          <w:numId w:val="224"/>
        </w:numPr>
        <w:ind w:left="1491" w:hanging="357"/>
      </w:pPr>
      <w:r w:rsidRPr="00004480">
        <w:t>Field activity needed: Generate Work Order</w:t>
      </w:r>
    </w:p>
    <w:p w14:paraId="26763270" w14:textId="47D37D47" w:rsidR="00F70D50" w:rsidRPr="00004480" w:rsidRDefault="00F70D50" w:rsidP="00275D4E">
      <w:pPr>
        <w:pStyle w:val="ListParagraph"/>
        <w:numPr>
          <w:ilvl w:val="1"/>
          <w:numId w:val="108"/>
        </w:numPr>
        <w:ind w:left="1037" w:hanging="357"/>
      </w:pPr>
      <w:r w:rsidRPr="00004480">
        <w:t>Integration with Inventory &amp; Network</w:t>
      </w:r>
    </w:p>
    <w:p w14:paraId="5F4B7F70" w14:textId="2A09413B" w:rsidR="00C256AB" w:rsidRPr="00004480" w:rsidRDefault="00C256AB" w:rsidP="00275D4E">
      <w:pPr>
        <w:pStyle w:val="ListParagraph"/>
        <w:numPr>
          <w:ilvl w:val="2"/>
          <w:numId w:val="225"/>
        </w:numPr>
        <w:ind w:left="1491" w:hanging="357"/>
      </w:pPr>
      <w:r w:rsidRPr="00004480">
        <w:t>S</w:t>
      </w:r>
      <w:r w:rsidR="00442794" w:rsidRPr="00004480">
        <w:t>OMT needs to manage the reservation and assignment of resources and the synchronisation of inventory states</w:t>
      </w:r>
      <w:r w:rsidR="00832422" w:rsidRPr="00004480">
        <w:t>, to ensure no fulfilment step proceeds without validated resources</w:t>
      </w:r>
      <w:r w:rsidR="00C2716C" w:rsidRPr="00004480">
        <w:t>. This requires</w:t>
      </w:r>
      <w:r w:rsidR="00832422" w:rsidRPr="00004480">
        <w:t xml:space="preserve"> integrating with:</w:t>
      </w:r>
    </w:p>
    <w:p w14:paraId="0631E469" w14:textId="694FEA4C" w:rsidR="00730796" w:rsidRPr="00004480" w:rsidRDefault="00730796" w:rsidP="00275D4E">
      <w:pPr>
        <w:pStyle w:val="ListParagraph"/>
        <w:numPr>
          <w:ilvl w:val="2"/>
          <w:numId w:val="225"/>
        </w:numPr>
        <w:ind w:left="1491" w:hanging="357"/>
      </w:pPr>
      <w:r w:rsidRPr="00004480">
        <w:t>3-GIS/ArcGIS (PNI): Physical fibre paths and ports</w:t>
      </w:r>
    </w:p>
    <w:p w14:paraId="56EA31DB" w14:textId="78758B5B" w:rsidR="00730796" w:rsidRPr="00004480" w:rsidRDefault="00730796" w:rsidP="00275D4E">
      <w:pPr>
        <w:pStyle w:val="ListParagraph"/>
        <w:numPr>
          <w:ilvl w:val="2"/>
          <w:numId w:val="225"/>
        </w:numPr>
        <w:ind w:left="1491" w:hanging="357"/>
      </w:pPr>
      <w:r w:rsidRPr="00004480">
        <w:t>Network system</w:t>
      </w:r>
      <w:r w:rsidR="00832422" w:rsidRPr="00004480">
        <w:t>s</w:t>
      </w:r>
      <w:r w:rsidRPr="00004480">
        <w:t>: Logical service provisioning</w:t>
      </w:r>
    </w:p>
    <w:p w14:paraId="3A9A4623" w14:textId="2319BC17" w:rsidR="00F70D50" w:rsidRPr="00004480" w:rsidRDefault="00F70D50" w:rsidP="00275D4E">
      <w:pPr>
        <w:pStyle w:val="ListParagraph"/>
        <w:numPr>
          <w:ilvl w:val="1"/>
          <w:numId w:val="108"/>
        </w:numPr>
        <w:ind w:left="1037" w:hanging="357"/>
      </w:pPr>
      <w:r w:rsidRPr="00004480">
        <w:t>Automated Work Order Generation</w:t>
      </w:r>
    </w:p>
    <w:p w14:paraId="0D25CF70" w14:textId="42275786" w:rsidR="00571C3A" w:rsidRPr="00004480" w:rsidRDefault="00571C3A" w:rsidP="00275D4E">
      <w:pPr>
        <w:pStyle w:val="ListParagraph"/>
        <w:numPr>
          <w:ilvl w:val="2"/>
          <w:numId w:val="226"/>
        </w:numPr>
        <w:ind w:left="1491" w:hanging="357"/>
      </w:pPr>
      <w:r w:rsidRPr="00004480">
        <w:t>Where physical work is required, SOMT generates demand tickets to trigger work orders in ServiceNow FSMT</w:t>
      </w:r>
      <w:r w:rsidR="0001328B" w:rsidRPr="00004480">
        <w:t>. These will be linked back to the product order, service instance and customer order to ensure full traceability between order and field execution.</w:t>
      </w:r>
    </w:p>
    <w:p w14:paraId="5D3E7957" w14:textId="77777777" w:rsidR="001E302A" w:rsidRDefault="001E302A" w:rsidP="00275D4E">
      <w:pPr>
        <w:pStyle w:val="ListParagraph"/>
        <w:numPr>
          <w:ilvl w:val="1"/>
          <w:numId w:val="108"/>
        </w:numPr>
        <w:ind w:left="1037" w:hanging="357"/>
      </w:pPr>
      <w:r>
        <w:t>Integration with Billing (D365)</w:t>
      </w:r>
    </w:p>
    <w:p w14:paraId="5701058B" w14:textId="483B8861" w:rsidR="001E302A" w:rsidRPr="00004480" w:rsidRDefault="001E302A" w:rsidP="00275D4E">
      <w:pPr>
        <w:pStyle w:val="ListParagraph"/>
        <w:numPr>
          <w:ilvl w:val="2"/>
          <w:numId w:val="227"/>
        </w:numPr>
        <w:ind w:left="1491" w:hanging="357"/>
      </w:pPr>
      <w:r>
        <w:t>When an order is fulfilled</w:t>
      </w:r>
      <w:r w:rsidR="004065F8">
        <w:t xml:space="preserve">, either through </w:t>
      </w:r>
      <w:r w:rsidR="00DA6B8A">
        <w:t>resource re-allocation or through field provisioning</w:t>
      </w:r>
      <w:r w:rsidR="00D260CE">
        <w:t>, it will trigger a billing event for D365 to commence the subscription for recurring billing to the responsible RSP.</w:t>
      </w:r>
    </w:p>
    <w:p w14:paraId="1A298E7C" w14:textId="0C51C151" w:rsidR="0019286D" w:rsidRPr="00004480" w:rsidRDefault="0019286D" w:rsidP="00275D4E">
      <w:pPr>
        <w:pStyle w:val="ListParagraph"/>
        <w:numPr>
          <w:ilvl w:val="2"/>
          <w:numId w:val="227"/>
        </w:numPr>
        <w:ind w:left="1491" w:hanging="357"/>
      </w:pPr>
      <w:r>
        <w:t xml:space="preserve">Since pricing of offers and products is mastered in ServiceNow SOMT, the </w:t>
      </w:r>
      <w:r w:rsidR="0074017A">
        <w:t>pricing information for a fulfilled order will be propagated to D365 in the billing event.</w:t>
      </w:r>
      <w:r w:rsidR="0074017A">
        <w:tab/>
      </w:r>
      <w:r w:rsidR="0074017A">
        <w:tab/>
      </w:r>
    </w:p>
    <w:p w14:paraId="71EFED71" w14:textId="002A6C5A" w:rsidR="001D491E" w:rsidRPr="00004480" w:rsidRDefault="00A25C2D" w:rsidP="00275D4E">
      <w:pPr>
        <w:pStyle w:val="ListParagraph"/>
        <w:numPr>
          <w:ilvl w:val="0"/>
          <w:numId w:val="108"/>
        </w:numPr>
      </w:pPr>
      <w:r w:rsidRPr="00004480">
        <w:t>Controlled State Transitions</w:t>
      </w:r>
    </w:p>
    <w:p w14:paraId="3A17B053" w14:textId="2F8CE535" w:rsidR="00A25C2D" w:rsidRPr="00004480" w:rsidRDefault="004B4018" w:rsidP="00275D4E">
      <w:pPr>
        <w:pStyle w:val="ListParagraph"/>
        <w:numPr>
          <w:ilvl w:val="1"/>
          <w:numId w:val="108"/>
        </w:numPr>
        <w:ind w:left="1037" w:hanging="357"/>
      </w:pPr>
      <w:r w:rsidRPr="00004480">
        <w:t>SOMT enforces strict lifecycle states (</w:t>
      </w:r>
      <w:r w:rsidR="007C440D" w:rsidRPr="00004480">
        <w:t>e.g.</w:t>
      </w:r>
      <w:r w:rsidRPr="00004480">
        <w:t xml:space="preserve"> Created &gt; In Progress &gt; Completed), to prevent invalid transitions and out-of-sequence execution.</w:t>
      </w:r>
    </w:p>
    <w:p w14:paraId="355197E7" w14:textId="69FC92EB" w:rsidR="00655C2A" w:rsidRPr="00004480" w:rsidRDefault="00655C2A" w:rsidP="00275D4E">
      <w:pPr>
        <w:pStyle w:val="ListParagraph"/>
        <w:numPr>
          <w:ilvl w:val="1"/>
          <w:numId w:val="108"/>
        </w:numPr>
        <w:ind w:left="1037" w:hanging="357"/>
      </w:pPr>
      <w:r w:rsidRPr="00004480">
        <w:t xml:space="preserve">Inventory </w:t>
      </w:r>
      <w:r w:rsidR="00270006" w:rsidRPr="00004480">
        <w:t xml:space="preserve">and billing </w:t>
      </w:r>
      <w:r w:rsidRPr="00004480">
        <w:t>updates will only occur upon successful completion of lifecycle stages</w:t>
      </w:r>
      <w:r w:rsidR="00334B51" w:rsidRPr="00004480">
        <w:t>, to guarantee accurate service state and alignment between fulfilment and billing.</w:t>
      </w:r>
    </w:p>
    <w:p w14:paraId="2775AC3E" w14:textId="6051C46F" w:rsidR="0017541F" w:rsidRPr="00004480" w:rsidRDefault="0017541F" w:rsidP="00275D4E">
      <w:pPr>
        <w:pStyle w:val="ListParagraph"/>
        <w:numPr>
          <w:ilvl w:val="1"/>
          <w:numId w:val="108"/>
        </w:numPr>
        <w:ind w:left="1037" w:hanging="357"/>
      </w:pPr>
      <w:r w:rsidRPr="00004480">
        <w:t>This will ensure process integrity and compliance with regulatory and SLA rules.</w:t>
      </w:r>
    </w:p>
    <w:p w14:paraId="5735BBD1" w14:textId="77777777" w:rsidR="001A7A54" w:rsidRDefault="00C339D7" w:rsidP="00275D4E">
      <w:pPr>
        <w:pStyle w:val="ListParagraph"/>
        <w:numPr>
          <w:ilvl w:val="0"/>
          <w:numId w:val="108"/>
        </w:numPr>
      </w:pPr>
      <w:r>
        <w:t>Experience API</w:t>
      </w:r>
      <w:r w:rsidR="001A7A54">
        <w:t xml:space="preserve"> integration</w:t>
      </w:r>
    </w:p>
    <w:p w14:paraId="68498500" w14:textId="5351DEE8" w:rsidR="00500A71" w:rsidRDefault="00821456" w:rsidP="00275D4E">
      <w:pPr>
        <w:pStyle w:val="ListParagraph"/>
        <w:numPr>
          <w:ilvl w:val="1"/>
          <w:numId w:val="108"/>
        </w:numPr>
        <w:ind w:left="1037" w:hanging="357"/>
      </w:pPr>
      <w:r>
        <w:t xml:space="preserve">Support the TFF team in implementing </w:t>
      </w:r>
      <w:r w:rsidR="00095000">
        <w:t xml:space="preserve">their </w:t>
      </w:r>
      <w:r>
        <w:t>changes to the Experience API by providing the necessary information and connectivity to allow ServiceNow to expose the required functionality, including:</w:t>
      </w:r>
    </w:p>
    <w:p w14:paraId="0D6069FA" w14:textId="103E14C2" w:rsidR="0099004E" w:rsidRDefault="001A7A54" w:rsidP="00275D4E">
      <w:pPr>
        <w:pStyle w:val="ListParagraph"/>
        <w:numPr>
          <w:ilvl w:val="2"/>
          <w:numId w:val="228"/>
        </w:numPr>
        <w:ind w:left="1491" w:hanging="357"/>
      </w:pPr>
      <w:r>
        <w:t>Order submission</w:t>
      </w:r>
      <w:r w:rsidR="00821456">
        <w:t xml:space="preserve"> – </w:t>
      </w:r>
      <w:r w:rsidR="00C1181F">
        <w:t>Using</w:t>
      </w:r>
      <w:r w:rsidR="00500A71">
        <w:t xml:space="preserve"> the ServiceNow Import API and associated processing</w:t>
      </w:r>
      <w:r w:rsidR="00491606">
        <w:t xml:space="preserve"> so that the Experience API can submit new orders</w:t>
      </w:r>
      <w:r w:rsidR="00C1181F">
        <w:t xml:space="preserve"> to ServiceNow.</w:t>
      </w:r>
    </w:p>
    <w:p w14:paraId="4B38C249" w14:textId="4A4E6B70" w:rsidR="0015691C" w:rsidRDefault="0015691C" w:rsidP="00275D4E">
      <w:pPr>
        <w:pStyle w:val="ListParagraph"/>
        <w:numPr>
          <w:ilvl w:val="2"/>
          <w:numId w:val="228"/>
        </w:numPr>
        <w:ind w:left="1491" w:hanging="357"/>
      </w:pPr>
      <w:r>
        <w:t>Order status visibility</w:t>
      </w:r>
      <w:r w:rsidR="00C1181F">
        <w:t xml:space="preserve"> – Using the ServiceNow Table API </w:t>
      </w:r>
      <w:r w:rsidR="005A493D">
        <w:t>so that the Experience API can query ServiceNow for order status.</w:t>
      </w:r>
    </w:p>
    <w:p w14:paraId="4201C5B4" w14:textId="7A8E139A" w:rsidR="00232FDD" w:rsidRDefault="00232FDD" w:rsidP="00275D4E">
      <w:pPr>
        <w:pStyle w:val="ListParagraph"/>
        <w:numPr>
          <w:ilvl w:val="1"/>
          <w:numId w:val="108"/>
        </w:numPr>
        <w:ind w:left="1037" w:hanging="357"/>
      </w:pPr>
      <w:r>
        <w:t xml:space="preserve">Identity context will be supplied by the Experience API </w:t>
      </w:r>
      <w:r w:rsidR="000309B2">
        <w:t>(possibly in the form of an OIDC token</w:t>
      </w:r>
      <w:r w:rsidR="00BA4CDD">
        <w:t>,</w:t>
      </w:r>
      <w:r w:rsidR="000309B2">
        <w:t xml:space="preserve"> to be fully resolved during discovery and design)</w:t>
      </w:r>
      <w:r w:rsidR="0087037B">
        <w:t>, which will be used by ServiceNow SOMT to only expose the orders to which the RSP is entitled to view</w:t>
      </w:r>
      <w:r w:rsidR="00A55320">
        <w:t>, or accept only the orders for which the RSP is entitled to submit (based on products and/or offer definitions).</w:t>
      </w:r>
    </w:p>
    <w:p w14:paraId="3D47E5C3" w14:textId="7664CE5D" w:rsidR="00095000" w:rsidRDefault="005811F1" w:rsidP="00275D4E">
      <w:pPr>
        <w:pStyle w:val="ListParagraph"/>
        <w:numPr>
          <w:ilvl w:val="1"/>
          <w:numId w:val="108"/>
        </w:numPr>
        <w:ind w:left="1037" w:hanging="357"/>
      </w:pPr>
      <w:r>
        <w:t>Supporting the TFF team in implementing n</w:t>
      </w:r>
      <w:r w:rsidR="00993CAA">
        <w:t xml:space="preserve">otification updates </w:t>
      </w:r>
      <w:r>
        <w:t>to RSPs</w:t>
      </w:r>
      <w:r w:rsidR="00CD4AE1">
        <w:t>, which will sent outbound via the Experience API when certain order updates occur.</w:t>
      </w:r>
    </w:p>
    <w:p w14:paraId="19BE5755" w14:textId="21D8EB80" w:rsidR="00884813" w:rsidRDefault="00884813" w:rsidP="00275D4E">
      <w:pPr>
        <w:pStyle w:val="ListParagraph"/>
        <w:numPr>
          <w:ilvl w:val="2"/>
          <w:numId w:val="229"/>
        </w:numPr>
        <w:ind w:left="1491" w:hanging="357"/>
      </w:pPr>
      <w:r>
        <w:t xml:space="preserve">Triggers will be implemented in SOMT to send defined notification payloads to the </w:t>
      </w:r>
      <w:r w:rsidR="005811F1">
        <w:t xml:space="preserve">appropriate </w:t>
      </w:r>
      <w:r>
        <w:t>Experience API</w:t>
      </w:r>
      <w:r w:rsidR="005811F1">
        <w:t xml:space="preserve"> internal endpoint</w:t>
      </w:r>
      <w:r w:rsidR="00232FDD">
        <w:t>, as advised by the TFF team.</w:t>
      </w:r>
    </w:p>
    <w:p w14:paraId="70250764" w14:textId="77777777" w:rsidR="00E072EF" w:rsidRPr="00004480" w:rsidRDefault="00E072EF" w:rsidP="004737F1"/>
    <w:p w14:paraId="6D81CBDE" w14:textId="7C50B81D" w:rsidR="000904AD" w:rsidRDefault="000904AD" w:rsidP="00E072EF">
      <w:pPr>
        <w:pStyle w:val="Heading4"/>
      </w:pPr>
      <w:r>
        <w:t>Exception handling</w:t>
      </w:r>
    </w:p>
    <w:p w14:paraId="24F89E38" w14:textId="46B5D75D" w:rsidR="00FB0344" w:rsidRDefault="00FB0344" w:rsidP="00FB0344">
      <w:r>
        <w:t>Exception handling in WP2 is centred on maintaining order lifecycle integrity while supporting controlled exception paths. The solution will enforce valid state transitions across the order lifecycle and prevent any invalid progression (for example, fulfilment before qualification, or completion without resource allocation). When exceptions occur, such as failed qualification, unavailable resources, or downstream system errors, the system will divert orders into clearly defined exception states without corrupting the lifecycle. These states will allow for intervention, reprocessing, or escalation while preserving the full traceability between customer orders, derived product/service/resource orders, and fulfilment activities.</w:t>
      </w:r>
    </w:p>
    <w:p w14:paraId="7FA48A0F" w14:textId="4C601D52" w:rsidR="000904AD" w:rsidRDefault="00FB0344" w:rsidP="000904AD">
      <w:r>
        <w:t xml:space="preserve">A critical aspect is SLA-aware exception handling and operational visibility. Orders that are at risk of breaching SLAs must be automatically identified, flagged, and escalated, </w:t>
      </w:r>
      <w:r w:rsidR="000B55F7">
        <w:t>although</w:t>
      </w:r>
      <w:r>
        <w:t xml:space="preserve"> rules </w:t>
      </w:r>
      <w:r w:rsidR="000B55F7">
        <w:t>will be defined</w:t>
      </w:r>
      <w:r>
        <w:t xml:space="preserve"> to pause or adjust SLA timers for legitimate exceptions</w:t>
      </w:r>
      <w:r w:rsidR="000B55F7">
        <w:t>, such as</w:t>
      </w:r>
      <w:r>
        <w:t xml:space="preserve"> awaiting customer input or external constraints. The system </w:t>
      </w:r>
      <w:r w:rsidR="000B55F7">
        <w:t>will</w:t>
      </w:r>
      <w:r>
        <w:t xml:space="preserve"> provide real-time status visibility, clear reason codes, and audit trails for all exceptions, enabling operational teams to focus on jeopardy management. Additionally, bi</w:t>
      </w:r>
      <w:r w:rsidR="000B55F7">
        <w:t>-</w:t>
      </w:r>
      <w:r>
        <w:t xml:space="preserve">directional integration with downstream systems </w:t>
      </w:r>
      <w:r w:rsidR="000B55F7">
        <w:t>will ensure</w:t>
      </w:r>
      <w:r>
        <w:t xml:space="preserve"> that exception conditions are synchronised and resolved consistently across the ecosystem</w:t>
      </w:r>
      <w:r w:rsidR="00390B3E">
        <w:t>, so</w:t>
      </w:r>
      <w:r>
        <w:t xml:space="preserve"> that exceptions are managed systematically without compromising automation or compliance.</w:t>
      </w:r>
    </w:p>
    <w:p w14:paraId="25C4AB1A" w14:textId="77777777" w:rsidR="000904AD" w:rsidRDefault="000904AD" w:rsidP="000904AD"/>
    <w:p w14:paraId="28295906" w14:textId="426D1314" w:rsidR="00E072EF" w:rsidRDefault="00B05C97" w:rsidP="00E072EF">
      <w:pPr>
        <w:pStyle w:val="Heading4"/>
      </w:pPr>
      <w:r w:rsidRPr="00004480">
        <w:t>Data Migration and Consolidation</w:t>
      </w:r>
    </w:p>
    <w:p w14:paraId="521689B2" w14:textId="0047ADCA" w:rsidR="006A4300" w:rsidRPr="00004480" w:rsidRDefault="007426B7" w:rsidP="00E072EF">
      <w:r w:rsidRPr="00004480">
        <w:t xml:space="preserve">The approach for automated migration for CSMT Assets and SOMT Sales data for WP 1 &amp; 2 (for Release 2) is detailed in section </w:t>
      </w:r>
      <w:r w:rsidR="00650036" w:rsidRPr="00650036">
        <w:fldChar w:fldCharType="begin"/>
      </w:r>
      <w:r w:rsidR="00650036" w:rsidRPr="00650036">
        <w:instrText xml:space="preserve"> REF _Ref231202419 \n </w:instrText>
      </w:r>
      <w:r w:rsidR="00650036">
        <w:instrText xml:space="preserve"> \* MERGEFORMAT </w:instrText>
      </w:r>
      <w:r w:rsidR="00650036" w:rsidRPr="00650036">
        <w:fldChar w:fldCharType="separate"/>
      </w:r>
      <w:r w:rsidR="00650036" w:rsidRPr="00650036">
        <w:t>6.5</w:t>
      </w:r>
      <w:r w:rsidR="00650036" w:rsidRPr="00650036">
        <w:fldChar w:fldCharType="end"/>
      </w:r>
      <w:r w:rsidRPr="00650036">
        <w:t xml:space="preserve"> Data Migration and Data Archival (non-GIS)</w:t>
      </w:r>
      <w:r w:rsidRPr="00004480">
        <w:t>.</w:t>
      </w:r>
    </w:p>
    <w:p w14:paraId="7690758F" w14:textId="77777777" w:rsidR="009E62DF" w:rsidRPr="00004480" w:rsidRDefault="009E62DF" w:rsidP="009E62DF">
      <w:pPr>
        <w:pStyle w:val="ListParagraph"/>
      </w:pPr>
    </w:p>
    <w:p w14:paraId="32D068A1" w14:textId="77777777" w:rsidR="00FF1FD4" w:rsidRPr="00004480" w:rsidRDefault="00FF1FD4" w:rsidP="00FF1FD4">
      <w:pPr>
        <w:pStyle w:val="Heading4"/>
      </w:pPr>
      <w:r>
        <w:t>Delivery</w:t>
      </w:r>
      <w:r w:rsidRPr="00004480">
        <w:t xml:space="preserve"> approach</w:t>
      </w:r>
    </w:p>
    <w:p w14:paraId="2AB6C010" w14:textId="77777777" w:rsidR="00FE708C" w:rsidRDefault="003230ED" w:rsidP="00FF1FD4">
      <w:pPr>
        <w:spacing w:after="120"/>
      </w:pPr>
      <w:r>
        <w:t xml:space="preserve">As </w:t>
      </w:r>
      <w:r w:rsidR="00FF1FD4">
        <w:t>WP2</w:t>
      </w:r>
      <w:r w:rsidR="0085386E">
        <w:t xml:space="preserve"> </w:t>
      </w:r>
      <w:r>
        <w:t>has dependencies on other work packages in realising its full functionality, we propose delivering WP2 across two releases.</w:t>
      </w:r>
    </w:p>
    <w:p w14:paraId="004AA45C" w14:textId="0BE983BA" w:rsidR="00FF1FD4" w:rsidRDefault="003230ED" w:rsidP="00FF1FD4">
      <w:pPr>
        <w:spacing w:after="120"/>
      </w:pPr>
      <w:r>
        <w:t xml:space="preserve">Release 1 will focus on </w:t>
      </w:r>
      <w:r w:rsidR="00FF0868">
        <w:t>the automated fulfilment workflow for “New Fibre Order”</w:t>
      </w:r>
      <w:r w:rsidR="00D76BD6">
        <w:t>. It will be developed in conjunction with WP1</w:t>
      </w:r>
      <w:r w:rsidR="00B35217">
        <w:t xml:space="preserve"> (</w:t>
      </w:r>
      <w:r w:rsidR="00D76BD6">
        <w:t>which provides the underpinning OPSR catalogue that enables an order to be decomposed</w:t>
      </w:r>
      <w:r w:rsidR="00B35217">
        <w:t>) and WP6 (which provides the PNI allocation capability)</w:t>
      </w:r>
      <w:r w:rsidR="00B94582">
        <w:t>. I</w:t>
      </w:r>
      <w:r w:rsidR="0032522D">
        <w:t>t will require interim measures for order qualification</w:t>
      </w:r>
      <w:r w:rsidR="00B94582">
        <w:t xml:space="preserve"> </w:t>
      </w:r>
      <w:r w:rsidR="00BB7BD0">
        <w:t>(WP5), and for billing (WP3)</w:t>
      </w:r>
      <w:r w:rsidR="00B94582">
        <w:t xml:space="preserve"> until th</w:t>
      </w:r>
      <w:r w:rsidR="00BB7BD0">
        <w:t>ose are</w:t>
      </w:r>
      <w:r w:rsidR="00B94582">
        <w:t xml:space="preserve"> fully delivered in Release 2</w:t>
      </w:r>
      <w:r w:rsidR="00151FDC">
        <w:t xml:space="preserve">, but </w:t>
      </w:r>
      <w:r w:rsidR="00B94582">
        <w:t>WP2 in Release 1</w:t>
      </w:r>
      <w:r w:rsidR="00151FDC">
        <w:t xml:space="preserve"> will </w:t>
      </w:r>
      <w:r w:rsidR="00B94582">
        <w:t xml:space="preserve">be able to </w:t>
      </w:r>
      <w:r w:rsidR="00151FDC">
        <w:t xml:space="preserve">demonstrate the end-to-end ability to receive an order, </w:t>
      </w:r>
      <w:r w:rsidR="00B94582">
        <w:t>decompose it to resources, allocate those resources</w:t>
      </w:r>
      <w:r w:rsidR="00DF0037">
        <w:t xml:space="preserve"> and generate a work order for field provisioning (noting that the work order handling will require interim measures until WP8 is delivered in Release 2)</w:t>
      </w:r>
      <w:r w:rsidR="00BB7BD0">
        <w:t>, and trigger a billing event upon completion.</w:t>
      </w:r>
    </w:p>
    <w:p w14:paraId="22C8F77C" w14:textId="5B95E0A4" w:rsidR="004C774D" w:rsidRPr="00004480" w:rsidRDefault="00FF1FD4" w:rsidP="005070A9">
      <w:pPr>
        <w:spacing w:after="120"/>
      </w:pPr>
      <w:r>
        <w:t xml:space="preserve">Release 2 will then build upon this work to deliver the full functionality for WP2, </w:t>
      </w:r>
      <w:r w:rsidR="003502E3">
        <w:t xml:space="preserve">leveraging the qualification engine in </w:t>
      </w:r>
      <w:r>
        <w:t xml:space="preserve">WP5, </w:t>
      </w:r>
      <w:r w:rsidR="003502E3">
        <w:t>and the work order routing capabilities in WP8 and WP9</w:t>
      </w:r>
      <w:r w:rsidR="00B87454">
        <w:t>, and the RSP billing capability in WP3.</w:t>
      </w:r>
      <w:r w:rsidR="003502E3">
        <w:t xml:space="preserve"> It will also deliver the automated fulfilment workflows</w:t>
      </w:r>
      <w:r>
        <w:t xml:space="preserve"> for </w:t>
      </w:r>
      <w:r w:rsidR="005070A9">
        <w:t>the</w:t>
      </w:r>
      <w:r w:rsidR="003502E3">
        <w:t xml:space="preserve"> other order types</w:t>
      </w:r>
      <w:r w:rsidR="005070A9">
        <w:t xml:space="preserve"> beyond “</w:t>
      </w:r>
      <w:r w:rsidR="004C774D">
        <w:t xml:space="preserve">New Fibre </w:t>
      </w:r>
      <w:r w:rsidR="005070A9">
        <w:t>Order”.</w:t>
      </w:r>
    </w:p>
    <w:p w14:paraId="4E7FB6BF" w14:textId="77777777" w:rsidR="00EB0F77" w:rsidRPr="00004480" w:rsidRDefault="00EB0F77" w:rsidP="00B05C97">
      <w:pPr>
        <w:rPr>
          <w:ins w:id="185" w:author="{15B58EA7-3BFF-4B8D-9581-E95C0836DC99}" w:date="2026-05-29T10:04:00Z" w16du:dateUtc="2026-05-29T00:04:00Z"/>
        </w:rPr>
      </w:pPr>
    </w:p>
    <w:p w14:paraId="0DEBC83B" w14:textId="17455494" w:rsidR="00B51CF1" w:rsidRPr="00004480" w:rsidRDefault="00B51CF1" w:rsidP="006E41A6">
      <w:pPr>
        <w:pStyle w:val="Heading4"/>
        <w:keepNext/>
        <w:keepLines/>
      </w:pPr>
      <w:r w:rsidRPr="00004480">
        <w:t>Activities and Dependencies</w:t>
      </w:r>
    </w:p>
    <w:p w14:paraId="4863819D" w14:textId="7D5C8F3E" w:rsidR="00B51CF1" w:rsidRPr="00004480" w:rsidRDefault="0001170C" w:rsidP="006E41A6">
      <w:pPr>
        <w:keepNext/>
        <w:keepLines/>
      </w:pPr>
      <w:r>
        <w:drawing>
          <wp:inline distT="0" distB="0" distL="0" distR="0" wp14:anchorId="00141E1A" wp14:editId="45A69302">
            <wp:extent cx="5727155" cy="2667485"/>
            <wp:effectExtent l="0" t="0" r="6985" b="0"/>
            <wp:docPr id="57569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311" name=""/>
                    <pic:cNvPicPr/>
                  </pic:nvPicPr>
                  <pic:blipFill rotWithShape="1">
                    <a:blip r:embed="rId51">
                      <a:extLst>
                        <a:ext uri="{96DAC541-7B7A-43D3-8B79-37D633B846F1}">
                          <asvg:svgBlip xmlns:asvg="http://schemas.microsoft.com/office/drawing/2016/SVG/main" r:embed="rId52"/>
                        </a:ext>
                      </a:extLst>
                    </a:blip>
                    <a:srcRect t="14281" b="2921"/>
                    <a:stretch>
                      <a:fillRect/>
                    </a:stretch>
                  </pic:blipFill>
                  <pic:spPr bwMode="auto">
                    <a:xfrm>
                      <a:off x="0" y="0"/>
                      <a:ext cx="5727700" cy="2667739"/>
                    </a:xfrm>
                    <a:prstGeom prst="rect">
                      <a:avLst/>
                    </a:prstGeom>
                    <a:ln>
                      <a:noFill/>
                    </a:ln>
                    <a:extLst>
                      <a:ext uri="{53640926-AAD7-44D8-BBD7-CCE9431645EC}">
                        <a14:shadowObscured xmlns:a14="http://schemas.microsoft.com/office/drawing/2010/main"/>
                      </a:ext>
                    </a:extLst>
                  </pic:spPr>
                </pic:pic>
              </a:graphicData>
            </a:graphic>
          </wp:inline>
        </w:drawing>
      </w:r>
    </w:p>
    <w:p w14:paraId="4A2082D7" w14:textId="498939FE" w:rsidR="00EA50B6" w:rsidRPr="00650036" w:rsidRDefault="00076CF7" w:rsidP="006E41A6">
      <w:pPr>
        <w:pStyle w:val="Heading5"/>
        <w:keepNext/>
        <w:keepLines/>
      </w:pPr>
      <w:r w:rsidRPr="00650036">
        <w:t xml:space="preserve">Detailed </w:t>
      </w:r>
      <w:r w:rsidR="00143AC8" w:rsidRPr="00650036">
        <w:t>Dependencies</w:t>
      </w:r>
    </w:p>
    <w:p w14:paraId="35F84448" w14:textId="77777777" w:rsidR="00076CF7" w:rsidRPr="00004480" w:rsidRDefault="00076CF7" w:rsidP="00275D4E">
      <w:pPr>
        <w:pStyle w:val="ListParagraph"/>
        <w:numPr>
          <w:ilvl w:val="0"/>
          <w:numId w:val="102"/>
        </w:numPr>
      </w:pPr>
      <w:r w:rsidRPr="00004480">
        <w:t>A key requirement of Objective 2 is transparent status tracking, thus SOMT needs to provide real-time order status and visibility across ordering, fulfilment, field service and associated SLA positions. This will be exposed through the Experience APIs.</w:t>
      </w:r>
    </w:p>
    <w:p w14:paraId="1060559A" w14:textId="77777777" w:rsidR="00076CF7" w:rsidRPr="00004480" w:rsidRDefault="00076CF7" w:rsidP="00275D4E">
      <w:pPr>
        <w:pStyle w:val="ListParagraph"/>
        <w:numPr>
          <w:ilvl w:val="0"/>
          <w:numId w:val="102"/>
        </w:numPr>
      </w:pPr>
      <w:r w:rsidRPr="00004480">
        <w:t>Tuatahi will implement required changes to the Experience APIs, but Capgemini will provide detailed ServiceNow API details for underpinning these changes, based primarily on the Table API capabilities of ServiceNow. These details will include endpoints and connectivity, and queries to execute to retrieve the required data.</w:t>
      </w:r>
    </w:p>
    <w:p w14:paraId="5AC0A772" w14:textId="77777777" w:rsidR="00076CF7" w:rsidRPr="00004480" w:rsidRDefault="00076CF7" w:rsidP="00275D4E">
      <w:pPr>
        <w:pStyle w:val="ListParagraph"/>
        <w:numPr>
          <w:ilvl w:val="0"/>
          <w:numId w:val="102"/>
        </w:numPr>
      </w:pPr>
      <w:r w:rsidRPr="00004480">
        <w:t>As a result, the uplifted Experience APIs will consume SOMT order information as the source of truth, providing consistent data to the RSP Portal and external systems.</w:t>
      </w:r>
    </w:p>
    <w:p w14:paraId="5279A8FA" w14:textId="77777777" w:rsidR="007879D7" w:rsidRPr="00004480" w:rsidRDefault="007879D7" w:rsidP="00FC37D7"/>
    <w:p w14:paraId="32385760" w14:textId="77777777" w:rsidR="00216A22" w:rsidRDefault="00216A22" w:rsidP="00187647">
      <w:pPr>
        <w:pStyle w:val="Heading3CG"/>
      </w:pPr>
      <w:bookmarkStart w:id="186" w:name="_Toc231251431"/>
      <w:bookmarkStart w:id="187" w:name="_Toc231276461"/>
      <w:commentRangeStart w:id="188"/>
      <w:r w:rsidRPr="001927AE">
        <w:rPr>
          <w:b/>
          <w:lang w:val="en-AU"/>
        </w:rPr>
        <w:t>Work Package</w:t>
      </w:r>
      <w:r w:rsidRPr="6AC9FBF2">
        <w:t xml:space="preserve"> 3: RSP Billing Automation</w:t>
      </w:r>
      <w:bookmarkEnd w:id="186"/>
      <w:bookmarkEnd w:id="187"/>
      <w:commentRangeEnd w:id="188"/>
      <w:r w:rsidR="000609A8">
        <w:rPr>
          <w:rStyle w:val="CommentReference"/>
          <w:rFonts w:cs="Arial"/>
          <w:sz w:val="20"/>
          <w:szCs w:val="26"/>
        </w:rPr>
        <w:commentReference w:id="188"/>
      </w:r>
    </w:p>
    <w:p w14:paraId="76D7377C" w14:textId="73D5FA45" w:rsidR="001F4993" w:rsidRPr="00BA7BFC" w:rsidRDefault="001F4993" w:rsidP="001F4993">
      <w:pPr>
        <w:rPr>
          <w:lang w:eastAsia="en-IN"/>
        </w:rPr>
      </w:pPr>
      <w:r w:rsidRPr="00BA7BFC">
        <w:rPr>
          <w:lang w:eastAsia="en-IN"/>
        </w:rPr>
        <w:t>Th</w:t>
      </w:r>
      <w:r w:rsidR="00395A92" w:rsidRPr="00BA7BFC">
        <w:rPr>
          <w:lang w:eastAsia="en-IN"/>
        </w:rPr>
        <w:t>e</w:t>
      </w:r>
      <w:r w:rsidRPr="00BA7BFC">
        <w:rPr>
          <w:lang w:eastAsia="en-IN"/>
        </w:rPr>
        <w:t xml:space="preserve"> solution </w:t>
      </w:r>
      <w:r w:rsidR="00395A92" w:rsidRPr="00BA7BFC">
        <w:rPr>
          <w:lang w:eastAsia="en-IN"/>
        </w:rPr>
        <w:t>provided</w:t>
      </w:r>
      <w:r w:rsidR="00BA7BFC" w:rsidRPr="00BA7BFC">
        <w:rPr>
          <w:lang w:eastAsia="en-IN"/>
        </w:rPr>
        <w:t xml:space="preserve"> will</w:t>
      </w:r>
      <w:r w:rsidRPr="00BA7BFC">
        <w:rPr>
          <w:lang w:eastAsia="en-IN"/>
        </w:rPr>
        <w:t xml:space="preserve"> automate the end-to-end RSP billing lifecycle by leveraging Dynamics 365 to generate subscription-based invoices triggered by fulfilment events. It improves billing accuracy, ensures lifecycle alignment, and strengthens reconciliation and exception handling.</w:t>
      </w:r>
    </w:p>
    <w:p w14:paraId="0DCE9C4B" w14:textId="77777777" w:rsidR="001F4993" w:rsidRPr="00004480" w:rsidRDefault="001F4993" w:rsidP="000075D6"/>
    <w:p w14:paraId="5BB535CC" w14:textId="182EE2CA" w:rsidR="00B513BB" w:rsidRPr="001927AE" w:rsidRDefault="00390A75" w:rsidP="00B513BB">
      <w:pPr>
        <w:pStyle w:val="Heading4"/>
        <w:rPr>
          <w:b/>
          <w:color w:val="00B0F0"/>
          <w:szCs w:val="26"/>
        </w:rPr>
      </w:pPr>
      <w:r w:rsidRPr="001927AE">
        <w:rPr>
          <w:b/>
          <w:color w:val="00B0F0"/>
          <w:szCs w:val="26"/>
        </w:rPr>
        <w:t>Solution Details</w:t>
      </w:r>
    </w:p>
    <w:p w14:paraId="6E30EAF8" w14:textId="77777777" w:rsidR="009B28E5" w:rsidRPr="009B28E5" w:rsidRDefault="009B28E5" w:rsidP="00BB2C24">
      <w:pPr>
        <w:rPr>
          <w:lang w:eastAsia="en-IN"/>
        </w:rPr>
      </w:pPr>
      <w:r w:rsidRPr="009B28E5">
        <w:rPr>
          <w:lang w:eastAsia="en-IN"/>
        </w:rPr>
        <w:t>To automate RSP billing and ensure accurate reconciliation and exception handling, the solution will use Dynamics 365 Subscription Billing integrated with ServiceNow (RSP Portal) through middleware.</w:t>
      </w:r>
    </w:p>
    <w:p w14:paraId="37672100" w14:textId="525C229B" w:rsidR="004B1041" w:rsidRPr="00004480" w:rsidRDefault="004B1041" w:rsidP="00BB2C24">
      <w:pPr>
        <w:rPr>
          <w:lang w:eastAsia="en-IN"/>
        </w:rPr>
      </w:pPr>
      <w:r w:rsidRPr="00004480">
        <w:rPr>
          <w:lang w:eastAsia="en-IN"/>
        </w:rPr>
        <w:t xml:space="preserve">The </w:t>
      </w:r>
      <w:r w:rsidR="00B1520E" w:rsidRPr="00004480">
        <w:rPr>
          <w:lang w:eastAsia="en-IN"/>
        </w:rPr>
        <w:t>end</w:t>
      </w:r>
      <w:r w:rsidR="00A830A5" w:rsidRPr="00004480">
        <w:rPr>
          <w:lang w:eastAsia="en-IN"/>
        </w:rPr>
        <w:t>-</w:t>
      </w:r>
      <w:r w:rsidR="00B1520E" w:rsidRPr="00004480">
        <w:rPr>
          <w:lang w:eastAsia="en-IN"/>
        </w:rPr>
        <w:t>to</w:t>
      </w:r>
      <w:r w:rsidR="00A830A5" w:rsidRPr="00004480">
        <w:rPr>
          <w:lang w:eastAsia="en-IN"/>
        </w:rPr>
        <w:t>-</w:t>
      </w:r>
      <w:r w:rsidR="00B1520E" w:rsidRPr="00004480">
        <w:rPr>
          <w:lang w:eastAsia="en-IN"/>
        </w:rPr>
        <w:t xml:space="preserve">end RSP </w:t>
      </w:r>
      <w:r w:rsidR="00DC3F89" w:rsidRPr="00004480">
        <w:rPr>
          <w:lang w:eastAsia="en-IN"/>
        </w:rPr>
        <w:t>billing cycle</w:t>
      </w:r>
      <w:r w:rsidRPr="00004480">
        <w:rPr>
          <w:lang w:eastAsia="en-IN"/>
        </w:rPr>
        <w:t xml:space="preserve"> will </w:t>
      </w:r>
      <w:r w:rsidR="00B1520E" w:rsidRPr="00004480">
        <w:rPr>
          <w:lang w:eastAsia="en-IN"/>
        </w:rPr>
        <w:t>be implemented as follows:</w:t>
      </w:r>
    </w:p>
    <w:p w14:paraId="47943179" w14:textId="77777777" w:rsidR="00F61BBF" w:rsidRPr="00004480" w:rsidRDefault="00F61BBF" w:rsidP="00275D4E">
      <w:pPr>
        <w:pStyle w:val="ListParagraph"/>
        <w:numPr>
          <w:ilvl w:val="0"/>
          <w:numId w:val="190"/>
        </w:numPr>
      </w:pPr>
      <w:r w:rsidRPr="00004480">
        <w:t>Billing Trigger &amp; Subscription Creation</w:t>
      </w:r>
    </w:p>
    <w:p w14:paraId="1B3ACA39" w14:textId="50B67CB0" w:rsidR="00F61BBF" w:rsidRPr="00004480" w:rsidRDefault="00F61BBF" w:rsidP="00275D4E">
      <w:pPr>
        <w:pStyle w:val="ListParagraph"/>
        <w:numPr>
          <w:ilvl w:val="0"/>
          <w:numId w:val="137"/>
        </w:numPr>
        <w:spacing w:before="100" w:beforeAutospacing="1" w:after="100" w:afterAutospacing="1" w:line="300" w:lineRule="atLeast"/>
        <w:ind w:left="1094" w:hanging="357"/>
        <w:rPr>
          <w:rFonts w:cs="Segoe UI"/>
          <w:sz w:val="21"/>
          <w:szCs w:val="21"/>
          <w:lang w:eastAsia="en-IN"/>
        </w:rPr>
      </w:pPr>
      <w:r w:rsidRPr="00004480">
        <w:rPr>
          <w:rFonts w:cs="Segoe UI"/>
          <w:sz w:val="21"/>
          <w:szCs w:val="21"/>
          <w:lang w:eastAsia="en-IN"/>
        </w:rPr>
        <w:t>Billing events will be triggered from ServiceNow (RSP Portal / SOMT) upon</w:t>
      </w:r>
      <w:r w:rsidR="00E46EAF" w:rsidRPr="00004480">
        <w:rPr>
          <w:rFonts w:cs="Segoe UI"/>
          <w:sz w:val="21"/>
          <w:szCs w:val="21"/>
          <w:lang w:eastAsia="en-IN"/>
        </w:rPr>
        <w:t xml:space="preserve"> completion of Service fulfilment.</w:t>
      </w:r>
    </w:p>
    <w:p w14:paraId="18A8ACF9" w14:textId="1A25A323" w:rsidR="00F61BBF" w:rsidRPr="00004480" w:rsidRDefault="003C5B51" w:rsidP="00275D4E">
      <w:pPr>
        <w:pStyle w:val="ListParagraph"/>
        <w:numPr>
          <w:ilvl w:val="0"/>
          <w:numId w:val="137"/>
        </w:numPr>
        <w:spacing w:before="100" w:beforeAutospacing="1" w:after="100" w:afterAutospacing="1" w:line="300" w:lineRule="atLeast"/>
        <w:ind w:left="1094" w:hanging="357"/>
        <w:rPr>
          <w:rFonts w:cs="Segoe UI"/>
          <w:sz w:val="21"/>
          <w:szCs w:val="21"/>
          <w:lang w:eastAsia="en-IN"/>
        </w:rPr>
      </w:pPr>
      <w:r w:rsidRPr="00004480">
        <w:rPr>
          <w:rFonts w:cs="Segoe UI"/>
          <w:sz w:val="21"/>
          <w:szCs w:val="21"/>
          <w:lang w:eastAsia="en-IN"/>
        </w:rPr>
        <w:t xml:space="preserve">The </w:t>
      </w:r>
      <w:r w:rsidR="00F61BBF" w:rsidRPr="00004480">
        <w:rPr>
          <w:rFonts w:cs="Segoe UI"/>
          <w:sz w:val="21"/>
          <w:szCs w:val="21"/>
          <w:lang w:eastAsia="en-IN"/>
        </w:rPr>
        <w:t xml:space="preserve">Subscription lifecycle events </w:t>
      </w:r>
      <w:r w:rsidRPr="00004480">
        <w:rPr>
          <w:rFonts w:cs="Segoe UI"/>
          <w:sz w:val="21"/>
          <w:szCs w:val="21"/>
          <w:lang w:eastAsia="en-IN"/>
        </w:rPr>
        <w:t xml:space="preserve">could be </w:t>
      </w:r>
      <w:r w:rsidR="00F61BBF" w:rsidRPr="00004480">
        <w:rPr>
          <w:rFonts w:cs="Segoe UI"/>
          <w:sz w:val="21"/>
          <w:szCs w:val="21"/>
          <w:lang w:eastAsia="en-IN"/>
        </w:rPr>
        <w:t>activation, modification, termination</w:t>
      </w:r>
      <w:r w:rsidRPr="00004480">
        <w:rPr>
          <w:rFonts w:cs="Segoe UI"/>
          <w:sz w:val="21"/>
          <w:szCs w:val="21"/>
          <w:lang w:eastAsia="en-IN"/>
        </w:rPr>
        <w:t xml:space="preserve"> of the billing subscription.</w:t>
      </w:r>
    </w:p>
    <w:p w14:paraId="3D555552" w14:textId="77777777" w:rsidR="003717A8" w:rsidRPr="00004480" w:rsidRDefault="00F61BBF" w:rsidP="00275D4E">
      <w:pPr>
        <w:pStyle w:val="ListParagraph"/>
        <w:numPr>
          <w:ilvl w:val="0"/>
          <w:numId w:val="137"/>
        </w:numPr>
        <w:spacing w:before="100" w:beforeAutospacing="1" w:after="100" w:afterAutospacing="1" w:line="300" w:lineRule="atLeast"/>
        <w:ind w:left="1094" w:hanging="357"/>
        <w:rPr>
          <w:rFonts w:cs="Segoe UI"/>
          <w:sz w:val="21"/>
          <w:szCs w:val="21"/>
          <w:lang w:eastAsia="en-IN"/>
        </w:rPr>
      </w:pPr>
      <w:r w:rsidRPr="00004480">
        <w:rPr>
          <w:rFonts w:cs="Segoe UI"/>
          <w:sz w:val="21"/>
          <w:szCs w:val="21"/>
          <w:lang w:eastAsia="en-IN"/>
        </w:rPr>
        <w:t>These events will be transmitted to D365 via middleware</w:t>
      </w:r>
      <w:r w:rsidR="003C5B51" w:rsidRPr="00004480">
        <w:rPr>
          <w:rFonts w:cs="Segoe UI"/>
          <w:sz w:val="21"/>
          <w:szCs w:val="21"/>
          <w:lang w:eastAsia="en-IN"/>
        </w:rPr>
        <w:t xml:space="preserve"> and will</w:t>
      </w:r>
      <w:r w:rsidRPr="00004480">
        <w:rPr>
          <w:rFonts w:cs="Segoe UI"/>
          <w:sz w:val="21"/>
          <w:szCs w:val="21"/>
          <w:lang w:eastAsia="en-IN"/>
        </w:rPr>
        <w:t xml:space="preserve"> initiat</w:t>
      </w:r>
      <w:r w:rsidR="003C5B51" w:rsidRPr="00004480">
        <w:rPr>
          <w:rFonts w:cs="Segoe UI"/>
          <w:sz w:val="21"/>
          <w:szCs w:val="21"/>
          <w:lang w:eastAsia="en-IN"/>
        </w:rPr>
        <w:t>e</w:t>
      </w:r>
      <w:r w:rsidR="003717A8" w:rsidRPr="00004480">
        <w:rPr>
          <w:rFonts w:cs="Segoe UI"/>
          <w:sz w:val="21"/>
          <w:szCs w:val="21"/>
          <w:lang w:eastAsia="en-IN"/>
        </w:rPr>
        <w:t xml:space="preserve"> the c</w:t>
      </w:r>
      <w:r w:rsidRPr="00004480">
        <w:rPr>
          <w:rFonts w:cs="Segoe UI"/>
          <w:sz w:val="21"/>
          <w:szCs w:val="21"/>
          <w:lang w:eastAsia="en-IN"/>
        </w:rPr>
        <w:t>reation or update of Subscription Billing records</w:t>
      </w:r>
    </w:p>
    <w:p w14:paraId="1C3CA71B" w14:textId="0C93ECC3" w:rsidR="003717A8" w:rsidRPr="00004480" w:rsidRDefault="00F61BBF" w:rsidP="00275D4E">
      <w:pPr>
        <w:pStyle w:val="ListParagraph"/>
        <w:numPr>
          <w:ilvl w:val="0"/>
          <w:numId w:val="136"/>
        </w:numPr>
        <w:spacing w:before="100" w:beforeAutospacing="1" w:after="100" w:afterAutospacing="1" w:line="360" w:lineRule="auto"/>
        <w:rPr>
          <w:rFonts w:cs="Segoe UI"/>
          <w:sz w:val="21"/>
          <w:szCs w:val="21"/>
          <w:lang w:eastAsia="en-IN"/>
        </w:rPr>
      </w:pPr>
      <w:r w:rsidRPr="00004480">
        <w:rPr>
          <w:rFonts w:cs="Segoe UI"/>
          <w:sz w:val="21"/>
          <w:szCs w:val="21"/>
          <w:lang w:eastAsia="en-IN"/>
        </w:rPr>
        <w:t xml:space="preserve">Subscription Setup </w:t>
      </w:r>
      <w:r w:rsidR="00801C85" w:rsidRPr="00004480">
        <w:rPr>
          <w:rFonts w:cs="Segoe UI"/>
          <w:sz w:val="21"/>
          <w:szCs w:val="21"/>
          <w:lang w:eastAsia="en-IN"/>
        </w:rPr>
        <w:t xml:space="preserve">and billing </w:t>
      </w:r>
      <w:r w:rsidRPr="00004480">
        <w:rPr>
          <w:rFonts w:cs="Segoe UI"/>
          <w:sz w:val="21"/>
          <w:szCs w:val="21"/>
          <w:lang w:eastAsia="en-IN"/>
        </w:rPr>
        <w:t>in D365</w:t>
      </w:r>
    </w:p>
    <w:p w14:paraId="79403AE0" w14:textId="5F02B68B" w:rsidR="00F61BBF" w:rsidRPr="00004480" w:rsidRDefault="00F61BBF" w:rsidP="00275D4E">
      <w:pPr>
        <w:pStyle w:val="ListParagraph"/>
        <w:numPr>
          <w:ilvl w:val="0"/>
          <w:numId w:val="138"/>
        </w:numPr>
        <w:spacing w:before="100" w:beforeAutospacing="1" w:after="100" w:afterAutospacing="1" w:line="360" w:lineRule="auto"/>
        <w:ind w:left="1094" w:hanging="357"/>
        <w:rPr>
          <w:rFonts w:cs="Segoe UI"/>
          <w:sz w:val="21"/>
          <w:szCs w:val="21"/>
          <w:lang w:eastAsia="en-IN"/>
        </w:rPr>
      </w:pPr>
      <w:r w:rsidRPr="00004480">
        <w:rPr>
          <w:rFonts w:cs="Segoe UI"/>
          <w:sz w:val="21"/>
          <w:szCs w:val="21"/>
          <w:lang w:eastAsia="en-IN"/>
        </w:rPr>
        <w:t>Customer subscription records will be created/updated with: Customer Account</w:t>
      </w:r>
      <w:r w:rsidR="003F5FD9" w:rsidRPr="00004480">
        <w:rPr>
          <w:rFonts w:cs="Segoe UI"/>
          <w:sz w:val="21"/>
          <w:szCs w:val="21"/>
          <w:lang w:eastAsia="en-IN"/>
        </w:rPr>
        <w:t>, billing frequency, billing start date and end date, billing items etc.</w:t>
      </w:r>
    </w:p>
    <w:p w14:paraId="03BD0F31" w14:textId="5539737D" w:rsidR="00924D68" w:rsidRPr="00004480" w:rsidRDefault="00F8218B" w:rsidP="00275D4E">
      <w:pPr>
        <w:numPr>
          <w:ilvl w:val="1"/>
          <w:numId w:val="118"/>
        </w:numPr>
        <w:spacing w:before="0" w:after="0"/>
        <w:ind w:left="1094" w:hanging="357"/>
        <w:rPr>
          <w:rFonts w:eastAsia="Times New Roman" w:cs="Segoe UI"/>
          <w:sz w:val="21"/>
          <w:szCs w:val="21"/>
          <w:lang w:eastAsia="en-IN"/>
        </w:rPr>
      </w:pPr>
      <w:r w:rsidRPr="00004480">
        <w:rPr>
          <w:rFonts w:eastAsia="Times New Roman" w:cs="Segoe UI"/>
          <w:sz w:val="21"/>
          <w:szCs w:val="21"/>
          <w:lang w:eastAsia="en-IN"/>
        </w:rPr>
        <w:t xml:space="preserve">Based on the setups defined, </w:t>
      </w:r>
      <w:r w:rsidR="00924D68" w:rsidRPr="00004480">
        <w:rPr>
          <w:rFonts w:eastAsia="Times New Roman" w:cs="Segoe UI"/>
          <w:sz w:val="21"/>
          <w:szCs w:val="21"/>
          <w:lang w:eastAsia="en-IN"/>
        </w:rPr>
        <w:t>D365 will automatically generate billing schedules</w:t>
      </w:r>
    </w:p>
    <w:p w14:paraId="06FC76A4" w14:textId="77777777" w:rsidR="00924D68" w:rsidRPr="00004480" w:rsidRDefault="00924D68" w:rsidP="00275D4E">
      <w:pPr>
        <w:numPr>
          <w:ilvl w:val="1"/>
          <w:numId w:val="118"/>
        </w:numPr>
        <w:spacing w:before="100" w:beforeAutospacing="1" w:after="100" w:afterAutospacing="1" w:line="360" w:lineRule="auto"/>
        <w:ind w:left="1094" w:hanging="357"/>
        <w:rPr>
          <w:rFonts w:eastAsia="Times New Roman" w:cs="Segoe UI"/>
          <w:sz w:val="21"/>
          <w:szCs w:val="21"/>
          <w:lang w:eastAsia="en-IN"/>
        </w:rPr>
      </w:pPr>
      <w:r w:rsidRPr="00004480">
        <w:rPr>
          <w:rFonts w:eastAsia="Times New Roman" w:cs="Segoe UI"/>
          <w:sz w:val="21"/>
          <w:szCs w:val="21"/>
          <w:lang w:eastAsia="en-IN"/>
        </w:rPr>
        <w:t xml:space="preserve">Charges will be calculated using: </w:t>
      </w:r>
    </w:p>
    <w:p w14:paraId="1E601FA7" w14:textId="77777777" w:rsidR="00924D68" w:rsidRPr="00004480" w:rsidRDefault="00924D68" w:rsidP="00275D4E">
      <w:pPr>
        <w:numPr>
          <w:ilvl w:val="2"/>
          <w:numId w:val="208"/>
        </w:numPr>
        <w:spacing w:before="100" w:beforeAutospacing="1" w:after="100" w:afterAutospacing="1" w:line="360" w:lineRule="auto"/>
        <w:ind w:left="1491" w:hanging="357"/>
        <w:rPr>
          <w:rFonts w:eastAsia="Times New Roman" w:cs="Segoe UI"/>
          <w:sz w:val="21"/>
          <w:szCs w:val="21"/>
          <w:lang w:eastAsia="en-IN"/>
        </w:rPr>
      </w:pPr>
      <w:r w:rsidRPr="00004480">
        <w:rPr>
          <w:rFonts w:eastAsia="Times New Roman" w:cs="Segoe UI"/>
          <w:sz w:val="21"/>
          <w:szCs w:val="21"/>
          <w:lang w:eastAsia="en-IN"/>
        </w:rPr>
        <w:t>Billing frequency</w:t>
      </w:r>
    </w:p>
    <w:p w14:paraId="68AB0915" w14:textId="77777777" w:rsidR="00F8218B" w:rsidRPr="00004480" w:rsidRDefault="00924D68" w:rsidP="00275D4E">
      <w:pPr>
        <w:numPr>
          <w:ilvl w:val="2"/>
          <w:numId w:val="208"/>
        </w:numPr>
        <w:spacing w:before="100" w:beforeAutospacing="1" w:after="100" w:afterAutospacing="1"/>
        <w:ind w:left="1491" w:hanging="357"/>
        <w:rPr>
          <w:rFonts w:eastAsia="Times New Roman" w:cs="Segoe UI"/>
          <w:sz w:val="21"/>
          <w:szCs w:val="21"/>
          <w:lang w:eastAsia="en-IN"/>
        </w:rPr>
      </w:pPr>
      <w:r w:rsidRPr="00004480">
        <w:rPr>
          <w:rFonts w:eastAsia="Times New Roman" w:cs="Segoe UI"/>
          <w:sz w:val="21"/>
          <w:szCs w:val="21"/>
          <w:lang w:eastAsia="en-IN"/>
        </w:rPr>
        <w:t>Pricing rules derived from product catalogue (WP1)</w:t>
      </w:r>
    </w:p>
    <w:p w14:paraId="3E425236" w14:textId="77777777" w:rsidR="005A6577" w:rsidRPr="00004480" w:rsidRDefault="005A6577" w:rsidP="00275D4E">
      <w:pPr>
        <w:pStyle w:val="ListParagraph"/>
        <w:numPr>
          <w:ilvl w:val="1"/>
          <w:numId w:val="119"/>
        </w:numPr>
        <w:spacing w:before="100" w:beforeAutospacing="1" w:after="100" w:afterAutospacing="1" w:line="300" w:lineRule="atLeast"/>
        <w:ind w:left="1094" w:hanging="357"/>
        <w:rPr>
          <w:rFonts w:cs="Segoe UI"/>
          <w:sz w:val="21"/>
          <w:szCs w:val="21"/>
          <w:lang w:eastAsia="en-IN"/>
        </w:rPr>
      </w:pPr>
      <w:r w:rsidRPr="00004480">
        <w:rPr>
          <w:rFonts w:cs="Segoe UI"/>
          <w:sz w:val="21"/>
          <w:szCs w:val="21"/>
          <w:lang w:eastAsia="en-IN"/>
        </w:rPr>
        <w:t>System will automatically generate subscription invoices</w:t>
      </w:r>
    </w:p>
    <w:p w14:paraId="3D867915" w14:textId="154ED9C3" w:rsidR="005A6577" w:rsidRPr="00004480" w:rsidRDefault="002D5628" w:rsidP="00275D4E">
      <w:pPr>
        <w:pStyle w:val="ListParagraph"/>
        <w:numPr>
          <w:ilvl w:val="1"/>
          <w:numId w:val="119"/>
        </w:numPr>
        <w:spacing w:before="100" w:beforeAutospacing="1" w:after="100" w:afterAutospacing="1" w:line="300" w:lineRule="atLeast"/>
        <w:ind w:left="1094" w:hanging="357"/>
        <w:rPr>
          <w:rFonts w:cs="Segoe UI"/>
          <w:sz w:val="21"/>
          <w:szCs w:val="21"/>
          <w:lang w:eastAsia="en-IN"/>
        </w:rPr>
      </w:pPr>
      <w:r w:rsidRPr="00004480">
        <w:rPr>
          <w:rFonts w:cs="Segoe UI"/>
          <w:sz w:val="21"/>
          <w:szCs w:val="21"/>
          <w:lang w:eastAsia="en-IN"/>
        </w:rPr>
        <w:t xml:space="preserve">As a control measure, </w:t>
      </w:r>
      <w:r w:rsidR="005A6577" w:rsidRPr="00004480">
        <w:rPr>
          <w:rFonts w:cs="Segoe UI"/>
          <w:sz w:val="21"/>
          <w:szCs w:val="21"/>
          <w:lang w:eastAsia="en-IN"/>
        </w:rPr>
        <w:t>Invoice posting will remain a manual step</w:t>
      </w:r>
      <w:r w:rsidRPr="00004480">
        <w:rPr>
          <w:rFonts w:cs="Segoe UI"/>
          <w:sz w:val="21"/>
          <w:szCs w:val="21"/>
          <w:lang w:eastAsia="en-IN"/>
        </w:rPr>
        <w:t xml:space="preserve"> to ensure final validation by finance users prior to dispatch</w:t>
      </w:r>
    </w:p>
    <w:p w14:paraId="3A85361D" w14:textId="77777777" w:rsidR="00376FE2" w:rsidRPr="00004480" w:rsidRDefault="00036DC2" w:rsidP="00275D4E">
      <w:pPr>
        <w:numPr>
          <w:ilvl w:val="1"/>
          <w:numId w:val="119"/>
        </w:numPr>
        <w:spacing w:before="100" w:beforeAutospacing="1" w:after="100" w:afterAutospacing="1" w:line="300" w:lineRule="atLeast"/>
        <w:ind w:left="1094" w:hanging="357"/>
        <w:rPr>
          <w:rFonts w:eastAsia="Times New Roman" w:cs="Segoe UI"/>
          <w:sz w:val="21"/>
          <w:szCs w:val="21"/>
          <w:lang w:eastAsia="en-IN"/>
        </w:rPr>
      </w:pPr>
      <w:r w:rsidRPr="00004480">
        <w:rPr>
          <w:rFonts w:eastAsia="Times New Roman" w:cs="Segoe UI"/>
          <w:sz w:val="21"/>
          <w:szCs w:val="21"/>
          <w:lang w:eastAsia="en-IN"/>
        </w:rPr>
        <w:t>Middleware will manage</w:t>
      </w:r>
      <w:r w:rsidR="00376FE2" w:rsidRPr="00004480">
        <w:rPr>
          <w:rFonts w:eastAsia="Times New Roman" w:cs="Segoe UI"/>
          <w:sz w:val="21"/>
          <w:szCs w:val="21"/>
          <w:lang w:eastAsia="en-IN"/>
        </w:rPr>
        <w:t xml:space="preserve"> d</w:t>
      </w:r>
      <w:r w:rsidRPr="00004480">
        <w:rPr>
          <w:rFonts w:eastAsia="Times New Roman" w:cs="Segoe UI"/>
          <w:sz w:val="21"/>
          <w:szCs w:val="21"/>
          <w:lang w:eastAsia="en-IN"/>
        </w:rPr>
        <w:t>ata orchestration between ServiceNow and D365</w:t>
      </w:r>
    </w:p>
    <w:p w14:paraId="3EB29237" w14:textId="77777777" w:rsidR="00036DC2" w:rsidRPr="00004480" w:rsidRDefault="00036DC2" w:rsidP="00275D4E">
      <w:pPr>
        <w:numPr>
          <w:ilvl w:val="1"/>
          <w:numId w:val="119"/>
        </w:numPr>
        <w:spacing w:before="100" w:beforeAutospacing="1" w:after="100" w:afterAutospacing="1" w:line="300" w:lineRule="atLeast"/>
        <w:ind w:left="1094" w:hanging="357"/>
        <w:rPr>
          <w:rFonts w:eastAsia="Times New Roman" w:cs="Segoe UI"/>
          <w:sz w:val="21"/>
          <w:szCs w:val="21"/>
          <w:lang w:eastAsia="en-IN"/>
        </w:rPr>
      </w:pPr>
      <w:r w:rsidRPr="00004480">
        <w:rPr>
          <w:rFonts w:eastAsia="Times New Roman" w:cs="Segoe UI"/>
          <w:sz w:val="21"/>
          <w:szCs w:val="21"/>
          <w:lang w:eastAsia="en-IN"/>
        </w:rPr>
        <w:t>System will send status updates back to ServiceNow:</w:t>
      </w:r>
    </w:p>
    <w:p w14:paraId="63A01827" w14:textId="29D7C03B" w:rsidR="00036DC2" w:rsidRPr="00004480" w:rsidRDefault="00036DC2" w:rsidP="00275D4E">
      <w:pPr>
        <w:numPr>
          <w:ilvl w:val="2"/>
          <w:numId w:val="221"/>
        </w:numPr>
        <w:spacing w:before="100" w:beforeAutospacing="1" w:after="100" w:afterAutospacing="1" w:line="300" w:lineRule="atLeast"/>
        <w:ind w:left="1491" w:hanging="357"/>
        <w:rPr>
          <w:rFonts w:eastAsia="Times New Roman" w:cs="Segoe UI"/>
          <w:sz w:val="21"/>
          <w:szCs w:val="21"/>
          <w:lang w:eastAsia="en-IN"/>
        </w:rPr>
      </w:pPr>
      <w:r w:rsidRPr="00004480">
        <w:rPr>
          <w:rFonts w:eastAsia="Times New Roman" w:cs="Segoe UI"/>
          <w:sz w:val="21"/>
          <w:szCs w:val="21"/>
          <w:lang w:eastAsia="en-IN"/>
        </w:rPr>
        <w:t xml:space="preserve">Success </w:t>
      </w:r>
      <w:r w:rsidRPr="00004480">
        <w:rPr>
          <w:rFonts w:eastAsia="Times New Roman" w:cs="Arial"/>
          <w:sz w:val="21"/>
          <w:szCs w:val="21"/>
          <w:lang w:eastAsia="en-IN"/>
        </w:rPr>
        <w:t>→</w:t>
      </w:r>
      <w:r w:rsidRPr="00004480">
        <w:rPr>
          <w:rFonts w:eastAsia="Times New Roman" w:cs="Segoe UI"/>
          <w:sz w:val="21"/>
          <w:szCs w:val="21"/>
          <w:lang w:eastAsia="en-IN"/>
        </w:rPr>
        <w:t xml:space="preserve"> Subscription / Invoice created</w:t>
      </w:r>
    </w:p>
    <w:p w14:paraId="0FCB77A6" w14:textId="29C6452A" w:rsidR="00036DC2" w:rsidRPr="00004480" w:rsidRDefault="00036DC2" w:rsidP="00275D4E">
      <w:pPr>
        <w:numPr>
          <w:ilvl w:val="2"/>
          <w:numId w:val="221"/>
        </w:numPr>
        <w:spacing w:before="100" w:beforeAutospacing="1" w:after="100" w:afterAutospacing="1" w:line="300" w:lineRule="atLeast"/>
        <w:ind w:left="1491" w:hanging="357"/>
        <w:rPr>
          <w:rFonts w:eastAsia="Times New Roman" w:cs="Segoe UI"/>
          <w:sz w:val="21"/>
          <w:szCs w:val="21"/>
          <w:lang w:eastAsia="en-IN"/>
        </w:rPr>
      </w:pPr>
      <w:r w:rsidRPr="00004480">
        <w:rPr>
          <w:rFonts w:eastAsia="Times New Roman" w:cs="Segoe UI"/>
          <w:sz w:val="21"/>
          <w:szCs w:val="21"/>
          <w:lang w:eastAsia="en-IN"/>
        </w:rPr>
        <w:t xml:space="preserve">Failure </w:t>
      </w:r>
      <w:r w:rsidRPr="00004480">
        <w:rPr>
          <w:rFonts w:eastAsia="Times New Roman" w:cs="Arial"/>
          <w:sz w:val="21"/>
          <w:szCs w:val="21"/>
          <w:lang w:eastAsia="en-IN"/>
        </w:rPr>
        <w:t>→</w:t>
      </w:r>
      <w:r w:rsidRPr="00004480">
        <w:rPr>
          <w:rFonts w:eastAsia="Times New Roman" w:cs="Segoe UI"/>
          <w:sz w:val="21"/>
          <w:szCs w:val="21"/>
          <w:lang w:eastAsia="en-IN"/>
        </w:rPr>
        <w:t xml:space="preserve"> Error message returned</w:t>
      </w:r>
    </w:p>
    <w:p w14:paraId="715B8A8B" w14:textId="76D9A17E" w:rsidR="00036DC2" w:rsidRPr="00004480" w:rsidRDefault="00376FE2" w:rsidP="00275D4E">
      <w:pPr>
        <w:numPr>
          <w:ilvl w:val="1"/>
          <w:numId w:val="120"/>
        </w:numPr>
        <w:spacing w:before="100" w:beforeAutospacing="1" w:after="100" w:afterAutospacing="1" w:line="300" w:lineRule="atLeast"/>
        <w:ind w:left="1094" w:hanging="357"/>
        <w:rPr>
          <w:rFonts w:eastAsia="Times New Roman" w:cs="Segoe UI"/>
          <w:sz w:val="21"/>
          <w:szCs w:val="21"/>
          <w:lang w:eastAsia="en-IN"/>
        </w:rPr>
      </w:pPr>
      <w:r w:rsidRPr="00004480">
        <w:rPr>
          <w:rFonts w:eastAsia="Times New Roman" w:cs="Segoe UI"/>
          <w:sz w:val="21"/>
          <w:szCs w:val="21"/>
          <w:lang w:eastAsia="en-IN"/>
        </w:rPr>
        <w:t xml:space="preserve">When invoice gets </w:t>
      </w:r>
      <w:r w:rsidR="00DF3234" w:rsidRPr="00004480">
        <w:rPr>
          <w:rFonts w:eastAsia="Times New Roman" w:cs="Segoe UI"/>
          <w:sz w:val="21"/>
          <w:szCs w:val="21"/>
          <w:lang w:eastAsia="en-IN"/>
        </w:rPr>
        <w:t>posted,</w:t>
      </w:r>
      <w:r w:rsidR="00036DC2" w:rsidRPr="00004480">
        <w:rPr>
          <w:rFonts w:eastAsia="Times New Roman" w:cs="Segoe UI"/>
          <w:sz w:val="21"/>
          <w:szCs w:val="21"/>
          <w:lang w:eastAsia="en-IN"/>
        </w:rPr>
        <w:t xml:space="preserve"> status will be updated back to the RSP Portal</w:t>
      </w:r>
    </w:p>
    <w:p w14:paraId="474A6223" w14:textId="2438868F" w:rsidR="00B05B1B" w:rsidRPr="00004480" w:rsidRDefault="00B05B1B" w:rsidP="00275D4E">
      <w:pPr>
        <w:numPr>
          <w:ilvl w:val="1"/>
          <w:numId w:val="120"/>
        </w:numPr>
        <w:spacing w:before="100" w:beforeAutospacing="1" w:after="100" w:afterAutospacing="1" w:line="300" w:lineRule="atLeast"/>
        <w:ind w:left="1094" w:hanging="357"/>
        <w:rPr>
          <w:rFonts w:eastAsia="Times New Roman" w:cs="Segoe UI"/>
          <w:sz w:val="21"/>
          <w:szCs w:val="21"/>
          <w:lang w:eastAsia="en-IN"/>
        </w:rPr>
      </w:pPr>
      <w:r w:rsidRPr="00004480">
        <w:rPr>
          <w:rFonts w:eastAsia="Times New Roman" w:cs="Segoe UI"/>
          <w:sz w:val="21"/>
          <w:szCs w:val="21"/>
          <w:lang w:eastAsia="en-IN"/>
        </w:rPr>
        <w:t xml:space="preserve">Complete audit trail will be maintained </w:t>
      </w:r>
      <w:r w:rsidR="00E27EEC" w:rsidRPr="00004480">
        <w:rPr>
          <w:rFonts w:eastAsia="Times New Roman" w:cs="Segoe UI"/>
          <w:sz w:val="21"/>
          <w:szCs w:val="21"/>
          <w:lang w:eastAsia="en-IN"/>
        </w:rPr>
        <w:t>starting from creation of invoice to posting.</w:t>
      </w:r>
    </w:p>
    <w:p w14:paraId="0A5D48DB" w14:textId="4A85E5FA" w:rsidR="00687A1A" w:rsidRPr="00004480" w:rsidRDefault="00687A1A" w:rsidP="00275D4E">
      <w:pPr>
        <w:numPr>
          <w:ilvl w:val="1"/>
          <w:numId w:val="120"/>
        </w:numPr>
        <w:spacing w:before="100" w:beforeAutospacing="1" w:after="100" w:afterAutospacing="1" w:line="300" w:lineRule="atLeast"/>
        <w:ind w:left="1094" w:hanging="357"/>
        <w:rPr>
          <w:rFonts w:eastAsia="Times New Roman" w:cs="Segoe UI"/>
          <w:sz w:val="21"/>
          <w:szCs w:val="21"/>
          <w:lang w:eastAsia="en-IN"/>
        </w:rPr>
      </w:pPr>
      <w:r w:rsidRPr="00004480">
        <w:rPr>
          <w:rFonts w:eastAsia="Times New Roman" w:cs="Segoe UI"/>
          <w:sz w:val="21"/>
          <w:szCs w:val="21"/>
          <w:lang w:eastAsia="en-IN"/>
        </w:rPr>
        <w:t xml:space="preserve">Reconciliation controls </w:t>
      </w:r>
      <w:r w:rsidR="00FF1EE1" w:rsidRPr="00004480">
        <w:rPr>
          <w:rFonts w:eastAsia="Times New Roman" w:cs="Segoe UI"/>
          <w:sz w:val="21"/>
          <w:szCs w:val="21"/>
          <w:lang w:eastAsia="en-IN"/>
        </w:rPr>
        <w:t>will be maintained with unique identifiers like order id/service id.</w:t>
      </w:r>
    </w:p>
    <w:p w14:paraId="014E3DD7" w14:textId="31A70E97" w:rsidR="005A34D1" w:rsidRDefault="005A34D1">
      <w:pPr>
        <w:spacing w:before="0" w:after="0"/>
        <w:jc w:val="left"/>
        <w:rPr>
          <w:rFonts w:eastAsia="Times New Roman" w:cs="Segoe UI"/>
          <w:sz w:val="21"/>
          <w:szCs w:val="21"/>
          <w:lang w:eastAsia="en-IN"/>
        </w:rPr>
      </w:pPr>
      <w:r>
        <w:rPr>
          <w:rFonts w:eastAsia="Times New Roman" w:cs="Segoe UI"/>
          <w:sz w:val="21"/>
          <w:szCs w:val="21"/>
          <w:lang w:eastAsia="en-IN"/>
        </w:rPr>
        <w:br w:type="page"/>
      </w:r>
    </w:p>
    <w:p w14:paraId="70E77425" w14:textId="77777777" w:rsidR="005A34D1" w:rsidRPr="00004480" w:rsidRDefault="005A34D1" w:rsidP="005A34D1">
      <w:pPr>
        <w:spacing w:before="100" w:beforeAutospacing="1" w:after="100" w:afterAutospacing="1" w:line="300" w:lineRule="atLeast"/>
        <w:ind w:left="1094"/>
        <w:jc w:val="left"/>
        <w:rPr>
          <w:rFonts w:eastAsia="Times New Roman" w:cs="Segoe UI"/>
          <w:sz w:val="21"/>
          <w:szCs w:val="21"/>
          <w:lang w:eastAsia="en-IN"/>
        </w:rPr>
      </w:pPr>
    </w:p>
    <w:p w14:paraId="3C96B0C0" w14:textId="376A3581" w:rsidR="00BA1D1A" w:rsidRPr="00004480" w:rsidRDefault="00BA1D1A" w:rsidP="00BA1D1A">
      <w:pPr>
        <w:pStyle w:val="Heading4"/>
      </w:pPr>
      <w:r w:rsidRPr="00004480">
        <w:t>Activities and Dependencies</w:t>
      </w:r>
    </w:p>
    <w:p w14:paraId="7B2F0188" w14:textId="1DC171E1" w:rsidR="5865CC49" w:rsidRPr="005A0547" w:rsidRDefault="005A0547" w:rsidP="005A0547">
      <w:pPr>
        <w:spacing w:before="100" w:beforeAutospacing="1" w:after="100" w:afterAutospacing="1" w:line="300" w:lineRule="atLeast"/>
        <w:jc w:val="left"/>
        <w:rPr>
          <w:rFonts w:eastAsia="Times New Roman" w:cs="Segoe UI"/>
          <w:sz w:val="21"/>
          <w:szCs w:val="21"/>
          <w:lang w:eastAsia="en-IN"/>
        </w:rPr>
      </w:pPr>
      <w:r>
        <w:drawing>
          <wp:inline distT="0" distB="0" distL="0" distR="0" wp14:anchorId="48B0C03E" wp14:editId="0A790EC4">
            <wp:extent cx="5726482" cy="2690782"/>
            <wp:effectExtent l="0" t="0" r="7620" b="0"/>
            <wp:docPr id="10945191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9164" name=""/>
                    <pic:cNvPicPr/>
                  </pic:nvPicPr>
                  <pic:blipFill rotWithShape="1">
                    <a:blip r:embed="rId53">
                      <a:extLst>
                        <a:ext uri="{96DAC541-7B7A-43D3-8B79-37D633B846F1}">
                          <asvg:svgBlip xmlns:asvg="http://schemas.microsoft.com/office/drawing/2016/SVG/main" r:embed="rId54"/>
                        </a:ext>
                      </a:extLst>
                    </a:blip>
                    <a:srcRect t="13738" b="2731"/>
                    <a:stretch>
                      <a:fillRect/>
                    </a:stretch>
                  </pic:blipFill>
                  <pic:spPr bwMode="auto">
                    <a:xfrm>
                      <a:off x="0" y="0"/>
                      <a:ext cx="5727700" cy="2691354"/>
                    </a:xfrm>
                    <a:prstGeom prst="rect">
                      <a:avLst/>
                    </a:prstGeom>
                    <a:ln>
                      <a:noFill/>
                    </a:ln>
                    <a:extLst>
                      <a:ext uri="{53640926-AAD7-44D8-BBD7-CCE9431645EC}">
                        <a14:shadowObscured xmlns:a14="http://schemas.microsoft.com/office/drawing/2010/main"/>
                      </a:ext>
                    </a:extLst>
                  </pic:spPr>
                </pic:pic>
              </a:graphicData>
            </a:graphic>
          </wp:inline>
        </w:drawing>
      </w:r>
    </w:p>
    <w:p w14:paraId="7C4D7718" w14:textId="7D7C825B" w:rsidR="00B51CF1" w:rsidRPr="00004480" w:rsidRDefault="00B51CF1" w:rsidP="00B51CF1">
      <w:pPr>
        <w:pStyle w:val="Heading4"/>
      </w:pPr>
      <w:r w:rsidRPr="00004480">
        <w:t>A</w:t>
      </w:r>
      <w:r w:rsidR="008B5BC1">
        <w:t>ssumptions</w:t>
      </w:r>
    </w:p>
    <w:p w14:paraId="273D5CCB" w14:textId="77777777" w:rsidR="00A36D6D" w:rsidRPr="00BB2C24" w:rsidRDefault="00A36D6D" w:rsidP="00A36D6D">
      <w:p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The following assumptions apply to the proposed solution:</w:t>
      </w:r>
    </w:p>
    <w:p w14:paraId="781D9E07" w14:textId="77777777" w:rsidR="00A36D6D" w:rsidRPr="00BB2C24" w:rsidRDefault="00A36D6D" w:rsidP="00275D4E">
      <w:pPr>
        <w:numPr>
          <w:ilvl w:val="0"/>
          <w:numId w:val="121"/>
        </w:num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Customer creation will remain manual in D365</w:t>
      </w:r>
    </w:p>
    <w:p w14:paraId="23445AEC" w14:textId="77777777" w:rsidR="00A36D6D" w:rsidRPr="00BB2C24" w:rsidRDefault="00A36D6D" w:rsidP="00275D4E">
      <w:pPr>
        <w:numPr>
          <w:ilvl w:val="0"/>
          <w:numId w:val="121"/>
        </w:num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Chart of Accounts (CoA) is pre-configured with required main accounts</w:t>
      </w:r>
    </w:p>
    <w:p w14:paraId="1060C443" w14:textId="77777777" w:rsidR="00A36D6D" w:rsidRPr="00BB2C24" w:rsidRDefault="00A36D6D" w:rsidP="00275D4E">
      <w:pPr>
        <w:numPr>
          <w:ilvl w:val="0"/>
          <w:numId w:val="121"/>
        </w:num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Product catalogue is already defined in D365 (aligned with WP1)</w:t>
      </w:r>
    </w:p>
    <w:p w14:paraId="6B55FE7A" w14:textId="77777777" w:rsidR="00A36D6D" w:rsidRPr="00BB2C24" w:rsidRDefault="00A36D6D" w:rsidP="00275D4E">
      <w:pPr>
        <w:numPr>
          <w:ilvl w:val="0"/>
          <w:numId w:val="121"/>
        </w:num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Subscription invoice posting will be performed manually as a control step</w:t>
      </w:r>
    </w:p>
    <w:p w14:paraId="5D107ABD" w14:textId="77777777" w:rsidR="00A36D6D" w:rsidRPr="00BB2C24" w:rsidRDefault="00A36D6D" w:rsidP="00275D4E">
      <w:pPr>
        <w:numPr>
          <w:ilvl w:val="0"/>
          <w:numId w:val="121"/>
        </w:numPr>
        <w:spacing w:before="100" w:beforeAutospacing="1" w:after="100" w:afterAutospacing="1" w:line="300" w:lineRule="atLeast"/>
        <w:jc w:val="left"/>
        <w:rPr>
          <w:rFonts w:eastAsia="Times New Roman" w:cs="Segoe UI"/>
          <w:szCs w:val="20"/>
          <w:lang w:eastAsia="en-IN"/>
        </w:rPr>
      </w:pPr>
      <w:r w:rsidRPr="00BB2C24">
        <w:rPr>
          <w:rFonts w:eastAsia="Times New Roman" w:cs="Segoe UI"/>
          <w:szCs w:val="20"/>
          <w:lang w:eastAsia="en-IN"/>
        </w:rPr>
        <w:t xml:space="preserve">Middleware is responsible for: </w:t>
      </w:r>
    </w:p>
    <w:p w14:paraId="5C419E91" w14:textId="77777777" w:rsidR="00A36D6D" w:rsidRPr="00BB2C24" w:rsidRDefault="00A36D6D" w:rsidP="00275D4E">
      <w:pPr>
        <w:numPr>
          <w:ilvl w:val="1"/>
          <w:numId w:val="121"/>
        </w:numPr>
        <w:spacing w:before="100" w:beforeAutospacing="1" w:after="100" w:afterAutospacing="1" w:line="300" w:lineRule="atLeast"/>
        <w:ind w:left="1094" w:hanging="357"/>
        <w:jc w:val="left"/>
        <w:rPr>
          <w:rFonts w:eastAsia="Times New Roman" w:cs="Segoe UI"/>
          <w:szCs w:val="20"/>
          <w:lang w:eastAsia="en-IN"/>
        </w:rPr>
      </w:pPr>
      <w:r w:rsidRPr="00BB2C24">
        <w:rPr>
          <w:rFonts w:eastAsia="Times New Roman" w:cs="Segoe UI"/>
          <w:szCs w:val="20"/>
          <w:lang w:eastAsia="en-IN"/>
        </w:rPr>
        <w:t>Event orchestration</w:t>
      </w:r>
    </w:p>
    <w:p w14:paraId="71564782" w14:textId="495A7A25" w:rsidR="00E852C5" w:rsidRPr="00004480" w:rsidRDefault="00A36D6D" w:rsidP="00275D4E">
      <w:pPr>
        <w:numPr>
          <w:ilvl w:val="1"/>
          <w:numId w:val="121"/>
        </w:numPr>
        <w:spacing w:before="100" w:beforeAutospacing="1" w:after="100" w:afterAutospacing="1" w:line="300" w:lineRule="atLeast"/>
        <w:ind w:left="1094" w:hanging="357"/>
        <w:jc w:val="left"/>
      </w:pPr>
      <w:r w:rsidRPr="00BB2C24">
        <w:rPr>
          <w:rFonts w:eastAsia="Times New Roman" w:cs="Segoe UI"/>
          <w:szCs w:val="20"/>
          <w:lang w:eastAsia="en-IN"/>
        </w:rPr>
        <w:t>Data validation and transmission</w:t>
      </w:r>
    </w:p>
    <w:p w14:paraId="6AF83FD3" w14:textId="2528481D" w:rsidR="00EB6E11" w:rsidRPr="00004480" w:rsidRDefault="002C7791" w:rsidP="002C7791">
      <w:pPr>
        <w:pStyle w:val="Heading4"/>
      </w:pPr>
      <w:r w:rsidRPr="00004480">
        <w:t>Out of Scope</w:t>
      </w:r>
    </w:p>
    <w:p w14:paraId="376B9180" w14:textId="77777777" w:rsidR="00C33510" w:rsidRDefault="00C33510" w:rsidP="00C33510"/>
    <w:p w14:paraId="11625C26" w14:textId="5793E462" w:rsidR="002C7791" w:rsidRPr="00004480" w:rsidRDefault="002C7791" w:rsidP="00C33510">
      <w:r w:rsidRPr="00004480">
        <w:t>Handling of Customer invoice and customer payments are out of scope</w:t>
      </w:r>
      <w:r w:rsidR="00005073">
        <w:t>.</w:t>
      </w:r>
    </w:p>
    <w:p w14:paraId="1D40FDF7" w14:textId="77777777" w:rsidR="0085695B" w:rsidRPr="00004480" w:rsidRDefault="0085695B" w:rsidP="00AD7867"/>
    <w:p w14:paraId="6D735B28" w14:textId="0732E90A" w:rsidR="0027631C" w:rsidRPr="00004480" w:rsidRDefault="00216A22" w:rsidP="00A874A7">
      <w:pPr>
        <w:pStyle w:val="Heading3CG"/>
        <w:rPr>
          <w:lang w:val="en-AU"/>
        </w:rPr>
      </w:pPr>
      <w:bookmarkStart w:id="192" w:name="_Toc231251432"/>
      <w:bookmarkStart w:id="193" w:name="_Toc231276462"/>
      <w:r w:rsidRPr="00004480">
        <w:rPr>
          <w:lang w:val="en-AU"/>
        </w:rPr>
        <w:t>Work Package 4: New RSP Portal</w:t>
      </w:r>
      <w:bookmarkEnd w:id="192"/>
      <w:bookmarkEnd w:id="193"/>
    </w:p>
    <w:p w14:paraId="3EDDD0D7" w14:textId="6766B2B5" w:rsidR="002D5BB4" w:rsidRPr="00004480" w:rsidRDefault="00B63D69" w:rsidP="00B8181A">
      <w:r w:rsidRPr="00004480">
        <w:t>Tuatahi’s RSP Portal architecture is designed as a secure, lightweight channel allowing Retail Service Providers (RSPs) to self-serve key fibre service management functions such as searching addresses, service qualification, placing/monitoring orders, viewing current services, and managing notifications via an easy-to-use web interface. The portal is built on a thin UI layer integrated entirely with Tuatahi’s Experience APIs, adhering to a strict API-first principle.</w:t>
      </w:r>
    </w:p>
    <w:p w14:paraId="788911F6" w14:textId="77777777" w:rsidR="00244E64" w:rsidRPr="00004480" w:rsidRDefault="00244E64" w:rsidP="00B8181A"/>
    <w:p w14:paraId="5246F247" w14:textId="6EEBAABF" w:rsidR="0018492B" w:rsidRPr="00004480" w:rsidRDefault="00390A75" w:rsidP="008C67E8">
      <w:pPr>
        <w:pStyle w:val="Heading4"/>
      </w:pPr>
      <w:r w:rsidRPr="00004480">
        <w:t>Solution Details</w:t>
      </w:r>
    </w:p>
    <w:p w14:paraId="6F91343E" w14:textId="77777777" w:rsidR="00D95165" w:rsidRPr="00004480" w:rsidRDefault="00D95165" w:rsidP="00D95165"/>
    <w:p w14:paraId="1CECC7F1" w14:textId="3A5CD829" w:rsidR="00D95165" w:rsidRPr="00004480" w:rsidRDefault="00D95165" w:rsidP="00D95165">
      <w:r w:rsidRPr="00004480">
        <w:t xml:space="preserve">The Tuatahi requirements establish a clear need for a multi-tenant RSP model with strict tenant data isolation, whereby users operate within an organisation context and can only access data and functions </w:t>
      </w:r>
      <w:r w:rsidR="005A4898" w:rsidRPr="00004480">
        <w:t xml:space="preserve">have </w:t>
      </w:r>
      <w:r w:rsidRPr="00004480">
        <w:t xml:space="preserve">scoped to their respective RSP. </w:t>
      </w:r>
    </w:p>
    <w:p w14:paraId="033BD497" w14:textId="42BF1D27" w:rsidR="00860821" w:rsidRPr="00004480" w:rsidRDefault="00D95165" w:rsidP="00FB64F0">
      <w:r w:rsidRPr="00004480">
        <w:t>Accordingly, our solution adopts a secure multi-tenant architecture with logical data separation enforced through identity-driven access controls, API-level organisation scoping, and role-based permissions. This ensures compliant data isolation across all interactions, while the underlying cloud-native design supports scalable onboarding of additional RSPs and increasing transaction volumes without impacting security or performance.</w:t>
      </w:r>
    </w:p>
    <w:p w14:paraId="05803D5E" w14:textId="77777777" w:rsidR="00D95165" w:rsidRPr="00004480" w:rsidRDefault="00D95165" w:rsidP="00D95165"/>
    <w:p w14:paraId="3ED916D6" w14:textId="458E405D" w:rsidR="00860821" w:rsidRPr="00004480" w:rsidRDefault="00860821" w:rsidP="00860821">
      <w:r w:rsidRPr="00004480">
        <w:t xml:space="preserve">The </w:t>
      </w:r>
      <w:r w:rsidR="0018492B" w:rsidRPr="00004480">
        <w:t xml:space="preserve">RSP portal will be a </w:t>
      </w:r>
      <w:r w:rsidR="00C90BA9" w:rsidRPr="00004480">
        <w:t>lightweight</w:t>
      </w:r>
      <w:r w:rsidR="0018492B" w:rsidRPr="00004480">
        <w:t xml:space="preserve"> UI and all data retrieval will </w:t>
      </w:r>
      <w:r w:rsidR="00387137" w:rsidRPr="00004480">
        <w:t xml:space="preserve">only </w:t>
      </w:r>
      <w:r w:rsidR="0018492B" w:rsidRPr="00004480">
        <w:t>happen via Experience API</w:t>
      </w:r>
      <w:r w:rsidR="00C914EC" w:rsidRPr="00004480">
        <w:t>.</w:t>
      </w:r>
      <w:r w:rsidRPr="00004480">
        <w:t xml:space="preserve"> </w:t>
      </w:r>
      <w:r w:rsidR="00387137" w:rsidRPr="00004480">
        <w:t xml:space="preserve">There are no other interfaces for RSP portal, all communication to the dependent applications like Service Now, D365 happens via “Experience API” only. </w:t>
      </w:r>
      <w:r w:rsidRPr="00004480">
        <w:t>Design and build will utilise React Material Design components (20 components) and align to available brand guidance and WCAG 2.1 AA requirements. Design coverage is limited to defined components, priority views, and will not cover every possible edge case.</w:t>
      </w:r>
    </w:p>
    <w:p w14:paraId="06C974F9" w14:textId="294DF319" w:rsidR="0018492B" w:rsidRPr="00004480" w:rsidRDefault="0018492B" w:rsidP="00FB64F0"/>
    <w:p w14:paraId="33CF8FC4" w14:textId="1B71F8C1" w:rsidR="00EB432C" w:rsidRPr="00004480" w:rsidRDefault="00EB432C" w:rsidP="00BD6FEB">
      <w:pPr>
        <w:pStyle w:val="ListParagraph"/>
        <w:numPr>
          <w:ilvl w:val="0"/>
          <w:numId w:val="27"/>
        </w:numPr>
        <w:ind w:left="697" w:hanging="357"/>
      </w:pPr>
      <w:r w:rsidRPr="00004480">
        <w:t xml:space="preserve">Design engagement </w:t>
      </w:r>
      <w:r w:rsidR="000769B2" w:rsidRPr="00004480">
        <w:t xml:space="preserve">is expected to </w:t>
      </w:r>
      <w:r w:rsidRPr="00004480">
        <w:t>include discovery workshops, co-design sessions, and one round of usability testing with 3–4 participants (end users or client-nominated SMEs). Tu</w:t>
      </w:r>
      <w:r w:rsidR="00770EF2" w:rsidRPr="00004480">
        <w:t>atahi</w:t>
      </w:r>
      <w:r w:rsidRPr="00004480">
        <w:t xml:space="preserve"> is responsible for recruitment, scheduling, and incentives. </w:t>
      </w:r>
      <w:r w:rsidR="00014E8A" w:rsidRPr="00004480">
        <w:t>Output includes</w:t>
      </w:r>
      <w:r w:rsidRPr="00004480">
        <w:t xml:space="preserve"> a final developer handover pack.</w:t>
      </w:r>
    </w:p>
    <w:p w14:paraId="220CA064" w14:textId="27C51A8E" w:rsidR="00752049" w:rsidRPr="00004480" w:rsidRDefault="00752049" w:rsidP="00BD6FEB">
      <w:pPr>
        <w:pStyle w:val="ListParagraph"/>
        <w:numPr>
          <w:ilvl w:val="0"/>
          <w:numId w:val="27"/>
        </w:numPr>
        <w:ind w:left="697" w:hanging="357"/>
      </w:pPr>
      <w:r w:rsidRPr="00004480">
        <w:t>Design and user testing activities will be delivered using a timeboxed/capacity model. Within this fixed capacity, priority activities will be agreed and sequenced to maximise value.</w:t>
      </w:r>
    </w:p>
    <w:p w14:paraId="688734C6" w14:textId="486427B8" w:rsidR="00457FA2" w:rsidRPr="00004480" w:rsidRDefault="00457FA2" w:rsidP="00BD6FEB">
      <w:pPr>
        <w:pStyle w:val="ListParagraph"/>
        <w:numPr>
          <w:ilvl w:val="0"/>
          <w:numId w:val="27"/>
        </w:numPr>
        <w:ind w:left="697" w:hanging="357"/>
      </w:pPr>
      <w:r w:rsidRPr="00004480">
        <w:t>UX/UI design activities are dependent on the availability of high-level user stories and defined API/data structures. Delays or changes to these inputs may impact delivery sequencing and timelines.</w:t>
      </w:r>
    </w:p>
    <w:p w14:paraId="6BF720ED" w14:textId="77777777" w:rsidR="00755959" w:rsidRPr="00004480" w:rsidRDefault="00755959" w:rsidP="00FB64F0">
      <w:pPr>
        <w:rPr>
          <w:b/>
        </w:rPr>
      </w:pPr>
    </w:p>
    <w:p w14:paraId="62032154" w14:textId="23540429" w:rsidR="00FB64F0" w:rsidRPr="00004480" w:rsidRDefault="00FB64F0" w:rsidP="00FB64F0">
      <w:pPr>
        <w:rPr>
          <w:b/>
        </w:rPr>
      </w:pPr>
      <w:r w:rsidRPr="00004480">
        <w:rPr>
          <w:b/>
        </w:rPr>
        <w:t xml:space="preserve">UX/UI Volumetrics and </w:t>
      </w:r>
      <w:r w:rsidR="00D46326" w:rsidRPr="00004480">
        <w:rPr>
          <w:b/>
        </w:rPr>
        <w:t xml:space="preserve">Solution </w:t>
      </w:r>
      <w:r w:rsidRPr="00004480">
        <w:rPr>
          <w:b/>
        </w:rPr>
        <w:t>scope</w:t>
      </w:r>
    </w:p>
    <w:p w14:paraId="6D503690" w14:textId="77777777" w:rsidR="00755959" w:rsidRPr="00004480" w:rsidRDefault="00755959" w:rsidP="00755959"/>
    <w:p w14:paraId="1014251A" w14:textId="79A941DA" w:rsidR="00755959" w:rsidRPr="00004480" w:rsidRDefault="00755959" w:rsidP="00755959">
      <w:r w:rsidRPr="00004480">
        <w:t>UX/UI design will cover the defined 22 screens, focusing on priority flows rather than all possible permutations. Likely outputs include information architecture, task-based flows, high-fidelity designs, and interactive prototype for validation. Limited design support will be extended and available during the first three sprints to address clarifications, defect resolution, and minor refinements. UX/UI design activities are dependent on the availability of high-level user stories and defined API/data structures.</w:t>
      </w:r>
    </w:p>
    <w:p w14:paraId="4739D102" w14:textId="77777777" w:rsidR="00755959" w:rsidRPr="00004480" w:rsidRDefault="00755959" w:rsidP="00FB64F0">
      <w:pPr>
        <w:rPr>
          <w:b/>
        </w:rPr>
      </w:pPr>
    </w:p>
    <w:p w14:paraId="2D227200" w14:textId="21EB8421" w:rsidR="00FB64F0" w:rsidRPr="00004480" w:rsidRDefault="0017254A" w:rsidP="00FB64F0">
      <w:r w:rsidRPr="00004480">
        <w:rPr>
          <w:b/>
        </w:rPr>
        <w:t>UX/UI volumetrics -</w:t>
      </w:r>
      <w:r w:rsidRPr="00004480">
        <w:t xml:space="preserve"> </w:t>
      </w:r>
      <w:r w:rsidR="00FB64F0" w:rsidRPr="00004480">
        <w:t>Indicative WP4 Portal UX/UI volumetrics - based on the current 15-week estimate, we have assumed:</w:t>
      </w:r>
    </w:p>
    <w:p w14:paraId="1D7C45B7" w14:textId="77777777" w:rsidR="00FB64F0" w:rsidRPr="00004480" w:rsidRDefault="00FB64F0" w:rsidP="00275D4E">
      <w:pPr>
        <w:pStyle w:val="ListParagraph"/>
        <w:numPr>
          <w:ilvl w:val="1"/>
          <w:numId w:val="222"/>
        </w:numPr>
        <w:ind w:left="697" w:hanging="357"/>
      </w:pPr>
      <w:r w:rsidRPr="00004480">
        <w:t>6 priority user flows covering the key journeys as provided by Tuatahi.</w:t>
      </w:r>
    </w:p>
    <w:p w14:paraId="438B3D8B" w14:textId="77777777" w:rsidR="00FB64F0" w:rsidRPr="00004480" w:rsidRDefault="00FB64F0" w:rsidP="00275D4E">
      <w:pPr>
        <w:pStyle w:val="ListParagraph"/>
        <w:numPr>
          <w:ilvl w:val="1"/>
          <w:numId w:val="222"/>
        </w:numPr>
        <w:ind w:left="697" w:hanging="357"/>
      </w:pPr>
      <w:r w:rsidRPr="00004480">
        <w:t xml:space="preserve">22 desktop screen designs based on priority experiences, not every future-state screen or edge case. </w:t>
      </w:r>
    </w:p>
    <w:p w14:paraId="4FC4E2F3" w14:textId="77777777" w:rsidR="00FB64F0" w:rsidRPr="00004480" w:rsidRDefault="00FB64F0" w:rsidP="00275D4E">
      <w:pPr>
        <w:pStyle w:val="ListParagraph"/>
        <w:numPr>
          <w:ilvl w:val="1"/>
          <w:numId w:val="222"/>
        </w:numPr>
        <w:ind w:left="697" w:hanging="357"/>
      </w:pPr>
      <w:r w:rsidRPr="00004480">
        <w:t>1 clickable prototype covering key task interactions across multiple functional areas</w:t>
      </w:r>
    </w:p>
    <w:p w14:paraId="4F435BDE" w14:textId="77777777" w:rsidR="00FB64F0" w:rsidRPr="00004480" w:rsidRDefault="00FB64F0" w:rsidP="00275D4E">
      <w:pPr>
        <w:pStyle w:val="ListParagraph"/>
        <w:numPr>
          <w:ilvl w:val="1"/>
          <w:numId w:val="222"/>
        </w:numPr>
        <w:ind w:left="697" w:hanging="357"/>
      </w:pPr>
      <w:r w:rsidRPr="00004480">
        <w:t>20 reusable components based on React Material Design.</w:t>
      </w:r>
    </w:p>
    <w:p w14:paraId="66283A73" w14:textId="77777777" w:rsidR="00FB64F0" w:rsidRPr="00004480" w:rsidRDefault="00FB64F0" w:rsidP="00275D4E">
      <w:pPr>
        <w:pStyle w:val="ListParagraph"/>
        <w:numPr>
          <w:ilvl w:val="1"/>
          <w:numId w:val="222"/>
        </w:numPr>
        <w:ind w:left="697" w:hanging="357"/>
      </w:pPr>
      <w:r w:rsidRPr="00004480">
        <w:t>1 focused round of usability testing with 3-4 participants.</w:t>
      </w:r>
    </w:p>
    <w:p w14:paraId="7B8CAB3F" w14:textId="77777777" w:rsidR="0017254A" w:rsidRPr="00004480" w:rsidRDefault="0017254A" w:rsidP="0017254A">
      <w:pPr>
        <w:rPr>
          <w:b/>
        </w:rPr>
      </w:pPr>
    </w:p>
    <w:p w14:paraId="5E4A4342" w14:textId="52CC1D4B" w:rsidR="00FB64F0" w:rsidRPr="00004480" w:rsidRDefault="0017254A" w:rsidP="0017254A">
      <w:pPr>
        <w:rPr>
          <w:b/>
        </w:rPr>
      </w:pPr>
      <w:r w:rsidRPr="00004480">
        <w:rPr>
          <w:b/>
        </w:rPr>
        <w:t xml:space="preserve">Other solution details - </w:t>
      </w:r>
    </w:p>
    <w:p w14:paraId="3E12C655" w14:textId="39BD307F" w:rsidR="00FB64F0" w:rsidRPr="00004480" w:rsidRDefault="00FB64F0" w:rsidP="00FB64F0">
      <w:r w:rsidRPr="00004480">
        <w:t xml:space="preserve">The following 22 desktop screens have been estimated in scope – the complexity distribution and definitions are included below. Any changes to the number of screens or the complexity uncovered during the detailed design phase will result in impact to effort </w:t>
      </w:r>
      <w:r w:rsidR="00860821" w:rsidRPr="00004480">
        <w:t>and</w:t>
      </w:r>
      <w:r w:rsidRPr="00004480">
        <w:t xml:space="preserve"> timeline.</w:t>
      </w:r>
    </w:p>
    <w:tbl>
      <w:tblPr>
        <w:tblW w:w="9015" w:type="dxa"/>
        <w:tblInd w:w="-5" w:type="dxa"/>
        <w:tblBorders>
          <w:top w:val="single" w:sz="4" w:space="0" w:color="D0CECE" w:themeColor="background2" w:themeShade="E6"/>
          <w:bottom w:val="single" w:sz="4" w:space="0" w:color="D0CECE" w:themeColor="background2" w:themeShade="E6"/>
          <w:insideH w:val="single" w:sz="4" w:space="0" w:color="D0CECE" w:themeColor="background2" w:themeShade="E6"/>
        </w:tblBorders>
        <w:tblLook w:val="04A0" w:firstRow="1" w:lastRow="0" w:firstColumn="1" w:lastColumn="0" w:noHBand="0" w:noVBand="1"/>
      </w:tblPr>
      <w:tblGrid>
        <w:gridCol w:w="2552"/>
        <w:gridCol w:w="4503"/>
        <w:gridCol w:w="1960"/>
      </w:tblGrid>
      <w:tr w:rsidR="00987DF8" w:rsidRPr="00D70A87" w14:paraId="7108DD79" w14:textId="77777777" w:rsidTr="00141AC2">
        <w:trPr>
          <w:trHeight w:val="290"/>
        </w:trPr>
        <w:tc>
          <w:tcPr>
            <w:tcW w:w="2552" w:type="dxa"/>
            <w:shd w:val="clear" w:color="auto" w:fill="0070C0"/>
          </w:tcPr>
          <w:p w14:paraId="1CBAFEEC" w14:textId="4A990219" w:rsidR="0025149C" w:rsidRPr="00BB2C24" w:rsidRDefault="0025149C" w:rsidP="00BB2C24">
            <w:pPr>
              <w:spacing w:before="120" w:after="120"/>
              <w:jc w:val="left"/>
              <w:rPr>
                <w:rFonts w:eastAsia="Times New Roman" w:cs="Times New Roman"/>
                <w:b/>
                <w:color w:val="FFFFFF" w:themeColor="background1"/>
                <w:szCs w:val="20"/>
                <w:lang w:eastAsia="en-NZ"/>
              </w:rPr>
            </w:pPr>
            <w:r w:rsidRPr="00BB2C24">
              <w:rPr>
                <w:rFonts w:eastAsia="Times New Roman" w:cs="Times New Roman"/>
                <w:b/>
                <w:color w:val="FFFFFF" w:themeColor="background1"/>
                <w:szCs w:val="20"/>
                <w:lang w:eastAsia="en-NZ"/>
              </w:rPr>
              <w:t>Journey</w:t>
            </w:r>
            <w:r w:rsidR="008D3942" w:rsidRPr="00BB2C24">
              <w:rPr>
                <w:rFonts w:eastAsia="Times New Roman" w:cs="Times New Roman"/>
                <w:b/>
                <w:color w:val="FFFFFF" w:themeColor="background1"/>
                <w:szCs w:val="20"/>
                <w:lang w:eastAsia="en-NZ"/>
              </w:rPr>
              <w:t xml:space="preserve"> Point</w:t>
            </w:r>
          </w:p>
        </w:tc>
        <w:tc>
          <w:tcPr>
            <w:tcW w:w="4503" w:type="dxa"/>
            <w:shd w:val="clear" w:color="auto" w:fill="0070C0"/>
            <w:noWrap/>
            <w:vAlign w:val="bottom"/>
            <w:hideMark/>
          </w:tcPr>
          <w:p w14:paraId="371034CD" w14:textId="13DD657D" w:rsidR="00D70A87" w:rsidRPr="00BB2C24" w:rsidRDefault="00F82FA8" w:rsidP="00BB2C24">
            <w:pPr>
              <w:spacing w:before="120" w:after="120"/>
              <w:jc w:val="left"/>
              <w:rPr>
                <w:rFonts w:eastAsia="Times New Roman" w:cs="Times New Roman"/>
                <w:b/>
                <w:color w:val="FFFFFF" w:themeColor="background1"/>
                <w:szCs w:val="20"/>
                <w:lang w:eastAsia="en-NZ"/>
              </w:rPr>
            </w:pPr>
            <w:r w:rsidRPr="00BB2C24">
              <w:rPr>
                <w:rFonts w:eastAsia="Times New Roman" w:cs="Times New Roman"/>
                <w:b/>
                <w:color w:val="FFFFFF" w:themeColor="background1"/>
                <w:szCs w:val="20"/>
                <w:lang w:eastAsia="en-NZ"/>
              </w:rPr>
              <w:t>Screen</w:t>
            </w:r>
            <w:r w:rsidR="00A9694B" w:rsidRPr="00BB2C24">
              <w:rPr>
                <w:rFonts w:eastAsia="Times New Roman" w:cs="Times New Roman"/>
                <w:b/>
                <w:color w:val="FFFFFF" w:themeColor="background1"/>
                <w:szCs w:val="20"/>
                <w:lang w:eastAsia="en-NZ"/>
              </w:rPr>
              <w:t>s</w:t>
            </w:r>
          </w:p>
        </w:tc>
        <w:tc>
          <w:tcPr>
            <w:tcW w:w="1960" w:type="dxa"/>
            <w:shd w:val="clear" w:color="auto" w:fill="0070C0"/>
            <w:noWrap/>
            <w:vAlign w:val="bottom"/>
            <w:hideMark/>
          </w:tcPr>
          <w:p w14:paraId="03C67F28" w14:textId="77777777" w:rsidR="00D70A87" w:rsidRPr="00BB2C24" w:rsidRDefault="00D70A87" w:rsidP="00BB2C24">
            <w:pPr>
              <w:spacing w:before="120" w:after="120"/>
              <w:jc w:val="left"/>
              <w:rPr>
                <w:rFonts w:eastAsia="Times New Roman" w:cs="Times New Roman"/>
                <w:b/>
                <w:color w:val="FFFFFF" w:themeColor="background1"/>
                <w:szCs w:val="20"/>
                <w:lang w:eastAsia="en-NZ"/>
              </w:rPr>
            </w:pPr>
            <w:r w:rsidRPr="00BB2C24">
              <w:rPr>
                <w:rFonts w:eastAsia="Times New Roman" w:cs="Times New Roman"/>
                <w:b/>
                <w:color w:val="FFFFFF" w:themeColor="background1"/>
                <w:szCs w:val="20"/>
                <w:lang w:eastAsia="en-NZ"/>
              </w:rPr>
              <w:t>Complexity</w:t>
            </w:r>
          </w:p>
        </w:tc>
      </w:tr>
      <w:tr w:rsidR="00987DF8" w:rsidRPr="00D70A87" w14:paraId="0F1B3B80" w14:textId="77777777" w:rsidTr="00141AC2">
        <w:trPr>
          <w:trHeight w:val="290"/>
        </w:trPr>
        <w:tc>
          <w:tcPr>
            <w:tcW w:w="2552" w:type="dxa"/>
          </w:tcPr>
          <w:p w14:paraId="1396AE55" w14:textId="016800A5" w:rsidR="00870F8D" w:rsidRPr="00004480" w:rsidRDefault="00870F8D"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RSP portal login</w:t>
            </w:r>
          </w:p>
        </w:tc>
        <w:tc>
          <w:tcPr>
            <w:tcW w:w="4503" w:type="dxa"/>
            <w:noWrap/>
            <w:vAlign w:val="bottom"/>
            <w:hideMark/>
          </w:tcPr>
          <w:p w14:paraId="7C2550C8"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Login (SSO via Okta) </w:t>
            </w:r>
          </w:p>
        </w:tc>
        <w:tc>
          <w:tcPr>
            <w:tcW w:w="1960" w:type="dxa"/>
            <w:noWrap/>
            <w:vAlign w:val="bottom"/>
            <w:hideMark/>
          </w:tcPr>
          <w:p w14:paraId="3E99032A"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02E16E78" w14:textId="77777777" w:rsidTr="00141AC2">
        <w:trPr>
          <w:trHeight w:val="290"/>
        </w:trPr>
        <w:tc>
          <w:tcPr>
            <w:tcW w:w="2552" w:type="dxa"/>
          </w:tcPr>
          <w:p w14:paraId="14DD1501"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22C65DCA"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Forgot Password</w:t>
            </w:r>
          </w:p>
        </w:tc>
        <w:tc>
          <w:tcPr>
            <w:tcW w:w="1960" w:type="dxa"/>
            <w:noWrap/>
            <w:vAlign w:val="bottom"/>
            <w:hideMark/>
          </w:tcPr>
          <w:p w14:paraId="2F08E261"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12A74C75" w14:textId="77777777" w:rsidTr="00141AC2">
        <w:trPr>
          <w:trHeight w:val="290"/>
        </w:trPr>
        <w:tc>
          <w:tcPr>
            <w:tcW w:w="2552" w:type="dxa"/>
          </w:tcPr>
          <w:p w14:paraId="78435AC1" w14:textId="0FFFAB16" w:rsidR="00870F8D" w:rsidRPr="00004480" w:rsidRDefault="00870F8D"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Portal user landing page</w:t>
            </w:r>
          </w:p>
        </w:tc>
        <w:tc>
          <w:tcPr>
            <w:tcW w:w="4503" w:type="dxa"/>
            <w:noWrap/>
            <w:vAlign w:val="bottom"/>
            <w:hideMark/>
          </w:tcPr>
          <w:p w14:paraId="1D57B329"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Org Selection (Context)/ User Profile</w:t>
            </w:r>
          </w:p>
        </w:tc>
        <w:tc>
          <w:tcPr>
            <w:tcW w:w="1960" w:type="dxa"/>
            <w:noWrap/>
            <w:vAlign w:val="bottom"/>
            <w:hideMark/>
          </w:tcPr>
          <w:p w14:paraId="4880DCE6"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48924F54" w14:textId="77777777" w:rsidTr="00141AC2">
        <w:trPr>
          <w:trHeight w:val="290"/>
        </w:trPr>
        <w:tc>
          <w:tcPr>
            <w:tcW w:w="2552" w:type="dxa"/>
          </w:tcPr>
          <w:p w14:paraId="2EA24903"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372CE35F"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Orders Dashboard (Orders List) </w:t>
            </w:r>
          </w:p>
        </w:tc>
        <w:tc>
          <w:tcPr>
            <w:tcW w:w="1960" w:type="dxa"/>
            <w:noWrap/>
            <w:vAlign w:val="bottom"/>
            <w:hideMark/>
          </w:tcPr>
          <w:p w14:paraId="501B7632"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Large</w:t>
            </w:r>
          </w:p>
        </w:tc>
      </w:tr>
      <w:tr w:rsidR="00987DF8" w:rsidRPr="00D70A87" w14:paraId="64CDF627" w14:textId="77777777" w:rsidTr="00141AC2">
        <w:trPr>
          <w:trHeight w:val="290"/>
        </w:trPr>
        <w:tc>
          <w:tcPr>
            <w:tcW w:w="2552" w:type="dxa"/>
          </w:tcPr>
          <w:p w14:paraId="73D7B77A"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2FFA2A5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Order Tracking (read only, no interaction)</w:t>
            </w:r>
          </w:p>
        </w:tc>
        <w:tc>
          <w:tcPr>
            <w:tcW w:w="1960" w:type="dxa"/>
            <w:noWrap/>
            <w:vAlign w:val="bottom"/>
            <w:hideMark/>
          </w:tcPr>
          <w:p w14:paraId="2B367FB4"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69E5D28C" w14:textId="77777777" w:rsidTr="00141AC2">
        <w:trPr>
          <w:trHeight w:val="290"/>
        </w:trPr>
        <w:tc>
          <w:tcPr>
            <w:tcW w:w="2552" w:type="dxa"/>
          </w:tcPr>
          <w:p w14:paraId="7AA619DD"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4C69273C"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Services Dashboard (Active Services List) </w:t>
            </w:r>
          </w:p>
        </w:tc>
        <w:tc>
          <w:tcPr>
            <w:tcW w:w="1960" w:type="dxa"/>
            <w:noWrap/>
            <w:vAlign w:val="bottom"/>
            <w:hideMark/>
          </w:tcPr>
          <w:p w14:paraId="7913064E"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Large</w:t>
            </w:r>
          </w:p>
        </w:tc>
      </w:tr>
      <w:tr w:rsidR="00987DF8" w:rsidRPr="00D70A87" w14:paraId="3FD8ADBE" w14:textId="77777777" w:rsidTr="00141AC2">
        <w:trPr>
          <w:trHeight w:val="290"/>
        </w:trPr>
        <w:tc>
          <w:tcPr>
            <w:tcW w:w="2552" w:type="dxa"/>
          </w:tcPr>
          <w:p w14:paraId="40DF6DA4"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30CB3A9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Service Detail (Service Info &amp; Device Data) </w:t>
            </w:r>
          </w:p>
        </w:tc>
        <w:tc>
          <w:tcPr>
            <w:tcW w:w="1960" w:type="dxa"/>
            <w:noWrap/>
            <w:vAlign w:val="bottom"/>
            <w:hideMark/>
          </w:tcPr>
          <w:p w14:paraId="7F92DA96"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277C77CF" w14:textId="77777777" w:rsidTr="00141AC2">
        <w:trPr>
          <w:trHeight w:val="290"/>
        </w:trPr>
        <w:tc>
          <w:tcPr>
            <w:tcW w:w="2552" w:type="dxa"/>
          </w:tcPr>
          <w:p w14:paraId="20D888C8"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768E3899"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Customer orders for a location</w:t>
            </w:r>
          </w:p>
        </w:tc>
        <w:tc>
          <w:tcPr>
            <w:tcW w:w="1960" w:type="dxa"/>
            <w:noWrap/>
            <w:vAlign w:val="bottom"/>
            <w:hideMark/>
          </w:tcPr>
          <w:p w14:paraId="491E38F9"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084F4AC7" w14:textId="77777777" w:rsidTr="00141AC2">
        <w:trPr>
          <w:trHeight w:val="290"/>
        </w:trPr>
        <w:tc>
          <w:tcPr>
            <w:tcW w:w="2552" w:type="dxa"/>
          </w:tcPr>
          <w:p w14:paraId="2D1FF943"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6D0D0162"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Notification Preferences (Settings) </w:t>
            </w:r>
          </w:p>
        </w:tc>
        <w:tc>
          <w:tcPr>
            <w:tcW w:w="1960" w:type="dxa"/>
            <w:noWrap/>
            <w:vAlign w:val="bottom"/>
            <w:hideMark/>
          </w:tcPr>
          <w:p w14:paraId="26FB0DDB"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2648BC40" w14:textId="77777777" w:rsidTr="00141AC2">
        <w:trPr>
          <w:trHeight w:val="290"/>
        </w:trPr>
        <w:tc>
          <w:tcPr>
            <w:tcW w:w="2552" w:type="dxa"/>
          </w:tcPr>
          <w:p w14:paraId="52CEE22E"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64F45AF4" w14:textId="763E5ECC"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Reports &amp; Data Export </w:t>
            </w:r>
            <w:r w:rsidR="001C2BAA" w:rsidRPr="00004480">
              <w:rPr>
                <w:rFonts w:eastAsia="Times New Roman" w:cs="Times New Roman"/>
                <w:sz w:val="18"/>
                <w:szCs w:val="18"/>
                <w:lang w:eastAsia="en-AU"/>
              </w:rPr>
              <w:t>(4 x Reports)</w:t>
            </w:r>
          </w:p>
        </w:tc>
        <w:tc>
          <w:tcPr>
            <w:tcW w:w="1960" w:type="dxa"/>
            <w:noWrap/>
            <w:vAlign w:val="bottom"/>
            <w:hideMark/>
          </w:tcPr>
          <w:p w14:paraId="0D52385B"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Large</w:t>
            </w:r>
          </w:p>
        </w:tc>
      </w:tr>
      <w:tr w:rsidR="00987DF8" w:rsidRPr="00D70A87" w14:paraId="006C0163" w14:textId="77777777" w:rsidTr="00141AC2">
        <w:trPr>
          <w:trHeight w:val="290"/>
        </w:trPr>
        <w:tc>
          <w:tcPr>
            <w:tcW w:w="2552" w:type="dxa"/>
          </w:tcPr>
          <w:p w14:paraId="4C640206"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4F6A97C6"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Diagnostics Panel (in Service Detail) </w:t>
            </w:r>
          </w:p>
        </w:tc>
        <w:tc>
          <w:tcPr>
            <w:tcW w:w="1960" w:type="dxa"/>
            <w:noWrap/>
            <w:vAlign w:val="bottom"/>
            <w:hideMark/>
          </w:tcPr>
          <w:p w14:paraId="474D6D6E"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4BBDCB5B" w14:textId="77777777" w:rsidTr="00141AC2">
        <w:trPr>
          <w:trHeight w:val="290"/>
        </w:trPr>
        <w:tc>
          <w:tcPr>
            <w:tcW w:w="2552" w:type="dxa"/>
          </w:tcPr>
          <w:p w14:paraId="2B98F984" w14:textId="5D8E8175" w:rsidR="00A9694B" w:rsidRPr="00004480" w:rsidRDefault="00A9694B"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Address search and service qualification</w:t>
            </w:r>
          </w:p>
        </w:tc>
        <w:tc>
          <w:tcPr>
            <w:tcW w:w="4503" w:type="dxa"/>
            <w:noWrap/>
            <w:vAlign w:val="bottom"/>
            <w:hideMark/>
          </w:tcPr>
          <w:p w14:paraId="4A7DE012"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Address Search- Look up, Input, Qualification check</w:t>
            </w:r>
          </w:p>
        </w:tc>
        <w:tc>
          <w:tcPr>
            <w:tcW w:w="1960" w:type="dxa"/>
            <w:noWrap/>
            <w:vAlign w:val="bottom"/>
            <w:hideMark/>
          </w:tcPr>
          <w:p w14:paraId="5A09F9B7"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099AFF99" w14:textId="77777777" w:rsidTr="00141AC2">
        <w:trPr>
          <w:trHeight w:val="290"/>
        </w:trPr>
        <w:tc>
          <w:tcPr>
            <w:tcW w:w="2552" w:type="dxa"/>
          </w:tcPr>
          <w:p w14:paraId="003126B6"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4B2F2EC9"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Address Search – Qualification Results (Success/ Failure)</w:t>
            </w:r>
          </w:p>
        </w:tc>
        <w:tc>
          <w:tcPr>
            <w:tcW w:w="1960" w:type="dxa"/>
            <w:noWrap/>
            <w:vAlign w:val="bottom"/>
            <w:hideMark/>
          </w:tcPr>
          <w:p w14:paraId="6C22AEDB"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230C6817" w14:textId="77777777" w:rsidTr="00141AC2">
        <w:trPr>
          <w:trHeight w:val="290"/>
        </w:trPr>
        <w:tc>
          <w:tcPr>
            <w:tcW w:w="2552" w:type="dxa"/>
          </w:tcPr>
          <w:p w14:paraId="401CD279"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1A4C43C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List/ display product offers and select a product offer</w:t>
            </w:r>
          </w:p>
        </w:tc>
        <w:tc>
          <w:tcPr>
            <w:tcW w:w="1960" w:type="dxa"/>
            <w:noWrap/>
            <w:vAlign w:val="bottom"/>
            <w:hideMark/>
          </w:tcPr>
          <w:p w14:paraId="7AD045A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15D15929" w14:textId="77777777" w:rsidTr="00141AC2">
        <w:trPr>
          <w:trHeight w:val="290"/>
        </w:trPr>
        <w:tc>
          <w:tcPr>
            <w:tcW w:w="2552" w:type="dxa"/>
          </w:tcPr>
          <w:p w14:paraId="3AD90F39" w14:textId="607C3068" w:rsidR="003F736A" w:rsidRPr="00004480" w:rsidRDefault="003F736A"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Place service order</w:t>
            </w:r>
          </w:p>
        </w:tc>
        <w:tc>
          <w:tcPr>
            <w:tcW w:w="4503" w:type="dxa"/>
            <w:noWrap/>
            <w:vAlign w:val="bottom"/>
            <w:hideMark/>
          </w:tcPr>
          <w:p w14:paraId="2E020729"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 xml:space="preserve">New Order - Service Details, upload attachments </w:t>
            </w:r>
          </w:p>
        </w:tc>
        <w:tc>
          <w:tcPr>
            <w:tcW w:w="1960" w:type="dxa"/>
            <w:noWrap/>
            <w:vAlign w:val="bottom"/>
            <w:hideMark/>
          </w:tcPr>
          <w:p w14:paraId="1ED96A57"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Large</w:t>
            </w:r>
          </w:p>
        </w:tc>
      </w:tr>
      <w:tr w:rsidR="00987DF8" w:rsidRPr="00D70A87" w14:paraId="3297E593" w14:textId="77777777" w:rsidTr="00141AC2">
        <w:trPr>
          <w:trHeight w:val="290"/>
        </w:trPr>
        <w:tc>
          <w:tcPr>
            <w:tcW w:w="2552" w:type="dxa"/>
          </w:tcPr>
          <w:p w14:paraId="0A010ED5"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1B562D4C"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Order confirmation(Post-submission) </w:t>
            </w:r>
          </w:p>
        </w:tc>
        <w:tc>
          <w:tcPr>
            <w:tcW w:w="1960" w:type="dxa"/>
            <w:noWrap/>
            <w:vAlign w:val="bottom"/>
            <w:hideMark/>
          </w:tcPr>
          <w:p w14:paraId="54148750"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22A1770D" w14:textId="77777777" w:rsidTr="00141AC2">
        <w:trPr>
          <w:trHeight w:val="290"/>
        </w:trPr>
        <w:tc>
          <w:tcPr>
            <w:tcW w:w="2552" w:type="dxa"/>
          </w:tcPr>
          <w:p w14:paraId="10CD811E"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084F0642"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Order rejection (Post-submission) </w:t>
            </w:r>
          </w:p>
        </w:tc>
        <w:tc>
          <w:tcPr>
            <w:tcW w:w="1960" w:type="dxa"/>
            <w:noWrap/>
            <w:vAlign w:val="bottom"/>
            <w:hideMark/>
          </w:tcPr>
          <w:p w14:paraId="5AAFBAE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042F8F60" w14:textId="77777777" w:rsidTr="00141AC2">
        <w:trPr>
          <w:trHeight w:val="290"/>
        </w:trPr>
        <w:tc>
          <w:tcPr>
            <w:tcW w:w="2552" w:type="dxa"/>
          </w:tcPr>
          <w:p w14:paraId="32836E86" w14:textId="2CAE0143" w:rsidR="003F736A" w:rsidRPr="00004480" w:rsidRDefault="003F736A"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Manage orders</w:t>
            </w:r>
          </w:p>
        </w:tc>
        <w:tc>
          <w:tcPr>
            <w:tcW w:w="4503" w:type="dxa"/>
            <w:noWrap/>
            <w:vAlign w:val="bottom"/>
            <w:hideMark/>
          </w:tcPr>
          <w:p w14:paraId="2760E65F"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Order detail </w:t>
            </w:r>
          </w:p>
        </w:tc>
        <w:tc>
          <w:tcPr>
            <w:tcW w:w="1960" w:type="dxa"/>
            <w:noWrap/>
            <w:vAlign w:val="bottom"/>
            <w:hideMark/>
          </w:tcPr>
          <w:p w14:paraId="4B728A46"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Large</w:t>
            </w:r>
          </w:p>
        </w:tc>
      </w:tr>
      <w:tr w:rsidR="00987DF8" w:rsidRPr="00D70A87" w14:paraId="7EA7EDC3" w14:textId="77777777" w:rsidTr="00141AC2">
        <w:trPr>
          <w:trHeight w:val="290"/>
        </w:trPr>
        <w:tc>
          <w:tcPr>
            <w:tcW w:w="2552" w:type="dxa"/>
          </w:tcPr>
          <w:p w14:paraId="382A59DE"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2F9C1797"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Modify Order (change service details, upload attachments)</w:t>
            </w:r>
          </w:p>
        </w:tc>
        <w:tc>
          <w:tcPr>
            <w:tcW w:w="1960" w:type="dxa"/>
            <w:noWrap/>
            <w:vAlign w:val="bottom"/>
            <w:hideMark/>
          </w:tcPr>
          <w:p w14:paraId="1241BACC"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78C61D49" w14:textId="77777777" w:rsidTr="00141AC2">
        <w:trPr>
          <w:trHeight w:val="290"/>
        </w:trPr>
        <w:tc>
          <w:tcPr>
            <w:tcW w:w="2552" w:type="dxa"/>
          </w:tcPr>
          <w:p w14:paraId="1DAA096E" w14:textId="77777777" w:rsidR="00F82FA8" w:rsidRPr="00004480" w:rsidRDefault="00F82FA8" w:rsidP="00BB2C24">
            <w:pPr>
              <w:spacing w:before="120" w:after="120"/>
              <w:jc w:val="left"/>
              <w:rPr>
                <w:rFonts w:eastAsia="Times New Roman" w:cs="Times New Roman"/>
                <w:sz w:val="18"/>
                <w:szCs w:val="18"/>
                <w:lang w:eastAsia="en-AU"/>
              </w:rPr>
            </w:pPr>
          </w:p>
        </w:tc>
        <w:tc>
          <w:tcPr>
            <w:tcW w:w="4503" w:type="dxa"/>
            <w:noWrap/>
            <w:vAlign w:val="bottom"/>
            <w:hideMark/>
          </w:tcPr>
          <w:p w14:paraId="0B5940E3"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Cancel order (Confirmation dialog) </w:t>
            </w:r>
          </w:p>
        </w:tc>
        <w:tc>
          <w:tcPr>
            <w:tcW w:w="1960" w:type="dxa"/>
            <w:noWrap/>
            <w:vAlign w:val="bottom"/>
            <w:hideMark/>
          </w:tcPr>
          <w:p w14:paraId="7A1AFF6E"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Small</w:t>
            </w:r>
          </w:p>
        </w:tc>
      </w:tr>
      <w:tr w:rsidR="00987DF8" w:rsidRPr="00D70A87" w14:paraId="2C1E8601" w14:textId="77777777" w:rsidTr="00141AC2">
        <w:trPr>
          <w:trHeight w:val="290"/>
        </w:trPr>
        <w:tc>
          <w:tcPr>
            <w:tcW w:w="2552" w:type="dxa"/>
          </w:tcPr>
          <w:p w14:paraId="5E5AA244" w14:textId="115AC177" w:rsidR="00D81753" w:rsidRPr="00004480" w:rsidRDefault="00D81753"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Manage offers</w:t>
            </w:r>
          </w:p>
        </w:tc>
        <w:tc>
          <w:tcPr>
            <w:tcW w:w="4503" w:type="dxa"/>
            <w:noWrap/>
            <w:vAlign w:val="bottom"/>
            <w:hideMark/>
          </w:tcPr>
          <w:p w14:paraId="635E8350"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List product offers</w:t>
            </w:r>
          </w:p>
        </w:tc>
        <w:tc>
          <w:tcPr>
            <w:tcW w:w="1960" w:type="dxa"/>
            <w:noWrap/>
            <w:vAlign w:val="bottom"/>
            <w:hideMark/>
          </w:tcPr>
          <w:p w14:paraId="3BE06F67"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r w:rsidR="00987DF8" w:rsidRPr="00D70A87" w14:paraId="2BB6CCAB" w14:textId="77777777" w:rsidTr="00141AC2">
        <w:trPr>
          <w:trHeight w:val="290"/>
        </w:trPr>
        <w:tc>
          <w:tcPr>
            <w:tcW w:w="2552" w:type="dxa"/>
          </w:tcPr>
          <w:p w14:paraId="3AF91824" w14:textId="64EAD259" w:rsidR="00D81753" w:rsidRPr="00004480" w:rsidRDefault="00D81753"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Network outage and maintenance</w:t>
            </w:r>
          </w:p>
        </w:tc>
        <w:tc>
          <w:tcPr>
            <w:tcW w:w="4503" w:type="dxa"/>
            <w:noWrap/>
            <w:vAlign w:val="bottom"/>
            <w:hideMark/>
          </w:tcPr>
          <w:p w14:paraId="2A07A80F"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Outages &amp; Maintenance page </w:t>
            </w:r>
          </w:p>
        </w:tc>
        <w:tc>
          <w:tcPr>
            <w:tcW w:w="1960" w:type="dxa"/>
            <w:noWrap/>
            <w:vAlign w:val="bottom"/>
            <w:hideMark/>
          </w:tcPr>
          <w:p w14:paraId="02C71D2C" w14:textId="77777777" w:rsidR="00D70A87" w:rsidRPr="00004480" w:rsidRDefault="00D70A87" w:rsidP="00BB2C24">
            <w:pPr>
              <w:spacing w:before="120" w:after="120"/>
              <w:jc w:val="left"/>
              <w:rPr>
                <w:rFonts w:eastAsia="Times New Roman" w:cs="Times New Roman"/>
                <w:sz w:val="18"/>
                <w:szCs w:val="18"/>
                <w:lang w:eastAsia="en-AU"/>
              </w:rPr>
            </w:pPr>
            <w:r w:rsidRPr="00004480">
              <w:rPr>
                <w:rFonts w:eastAsia="Times New Roman" w:cs="Times New Roman"/>
                <w:sz w:val="18"/>
                <w:szCs w:val="18"/>
                <w:lang w:eastAsia="en-AU"/>
              </w:rPr>
              <w:t>Medium</w:t>
            </w:r>
          </w:p>
        </w:tc>
      </w:tr>
    </w:tbl>
    <w:p w14:paraId="4FD2DDE0" w14:textId="77777777" w:rsidR="00DA027F" w:rsidRPr="00004480" w:rsidRDefault="00DA027F" w:rsidP="00DA027F">
      <w:pPr>
        <w:pStyle w:val="ListParagraph"/>
        <w:ind w:left="1440"/>
      </w:pPr>
    </w:p>
    <w:p w14:paraId="15044CBA" w14:textId="5F8CABDB" w:rsidR="0093339C" w:rsidRPr="00004480" w:rsidRDefault="0093339C" w:rsidP="001B66AD">
      <w:pPr>
        <w:pStyle w:val="ListParagraph"/>
        <w:numPr>
          <w:ilvl w:val="0"/>
          <w:numId w:val="27"/>
        </w:numPr>
      </w:pPr>
      <w:r w:rsidRPr="00004480">
        <w:t>Report formats other than csv or pdf for download. The current estimate is for 4 reports. Any additional reports are out of scope</w:t>
      </w:r>
    </w:p>
    <w:p w14:paraId="697EE4A6" w14:textId="77777777" w:rsidR="00B370D5" w:rsidRPr="00004480" w:rsidRDefault="00B370D5" w:rsidP="001B66AD">
      <w:pPr>
        <w:pStyle w:val="ListParagraph"/>
        <w:numPr>
          <w:ilvl w:val="0"/>
          <w:numId w:val="27"/>
        </w:numPr>
      </w:pPr>
      <w:r w:rsidRPr="00004480">
        <w:t>AWS services used for the solution will be deployed in TFF AWS environment and cost incurred will be calculated after finalisation of architecture in design phase</w:t>
      </w:r>
    </w:p>
    <w:p w14:paraId="44169EC7" w14:textId="77777777" w:rsidR="00B370D5" w:rsidRPr="00004480" w:rsidRDefault="00B370D5" w:rsidP="001B66AD">
      <w:pPr>
        <w:pStyle w:val="ListParagraph"/>
        <w:numPr>
          <w:ilvl w:val="0"/>
          <w:numId w:val="27"/>
        </w:numPr>
      </w:pPr>
      <w:r w:rsidRPr="00004480">
        <w:t>Collaboration with RSPs for testing of the RSP portal will be handled by TFF along with any other external vendor collaboration</w:t>
      </w:r>
    </w:p>
    <w:p w14:paraId="46FC960F" w14:textId="7C9B8E7E" w:rsidR="00D11373" w:rsidRPr="00004480" w:rsidRDefault="005E4E86" w:rsidP="001B66AD">
      <w:pPr>
        <w:pStyle w:val="ListParagraph"/>
        <w:numPr>
          <w:ilvl w:val="0"/>
          <w:numId w:val="27"/>
        </w:numPr>
      </w:pPr>
      <w:r w:rsidRPr="00004480">
        <w:t xml:space="preserve">Provide support </w:t>
      </w:r>
      <w:r w:rsidR="005C279B" w:rsidRPr="00004480">
        <w:t>for UAT</w:t>
      </w:r>
      <w:r w:rsidR="00B456E3" w:rsidRPr="00004480">
        <w:t xml:space="preserve"> </w:t>
      </w:r>
      <w:r w:rsidR="00A94B67" w:rsidRPr="00004480">
        <w:t>(2 rounds</w:t>
      </w:r>
      <w:r w:rsidR="00D63948" w:rsidRPr="00004480">
        <w:t xml:space="preserve"> – one before RSP testing delivery and another one at the end </w:t>
      </w:r>
      <w:r w:rsidR="00D11373" w:rsidRPr="00004480">
        <w:t xml:space="preserve">of RSP Portal </w:t>
      </w:r>
      <w:r w:rsidR="007C440D" w:rsidRPr="00004480">
        <w:t>go live</w:t>
      </w:r>
      <w:r w:rsidR="00A94B67" w:rsidRPr="00004480">
        <w:t>)</w:t>
      </w:r>
      <w:r w:rsidR="00D11373" w:rsidRPr="00004480">
        <w:t xml:space="preserve"> to the test team</w:t>
      </w:r>
    </w:p>
    <w:p w14:paraId="03B17387" w14:textId="788912D5" w:rsidR="000A6FB6" w:rsidRPr="00004480" w:rsidRDefault="005622D7" w:rsidP="001B66AD">
      <w:pPr>
        <w:pStyle w:val="ListParagraph"/>
        <w:numPr>
          <w:ilvl w:val="0"/>
          <w:numId w:val="27"/>
        </w:numPr>
      </w:pPr>
      <w:r w:rsidRPr="00004480">
        <w:t>Support</w:t>
      </w:r>
      <w:r w:rsidR="000F7588" w:rsidRPr="00004480">
        <w:t xml:space="preserve"> for</w:t>
      </w:r>
      <w:r w:rsidRPr="00004480">
        <w:t xml:space="preserve"> RSP testing phase </w:t>
      </w:r>
      <w:r w:rsidR="000F7588" w:rsidRPr="00004480">
        <w:t xml:space="preserve">of </w:t>
      </w:r>
      <w:r w:rsidRPr="00004480">
        <w:t>12 months</w:t>
      </w:r>
      <w:r w:rsidR="000F7588" w:rsidRPr="00004480">
        <w:t>:</w:t>
      </w:r>
    </w:p>
    <w:p w14:paraId="60439745" w14:textId="662582D7" w:rsidR="00D92253" w:rsidRPr="00004480" w:rsidRDefault="00D92253" w:rsidP="00BD6FEB">
      <w:pPr>
        <w:pStyle w:val="ListParagraph"/>
        <w:numPr>
          <w:ilvl w:val="1"/>
          <w:numId w:val="27"/>
        </w:numPr>
        <w:ind w:left="1434" w:hanging="357"/>
      </w:pPr>
      <w:r w:rsidRPr="00D92253">
        <w:t>In the 12</w:t>
      </w:r>
      <w:r>
        <w:t xml:space="preserve"> </w:t>
      </w:r>
      <w:r w:rsidRPr="00D92253">
        <w:t xml:space="preserve">months period of RSP testing phase, </w:t>
      </w:r>
      <w:r>
        <w:t xml:space="preserve">it was </w:t>
      </w:r>
      <w:r w:rsidR="00186C5A">
        <w:t>clarified</w:t>
      </w:r>
      <w:r w:rsidRPr="00D92253">
        <w:t xml:space="preserve"> </w:t>
      </w:r>
      <w:r>
        <w:t xml:space="preserve">in QnA </w:t>
      </w:r>
      <w:r w:rsidR="00186C5A">
        <w:t xml:space="preserve">that </w:t>
      </w:r>
      <w:r w:rsidRPr="00D92253">
        <w:t xml:space="preserve">there will be </w:t>
      </w:r>
      <w:r w:rsidR="00186C5A">
        <w:t xml:space="preserve">very </w:t>
      </w:r>
      <w:r w:rsidRPr="00D92253">
        <w:t xml:space="preserve">less changes </w:t>
      </w:r>
      <w:r w:rsidR="00EA3D31">
        <w:t>encouraged</w:t>
      </w:r>
      <w:r w:rsidRPr="00D92253">
        <w:t xml:space="preserve"> from RSPs</w:t>
      </w:r>
      <w:r w:rsidR="00EA3D31">
        <w:t xml:space="preserve"> during this phase</w:t>
      </w:r>
      <w:r w:rsidRPr="00D92253">
        <w:t xml:space="preserve">; </w:t>
      </w:r>
      <w:r w:rsidR="007C440D" w:rsidRPr="00D92253">
        <w:t>in case</w:t>
      </w:r>
      <w:r w:rsidRPr="00D92253">
        <w:t xml:space="preserve"> there are major changes the plan and effort will be impacted</w:t>
      </w:r>
    </w:p>
    <w:p w14:paraId="7FC95EEB" w14:textId="2F4F20C9" w:rsidR="003277A5" w:rsidRPr="00004480" w:rsidRDefault="006B535F" w:rsidP="001B66AD">
      <w:pPr>
        <w:pStyle w:val="ListParagraph"/>
        <w:numPr>
          <w:ilvl w:val="0"/>
          <w:numId w:val="27"/>
        </w:numPr>
      </w:pPr>
      <w:r w:rsidRPr="00004480">
        <w:t xml:space="preserve">Hypercare </w:t>
      </w:r>
      <w:r w:rsidR="001B2EA1" w:rsidRPr="00004480">
        <w:t xml:space="preserve">is solution for </w:t>
      </w:r>
      <w:r w:rsidR="007D52A4" w:rsidRPr="00004480">
        <w:t>1</w:t>
      </w:r>
      <w:r w:rsidR="004304EE" w:rsidRPr="00004480">
        <w:t xml:space="preserve"> month</w:t>
      </w:r>
      <w:r w:rsidR="005423A1" w:rsidRPr="00004480">
        <w:t xml:space="preserve"> and post hypercare </w:t>
      </w:r>
      <w:r w:rsidR="001B2EA1" w:rsidRPr="00004480">
        <w:t xml:space="preserve"> for </w:t>
      </w:r>
      <w:r w:rsidR="007D52A4" w:rsidRPr="00004480">
        <w:t>3</w:t>
      </w:r>
      <w:r w:rsidR="005423A1" w:rsidRPr="00004480">
        <w:t xml:space="preserve"> months</w:t>
      </w:r>
    </w:p>
    <w:p w14:paraId="0A3AA35E" w14:textId="77777777" w:rsidR="004107F3" w:rsidRPr="00004480" w:rsidRDefault="004107F3" w:rsidP="009B443C"/>
    <w:p w14:paraId="2EDE7D27" w14:textId="77777777" w:rsidR="002F02ED" w:rsidRPr="00004480" w:rsidRDefault="002F02ED" w:rsidP="00FB5975">
      <w:pPr>
        <w:pStyle w:val="Heading5"/>
      </w:pPr>
      <w:r w:rsidRPr="00004480">
        <w:t>Deployment Architecture</w:t>
      </w:r>
    </w:p>
    <w:p w14:paraId="3104319F" w14:textId="77777777" w:rsidR="00442C36" w:rsidRPr="00004480" w:rsidRDefault="00442C36" w:rsidP="00442C36">
      <w:pPr>
        <w:rPr>
          <w:lang w:eastAsia="en-AU"/>
        </w:rPr>
      </w:pPr>
    </w:p>
    <w:p w14:paraId="2873FCD0" w14:textId="77777777" w:rsidR="002F02ED" w:rsidRPr="00004480" w:rsidRDefault="002F02ED" w:rsidP="002F02ED">
      <w:pPr>
        <w:pStyle w:val="ListParagraph"/>
      </w:pPr>
      <w:r w:rsidRPr="00004480">
        <w:drawing>
          <wp:inline distT="0" distB="0" distL="0" distR="0" wp14:anchorId="4BEB09D9" wp14:editId="12E5AC97">
            <wp:extent cx="5727700" cy="3303270"/>
            <wp:effectExtent l="0" t="0" r="6350" b="0"/>
            <wp:docPr id="122725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8435" name=""/>
                    <pic:cNvPicPr/>
                  </pic:nvPicPr>
                  <pic:blipFill>
                    <a:blip r:embed="rId55"/>
                    <a:stretch>
                      <a:fillRect/>
                    </a:stretch>
                  </pic:blipFill>
                  <pic:spPr>
                    <a:xfrm>
                      <a:off x="0" y="0"/>
                      <a:ext cx="5727700" cy="3303270"/>
                    </a:xfrm>
                    <a:prstGeom prst="rect">
                      <a:avLst/>
                    </a:prstGeom>
                  </pic:spPr>
                </pic:pic>
              </a:graphicData>
            </a:graphic>
          </wp:inline>
        </w:drawing>
      </w:r>
    </w:p>
    <w:p w14:paraId="04B68185" w14:textId="37AF5C77" w:rsidR="002F02ED" w:rsidRPr="00004480" w:rsidRDefault="004D7B42" w:rsidP="002F02ED">
      <w:pPr>
        <w:pStyle w:val="ListParagraph"/>
      </w:pPr>
      <w:r w:rsidRPr="00004480">
        <w:t>Following AWS services are planned for RSP Portal:</w:t>
      </w:r>
    </w:p>
    <w:p w14:paraId="68938981" w14:textId="77777777" w:rsidR="002F02ED" w:rsidRPr="00004480" w:rsidRDefault="002F02ED" w:rsidP="002F02ED">
      <w:pPr>
        <w:pStyle w:val="ListParagraph"/>
      </w:pPr>
    </w:p>
    <w:p w14:paraId="00091FA1" w14:textId="261B6119" w:rsidR="002F02ED" w:rsidRPr="00004480" w:rsidRDefault="002F02ED" w:rsidP="001B66AD">
      <w:pPr>
        <w:pStyle w:val="ListParagraph"/>
        <w:numPr>
          <w:ilvl w:val="0"/>
          <w:numId w:val="27"/>
        </w:numPr>
      </w:pPr>
      <w:r w:rsidRPr="00004480">
        <w:t xml:space="preserve"> </w:t>
      </w:r>
      <w:r w:rsidRPr="00004480">
        <w:rPr>
          <w:b/>
        </w:rPr>
        <w:t>ECS on EC2</w:t>
      </w:r>
      <w:r w:rsidR="003633F4" w:rsidRPr="00004480">
        <w:t xml:space="preserve"> </w:t>
      </w:r>
      <w:r w:rsidR="003633F4" w:rsidRPr="00004480">
        <w:rPr>
          <w:b/>
        </w:rPr>
        <w:t>or Fa</w:t>
      </w:r>
      <w:r w:rsidR="00872334">
        <w:rPr>
          <w:b/>
        </w:rPr>
        <w:t>r</w:t>
      </w:r>
      <w:r w:rsidR="003633F4" w:rsidRPr="00004480">
        <w:rPr>
          <w:b/>
        </w:rPr>
        <w:t>gate</w:t>
      </w:r>
      <w:r w:rsidR="004D7B42" w:rsidRPr="00004480">
        <w:t xml:space="preserve">- </w:t>
      </w:r>
      <w:r w:rsidRPr="00004480">
        <w:t xml:space="preserve">The RSP Portal is a web-based Application accessible to RSP users through standard browsers. It’s built using React and served as static web content, it’s a lightweight, front-end-only app that runs in the user’s browser and delegates all data and process logic via Experience API layer owned by TFF. This will be deployed as docker containers using AWS Elastic Container Services. </w:t>
      </w:r>
    </w:p>
    <w:p w14:paraId="01BD8498" w14:textId="12EA9109" w:rsidR="00A877AE" w:rsidRPr="00004480" w:rsidRDefault="002F02ED" w:rsidP="001B66AD">
      <w:pPr>
        <w:pStyle w:val="ListParagraph"/>
        <w:numPr>
          <w:ilvl w:val="0"/>
          <w:numId w:val="27"/>
        </w:numPr>
      </w:pPr>
      <w:r w:rsidRPr="00004480">
        <w:rPr>
          <w:b/>
        </w:rPr>
        <w:t>OKTA</w:t>
      </w:r>
      <w:r w:rsidR="004D7B42" w:rsidRPr="00004480">
        <w:t xml:space="preserve"> - </w:t>
      </w:r>
      <w:r w:rsidR="00A877AE" w:rsidRPr="00004480">
        <w:t>User management happens outside the portal through user groups defined in OKTA and will be undertaken by TFF.</w:t>
      </w:r>
    </w:p>
    <w:p w14:paraId="291ED859" w14:textId="5E947DC1" w:rsidR="002F02ED" w:rsidRPr="00004480" w:rsidRDefault="002F02ED" w:rsidP="001B66AD">
      <w:pPr>
        <w:pStyle w:val="ListParagraph"/>
        <w:numPr>
          <w:ilvl w:val="0"/>
          <w:numId w:val="27"/>
        </w:numPr>
      </w:pPr>
      <w:r w:rsidRPr="00004480">
        <w:t>RSP user access is secured via Okta Single Sign-On with OAuth2/OIDC. When an RSP user navigates to the portal, they are redirected to Okta to authenticate. Upon successful login, an access token is issued containing RSP identity and scopes. This token is stored in the user’s session and attached to every API call made from the portal.</w:t>
      </w:r>
      <w:r w:rsidR="00106A3E" w:rsidRPr="00004480">
        <w:t xml:space="preserve"> All User management is via OKTA</w:t>
      </w:r>
    </w:p>
    <w:p w14:paraId="4A19CC7E" w14:textId="120F580B" w:rsidR="002F02ED" w:rsidRPr="00004480" w:rsidRDefault="002F02ED" w:rsidP="001B66AD">
      <w:pPr>
        <w:pStyle w:val="ListParagraph"/>
        <w:numPr>
          <w:ilvl w:val="0"/>
          <w:numId w:val="27"/>
        </w:numPr>
      </w:pPr>
      <w:r w:rsidRPr="00004480">
        <w:rPr>
          <w:b/>
        </w:rPr>
        <w:t>Experience API</w:t>
      </w:r>
      <w:r w:rsidR="004D7B42" w:rsidRPr="00004480">
        <w:t xml:space="preserve"> - </w:t>
      </w:r>
      <w:r w:rsidRPr="00004480">
        <w:t>Tuatahi’s Experience APIs</w:t>
      </w:r>
      <w:r w:rsidR="00A6499A" w:rsidRPr="00004480">
        <w:t xml:space="preserve">, maintained by TFF team, </w:t>
      </w:r>
      <w:r w:rsidRPr="00004480">
        <w:t xml:space="preserve"> form the gateway between the portal and the core systems. These are domain-aligned microservices delivering external operations like address qualification, order submission, tracking, inventory and service queries, and so forth.</w:t>
      </w:r>
    </w:p>
    <w:p w14:paraId="391CD07B" w14:textId="18B35A08" w:rsidR="002F02ED" w:rsidRPr="00004480" w:rsidRDefault="002F02ED" w:rsidP="001B66AD">
      <w:pPr>
        <w:pStyle w:val="ListParagraph"/>
        <w:numPr>
          <w:ilvl w:val="0"/>
          <w:numId w:val="27"/>
        </w:numPr>
      </w:pPr>
      <w:r w:rsidRPr="00004480">
        <w:rPr>
          <w:b/>
        </w:rPr>
        <w:t>Lambda functions</w:t>
      </w:r>
      <w:r w:rsidR="003633F4" w:rsidRPr="00004480">
        <w:t xml:space="preserve"> - </w:t>
      </w:r>
      <w:r w:rsidRPr="00004480">
        <w:t>To handle a few data transformation scenarios without adding complexity to the portal or core systems, the solution includes a limited number of optional AWS Lambda utilities. These functions act as tightly governed edge-case handlers, invoked only when needed via specific Experience APIs or event triggers. This approach addresses edge cases pragmatically, preserving the RSP Portal’s API-first, thin-channel design while mitigating operational risks.</w:t>
      </w:r>
    </w:p>
    <w:p w14:paraId="3D3240C1" w14:textId="5254FDFB" w:rsidR="002F02ED" w:rsidRPr="00004480" w:rsidRDefault="002F02ED" w:rsidP="001B66AD">
      <w:pPr>
        <w:pStyle w:val="ListParagraph"/>
        <w:numPr>
          <w:ilvl w:val="0"/>
          <w:numId w:val="27"/>
        </w:numPr>
      </w:pPr>
      <w:r w:rsidRPr="00004480">
        <w:rPr>
          <w:b/>
        </w:rPr>
        <w:t>Amazon S3</w:t>
      </w:r>
      <w:r w:rsidR="003633F4" w:rsidRPr="00004480">
        <w:t xml:space="preserve"> - </w:t>
      </w:r>
      <w:r w:rsidRPr="00004480">
        <w:t>Static assets used by the portal will be stored in the Amazon S3. Using S3 to serve these assets ensures fast, scalable distribution to RSP users and minimal operational overhead. S3’s inherent durability and elasticity support high availability. This can also be used to hold large reports requested by RSPs.</w:t>
      </w:r>
    </w:p>
    <w:p w14:paraId="08C2A91D" w14:textId="77777777" w:rsidR="002F02ED" w:rsidRPr="00004480" w:rsidRDefault="002F02ED" w:rsidP="009B443C"/>
    <w:p w14:paraId="2E13F7F3" w14:textId="7DC56630" w:rsidR="00E3491D" w:rsidRPr="00004480" w:rsidRDefault="00820F47" w:rsidP="00E3491D">
      <w:pPr>
        <w:pStyle w:val="Heading4"/>
      </w:pPr>
      <w:r>
        <w:drawing>
          <wp:anchor distT="0" distB="0" distL="114300" distR="114300" simplePos="0" relativeHeight="251658256" behindDoc="0" locked="0" layoutInCell="1" allowOverlap="1" wp14:anchorId="714D8B5F" wp14:editId="0B4C8B9C">
            <wp:simplePos x="0" y="0"/>
            <wp:positionH relativeFrom="column">
              <wp:posOffset>238392</wp:posOffset>
            </wp:positionH>
            <wp:positionV relativeFrom="paragraph">
              <wp:posOffset>246655</wp:posOffset>
            </wp:positionV>
            <wp:extent cx="5727700" cy="2813050"/>
            <wp:effectExtent l="0" t="0" r="6350" b="6350"/>
            <wp:wrapSquare wrapText="bothSides"/>
            <wp:docPr id="19618625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62568" name=""/>
                    <pic:cNvPicPr/>
                  </pic:nvPicPr>
                  <pic:blipFill rotWithShape="1">
                    <a:blip r:embed="rId56">
                      <a:extLst>
                        <a:ext uri="{96DAC541-7B7A-43D3-8B79-37D633B846F1}">
                          <asvg:svgBlip xmlns:asvg="http://schemas.microsoft.com/office/drawing/2016/SVG/main" r:embed="rId57"/>
                        </a:ext>
                      </a:extLst>
                    </a:blip>
                    <a:srcRect t="8857" b="3822"/>
                    <a:stretch>
                      <a:fillRect/>
                    </a:stretch>
                  </pic:blipFill>
                  <pic:spPr bwMode="auto">
                    <a:xfrm>
                      <a:off x="0" y="0"/>
                      <a:ext cx="5727700" cy="2813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491D" w:rsidRPr="00004480">
        <w:rPr>
          <w:b/>
        </w:rPr>
        <w:t xml:space="preserve">Activities &amp; </w:t>
      </w:r>
      <w:r w:rsidR="00693F3B" w:rsidRPr="00004480">
        <w:rPr>
          <w:b/>
        </w:rPr>
        <w:t xml:space="preserve">Key </w:t>
      </w:r>
      <w:r w:rsidR="00E3491D" w:rsidRPr="00004480">
        <w:rPr>
          <w:b/>
        </w:rPr>
        <w:t>Dependencies</w:t>
      </w:r>
    </w:p>
    <w:p w14:paraId="4F1C0329" w14:textId="6070982E" w:rsidR="00E3491D" w:rsidRPr="00004480" w:rsidRDefault="00E3491D" w:rsidP="00BC2C85">
      <w:pPr>
        <w:pStyle w:val="ListParagraph"/>
        <w:ind w:left="1041"/>
        <w:rPr>
          <w:b/>
        </w:rPr>
      </w:pPr>
    </w:p>
    <w:p w14:paraId="00B22C97" w14:textId="57A0D935" w:rsidR="00E3491D" w:rsidRPr="00004480" w:rsidRDefault="00E3491D" w:rsidP="009E54A4">
      <w:pPr>
        <w:ind w:left="681"/>
        <w:rPr>
          <w:b/>
        </w:rPr>
      </w:pPr>
    </w:p>
    <w:p w14:paraId="15F772A5" w14:textId="22005CB6" w:rsidR="008E6F3D" w:rsidRPr="00004480" w:rsidRDefault="00151A69" w:rsidP="00FB5975">
      <w:pPr>
        <w:pStyle w:val="Heading5"/>
      </w:pPr>
      <w:r w:rsidRPr="00004480">
        <w:t>Detailed Dependencies</w:t>
      </w:r>
    </w:p>
    <w:p w14:paraId="3235CA6B" w14:textId="77777777" w:rsidR="008E6F3D" w:rsidRPr="00004480" w:rsidRDefault="008E6F3D" w:rsidP="009E54A4">
      <w:pPr>
        <w:ind w:left="681"/>
        <w:rPr>
          <w:b/>
        </w:rPr>
      </w:pPr>
    </w:p>
    <w:p w14:paraId="0129BA00" w14:textId="77777777" w:rsidR="008E6F3D" w:rsidRPr="00004480" w:rsidRDefault="008E6F3D" w:rsidP="00446A85">
      <w:pPr>
        <w:pStyle w:val="ListParagraph"/>
        <w:numPr>
          <w:ilvl w:val="0"/>
          <w:numId w:val="45"/>
        </w:numPr>
      </w:pPr>
      <w:r w:rsidRPr="00004480">
        <w:t>A dedicated Tuatahi portal product owner will be available throughout the project to provide direction and resolve blockers.</w:t>
      </w:r>
    </w:p>
    <w:p w14:paraId="38D14793" w14:textId="77777777" w:rsidR="008E6F3D" w:rsidRPr="00004480" w:rsidRDefault="008E6F3D" w:rsidP="00446A85">
      <w:pPr>
        <w:pStyle w:val="ListParagraph"/>
        <w:numPr>
          <w:ilvl w:val="0"/>
          <w:numId w:val="45"/>
        </w:numPr>
      </w:pPr>
      <w:r w:rsidRPr="00004480">
        <w:t>Access to required stakeholders and SMEs will be ensured, with availability supporting timely engagement, a single round of feedback per deliverable, and approvals and feedback provided by Tuatahi within 3 business days of submission.</w:t>
      </w:r>
    </w:p>
    <w:p w14:paraId="3A28CC11" w14:textId="77777777" w:rsidR="008E6F3D" w:rsidRPr="00004480" w:rsidRDefault="008E6F3D" w:rsidP="00446A85">
      <w:pPr>
        <w:pStyle w:val="ListParagraph"/>
        <w:numPr>
          <w:ilvl w:val="0"/>
          <w:numId w:val="45"/>
        </w:numPr>
      </w:pPr>
      <w:r w:rsidRPr="00004480">
        <w:t>Experience API swagger definition will be made available to Capgemini prior to the discovery and design phase</w:t>
      </w:r>
    </w:p>
    <w:p w14:paraId="4A2978E0" w14:textId="3F41AC94" w:rsidR="008E6F3D" w:rsidRPr="00004480" w:rsidRDefault="008E6F3D" w:rsidP="00446A85">
      <w:pPr>
        <w:pStyle w:val="ListParagraph"/>
        <w:numPr>
          <w:ilvl w:val="0"/>
          <w:numId w:val="45"/>
        </w:numPr>
      </w:pPr>
      <w:r w:rsidRPr="00004480">
        <w:t xml:space="preserve">Experience APIs </w:t>
      </w:r>
      <w:r w:rsidR="0096502B" w:rsidRPr="00004480">
        <w:t>deployed in the platform</w:t>
      </w:r>
      <w:r w:rsidRPr="00004480">
        <w:t xml:space="preserve"> by TFF at least 3 weeks prior to SIT phase.</w:t>
      </w:r>
    </w:p>
    <w:p w14:paraId="340EF4E7" w14:textId="77777777" w:rsidR="008E6F3D" w:rsidRPr="00004480" w:rsidRDefault="008E6F3D" w:rsidP="00446A85">
      <w:pPr>
        <w:pStyle w:val="ListParagraph"/>
        <w:numPr>
          <w:ilvl w:val="0"/>
          <w:numId w:val="45"/>
        </w:numPr>
      </w:pPr>
      <w:r w:rsidRPr="00004480">
        <w:t>Strategy for notifications and outages needs to be discussed and confirmed with backend team during Analysis phase</w:t>
      </w:r>
    </w:p>
    <w:p w14:paraId="63406032" w14:textId="77777777" w:rsidR="008E6F3D" w:rsidRPr="00004480" w:rsidRDefault="008E6F3D" w:rsidP="00446A85">
      <w:pPr>
        <w:pStyle w:val="ListParagraph"/>
        <w:numPr>
          <w:ilvl w:val="0"/>
          <w:numId w:val="45"/>
        </w:numPr>
      </w:pPr>
      <w:r w:rsidRPr="00004480">
        <w:t>Accessibility/security standards to be supplied by TFF - this will need to be defined as part of the design phase.</w:t>
      </w:r>
    </w:p>
    <w:p w14:paraId="044D259C" w14:textId="0BD81D4E" w:rsidR="0018492B" w:rsidRPr="007D73FC" w:rsidRDefault="00283E71" w:rsidP="007D73FC">
      <w:pPr>
        <w:pStyle w:val="ListParagraph"/>
        <w:numPr>
          <w:ilvl w:val="0"/>
          <w:numId w:val="45"/>
        </w:numPr>
      </w:pPr>
      <w:r w:rsidRPr="00004480">
        <w:t>Execution of</w:t>
      </w:r>
      <w:r w:rsidR="00637AC7" w:rsidRPr="00004480">
        <w:t xml:space="preserve"> security and penetration testing </w:t>
      </w:r>
      <w:r w:rsidRPr="00004480">
        <w:t>will be carried out by TFF and Capgemini will provide support.</w:t>
      </w:r>
      <w:r w:rsidR="00E3491D" w:rsidRPr="00004480">
        <w:rPr>
          <w:b/>
        </w:rPr>
        <w:tab/>
      </w:r>
    </w:p>
    <w:p w14:paraId="37B1D8B1" w14:textId="1AEBA256" w:rsidR="00CE35FE" w:rsidRPr="00004480" w:rsidRDefault="0018492B" w:rsidP="008C67E8">
      <w:pPr>
        <w:pStyle w:val="Heading4"/>
        <w:rPr>
          <w:b/>
        </w:rPr>
      </w:pPr>
      <w:r w:rsidRPr="00004480">
        <w:rPr>
          <w:b/>
        </w:rPr>
        <w:t>Out of Scope</w:t>
      </w:r>
    </w:p>
    <w:p w14:paraId="448CB782" w14:textId="04A9A2DC" w:rsidR="0018492B" w:rsidRPr="00004480" w:rsidRDefault="00C05B37" w:rsidP="00446A85">
      <w:pPr>
        <w:pStyle w:val="ListParagraph"/>
        <w:numPr>
          <w:ilvl w:val="0"/>
          <w:numId w:val="45"/>
        </w:numPr>
      </w:pPr>
      <w:r w:rsidRPr="00004480">
        <w:t xml:space="preserve">Scope is limited to the </w:t>
      </w:r>
      <w:r w:rsidR="000F49F2" w:rsidRPr="00004480">
        <w:t>screens</w:t>
      </w:r>
      <w:r w:rsidRPr="00004480">
        <w:t xml:space="preserve"> defined above</w:t>
      </w:r>
      <w:r w:rsidR="003644D5" w:rsidRPr="00004480">
        <w:t xml:space="preserve"> along with complexity definitions</w:t>
      </w:r>
      <w:r w:rsidRPr="00004480">
        <w:t xml:space="preserve">. Any additional screens, flows, components, edge cases, design iterations, or testing cycles beyond this definition will be </w:t>
      </w:r>
      <w:r w:rsidR="001B2228" w:rsidRPr="00004480">
        <w:t>raised and discussed.</w:t>
      </w:r>
    </w:p>
    <w:p w14:paraId="3B7E8489" w14:textId="0E677089" w:rsidR="00384662" w:rsidRPr="00004480" w:rsidRDefault="00F312A6" w:rsidP="00446A85">
      <w:pPr>
        <w:pStyle w:val="ListParagraph"/>
        <w:numPr>
          <w:ilvl w:val="0"/>
          <w:numId w:val="45"/>
        </w:numPr>
      </w:pPr>
      <w:r w:rsidRPr="00004480">
        <w:t>Native m</w:t>
      </w:r>
      <w:r w:rsidR="00AC3A15" w:rsidRPr="00004480">
        <w:t xml:space="preserve">obile </w:t>
      </w:r>
      <w:r w:rsidR="00384662" w:rsidRPr="00004480">
        <w:t xml:space="preserve">application </w:t>
      </w:r>
      <w:r w:rsidR="0095718A" w:rsidRPr="00004480">
        <w:t>design</w:t>
      </w:r>
      <w:r w:rsidR="005B0040" w:rsidRPr="00004480">
        <w:t>,</w:t>
      </w:r>
      <w:r w:rsidR="0095718A" w:rsidRPr="00004480">
        <w:t xml:space="preserve"> </w:t>
      </w:r>
      <w:r w:rsidR="00AC3A15" w:rsidRPr="00004480">
        <w:t>development</w:t>
      </w:r>
      <w:r w:rsidR="005B0040" w:rsidRPr="00004480">
        <w:t xml:space="preserve"> and deployment</w:t>
      </w:r>
    </w:p>
    <w:p w14:paraId="671701AE" w14:textId="312139B0" w:rsidR="00104A93" w:rsidRPr="00004480" w:rsidRDefault="00104A93" w:rsidP="00446A85">
      <w:pPr>
        <w:pStyle w:val="ListParagraph"/>
        <w:numPr>
          <w:ilvl w:val="0"/>
          <w:numId w:val="45"/>
        </w:numPr>
      </w:pPr>
      <w:r w:rsidRPr="00004480">
        <w:t>Multi-language support</w:t>
      </w:r>
      <w:r w:rsidR="00687BFF" w:rsidRPr="00004480">
        <w:t xml:space="preserve"> by the portal.</w:t>
      </w:r>
    </w:p>
    <w:p w14:paraId="6A65F8B6" w14:textId="6CA2B371" w:rsidR="00792BA9" w:rsidRPr="00004480" w:rsidRDefault="007346AD" w:rsidP="00446A85">
      <w:pPr>
        <w:pStyle w:val="ListParagraph"/>
        <w:numPr>
          <w:ilvl w:val="0"/>
          <w:numId w:val="45"/>
        </w:numPr>
      </w:pPr>
      <w:r w:rsidRPr="00004480">
        <w:t>Data migration</w:t>
      </w:r>
      <w:r w:rsidR="002E4562" w:rsidRPr="00004480">
        <w:t xml:space="preserve"> from Telflow</w:t>
      </w:r>
      <w:r w:rsidR="0036144F" w:rsidRPr="00004480">
        <w:t xml:space="preserve"> into any </w:t>
      </w:r>
      <w:r w:rsidR="00687BFF" w:rsidRPr="00004480">
        <w:t xml:space="preserve">other </w:t>
      </w:r>
      <w:r w:rsidR="004A6CA5" w:rsidRPr="00004480">
        <w:t>system</w:t>
      </w:r>
    </w:p>
    <w:p w14:paraId="01FFBFCA" w14:textId="360A0733" w:rsidR="00AB3117" w:rsidRPr="00004480" w:rsidRDefault="00CC5D2C" w:rsidP="00446A85">
      <w:pPr>
        <w:pStyle w:val="ListParagraph"/>
        <w:numPr>
          <w:ilvl w:val="0"/>
          <w:numId w:val="45"/>
        </w:numPr>
      </w:pPr>
      <w:r w:rsidRPr="00004480">
        <w:t>Design</w:t>
      </w:r>
      <w:r w:rsidR="00AB3117" w:rsidRPr="00004480">
        <w:t xml:space="preserve"> of a bespoke visual language, custom component library, or full design system beyond the </w:t>
      </w:r>
      <w:r w:rsidR="00096E7A" w:rsidRPr="00004480">
        <w:t xml:space="preserve">React Material </w:t>
      </w:r>
      <w:r w:rsidRPr="00004480">
        <w:t>UI required for development</w:t>
      </w:r>
      <w:r w:rsidR="00AB3117" w:rsidRPr="00004480">
        <w:t>.</w:t>
      </w:r>
    </w:p>
    <w:p w14:paraId="3B36BE42" w14:textId="0801C108" w:rsidR="00B552AF" w:rsidRPr="00004480" w:rsidRDefault="00B552AF" w:rsidP="00446A85">
      <w:pPr>
        <w:pStyle w:val="ListParagraph"/>
        <w:numPr>
          <w:ilvl w:val="0"/>
          <w:numId w:val="45"/>
        </w:numPr>
      </w:pPr>
      <w:r w:rsidRPr="00004480">
        <w:t>Securing the hosting environment and network perimeter</w:t>
      </w:r>
      <w:r w:rsidR="00A562CB" w:rsidRPr="00004480">
        <w:t xml:space="preserve"> will be </w:t>
      </w:r>
      <w:r w:rsidR="00B30F42" w:rsidRPr="00004480">
        <w:t>TFF responsibility</w:t>
      </w:r>
      <w:r w:rsidR="0007188C" w:rsidRPr="00004480">
        <w:t>.</w:t>
      </w:r>
    </w:p>
    <w:p w14:paraId="6E7FEE94" w14:textId="5AD70279" w:rsidR="000401A6" w:rsidRPr="00004480" w:rsidRDefault="000401A6" w:rsidP="00446A85">
      <w:pPr>
        <w:pStyle w:val="ListParagraph"/>
        <w:numPr>
          <w:ilvl w:val="0"/>
          <w:numId w:val="45"/>
        </w:numPr>
      </w:pPr>
      <w:r w:rsidRPr="00004480">
        <w:t xml:space="preserve">Additional systems, screens, flows or non-React Material Design component design may </w:t>
      </w:r>
      <w:r w:rsidR="00CA3A55" w:rsidRPr="00004480">
        <w:t>impact timeline and efforts</w:t>
      </w:r>
    </w:p>
    <w:p w14:paraId="4F7F66F5" w14:textId="4B28C32C" w:rsidR="005C7DA8" w:rsidRPr="00004480" w:rsidRDefault="005C7DA8" w:rsidP="00446A85">
      <w:pPr>
        <w:pStyle w:val="ListParagraph"/>
        <w:numPr>
          <w:ilvl w:val="0"/>
          <w:numId w:val="45"/>
        </w:numPr>
      </w:pPr>
      <w:r w:rsidRPr="00004480">
        <w:t>Ongoing or iterative design cycles beyond the defined timeboxed/capacity allocation</w:t>
      </w:r>
    </w:p>
    <w:p w14:paraId="2D838A30" w14:textId="175EFCEB" w:rsidR="005F5E26" w:rsidRPr="00004480" w:rsidRDefault="005F5E26" w:rsidP="00446A85">
      <w:pPr>
        <w:pStyle w:val="ListParagraph"/>
        <w:numPr>
          <w:ilvl w:val="0"/>
          <w:numId w:val="45"/>
        </w:numPr>
      </w:pPr>
      <w:r w:rsidRPr="005F5E26">
        <w:t>Copywriting, content creation, testing participant recruitment, testing participant incentives and more than one testing round or one post-test iteration cycle</w:t>
      </w:r>
      <w:r>
        <w:t xml:space="preserve"> for UI designs</w:t>
      </w:r>
      <w:r w:rsidRPr="005F5E26">
        <w:t>.</w:t>
      </w:r>
    </w:p>
    <w:p w14:paraId="6FFEF3DE" w14:textId="77777777" w:rsidR="00D818C8" w:rsidRPr="00004480" w:rsidRDefault="00D818C8" w:rsidP="00EB6E11">
      <w:pPr>
        <w:pStyle w:val="ListParagraph"/>
      </w:pPr>
    </w:p>
    <w:p w14:paraId="6D780424" w14:textId="6DFF8DBD" w:rsidR="00216A22" w:rsidRPr="00DC1D95" w:rsidRDefault="00216A22" w:rsidP="00A874A7">
      <w:pPr>
        <w:pStyle w:val="Heading3CG"/>
      </w:pPr>
      <w:bookmarkStart w:id="194" w:name="_Toc231251433"/>
      <w:bookmarkStart w:id="195" w:name="_Toc231276463"/>
      <w:r w:rsidRPr="00004480">
        <w:rPr>
          <w:lang w:val="en-AU"/>
        </w:rPr>
        <w:t xml:space="preserve">Work Package 5: Order </w:t>
      </w:r>
      <w:r w:rsidR="00CB5BD9" w:rsidRPr="00DC1D95">
        <w:t>pre-qualification</w:t>
      </w:r>
      <w:bookmarkEnd w:id="194"/>
      <w:bookmarkEnd w:id="195"/>
    </w:p>
    <w:p w14:paraId="6B4E3CB7" w14:textId="77777777" w:rsidR="00000425" w:rsidRPr="00004480" w:rsidRDefault="00000425" w:rsidP="00000425">
      <w:pPr>
        <w:rPr>
          <w:lang w:eastAsia="en-AU"/>
        </w:rPr>
      </w:pPr>
    </w:p>
    <w:p w14:paraId="576B1C1C" w14:textId="383DF68B" w:rsidR="00505443" w:rsidRPr="00004480" w:rsidRDefault="00505443" w:rsidP="00000425">
      <w:pPr>
        <w:rPr>
          <w:lang w:eastAsia="en-AU"/>
        </w:rPr>
      </w:pPr>
      <w:r w:rsidRPr="00004480">
        <w:rPr>
          <w:lang w:eastAsia="en-AU"/>
        </w:rPr>
        <w:t>For order pre-qualification functionality a choice of off</w:t>
      </w:r>
      <w:r w:rsidR="0023369E" w:rsidRPr="00004480">
        <w:rPr>
          <w:lang w:eastAsia="en-AU"/>
        </w:rPr>
        <w:t>-</w:t>
      </w:r>
      <w:r w:rsidRPr="00004480">
        <w:rPr>
          <w:lang w:eastAsia="en-AU"/>
        </w:rPr>
        <w:t>the</w:t>
      </w:r>
      <w:r w:rsidR="0023369E" w:rsidRPr="00004480">
        <w:rPr>
          <w:lang w:eastAsia="en-AU"/>
        </w:rPr>
        <w:t>-</w:t>
      </w:r>
      <w:r w:rsidRPr="00004480">
        <w:rPr>
          <w:lang w:eastAsia="en-AU"/>
        </w:rPr>
        <w:t>shelf</w:t>
      </w:r>
      <w:r w:rsidR="0023369E" w:rsidRPr="00004480">
        <w:rPr>
          <w:lang w:eastAsia="en-AU"/>
        </w:rPr>
        <w:t>-</w:t>
      </w:r>
      <w:r w:rsidRPr="00004480">
        <w:rPr>
          <w:lang w:eastAsia="en-AU"/>
        </w:rPr>
        <w:t xml:space="preserve">package </w:t>
      </w:r>
      <w:r w:rsidR="00AD468B" w:rsidRPr="00004480">
        <w:rPr>
          <w:lang w:eastAsia="en-AU"/>
        </w:rPr>
        <w:t>“</w:t>
      </w:r>
      <w:r w:rsidRPr="00004480">
        <w:rPr>
          <w:lang w:eastAsia="en-AU"/>
        </w:rPr>
        <w:t>InRule</w:t>
      </w:r>
      <w:r w:rsidR="00AD468B" w:rsidRPr="00004480">
        <w:rPr>
          <w:lang w:eastAsia="en-AU"/>
        </w:rPr>
        <w:t>”</w:t>
      </w:r>
      <w:r w:rsidRPr="00004480">
        <w:rPr>
          <w:lang w:eastAsia="en-AU"/>
        </w:rPr>
        <w:t xml:space="preserve"> is made over a custom</w:t>
      </w:r>
      <w:r w:rsidR="002E3A73" w:rsidRPr="00004480">
        <w:rPr>
          <w:lang w:eastAsia="en-AU"/>
        </w:rPr>
        <w:t>-</w:t>
      </w:r>
      <w:r w:rsidRPr="00004480">
        <w:rPr>
          <w:lang w:eastAsia="en-AU"/>
        </w:rPr>
        <w:t>built solution based on items explained in In Scope section below.</w:t>
      </w:r>
    </w:p>
    <w:p w14:paraId="148648D9" w14:textId="77777777" w:rsidR="00505443" w:rsidRPr="00004480" w:rsidRDefault="00505443" w:rsidP="00000425">
      <w:pPr>
        <w:rPr>
          <w:lang w:eastAsia="en-AU"/>
        </w:rPr>
      </w:pPr>
    </w:p>
    <w:p w14:paraId="5BDE73CC" w14:textId="790214BF" w:rsidR="006933FD" w:rsidRPr="00004480" w:rsidRDefault="008F29F6" w:rsidP="00760AA0">
      <w:pPr>
        <w:pStyle w:val="Heading4"/>
        <w:rPr>
          <w:b/>
        </w:rPr>
      </w:pPr>
      <w:r w:rsidRPr="00004480">
        <w:rPr>
          <w:b/>
        </w:rPr>
        <w:t>So</w:t>
      </w:r>
      <w:r w:rsidR="00002CF0" w:rsidRPr="00004480">
        <w:rPr>
          <w:b/>
        </w:rPr>
        <w:t xml:space="preserve">lution details </w:t>
      </w:r>
    </w:p>
    <w:p w14:paraId="4BDF400A" w14:textId="092E0AEB" w:rsidR="00BA5F3E" w:rsidRPr="00004480" w:rsidRDefault="00EE3E0E" w:rsidP="001B66AD">
      <w:pPr>
        <w:pStyle w:val="ListParagraph"/>
        <w:numPr>
          <w:ilvl w:val="0"/>
          <w:numId w:val="25"/>
        </w:numPr>
      </w:pPr>
      <w:r w:rsidRPr="00004480">
        <w:t xml:space="preserve">InRule </w:t>
      </w:r>
      <w:r w:rsidR="00CA3171" w:rsidRPr="00004480">
        <w:t xml:space="preserve">vendor package has been </w:t>
      </w:r>
      <w:r w:rsidRPr="00004480">
        <w:t xml:space="preserve">selected for implementing order pre-qualification functionality. This is </w:t>
      </w:r>
      <w:r w:rsidR="009F2041" w:rsidRPr="00004480">
        <w:t>inline with the requirement</w:t>
      </w:r>
      <w:r w:rsidR="00664A28" w:rsidRPr="00004480">
        <w:t xml:space="preserve">s provided: </w:t>
      </w:r>
    </w:p>
    <w:p w14:paraId="230F5CF4" w14:textId="77777777" w:rsidR="00C71458" w:rsidRPr="00004480" w:rsidRDefault="00C71458" w:rsidP="00BD6FEB">
      <w:pPr>
        <w:pStyle w:val="ListParagraph"/>
        <w:numPr>
          <w:ilvl w:val="1"/>
          <w:numId w:val="25"/>
        </w:numPr>
        <w:ind w:left="1094" w:hanging="357"/>
      </w:pPr>
      <w:r w:rsidRPr="00004480">
        <w:t>Configurable and maintainable, avoiding over-customisation (clarified in Q&amp;A)</w:t>
      </w:r>
    </w:p>
    <w:p w14:paraId="254D6019" w14:textId="6BD63FA7" w:rsidR="00393512" w:rsidRPr="00004480" w:rsidRDefault="00393512" w:rsidP="00BD6FEB">
      <w:pPr>
        <w:pStyle w:val="ListParagraph"/>
        <w:numPr>
          <w:ilvl w:val="1"/>
          <w:numId w:val="25"/>
        </w:numPr>
        <w:ind w:left="1094" w:hanging="357"/>
      </w:pPr>
      <w:r w:rsidRPr="00004480">
        <w:t xml:space="preserve">TFF doesn’t want to get </w:t>
      </w:r>
      <w:r w:rsidR="00525330" w:rsidRPr="00004480">
        <w:t>caught in the heavy maintenance of custom applications (clarified in Q&amp;A)</w:t>
      </w:r>
    </w:p>
    <w:p w14:paraId="30D529B7" w14:textId="565643B6" w:rsidR="009F2041" w:rsidRPr="00004480" w:rsidRDefault="009F2041" w:rsidP="00BD6FEB">
      <w:pPr>
        <w:pStyle w:val="ListParagraph"/>
        <w:numPr>
          <w:ilvl w:val="1"/>
          <w:numId w:val="25"/>
        </w:numPr>
        <w:ind w:left="1094" w:hanging="357"/>
      </w:pPr>
      <w:r w:rsidRPr="00004480">
        <w:t xml:space="preserve">Business </w:t>
      </w:r>
      <w:r w:rsidR="0059273A" w:rsidRPr="00004480">
        <w:t xml:space="preserve">users </w:t>
      </w:r>
      <w:r w:rsidRPr="00004480">
        <w:t>should be able to update the rule</w:t>
      </w:r>
      <w:r w:rsidR="00525330" w:rsidRPr="00004480">
        <w:t xml:space="preserve"> (clarified in Q&amp;A)</w:t>
      </w:r>
    </w:p>
    <w:p w14:paraId="47D50463" w14:textId="0B95DB88" w:rsidR="009F2041" w:rsidRPr="00004480" w:rsidRDefault="009C7B47" w:rsidP="00BD6FEB">
      <w:pPr>
        <w:pStyle w:val="ListParagraph"/>
        <w:numPr>
          <w:ilvl w:val="1"/>
          <w:numId w:val="25"/>
        </w:numPr>
        <w:ind w:left="1094" w:hanging="357"/>
      </w:pPr>
      <w:r w:rsidRPr="00004480">
        <w:t>T</w:t>
      </w:r>
      <w:r w:rsidR="009F2041" w:rsidRPr="00004480">
        <w:t>he rule engine should be outside of Service Now</w:t>
      </w:r>
    </w:p>
    <w:p w14:paraId="5C573B12" w14:textId="658BC518" w:rsidR="00F333CA" w:rsidRPr="00004480" w:rsidRDefault="00F333CA" w:rsidP="00BD6FEB">
      <w:pPr>
        <w:pStyle w:val="ListParagraph"/>
        <w:numPr>
          <w:ilvl w:val="1"/>
          <w:numId w:val="25"/>
        </w:numPr>
        <w:ind w:left="1094" w:hanging="357"/>
      </w:pPr>
      <w:r w:rsidRPr="00004480">
        <w:t>Auditing of rule changes are required</w:t>
      </w:r>
    </w:p>
    <w:p w14:paraId="4A1355A5" w14:textId="656B4C14" w:rsidR="00F333CA" w:rsidRPr="00004480" w:rsidRDefault="00F333CA" w:rsidP="00BD6FEB">
      <w:pPr>
        <w:pStyle w:val="ListParagraph"/>
        <w:numPr>
          <w:ilvl w:val="1"/>
          <w:numId w:val="25"/>
        </w:numPr>
        <w:ind w:left="1094" w:hanging="357"/>
      </w:pPr>
      <w:r w:rsidRPr="00004480">
        <w:t>Workflow for rules approval before posting into production</w:t>
      </w:r>
    </w:p>
    <w:p w14:paraId="4F4A3158" w14:textId="77777777" w:rsidR="00532D43" w:rsidRPr="00004480" w:rsidRDefault="00532D43" w:rsidP="001B66AD">
      <w:pPr>
        <w:pStyle w:val="ListParagraph"/>
        <w:numPr>
          <w:ilvl w:val="0"/>
          <w:numId w:val="25"/>
        </w:numPr>
      </w:pPr>
      <w:r w:rsidRPr="00004480">
        <w:t>Easy to maintain the application so off the shelf has been selected over custom-built application. Even though RFP called out custom built, we propose inRule will be faster deployment and easy maintenance</w:t>
      </w:r>
    </w:p>
    <w:p w14:paraId="73A2166D" w14:textId="0E18BB4F" w:rsidR="00BE7C88" w:rsidRPr="00004480" w:rsidRDefault="00BE7C88" w:rsidP="001B66AD">
      <w:pPr>
        <w:pStyle w:val="ListParagraph"/>
        <w:numPr>
          <w:ilvl w:val="0"/>
          <w:numId w:val="25"/>
        </w:numPr>
      </w:pPr>
      <w:r w:rsidRPr="00004480">
        <w:t>Rules engine configuration and setup</w:t>
      </w:r>
    </w:p>
    <w:p w14:paraId="6F66AB5B" w14:textId="53C59FDE" w:rsidR="00BE7C88" w:rsidRPr="00004480" w:rsidRDefault="000B6338" w:rsidP="001B66AD">
      <w:pPr>
        <w:pStyle w:val="ListParagraph"/>
        <w:numPr>
          <w:ilvl w:val="0"/>
          <w:numId w:val="25"/>
        </w:numPr>
      </w:pPr>
      <w:r w:rsidRPr="00004480">
        <w:t>Importing the rules into InRule and unit testing</w:t>
      </w:r>
    </w:p>
    <w:p w14:paraId="2A35D39C" w14:textId="77777777" w:rsidR="00532D43" w:rsidRPr="00004480" w:rsidRDefault="00532D43" w:rsidP="001B66AD">
      <w:pPr>
        <w:pStyle w:val="ListParagraph"/>
        <w:numPr>
          <w:ilvl w:val="0"/>
          <w:numId w:val="25"/>
        </w:numPr>
      </w:pPr>
      <w:r w:rsidRPr="00004480">
        <w:t>Training the business team to be able to use the rules engine</w:t>
      </w:r>
    </w:p>
    <w:p w14:paraId="0C58B845" w14:textId="05B3F888" w:rsidR="00AD35EE" w:rsidRPr="00004480" w:rsidRDefault="00C95002" w:rsidP="001B66AD">
      <w:pPr>
        <w:pStyle w:val="ListParagraph"/>
        <w:numPr>
          <w:ilvl w:val="0"/>
          <w:numId w:val="25"/>
        </w:numPr>
      </w:pPr>
      <w:r w:rsidRPr="00004480">
        <w:t>Hypercare (1 month) and post hypercare (3 months)</w:t>
      </w:r>
    </w:p>
    <w:p w14:paraId="10271120" w14:textId="67B1969B" w:rsidR="00151EE6" w:rsidRPr="00004480" w:rsidRDefault="009C7B47" w:rsidP="001B66AD">
      <w:pPr>
        <w:pStyle w:val="ListParagraph"/>
        <w:numPr>
          <w:ilvl w:val="0"/>
          <w:numId w:val="25"/>
        </w:numPr>
      </w:pPr>
      <w:r w:rsidRPr="00004480">
        <w:t xml:space="preserve">Effort estimated for max of </w:t>
      </w:r>
      <w:r w:rsidRPr="00004480">
        <w:rPr>
          <w:b/>
        </w:rPr>
        <w:t>120 rule implementation</w:t>
      </w:r>
      <w:r w:rsidR="00151EE6" w:rsidRPr="00004480">
        <w:t xml:space="preserve"> with</w:t>
      </w:r>
      <w:r w:rsidR="003A5B20" w:rsidRPr="00004480">
        <w:t xml:space="preserve"> complexity</w:t>
      </w:r>
      <w:r w:rsidR="00151EE6" w:rsidRPr="00004480">
        <w:t xml:space="preserve"> distribution </w:t>
      </w:r>
    </w:p>
    <w:p w14:paraId="40A1C9CB" w14:textId="77777777" w:rsidR="006D11C1" w:rsidRPr="00004480" w:rsidRDefault="006D11C1" w:rsidP="00BD6FEB">
      <w:pPr>
        <w:pStyle w:val="ListParagraph"/>
        <w:numPr>
          <w:ilvl w:val="1"/>
          <w:numId w:val="25"/>
        </w:numPr>
        <w:ind w:left="1094" w:hanging="357"/>
      </w:pPr>
      <w:r w:rsidRPr="00004480">
        <w:t>30% simple rules</w:t>
      </w:r>
    </w:p>
    <w:p w14:paraId="417EB096" w14:textId="77777777" w:rsidR="00151EE6" w:rsidRPr="00004480" w:rsidRDefault="00151EE6" w:rsidP="00BD6FEB">
      <w:pPr>
        <w:pStyle w:val="ListParagraph"/>
        <w:numPr>
          <w:ilvl w:val="1"/>
          <w:numId w:val="25"/>
        </w:numPr>
        <w:ind w:left="1094" w:hanging="357"/>
      </w:pPr>
      <w:r w:rsidRPr="00004480">
        <w:t xml:space="preserve">50% medium rules </w:t>
      </w:r>
    </w:p>
    <w:p w14:paraId="3068D042" w14:textId="6D1D50DB" w:rsidR="009F2041" w:rsidRPr="00004480" w:rsidRDefault="00151EE6" w:rsidP="00BD6FEB">
      <w:pPr>
        <w:pStyle w:val="ListParagraph"/>
        <w:numPr>
          <w:ilvl w:val="1"/>
          <w:numId w:val="25"/>
        </w:numPr>
        <w:ind w:left="1094" w:hanging="357"/>
      </w:pPr>
      <w:r w:rsidRPr="00004480">
        <w:t>20% complex rules</w:t>
      </w:r>
    </w:p>
    <w:p w14:paraId="7B928E3E" w14:textId="60282380" w:rsidR="00151EE6" w:rsidRPr="00004480" w:rsidRDefault="006D11C1" w:rsidP="001B66AD">
      <w:pPr>
        <w:pStyle w:val="ListParagraph"/>
        <w:numPr>
          <w:ilvl w:val="0"/>
          <w:numId w:val="25"/>
        </w:numPr>
      </w:pPr>
      <w:r w:rsidRPr="00004480">
        <w:t xml:space="preserve">Rule complexity is </w:t>
      </w:r>
      <w:r w:rsidR="00897AFD" w:rsidRPr="00004480">
        <w:t>defined as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4523"/>
      </w:tblGrid>
      <w:tr w:rsidR="00A16651" w14:paraId="5BA9BF46" w14:textId="77777777" w:rsidTr="005E0E35">
        <w:tc>
          <w:tcPr>
            <w:tcW w:w="2493" w:type="pct"/>
            <w:shd w:val="clear" w:color="auto" w:fill="0070C0"/>
          </w:tcPr>
          <w:p w14:paraId="43326414" w14:textId="043101E9" w:rsidR="006D11C1" w:rsidRPr="00BB2C24" w:rsidRDefault="006D11C1" w:rsidP="00BB2C24">
            <w:pPr>
              <w:spacing w:before="120" w:after="120"/>
              <w:rPr>
                <w:b/>
                <w:color w:val="FFFFFF" w:themeColor="background1"/>
              </w:rPr>
            </w:pPr>
            <w:r w:rsidRPr="00BB2C24">
              <w:rPr>
                <w:b/>
                <w:color w:val="FFFFFF" w:themeColor="background1"/>
              </w:rPr>
              <w:t>Category</w:t>
            </w:r>
          </w:p>
        </w:tc>
        <w:tc>
          <w:tcPr>
            <w:tcW w:w="2507" w:type="pct"/>
            <w:shd w:val="clear" w:color="auto" w:fill="0070C0"/>
          </w:tcPr>
          <w:p w14:paraId="7F362802" w14:textId="70CDD26D" w:rsidR="006D11C1" w:rsidRPr="00BB2C24" w:rsidRDefault="006D11C1" w:rsidP="00BB2C24">
            <w:pPr>
              <w:spacing w:before="120" w:after="120"/>
              <w:rPr>
                <w:b/>
                <w:color w:val="FFFFFF" w:themeColor="background1"/>
              </w:rPr>
            </w:pPr>
            <w:r w:rsidRPr="00BB2C24">
              <w:rPr>
                <w:b/>
                <w:color w:val="FFFFFF" w:themeColor="background1"/>
              </w:rPr>
              <w:t>Complexity</w:t>
            </w:r>
          </w:p>
        </w:tc>
      </w:tr>
      <w:tr w:rsidR="00A16651" w14:paraId="1A689D6F" w14:textId="77777777" w:rsidTr="005E0E35">
        <w:tc>
          <w:tcPr>
            <w:tcW w:w="2493" w:type="pct"/>
            <w:tcBorders>
              <w:bottom w:val="single" w:sz="4" w:space="0" w:color="808080" w:themeColor="background1" w:themeShade="80"/>
            </w:tcBorders>
          </w:tcPr>
          <w:p w14:paraId="1A1BC5A9" w14:textId="1935F8A9" w:rsidR="006D11C1" w:rsidRPr="00004480" w:rsidRDefault="006D11C1" w:rsidP="00BB2C24">
            <w:pPr>
              <w:spacing w:before="120" w:after="120"/>
            </w:pPr>
            <w:r w:rsidRPr="00004480">
              <w:t>Simple</w:t>
            </w:r>
          </w:p>
        </w:tc>
        <w:tc>
          <w:tcPr>
            <w:tcW w:w="2507" w:type="pct"/>
            <w:tcBorders>
              <w:bottom w:val="single" w:sz="4" w:space="0" w:color="808080" w:themeColor="background1" w:themeShade="80"/>
            </w:tcBorders>
          </w:tcPr>
          <w:p w14:paraId="367AA715" w14:textId="70DA2D83" w:rsidR="006D11C1" w:rsidRPr="00004480" w:rsidRDefault="009E27A9" w:rsidP="00BB2C24">
            <w:pPr>
              <w:spacing w:before="120" w:after="120"/>
            </w:pPr>
            <w:r w:rsidRPr="00004480">
              <w:t>1–2 conditions</w:t>
            </w:r>
          </w:p>
        </w:tc>
      </w:tr>
      <w:tr w:rsidR="00A16651" w14:paraId="00D1B24F" w14:textId="77777777" w:rsidTr="005E0E35">
        <w:tc>
          <w:tcPr>
            <w:tcW w:w="2493" w:type="pct"/>
            <w:tcBorders>
              <w:top w:val="single" w:sz="4" w:space="0" w:color="808080" w:themeColor="background1" w:themeShade="80"/>
              <w:bottom w:val="single" w:sz="4" w:space="0" w:color="808080" w:themeColor="background1" w:themeShade="80"/>
            </w:tcBorders>
          </w:tcPr>
          <w:p w14:paraId="7000296F" w14:textId="77CA2AF3" w:rsidR="006D11C1" w:rsidRPr="00004480" w:rsidRDefault="006D11C1" w:rsidP="00BB2C24">
            <w:pPr>
              <w:spacing w:before="120" w:after="120"/>
            </w:pPr>
            <w:r w:rsidRPr="00004480">
              <w:t>Medium</w:t>
            </w:r>
          </w:p>
        </w:tc>
        <w:tc>
          <w:tcPr>
            <w:tcW w:w="2507" w:type="pct"/>
            <w:tcBorders>
              <w:top w:val="single" w:sz="4" w:space="0" w:color="808080" w:themeColor="background1" w:themeShade="80"/>
              <w:bottom w:val="single" w:sz="4" w:space="0" w:color="808080" w:themeColor="background1" w:themeShade="80"/>
            </w:tcBorders>
          </w:tcPr>
          <w:p w14:paraId="51428ABF" w14:textId="376C6C92" w:rsidR="006D11C1" w:rsidRPr="00004480" w:rsidRDefault="009E27A9" w:rsidP="00BB2C24">
            <w:pPr>
              <w:spacing w:before="120" w:after="120"/>
            </w:pPr>
            <w:r w:rsidRPr="00004480">
              <w:t>multi-condition decision table</w:t>
            </w:r>
          </w:p>
        </w:tc>
      </w:tr>
      <w:tr w:rsidR="00A16651" w14:paraId="1AF70260" w14:textId="77777777" w:rsidTr="005E0E35">
        <w:tc>
          <w:tcPr>
            <w:tcW w:w="2493" w:type="pct"/>
            <w:tcBorders>
              <w:top w:val="single" w:sz="4" w:space="0" w:color="808080" w:themeColor="background1" w:themeShade="80"/>
              <w:bottom w:val="single" w:sz="4" w:space="0" w:color="808080" w:themeColor="background1" w:themeShade="80"/>
            </w:tcBorders>
          </w:tcPr>
          <w:p w14:paraId="017244F8" w14:textId="332AA42F" w:rsidR="006D11C1" w:rsidRPr="00004480" w:rsidRDefault="006D11C1" w:rsidP="00BB2C24">
            <w:pPr>
              <w:spacing w:before="120" w:after="120"/>
            </w:pPr>
            <w:r w:rsidRPr="00004480">
              <w:t>Complex</w:t>
            </w:r>
          </w:p>
        </w:tc>
        <w:tc>
          <w:tcPr>
            <w:tcW w:w="2507" w:type="pct"/>
            <w:tcBorders>
              <w:top w:val="single" w:sz="4" w:space="0" w:color="808080" w:themeColor="background1" w:themeShade="80"/>
              <w:bottom w:val="single" w:sz="4" w:space="0" w:color="808080" w:themeColor="background1" w:themeShade="80"/>
            </w:tcBorders>
          </w:tcPr>
          <w:p w14:paraId="17CC7D7E" w14:textId="43925869" w:rsidR="006D11C1" w:rsidRPr="00004480" w:rsidRDefault="009E27A9" w:rsidP="00BB2C24">
            <w:pPr>
              <w:spacing w:before="120" w:after="120"/>
            </w:pPr>
            <w:r w:rsidRPr="00004480">
              <w:t>dependent / chained rules</w:t>
            </w:r>
          </w:p>
        </w:tc>
      </w:tr>
    </w:tbl>
    <w:p w14:paraId="5EA39DC4" w14:textId="77777777" w:rsidR="00A03048" w:rsidRPr="00004480" w:rsidRDefault="00A03048" w:rsidP="000603DE">
      <w:pPr>
        <w:pStyle w:val="ListParagraph"/>
      </w:pPr>
    </w:p>
    <w:p w14:paraId="630EEB7B" w14:textId="5CDB2B13" w:rsidR="00A03048" w:rsidRPr="00004480" w:rsidRDefault="00A03048" w:rsidP="001B66AD">
      <w:pPr>
        <w:pStyle w:val="ListParagraph"/>
        <w:numPr>
          <w:ilvl w:val="0"/>
          <w:numId w:val="25"/>
        </w:numPr>
      </w:pPr>
      <w:r w:rsidRPr="00004480">
        <w:t>Our proposal is to install InRule inside AWS ECS</w:t>
      </w:r>
      <w:r w:rsidR="00457A46" w:rsidRPr="00004480">
        <w:t>, but if SaaS is preferred it can be evaluated and finalised during the discovery phase</w:t>
      </w:r>
    </w:p>
    <w:p w14:paraId="193BC469" w14:textId="7F46B4AA" w:rsidR="006F4A9E" w:rsidRPr="00004480" w:rsidRDefault="00A638C7" w:rsidP="001B66AD">
      <w:pPr>
        <w:pStyle w:val="ListParagraph"/>
        <w:numPr>
          <w:ilvl w:val="0"/>
          <w:numId w:val="25"/>
        </w:numPr>
      </w:pPr>
      <w:r w:rsidRPr="00004480">
        <w:t xml:space="preserve">COTS package has been suggested for deployment but if TFF </w:t>
      </w:r>
      <w:r w:rsidR="00621418" w:rsidRPr="00004480">
        <w:t>prefers a custom</w:t>
      </w:r>
      <w:r w:rsidR="008C68DF" w:rsidRPr="00004480">
        <w:t>-</w:t>
      </w:r>
      <w:r w:rsidR="00621418" w:rsidRPr="00004480">
        <w:t xml:space="preserve">built application, it </w:t>
      </w:r>
      <w:r w:rsidRPr="00004480">
        <w:t>will</w:t>
      </w:r>
      <w:r w:rsidR="00621418" w:rsidRPr="00004480">
        <w:t xml:space="preserve"> be </w:t>
      </w:r>
      <w:r w:rsidR="00750767" w:rsidRPr="00004480">
        <w:t>discussed</w:t>
      </w:r>
      <w:r w:rsidR="00621418" w:rsidRPr="00004480">
        <w:t xml:space="preserve"> and </w:t>
      </w:r>
      <w:r w:rsidR="004562F4" w:rsidRPr="00004480">
        <w:t>mutually agreed</w:t>
      </w:r>
      <w:r w:rsidRPr="00004480">
        <w:t xml:space="preserve"> during discovery</w:t>
      </w:r>
    </w:p>
    <w:p w14:paraId="30A0D2C7" w14:textId="0B43FED2" w:rsidR="003A3668" w:rsidRPr="00004480" w:rsidRDefault="00D64B87" w:rsidP="001B66AD">
      <w:pPr>
        <w:pStyle w:val="ListParagraph"/>
        <w:numPr>
          <w:ilvl w:val="0"/>
          <w:numId w:val="25"/>
        </w:numPr>
      </w:pPr>
      <w:r w:rsidRPr="00004480">
        <w:t>Hypercare (1 month) and post hypercare (4 months)</w:t>
      </w:r>
    </w:p>
    <w:p w14:paraId="4867679F" w14:textId="77777777" w:rsidR="002534FB" w:rsidRPr="00004480" w:rsidRDefault="002534FB" w:rsidP="00000425">
      <w:pPr>
        <w:rPr>
          <w:lang w:eastAsia="en-AU"/>
        </w:rPr>
      </w:pPr>
    </w:p>
    <w:p w14:paraId="3FFEA152" w14:textId="77777777" w:rsidR="00002CF0" w:rsidRPr="00004480" w:rsidRDefault="00002CF0" w:rsidP="00FB5975">
      <w:pPr>
        <w:pStyle w:val="Heading5"/>
      </w:pPr>
      <w:r w:rsidRPr="00004480">
        <w:t>Deployment Architecture</w:t>
      </w:r>
    </w:p>
    <w:p w14:paraId="267F8E46" w14:textId="77777777" w:rsidR="00002CF0" w:rsidRPr="00004480" w:rsidRDefault="00002CF0" w:rsidP="00002CF0">
      <w:pPr>
        <w:rPr>
          <w:b/>
          <w:lang w:eastAsia="en-AU"/>
        </w:rPr>
      </w:pPr>
    </w:p>
    <w:p w14:paraId="0681D1D9" w14:textId="77777777" w:rsidR="00002CF0" w:rsidRPr="00004480" w:rsidRDefault="00002CF0" w:rsidP="00002CF0">
      <w:pPr>
        <w:rPr>
          <w:lang w:eastAsia="en-AU"/>
        </w:rPr>
      </w:pPr>
      <w:r w:rsidRPr="00004480">
        <w:rPr>
          <w:lang w:eastAsia="en-AU"/>
        </w:rPr>
        <w:drawing>
          <wp:inline distT="0" distB="0" distL="0" distR="0" wp14:anchorId="0009DDFB" wp14:editId="1595A221">
            <wp:extent cx="5727700" cy="3163570"/>
            <wp:effectExtent l="0" t="0" r="6350" b="0"/>
            <wp:docPr id="7355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48914" name=""/>
                    <pic:cNvPicPr/>
                  </pic:nvPicPr>
                  <pic:blipFill>
                    <a:blip r:embed="rId58"/>
                    <a:stretch>
                      <a:fillRect/>
                    </a:stretch>
                  </pic:blipFill>
                  <pic:spPr>
                    <a:xfrm>
                      <a:off x="0" y="0"/>
                      <a:ext cx="5727700" cy="3163570"/>
                    </a:xfrm>
                    <a:prstGeom prst="rect">
                      <a:avLst/>
                    </a:prstGeom>
                  </pic:spPr>
                </pic:pic>
              </a:graphicData>
            </a:graphic>
          </wp:inline>
        </w:drawing>
      </w:r>
    </w:p>
    <w:p w14:paraId="3D5C3112" w14:textId="77777777" w:rsidR="00002CF0" w:rsidRPr="00004480" w:rsidRDefault="00002CF0" w:rsidP="00002CF0">
      <w:pPr>
        <w:rPr>
          <w:b/>
          <w:sz w:val="18"/>
          <w:szCs w:val="22"/>
          <w:lang w:eastAsia="en-AU"/>
        </w:rPr>
      </w:pPr>
      <w:r w:rsidRPr="00004480">
        <w:rPr>
          <w:b/>
          <w:sz w:val="18"/>
          <w:szCs w:val="22"/>
          <w:lang w:eastAsia="en-AU"/>
        </w:rPr>
        <w:t>Considerations for deployment</w:t>
      </w:r>
    </w:p>
    <w:p w14:paraId="14D36512" w14:textId="02EA9E99" w:rsidR="00002CF0" w:rsidRPr="00004480" w:rsidRDefault="00002CF0" w:rsidP="001B66AD">
      <w:pPr>
        <w:pStyle w:val="ListParagraph"/>
        <w:numPr>
          <w:ilvl w:val="0"/>
          <w:numId w:val="28"/>
        </w:numPr>
      </w:pPr>
      <w:r w:rsidRPr="00004480">
        <w:t xml:space="preserve">AWS ECS has been chosen as deployment platform, after discovery choice can be made if ECS on EC2 or ECS on </w:t>
      </w:r>
      <w:r w:rsidR="00872334">
        <w:t>F</w:t>
      </w:r>
      <w:r w:rsidRPr="00004480">
        <w:t>argate to be selected or choice can be made for EKS as well</w:t>
      </w:r>
    </w:p>
    <w:p w14:paraId="0CD91BBD" w14:textId="77777777" w:rsidR="00002CF0" w:rsidRPr="00004480" w:rsidRDefault="00002CF0" w:rsidP="00002CF0">
      <w:pPr>
        <w:rPr>
          <w:lang w:eastAsia="en-AU"/>
        </w:rPr>
      </w:pPr>
    </w:p>
    <w:p w14:paraId="5BC73342" w14:textId="77777777" w:rsidR="00B72958" w:rsidRPr="00004480" w:rsidRDefault="00B72958" w:rsidP="006F3019">
      <w:pPr>
        <w:pStyle w:val="ListParagraph"/>
      </w:pPr>
    </w:p>
    <w:p w14:paraId="232AEA2F" w14:textId="77777777" w:rsidR="002534FB" w:rsidRPr="00004480" w:rsidRDefault="002534FB" w:rsidP="00000425">
      <w:pPr>
        <w:rPr>
          <w:lang w:eastAsia="en-AU"/>
        </w:rPr>
      </w:pPr>
    </w:p>
    <w:p w14:paraId="6ED63C25" w14:textId="0E9E84B0" w:rsidR="00E852C5" w:rsidRPr="00004480" w:rsidRDefault="00E852C5" w:rsidP="00760AA0">
      <w:pPr>
        <w:pStyle w:val="Heading4"/>
        <w:rPr>
          <w:b/>
        </w:rPr>
      </w:pPr>
      <w:r w:rsidRPr="00004480">
        <w:rPr>
          <w:b/>
        </w:rPr>
        <w:t>Activities &amp; Dependencies</w:t>
      </w:r>
    </w:p>
    <w:p w14:paraId="461D1789" w14:textId="040B5817" w:rsidR="002534FB" w:rsidRPr="00004480" w:rsidRDefault="00993536" w:rsidP="00000425">
      <w:pPr>
        <w:rPr>
          <w:lang w:eastAsia="en-AU"/>
        </w:rPr>
      </w:pPr>
      <w:r>
        <w:drawing>
          <wp:inline distT="0" distB="0" distL="0" distR="0" wp14:anchorId="62B40EEF" wp14:editId="33A06809">
            <wp:extent cx="5726484" cy="2690782"/>
            <wp:effectExtent l="0" t="0" r="7620" b="0"/>
            <wp:docPr id="16677783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8301" name=""/>
                    <pic:cNvPicPr/>
                  </pic:nvPicPr>
                  <pic:blipFill rotWithShape="1">
                    <a:blip r:embed="rId59">
                      <a:extLst>
                        <a:ext uri="{96DAC541-7B7A-43D3-8B79-37D633B846F1}">
                          <asvg:svgBlip xmlns:asvg="http://schemas.microsoft.com/office/drawing/2016/SVG/main" r:embed="rId60"/>
                        </a:ext>
                      </a:extLst>
                    </a:blip>
                    <a:srcRect t="13738" b="2731"/>
                    <a:stretch>
                      <a:fillRect/>
                    </a:stretch>
                  </pic:blipFill>
                  <pic:spPr bwMode="auto">
                    <a:xfrm>
                      <a:off x="0" y="0"/>
                      <a:ext cx="5727700" cy="2691353"/>
                    </a:xfrm>
                    <a:prstGeom prst="rect">
                      <a:avLst/>
                    </a:prstGeom>
                    <a:ln>
                      <a:noFill/>
                    </a:ln>
                    <a:extLst>
                      <a:ext uri="{53640926-AAD7-44D8-BBD7-CCE9431645EC}">
                        <a14:shadowObscured xmlns:a14="http://schemas.microsoft.com/office/drawing/2010/main"/>
                      </a:ext>
                    </a:extLst>
                  </pic:spPr>
                </pic:pic>
              </a:graphicData>
            </a:graphic>
          </wp:inline>
        </w:drawing>
      </w:r>
    </w:p>
    <w:p w14:paraId="3BAC4999" w14:textId="0A0C0606" w:rsidR="006D73AB" w:rsidRPr="00004480" w:rsidRDefault="006D73AB" w:rsidP="00000425">
      <w:pPr>
        <w:rPr>
          <w:lang w:eastAsia="en-AU"/>
        </w:rPr>
      </w:pPr>
    </w:p>
    <w:p w14:paraId="1A691B2A" w14:textId="4BEF0A7E" w:rsidR="001B78C3" w:rsidRPr="00004480" w:rsidRDefault="001B78C3" w:rsidP="00FB5975">
      <w:pPr>
        <w:pStyle w:val="Heading5"/>
      </w:pPr>
      <w:r w:rsidRPr="00004480">
        <w:t>Detailed dependencies</w:t>
      </w:r>
    </w:p>
    <w:p w14:paraId="415824A3" w14:textId="77777777" w:rsidR="00D258A7" w:rsidRPr="00004480" w:rsidRDefault="00D258A7" w:rsidP="00446A85">
      <w:pPr>
        <w:pStyle w:val="ListParagraph"/>
        <w:numPr>
          <w:ilvl w:val="0"/>
          <w:numId w:val="45"/>
        </w:numPr>
      </w:pPr>
      <w:r w:rsidRPr="00004480">
        <w:t>A dedicated Tuatahi portal product owner will be available throughout the project to provide direction and resolve blockers.</w:t>
      </w:r>
    </w:p>
    <w:p w14:paraId="4D43EB11" w14:textId="77777777" w:rsidR="001B78C3" w:rsidRPr="00004480" w:rsidRDefault="001B78C3" w:rsidP="001B66AD">
      <w:pPr>
        <w:pStyle w:val="ListParagraph"/>
        <w:numPr>
          <w:ilvl w:val="0"/>
          <w:numId w:val="25"/>
        </w:numPr>
      </w:pPr>
      <w:r w:rsidRPr="00004480">
        <w:t>It is mentioned that response time from rules engine should be in milliseconds; the exact NFR will be discussed during discovery and validated against the package capabilities</w:t>
      </w:r>
    </w:p>
    <w:p w14:paraId="419DD456" w14:textId="77777777" w:rsidR="001B78C3" w:rsidRPr="00004480" w:rsidRDefault="001B78C3" w:rsidP="001B66AD">
      <w:pPr>
        <w:pStyle w:val="ListParagraph"/>
        <w:numPr>
          <w:ilvl w:val="0"/>
          <w:numId w:val="25"/>
        </w:numPr>
      </w:pPr>
      <w:r w:rsidRPr="00004480">
        <w:t>Exact rules are not known and so 120 rule implementation has been assumed. During discovery this number will be validated against the list of rule provided by TFF</w:t>
      </w:r>
    </w:p>
    <w:p w14:paraId="5EE7D1A4" w14:textId="77777777" w:rsidR="001B78C3" w:rsidRPr="00004480" w:rsidRDefault="001B78C3" w:rsidP="001B66AD">
      <w:pPr>
        <w:pStyle w:val="ListParagraph"/>
        <w:numPr>
          <w:ilvl w:val="0"/>
          <w:numId w:val="25"/>
        </w:numPr>
      </w:pPr>
      <w:r w:rsidRPr="00004480">
        <w:t>Provisioning of the AWS services is not solutioned and it is assumed will be provided by TFF’s infra vendor.</w:t>
      </w:r>
    </w:p>
    <w:p w14:paraId="7E6257B7" w14:textId="77777777" w:rsidR="001B78C3" w:rsidRPr="00004480" w:rsidRDefault="001B78C3" w:rsidP="001B66AD">
      <w:pPr>
        <w:pStyle w:val="ListParagraph"/>
        <w:numPr>
          <w:ilvl w:val="0"/>
          <w:numId w:val="25"/>
        </w:numPr>
      </w:pPr>
      <w:r w:rsidRPr="00004480">
        <w:t>AWS services used for the solution will be deployed in TFF AWS environment and cost incurred will be calculated after finalisation of architecture</w:t>
      </w:r>
    </w:p>
    <w:p w14:paraId="67C1354F" w14:textId="77777777" w:rsidR="00EE23EA" w:rsidRPr="00004480" w:rsidRDefault="00EE23EA" w:rsidP="001B66AD">
      <w:pPr>
        <w:pStyle w:val="ListParagraph"/>
        <w:numPr>
          <w:ilvl w:val="0"/>
          <w:numId w:val="25"/>
        </w:numPr>
      </w:pPr>
      <w:r w:rsidRPr="00004480">
        <w:t>Execution of security and penetration testing will be carried out by TFF and Capgemini will provide support.</w:t>
      </w:r>
    </w:p>
    <w:p w14:paraId="15132D77" w14:textId="77777777" w:rsidR="00E850CF" w:rsidRPr="00004480" w:rsidRDefault="00E850CF" w:rsidP="00000425">
      <w:pPr>
        <w:rPr>
          <w:lang w:eastAsia="en-AU"/>
        </w:rPr>
      </w:pPr>
    </w:p>
    <w:p w14:paraId="7139E05C" w14:textId="77777777" w:rsidR="00E850CF" w:rsidRPr="00004480" w:rsidRDefault="00E850CF" w:rsidP="00E850CF">
      <w:pPr>
        <w:pStyle w:val="Heading4"/>
        <w:rPr>
          <w:b/>
        </w:rPr>
      </w:pPr>
      <w:r w:rsidRPr="00004480">
        <w:rPr>
          <w:b/>
        </w:rPr>
        <w:t>Out of Scope</w:t>
      </w:r>
    </w:p>
    <w:p w14:paraId="546123DB" w14:textId="0C99F5D6" w:rsidR="00E850CF" w:rsidRPr="00004480" w:rsidRDefault="00B2334B" w:rsidP="001B66AD">
      <w:pPr>
        <w:pStyle w:val="ListParagraph"/>
        <w:numPr>
          <w:ilvl w:val="0"/>
          <w:numId w:val="26"/>
        </w:numPr>
      </w:pPr>
      <w:r w:rsidRPr="00004480">
        <w:t xml:space="preserve">InRule has been selected as the package for order pre-qualification </w:t>
      </w:r>
      <w:r w:rsidR="00CB6367" w:rsidRPr="00004480">
        <w:t>functionality. C</w:t>
      </w:r>
      <w:r w:rsidR="00E850CF" w:rsidRPr="00004480">
        <w:t xml:space="preserve">ustom-built solution </w:t>
      </w:r>
      <w:r w:rsidR="00CB6367" w:rsidRPr="00004480">
        <w:t xml:space="preserve">is not suggested </w:t>
      </w:r>
    </w:p>
    <w:p w14:paraId="2DA95AE8" w14:textId="52009B18" w:rsidR="00E850CF" w:rsidRPr="00004480" w:rsidRDefault="00CB6367" w:rsidP="001B66AD">
      <w:pPr>
        <w:pStyle w:val="ListParagraph"/>
        <w:numPr>
          <w:ilvl w:val="0"/>
          <w:numId w:val="26"/>
        </w:numPr>
      </w:pPr>
      <w:r w:rsidRPr="00004480">
        <w:t>Since a COTs package, n</w:t>
      </w:r>
      <w:r w:rsidR="00E850CF" w:rsidRPr="00004480">
        <w:t>o deployment pipelines</w:t>
      </w:r>
      <w:r w:rsidRPr="00004480">
        <w:t xml:space="preserve"> have been</w:t>
      </w:r>
      <w:r w:rsidR="00E850CF" w:rsidRPr="00004480">
        <w:t xml:space="preserve"> estimated in the scope</w:t>
      </w:r>
    </w:p>
    <w:p w14:paraId="0FD6EB24" w14:textId="102FCC9F" w:rsidR="00263510" w:rsidRPr="00004480" w:rsidRDefault="00263510" w:rsidP="001B66AD">
      <w:pPr>
        <w:pStyle w:val="ListParagraph"/>
        <w:numPr>
          <w:ilvl w:val="0"/>
          <w:numId w:val="26"/>
        </w:numPr>
      </w:pPr>
      <w:r w:rsidRPr="00004480">
        <w:t>Data migration from any legacy system into InRule</w:t>
      </w:r>
    </w:p>
    <w:p w14:paraId="005F4588" w14:textId="77777777" w:rsidR="00760AA0" w:rsidRPr="00004480" w:rsidRDefault="00760AA0" w:rsidP="00000425">
      <w:pPr>
        <w:rPr>
          <w:lang w:eastAsia="en-AU"/>
        </w:rPr>
      </w:pPr>
    </w:p>
    <w:p w14:paraId="3043DDDA" w14:textId="3C9D150D" w:rsidR="00216A22" w:rsidRPr="001048BA" w:rsidRDefault="00216A22" w:rsidP="00BB77E3">
      <w:pPr>
        <w:pStyle w:val="Heading2"/>
      </w:pPr>
      <w:bookmarkStart w:id="196" w:name="_Ref231246390"/>
      <w:bookmarkStart w:id="197" w:name="_Ref231246398"/>
      <w:bookmarkStart w:id="198" w:name="_Toc231251434"/>
      <w:bookmarkStart w:id="199" w:name="_Toc231276464"/>
      <w:r w:rsidRPr="001048BA">
        <w:t>Workstream B: Network</w:t>
      </w:r>
      <w:bookmarkEnd w:id="196"/>
      <w:bookmarkEnd w:id="197"/>
      <w:bookmarkEnd w:id="198"/>
      <w:bookmarkEnd w:id="199"/>
    </w:p>
    <w:p w14:paraId="1F7C5389" w14:textId="6D362796" w:rsidR="00BE2246" w:rsidRPr="00BE2246" w:rsidRDefault="00BE2246" w:rsidP="00BE2246">
      <w:pPr>
        <w:rPr>
          <w:lang w:eastAsia="en-AU"/>
        </w:rPr>
      </w:pPr>
      <w:r w:rsidRPr="00BE2246">
        <w:rPr>
          <w:lang w:eastAsia="en-AU"/>
        </w:rPr>
        <w:t xml:space="preserve">Workstream B focuses on transforming Tuatahi’s physical network data environment by consolidating all Layer 1 physical network inventory (PNI) into a single, authoritative system. This workstream addresses the current fragmentation of network data—spread across multiple systems, spreadsheets, and tools—by implementing a unified platform built on </w:t>
      </w:r>
      <w:r w:rsidR="00FD4399">
        <w:rPr>
          <w:lang w:eastAsia="en-AU"/>
        </w:rPr>
        <w:t>3-GIS/</w:t>
      </w:r>
      <w:r w:rsidRPr="00BE2246">
        <w:rPr>
          <w:lang w:eastAsia="en-AU"/>
        </w:rPr>
        <w:t>ArcGIS that delivers an accurate, near real-time digital representation of the fibre network. The objective is to establish a single source of truth that enables consistent modelling, management, and visibility of all physical network components, including their location, connectivity, capacity, and lifecycle status. This consolidation improves data quality, eliminates duplication, and provides a scalable foundation for network planning, operations, and analytics.</w:t>
      </w:r>
    </w:p>
    <w:p w14:paraId="04DE8BAF" w14:textId="00E93373" w:rsidR="00260F29" w:rsidRPr="001048BA" w:rsidRDefault="001B190B" w:rsidP="00BE2246">
      <w:pPr>
        <w:rPr>
          <w:lang w:eastAsia="en-AU"/>
        </w:rPr>
      </w:pPr>
      <w:r w:rsidRPr="001048BA">
        <w:drawing>
          <wp:anchor distT="0" distB="0" distL="114300" distR="114300" simplePos="0" relativeHeight="251658257" behindDoc="0" locked="0" layoutInCell="1" allowOverlap="1" wp14:anchorId="56FEE3CC" wp14:editId="2291BC30">
            <wp:simplePos x="0" y="0"/>
            <wp:positionH relativeFrom="column">
              <wp:posOffset>-177800</wp:posOffset>
            </wp:positionH>
            <wp:positionV relativeFrom="paragraph">
              <wp:posOffset>1337310</wp:posOffset>
            </wp:positionV>
            <wp:extent cx="6281420" cy="3533775"/>
            <wp:effectExtent l="0" t="0" r="5080" b="9525"/>
            <wp:wrapSquare wrapText="bothSides"/>
            <wp:docPr id="9063535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53571"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6281420" cy="3533775"/>
                    </a:xfrm>
                    <a:prstGeom prst="rect">
                      <a:avLst/>
                    </a:prstGeom>
                  </pic:spPr>
                </pic:pic>
              </a:graphicData>
            </a:graphic>
            <wp14:sizeRelH relativeFrom="page">
              <wp14:pctWidth>0</wp14:pctWidth>
            </wp14:sizeRelH>
            <wp14:sizeRelV relativeFrom="page">
              <wp14:pctHeight>0</wp14:pctHeight>
            </wp14:sizeRelV>
          </wp:anchor>
        </w:drawing>
      </w:r>
      <w:r w:rsidR="00BE2246" w:rsidRPr="00BE2246">
        <w:rPr>
          <w:lang w:eastAsia="en-AU"/>
        </w:rPr>
        <w:t xml:space="preserve">Beyond consolidation, </w:t>
      </w:r>
      <w:r w:rsidR="00A843C9">
        <w:rPr>
          <w:lang w:eastAsia="en-AU"/>
        </w:rPr>
        <w:t>this w</w:t>
      </w:r>
      <w:r w:rsidR="00BE2246" w:rsidRPr="00BE2246">
        <w:rPr>
          <w:lang w:eastAsia="en-AU"/>
        </w:rPr>
        <w:t>orkstream enables advanced operational capabilities by integrating the physical network model directly into downstream processes such as service provisioning and order fulfilment. In particular, it supports automated allocation of network resources (e.g. fibre paths, ports) as part of the ordering workflow, allowing physical infrastructure to be assigned dynamically and accurately without manual intervention. The workstream also introduces end-to-end traceability across network assets, enhanced visualisation and reporting, and tighter integration with systems such as ServiceNow SOMT and field operations tools. Overall, it establishes a robust, data-driven network foundation that underpins automation, reduces operational risk, and enables faster, more reliable service delivery.</w:t>
      </w:r>
    </w:p>
    <w:p w14:paraId="1E965A61" w14:textId="77777777" w:rsidR="00BA5F4F" w:rsidRPr="001048BA" w:rsidRDefault="00BA5F4F" w:rsidP="005F241B">
      <w:pPr>
        <w:rPr>
          <w:lang w:eastAsia="en-AU"/>
        </w:rPr>
      </w:pPr>
    </w:p>
    <w:p w14:paraId="36A2C8F1" w14:textId="77777777" w:rsidR="00216A22" w:rsidRPr="00DC1D95" w:rsidRDefault="00216A22" w:rsidP="008D008C">
      <w:pPr>
        <w:pStyle w:val="Heading3CG"/>
      </w:pPr>
      <w:bookmarkStart w:id="200" w:name="_Toc231251435"/>
      <w:bookmarkStart w:id="201" w:name="_Toc231276465"/>
      <w:r w:rsidRPr="00004480">
        <w:rPr>
          <w:lang w:val="en-AU"/>
        </w:rPr>
        <w:t>Work Package 6: Consolidate Physical Network Inventory</w:t>
      </w:r>
      <w:bookmarkEnd w:id="200"/>
      <w:bookmarkEnd w:id="201"/>
    </w:p>
    <w:p w14:paraId="7A2BCA34" w14:textId="77777777" w:rsidR="00165794" w:rsidRPr="00004480" w:rsidRDefault="00165794" w:rsidP="00165794"/>
    <w:p w14:paraId="68E24228" w14:textId="77777777" w:rsidR="00126CF0" w:rsidRPr="00004480" w:rsidRDefault="00126CF0" w:rsidP="00126CF0">
      <w:pPr>
        <w:rPr>
          <w:lang w:eastAsia="en-AU"/>
        </w:rPr>
      </w:pPr>
      <w:r w:rsidRPr="00004480">
        <w:rPr>
          <w:lang w:eastAsia="en-AU"/>
        </w:rPr>
        <w:t>The GIS shall support the Physical Network Inventory (PNI), defined as the structured and authoritative record of all tangibles, spatially locatable network elements, including their geographic location, physical connectivity relationships, utilization status, and technical attributes.</w:t>
      </w:r>
    </w:p>
    <w:p w14:paraId="4B10EADF" w14:textId="77777777" w:rsidR="00126CF0" w:rsidRPr="00004480" w:rsidRDefault="00126CF0" w:rsidP="00126CF0">
      <w:pPr>
        <w:rPr>
          <w:lang w:eastAsia="en-AU"/>
        </w:rPr>
      </w:pPr>
      <w:r w:rsidRPr="00004480">
        <w:rPr>
          <w:lang w:eastAsia="en-AU"/>
        </w:rPr>
        <w:t>The GIS represents the single source of truth for physical fibre infrastructure, while logical configuration and service connectivity are managed in complementary systems (e.g. Logical Network Inventory).</w:t>
      </w:r>
    </w:p>
    <w:p w14:paraId="54DD9D22" w14:textId="77777777" w:rsidR="00792EBE" w:rsidRPr="00004480" w:rsidRDefault="00792EBE" w:rsidP="00126CF0">
      <w:pPr>
        <w:rPr>
          <w:lang w:eastAsia="en-AU"/>
        </w:rPr>
      </w:pPr>
    </w:p>
    <w:p w14:paraId="1CDD7EE0" w14:textId="74B32D92" w:rsidR="00136BF9" w:rsidRPr="001048BA" w:rsidRDefault="00136BF9" w:rsidP="00FB5975">
      <w:pPr>
        <w:pStyle w:val="Heading4"/>
      </w:pPr>
      <w:r w:rsidRPr="001048BA">
        <w:t xml:space="preserve">Solution </w:t>
      </w:r>
      <w:r w:rsidR="00532BD1" w:rsidRPr="001048BA">
        <w:t>D</w:t>
      </w:r>
      <w:r w:rsidRPr="001048BA">
        <w:t>etails</w:t>
      </w:r>
    </w:p>
    <w:p w14:paraId="2E7DD869" w14:textId="77777777" w:rsidR="004D694D" w:rsidRPr="001048BA" w:rsidRDefault="004D694D" w:rsidP="004D694D"/>
    <w:p w14:paraId="6123E306" w14:textId="77777777" w:rsidR="00D2367E" w:rsidRPr="00004480" w:rsidRDefault="004D694D" w:rsidP="00D2367E">
      <w:pPr>
        <w:rPr>
          <w:rFonts w:cs="Arial"/>
          <w:lang w:eastAsia="en-AU"/>
        </w:rPr>
      </w:pPr>
      <w:r w:rsidRPr="00004480">
        <w:rPr>
          <w:rFonts w:cs="Arial"/>
          <w:lang w:eastAsia="en-AU"/>
        </w:rPr>
        <w:t xml:space="preserve">The Solution is based on 3-GIS Software, which itself relies on ArcGIS Platform for pure GIS (spatial and topological capabilities). 3-GIS components cover assets model, asset reference management (CRUD, traces, routes), and end user applications (web application, mobile native application). </w:t>
      </w:r>
    </w:p>
    <w:p w14:paraId="1E839C1F" w14:textId="77777777" w:rsidR="00D2367E" w:rsidRPr="00004480" w:rsidRDefault="00D2367E" w:rsidP="00D2367E">
      <w:pPr>
        <w:rPr>
          <w:rFonts w:cs="Arial"/>
          <w:lang w:eastAsia="en-AU"/>
        </w:rPr>
      </w:pPr>
    </w:p>
    <w:p w14:paraId="5EE08C72" w14:textId="7BD7E0C8" w:rsidR="004D694D" w:rsidRPr="00004480" w:rsidRDefault="00D2367E" w:rsidP="004D694D">
      <w:pPr>
        <w:rPr>
          <w:rFonts w:cs="Arial"/>
          <w:lang w:eastAsia="en-AU"/>
        </w:rPr>
      </w:pPr>
      <w:r w:rsidRPr="00004480">
        <w:rPr>
          <w:rFonts w:cs="Arial"/>
          <w:lang w:eastAsia="en-AU"/>
        </w:rPr>
        <w:t>The proposed solution effectively addresses both functional and technical coverage requirements, as illustrated in the diagram below, based on the “DS&amp;A Requirements” sheet from the “</w:t>
      </w:r>
      <w:r w:rsidRPr="00004480">
        <w:rPr>
          <w:rFonts w:cs="Arial"/>
          <w:i/>
          <w:lang w:eastAsia="en-AU"/>
        </w:rPr>
        <w:t>Network - PNI User Interface Tool Requirements Version 0.1.xlsx</w:t>
      </w:r>
      <w:r w:rsidRPr="00004480">
        <w:rPr>
          <w:rFonts w:cs="Arial"/>
          <w:lang w:eastAsia="en-AU"/>
        </w:rPr>
        <w:t>” file.</w:t>
      </w:r>
    </w:p>
    <w:p w14:paraId="6C62089B" w14:textId="77777777" w:rsidR="006F4038" w:rsidRPr="00004480" w:rsidRDefault="006F4038" w:rsidP="004D694D">
      <w:pPr>
        <w:rPr>
          <w:rFonts w:cs="Arial"/>
          <w:lang w:eastAsia="en-AU"/>
        </w:rPr>
      </w:pPr>
    </w:p>
    <w:tbl>
      <w:tblPr>
        <w:tblW w:w="5034" w:type="pct"/>
        <w:tblBorders>
          <w:top w:val="single" w:sz="2" w:space="0" w:color="A6A6A6"/>
          <w:left w:val="single" w:sz="2" w:space="0" w:color="A6A6A6"/>
          <w:bottom w:val="single" w:sz="2" w:space="0" w:color="A6A6A6"/>
          <w:right w:val="single" w:sz="2" w:space="0" w:color="A6A6A6"/>
          <w:insideH w:val="single" w:sz="4" w:space="0" w:color="D0CECE" w:themeColor="background2" w:themeShade="E6"/>
        </w:tblBorders>
        <w:tblCellMar>
          <w:left w:w="0" w:type="dxa"/>
          <w:right w:w="0" w:type="dxa"/>
        </w:tblCellMar>
        <w:tblLook w:val="04A0" w:firstRow="1" w:lastRow="0" w:firstColumn="1" w:lastColumn="0" w:noHBand="0" w:noVBand="1"/>
      </w:tblPr>
      <w:tblGrid>
        <w:gridCol w:w="557"/>
        <w:gridCol w:w="1702"/>
        <w:gridCol w:w="1635"/>
        <w:gridCol w:w="1820"/>
        <w:gridCol w:w="955"/>
        <w:gridCol w:w="2412"/>
      </w:tblGrid>
      <w:tr w:rsidR="00AD420F" w:rsidRPr="00AD420F" w14:paraId="6A79B84D" w14:textId="77777777" w:rsidTr="00034943">
        <w:trPr>
          <w:trHeight w:val="850"/>
          <w:tblHeader/>
        </w:trPr>
        <w:tc>
          <w:tcPr>
            <w:tcW w:w="307" w:type="pct"/>
            <w:tcBorders>
              <w:top w:val="single" w:sz="2" w:space="0" w:color="A6A6A6"/>
              <w:left w:val="nil"/>
              <w:bottom w:val="single" w:sz="4" w:space="0" w:color="D0CECE" w:themeColor="background2" w:themeShade="E6"/>
              <w:right w:val="single" w:sz="4" w:space="0" w:color="D0CECE" w:themeColor="background2" w:themeShade="E6"/>
            </w:tcBorders>
            <w:shd w:val="clear" w:color="auto" w:fill="0058AB"/>
            <w:tcMar>
              <w:top w:w="15" w:type="dxa"/>
              <w:left w:w="113" w:type="dxa"/>
              <w:bottom w:w="0" w:type="dxa"/>
              <w:right w:w="113" w:type="dxa"/>
            </w:tcMar>
            <w:vAlign w:val="center"/>
            <w:hideMark/>
          </w:tcPr>
          <w:p w14:paraId="0A48867D" w14:textId="77777777" w:rsidR="00AD420F" w:rsidRPr="00AD420F" w:rsidRDefault="00AD420F" w:rsidP="00AD420F">
            <w:pPr>
              <w:rPr>
                <w:rFonts w:cs="Arial"/>
                <w:color w:val="FFFFFF" w:themeColor="background1"/>
                <w:lang w:val="en-US" w:eastAsia="en-AU"/>
              </w:rPr>
            </w:pPr>
            <w:r w:rsidRPr="00AD420F">
              <w:rPr>
                <w:rFonts w:cs="Arial"/>
                <w:b/>
                <w:bCs/>
                <w:color w:val="FFFFFF" w:themeColor="background1"/>
                <w:lang w:eastAsia="en-AU"/>
              </w:rPr>
              <w:t>Ref ID</w:t>
            </w:r>
          </w:p>
        </w:tc>
        <w:tc>
          <w:tcPr>
            <w:tcW w:w="937" w:type="pct"/>
            <w:tcBorders>
              <w:top w:val="single" w:sz="2" w:space="0" w:color="A6A6A6"/>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58AB"/>
            <w:tcMar>
              <w:top w:w="15" w:type="dxa"/>
              <w:left w:w="113" w:type="dxa"/>
              <w:bottom w:w="0" w:type="dxa"/>
              <w:right w:w="113" w:type="dxa"/>
            </w:tcMar>
            <w:vAlign w:val="center"/>
            <w:hideMark/>
          </w:tcPr>
          <w:p w14:paraId="1B5C2595" w14:textId="77777777" w:rsidR="00AD420F" w:rsidRPr="00AD420F" w:rsidRDefault="00AD420F" w:rsidP="00AD420F">
            <w:pPr>
              <w:jc w:val="left"/>
              <w:rPr>
                <w:rFonts w:cs="Arial"/>
                <w:color w:val="FFFFFF" w:themeColor="background1"/>
                <w:lang w:val="en-US" w:eastAsia="en-AU"/>
              </w:rPr>
            </w:pPr>
            <w:r w:rsidRPr="00AD420F">
              <w:rPr>
                <w:rFonts w:cs="Arial"/>
                <w:b/>
                <w:bCs/>
                <w:color w:val="FFFFFF" w:themeColor="background1"/>
                <w:lang w:eastAsia="en-AU"/>
              </w:rPr>
              <w:t>Area</w:t>
            </w:r>
          </w:p>
        </w:tc>
        <w:tc>
          <w:tcPr>
            <w:tcW w:w="900" w:type="pct"/>
            <w:tcBorders>
              <w:top w:val="single" w:sz="2" w:space="0" w:color="A6A6A6"/>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58AB"/>
            <w:tcMar>
              <w:top w:w="15" w:type="dxa"/>
              <w:left w:w="113" w:type="dxa"/>
              <w:bottom w:w="0" w:type="dxa"/>
              <w:right w:w="113" w:type="dxa"/>
            </w:tcMar>
            <w:vAlign w:val="center"/>
            <w:hideMark/>
          </w:tcPr>
          <w:p w14:paraId="391A7323" w14:textId="77777777" w:rsidR="00AD420F" w:rsidRPr="00AD420F" w:rsidRDefault="00AD420F" w:rsidP="00AD420F">
            <w:pPr>
              <w:rPr>
                <w:rFonts w:cs="Arial"/>
                <w:color w:val="FFFFFF" w:themeColor="background1"/>
                <w:lang w:val="en-US" w:eastAsia="en-AU"/>
              </w:rPr>
            </w:pPr>
            <w:r w:rsidRPr="00AD420F">
              <w:rPr>
                <w:rFonts w:cs="Arial"/>
                <w:b/>
                <w:bCs/>
                <w:color w:val="FFFFFF" w:themeColor="background1"/>
                <w:lang w:eastAsia="en-AU"/>
              </w:rPr>
              <w:t>Principle</w:t>
            </w:r>
          </w:p>
        </w:tc>
        <w:tc>
          <w:tcPr>
            <w:tcW w:w="1002" w:type="pct"/>
            <w:tcBorders>
              <w:top w:val="single" w:sz="2" w:space="0" w:color="A6A6A6"/>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58AB"/>
            <w:tcMar>
              <w:top w:w="15" w:type="dxa"/>
              <w:left w:w="113" w:type="dxa"/>
              <w:bottom w:w="0" w:type="dxa"/>
              <w:right w:w="113" w:type="dxa"/>
            </w:tcMar>
            <w:vAlign w:val="center"/>
            <w:hideMark/>
          </w:tcPr>
          <w:p w14:paraId="46BFCD6C" w14:textId="77777777" w:rsidR="00AD420F" w:rsidRPr="00AD420F" w:rsidRDefault="00AD420F" w:rsidP="00AD420F">
            <w:pPr>
              <w:jc w:val="left"/>
              <w:rPr>
                <w:rFonts w:cs="Arial"/>
                <w:color w:val="FFFFFF" w:themeColor="background1"/>
                <w:lang w:val="en-US" w:eastAsia="en-AU"/>
              </w:rPr>
            </w:pPr>
            <w:r w:rsidRPr="00AD420F">
              <w:rPr>
                <w:rFonts w:cs="Arial"/>
                <w:b/>
                <w:bCs/>
                <w:color w:val="FFFFFF" w:themeColor="background1"/>
                <w:lang w:eastAsia="en-AU"/>
              </w:rPr>
              <w:t>Description (summary)</w:t>
            </w:r>
          </w:p>
        </w:tc>
        <w:tc>
          <w:tcPr>
            <w:tcW w:w="526" w:type="pct"/>
            <w:tcBorders>
              <w:top w:val="single" w:sz="2" w:space="0" w:color="A6A6A6"/>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58AB"/>
            <w:tcMar>
              <w:top w:w="15" w:type="dxa"/>
              <w:left w:w="113" w:type="dxa"/>
              <w:bottom w:w="0" w:type="dxa"/>
              <w:right w:w="113" w:type="dxa"/>
            </w:tcMar>
            <w:vAlign w:val="center"/>
            <w:hideMark/>
          </w:tcPr>
          <w:p w14:paraId="47387B8E" w14:textId="77777777" w:rsidR="00AD420F" w:rsidRPr="00AD420F" w:rsidRDefault="00AD420F" w:rsidP="00AD420F">
            <w:pPr>
              <w:jc w:val="center"/>
              <w:rPr>
                <w:rFonts w:cs="Arial"/>
                <w:color w:val="FFFFFF" w:themeColor="background1"/>
                <w:lang w:val="en-US" w:eastAsia="en-AU"/>
              </w:rPr>
            </w:pPr>
            <w:r w:rsidRPr="00AD420F">
              <w:rPr>
                <w:rFonts w:cs="Arial"/>
                <w:b/>
                <w:bCs/>
                <w:color w:val="FFFFFF" w:themeColor="background1"/>
                <w:lang w:eastAsia="en-AU"/>
              </w:rPr>
              <w:t>Priority</w:t>
            </w:r>
          </w:p>
        </w:tc>
        <w:tc>
          <w:tcPr>
            <w:tcW w:w="1328" w:type="pct"/>
            <w:tcBorders>
              <w:top w:val="single" w:sz="2" w:space="0" w:color="A6A6A6"/>
              <w:left w:val="single" w:sz="4" w:space="0" w:color="D0CECE" w:themeColor="background2" w:themeShade="E6"/>
              <w:bottom w:val="single" w:sz="4" w:space="0" w:color="D0CECE" w:themeColor="background2" w:themeShade="E6"/>
              <w:right w:val="nil"/>
            </w:tcBorders>
            <w:shd w:val="clear" w:color="auto" w:fill="0058AB"/>
            <w:tcMar>
              <w:top w:w="15" w:type="dxa"/>
              <w:left w:w="113" w:type="dxa"/>
              <w:bottom w:w="0" w:type="dxa"/>
              <w:right w:w="113" w:type="dxa"/>
            </w:tcMar>
            <w:vAlign w:val="center"/>
            <w:hideMark/>
          </w:tcPr>
          <w:p w14:paraId="5CE8CFD3" w14:textId="77777777" w:rsidR="00AD420F" w:rsidRPr="00AD420F" w:rsidRDefault="00AD420F" w:rsidP="00AD420F">
            <w:pPr>
              <w:jc w:val="left"/>
              <w:rPr>
                <w:rFonts w:cs="Arial"/>
                <w:color w:val="FFFFFF" w:themeColor="background1"/>
                <w:lang w:val="en-US" w:eastAsia="en-AU"/>
              </w:rPr>
            </w:pPr>
            <w:r w:rsidRPr="00AD420F">
              <w:rPr>
                <w:rFonts w:cs="Arial"/>
                <w:b/>
                <w:bCs/>
                <w:color w:val="FFFFFF" w:themeColor="background1"/>
                <w:lang w:val="en-US" w:eastAsia="en-AU"/>
              </w:rPr>
              <w:t> </w:t>
            </w:r>
            <w:r w:rsidRPr="00AD420F">
              <w:rPr>
                <w:rFonts w:cs="Arial"/>
                <w:b/>
                <w:bCs/>
                <w:color w:val="FFFFFF" w:themeColor="background1"/>
                <w:lang w:eastAsia="en-AU"/>
              </w:rPr>
              <w:t>How 3</w:t>
            </w:r>
            <w:r w:rsidRPr="00AD420F">
              <w:rPr>
                <w:rFonts w:cs="Arial"/>
                <w:b/>
                <w:bCs/>
                <w:color w:val="FFFFFF" w:themeColor="background1"/>
                <w:lang w:eastAsia="en-AU"/>
              </w:rPr>
              <w:noBreakHyphen/>
              <w:t>GIS / ArcGIS + Our GIS Expertise Respond</w:t>
            </w:r>
          </w:p>
        </w:tc>
      </w:tr>
      <w:tr w:rsidR="00AD420F" w:rsidRPr="00AD420F" w14:paraId="0EDF563F" w14:textId="77777777" w:rsidTr="00034943">
        <w:trPr>
          <w:trHeight w:val="465"/>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5AA05C54" w14:textId="77777777" w:rsidR="00AD420F" w:rsidRPr="00141AC2" w:rsidRDefault="00AD420F" w:rsidP="00AD420F">
            <w:pPr>
              <w:rPr>
                <w:rFonts w:cs="Arial"/>
                <w:color w:val="0070C0"/>
                <w:lang w:val="en-US" w:eastAsia="en-AU"/>
              </w:rPr>
            </w:pPr>
            <w:r w:rsidRPr="00141AC2">
              <w:rPr>
                <w:rFonts w:cs="Arial"/>
                <w:b/>
                <w:color w:val="0070C0"/>
                <w:lang w:eastAsia="en-AU"/>
              </w:rPr>
              <w:t>1</w:t>
            </w:r>
          </w:p>
        </w:tc>
        <w:tc>
          <w:tcPr>
            <w:tcW w:w="937" w:type="pct"/>
            <w:tcBorders>
              <w:top w:val="single" w:sz="4" w:space="0" w:color="D0CECE" w:themeColor="background2" w:themeShade="E6"/>
            </w:tcBorders>
            <w:tcMar>
              <w:top w:w="15" w:type="dxa"/>
              <w:left w:w="113" w:type="dxa"/>
              <w:bottom w:w="0" w:type="dxa"/>
              <w:right w:w="113" w:type="dxa"/>
            </w:tcMar>
            <w:vAlign w:val="center"/>
            <w:hideMark/>
          </w:tcPr>
          <w:p w14:paraId="5502F41B" w14:textId="77777777" w:rsidR="00AD420F" w:rsidRPr="00AD420F" w:rsidRDefault="00AD420F" w:rsidP="00AD420F">
            <w:pPr>
              <w:jc w:val="left"/>
              <w:rPr>
                <w:rFonts w:cs="Arial"/>
                <w:lang w:val="en-US" w:eastAsia="en-AU"/>
              </w:rPr>
            </w:pPr>
            <w:r w:rsidRPr="00AD420F">
              <w:rPr>
                <w:rFonts w:cs="Arial"/>
                <w:lang w:eastAsia="en-AU"/>
              </w:rPr>
              <w:t>Integration &amp; Interoperability</w:t>
            </w:r>
          </w:p>
        </w:tc>
        <w:tc>
          <w:tcPr>
            <w:tcW w:w="900" w:type="pct"/>
            <w:tcBorders>
              <w:top w:val="single" w:sz="4" w:space="0" w:color="D0CECE" w:themeColor="background2" w:themeShade="E6"/>
            </w:tcBorders>
            <w:tcMar>
              <w:top w:w="15" w:type="dxa"/>
              <w:left w:w="113" w:type="dxa"/>
              <w:bottom w:w="0" w:type="dxa"/>
              <w:right w:w="113" w:type="dxa"/>
            </w:tcMar>
            <w:vAlign w:val="center"/>
            <w:hideMark/>
          </w:tcPr>
          <w:p w14:paraId="6D5B97BB" w14:textId="77777777" w:rsidR="00AD420F" w:rsidRPr="00AD420F" w:rsidRDefault="00AD420F" w:rsidP="00AD420F">
            <w:pPr>
              <w:rPr>
                <w:rFonts w:cs="Arial"/>
                <w:lang w:val="en-US" w:eastAsia="en-AU"/>
              </w:rPr>
            </w:pPr>
            <w:r w:rsidRPr="00AD420F">
              <w:rPr>
                <w:rFonts w:cs="Arial"/>
                <w:lang w:eastAsia="en-AU"/>
              </w:rPr>
              <w:t>API</w:t>
            </w:r>
            <w:r w:rsidRPr="00AD420F">
              <w:rPr>
                <w:rFonts w:cs="Arial"/>
                <w:lang w:eastAsia="en-AU"/>
              </w:rPr>
              <w:noBreakHyphen/>
              <w:t>First Design</w:t>
            </w:r>
          </w:p>
        </w:tc>
        <w:tc>
          <w:tcPr>
            <w:tcW w:w="1002" w:type="pct"/>
            <w:tcBorders>
              <w:top w:val="single" w:sz="4" w:space="0" w:color="D0CECE" w:themeColor="background2" w:themeShade="E6"/>
            </w:tcBorders>
            <w:tcMar>
              <w:top w:w="15" w:type="dxa"/>
              <w:left w:w="113" w:type="dxa"/>
              <w:bottom w:w="0" w:type="dxa"/>
              <w:right w:w="113" w:type="dxa"/>
            </w:tcMar>
            <w:vAlign w:val="center"/>
            <w:hideMark/>
          </w:tcPr>
          <w:p w14:paraId="6DD8DEA9" w14:textId="77777777" w:rsidR="00AD420F" w:rsidRPr="00AD420F" w:rsidRDefault="00AD420F" w:rsidP="00AD420F">
            <w:pPr>
              <w:jc w:val="left"/>
              <w:rPr>
                <w:rFonts w:cs="Arial"/>
                <w:lang w:val="en-US" w:eastAsia="en-AU"/>
              </w:rPr>
            </w:pPr>
            <w:r w:rsidRPr="00AD420F">
              <w:rPr>
                <w:rFonts w:cs="Arial"/>
                <w:lang w:eastAsia="en-AU"/>
              </w:rPr>
              <w:t>Expose functionalities and data through standard APIs</w:t>
            </w:r>
          </w:p>
        </w:tc>
        <w:tc>
          <w:tcPr>
            <w:tcW w:w="526" w:type="pct"/>
            <w:tcBorders>
              <w:top w:val="single" w:sz="4" w:space="0" w:color="D0CECE" w:themeColor="background2" w:themeShade="E6"/>
            </w:tcBorders>
            <w:tcMar>
              <w:top w:w="15" w:type="dxa"/>
              <w:left w:w="113" w:type="dxa"/>
              <w:bottom w:w="0" w:type="dxa"/>
              <w:right w:w="113" w:type="dxa"/>
            </w:tcMar>
            <w:vAlign w:val="center"/>
            <w:hideMark/>
          </w:tcPr>
          <w:p w14:paraId="33E2F1CE"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246341C8" w14:textId="77777777" w:rsidR="00AD420F" w:rsidRPr="00AD420F" w:rsidRDefault="00AD420F" w:rsidP="00AD420F">
            <w:pPr>
              <w:jc w:val="left"/>
              <w:rPr>
                <w:rFonts w:cs="Arial"/>
                <w:lang w:val="en-US" w:eastAsia="en-AU"/>
              </w:rPr>
            </w:pPr>
            <w:r w:rsidRPr="00AD420F">
              <w:rPr>
                <w:rFonts w:cs="Arial"/>
                <w:lang w:eastAsia="en-AU"/>
              </w:rPr>
              <w:t>ArcGIS Enterprise and 3</w:t>
            </w:r>
            <w:r w:rsidRPr="00AD420F">
              <w:rPr>
                <w:rFonts w:cs="Arial"/>
                <w:lang w:eastAsia="en-AU"/>
              </w:rPr>
              <w:noBreakHyphen/>
              <w:t>GIS expose documented REST APIs enabling secure access to GIS data and services. Our GIS expertise ensures API</w:t>
            </w:r>
            <w:r w:rsidRPr="00AD420F">
              <w:rPr>
                <w:rFonts w:cs="Arial"/>
                <w:lang w:eastAsia="en-AU"/>
              </w:rPr>
              <w:noBreakHyphen/>
              <w:t>first integration patterns aligned with enterprise architecture standards.</w:t>
            </w:r>
          </w:p>
        </w:tc>
      </w:tr>
      <w:tr w:rsidR="00AD420F" w:rsidRPr="00AD420F" w14:paraId="4FD63104" w14:textId="77777777" w:rsidTr="00141AC2">
        <w:trPr>
          <w:trHeight w:val="41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28FC7865" w14:textId="77777777" w:rsidR="00AD420F" w:rsidRPr="00141AC2" w:rsidRDefault="00AD420F" w:rsidP="00AD420F">
            <w:pPr>
              <w:rPr>
                <w:rFonts w:cs="Arial"/>
                <w:color w:val="0070C0"/>
                <w:lang w:val="en-US" w:eastAsia="en-AU"/>
              </w:rPr>
            </w:pPr>
            <w:r w:rsidRPr="00141AC2">
              <w:rPr>
                <w:rFonts w:cs="Arial"/>
                <w:b/>
                <w:color w:val="0070C0"/>
                <w:lang w:eastAsia="en-AU"/>
              </w:rPr>
              <w:t>2</w:t>
            </w:r>
          </w:p>
        </w:tc>
        <w:tc>
          <w:tcPr>
            <w:tcW w:w="937" w:type="pct"/>
            <w:tcMar>
              <w:top w:w="15" w:type="dxa"/>
              <w:left w:w="113" w:type="dxa"/>
              <w:bottom w:w="0" w:type="dxa"/>
              <w:right w:w="113" w:type="dxa"/>
            </w:tcMar>
            <w:vAlign w:val="center"/>
            <w:hideMark/>
          </w:tcPr>
          <w:p w14:paraId="78A3756F" w14:textId="77777777" w:rsidR="00AD420F" w:rsidRPr="00AD420F" w:rsidRDefault="00AD420F" w:rsidP="00AD420F">
            <w:pPr>
              <w:jc w:val="left"/>
              <w:rPr>
                <w:rFonts w:cs="Arial"/>
                <w:lang w:val="en-US" w:eastAsia="en-AU"/>
              </w:rPr>
            </w:pPr>
            <w:r w:rsidRPr="00AD420F">
              <w:rPr>
                <w:rFonts w:cs="Arial"/>
                <w:lang w:eastAsia="en-AU"/>
              </w:rPr>
              <w:t>Integration &amp; Interoperability</w:t>
            </w:r>
          </w:p>
        </w:tc>
        <w:tc>
          <w:tcPr>
            <w:tcW w:w="900" w:type="pct"/>
            <w:tcMar>
              <w:top w:w="15" w:type="dxa"/>
              <w:left w:w="113" w:type="dxa"/>
              <w:bottom w:w="0" w:type="dxa"/>
              <w:right w:w="113" w:type="dxa"/>
            </w:tcMar>
            <w:vAlign w:val="center"/>
            <w:hideMark/>
          </w:tcPr>
          <w:p w14:paraId="31DD0CC0" w14:textId="77777777" w:rsidR="00AD420F" w:rsidRPr="00AD420F" w:rsidRDefault="00AD420F" w:rsidP="00AD420F">
            <w:pPr>
              <w:rPr>
                <w:rFonts w:cs="Arial"/>
                <w:lang w:val="en-US" w:eastAsia="en-AU"/>
              </w:rPr>
            </w:pPr>
            <w:r w:rsidRPr="00AD420F">
              <w:rPr>
                <w:rFonts w:cs="Arial"/>
                <w:lang w:eastAsia="en-AU"/>
              </w:rPr>
              <w:t>Integration Readiness</w:t>
            </w:r>
          </w:p>
        </w:tc>
        <w:tc>
          <w:tcPr>
            <w:tcW w:w="1002" w:type="pct"/>
            <w:tcMar>
              <w:top w:w="15" w:type="dxa"/>
              <w:left w:w="113" w:type="dxa"/>
              <w:bottom w:w="0" w:type="dxa"/>
              <w:right w:w="113" w:type="dxa"/>
            </w:tcMar>
            <w:vAlign w:val="center"/>
            <w:hideMark/>
          </w:tcPr>
          <w:p w14:paraId="083EEB1C" w14:textId="77777777" w:rsidR="00AD420F" w:rsidRPr="00AD420F" w:rsidRDefault="00AD420F" w:rsidP="00AD420F">
            <w:pPr>
              <w:jc w:val="left"/>
              <w:rPr>
                <w:rFonts w:cs="Arial"/>
                <w:lang w:val="en-US" w:eastAsia="en-AU"/>
              </w:rPr>
            </w:pPr>
            <w:r w:rsidRPr="00AD420F">
              <w:rPr>
                <w:rFonts w:cs="Arial"/>
                <w:lang w:eastAsia="en-AU"/>
              </w:rPr>
              <w:t>Integration with OSS/BSS and enterprise systems</w:t>
            </w:r>
          </w:p>
        </w:tc>
        <w:tc>
          <w:tcPr>
            <w:tcW w:w="526" w:type="pct"/>
            <w:tcMar>
              <w:top w:w="15" w:type="dxa"/>
              <w:left w:w="113" w:type="dxa"/>
              <w:bottom w:w="0" w:type="dxa"/>
              <w:right w:w="113" w:type="dxa"/>
            </w:tcMar>
            <w:vAlign w:val="center"/>
            <w:hideMark/>
          </w:tcPr>
          <w:p w14:paraId="70CE3DFA"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332C917D" w14:textId="77777777" w:rsidR="00AD420F" w:rsidRPr="00AD420F" w:rsidRDefault="00AD420F" w:rsidP="00AD420F">
            <w:pPr>
              <w:jc w:val="left"/>
              <w:rPr>
                <w:rFonts w:cs="Arial"/>
                <w:lang w:val="en-US" w:eastAsia="en-AU"/>
              </w:rPr>
            </w:pPr>
            <w:r w:rsidRPr="00AD420F">
              <w:rPr>
                <w:rFonts w:cs="Arial"/>
                <w:lang w:eastAsia="en-AU"/>
              </w:rPr>
              <w:t>3</w:t>
            </w:r>
            <w:r w:rsidRPr="00AD420F">
              <w:rPr>
                <w:rFonts w:cs="Arial"/>
                <w:lang w:eastAsia="en-AU"/>
              </w:rPr>
              <w:noBreakHyphen/>
              <w:t>GIS and ArcGIS integrate natively with OSS/BSS ecosystems. We design scalable, secure integration flows (API, middleware, event) aligned with telecom OSS/BSS landscapes.</w:t>
            </w:r>
          </w:p>
        </w:tc>
      </w:tr>
      <w:tr w:rsidR="00AD420F" w:rsidRPr="00AD420F" w14:paraId="63294A1A" w14:textId="77777777" w:rsidTr="00141AC2">
        <w:trPr>
          <w:trHeight w:val="465"/>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672340AA" w14:textId="77777777" w:rsidR="00AD420F" w:rsidRPr="00141AC2" w:rsidRDefault="00AD420F" w:rsidP="00AD420F">
            <w:pPr>
              <w:rPr>
                <w:rFonts w:cs="Arial"/>
                <w:color w:val="0070C0"/>
                <w:lang w:val="en-US" w:eastAsia="en-AU"/>
              </w:rPr>
            </w:pPr>
            <w:r w:rsidRPr="00141AC2">
              <w:rPr>
                <w:rFonts w:cs="Arial"/>
                <w:b/>
                <w:color w:val="0070C0"/>
                <w:lang w:eastAsia="en-AU"/>
              </w:rPr>
              <w:t>3</w:t>
            </w:r>
          </w:p>
        </w:tc>
        <w:tc>
          <w:tcPr>
            <w:tcW w:w="937" w:type="pct"/>
            <w:tcMar>
              <w:top w:w="15" w:type="dxa"/>
              <w:left w:w="113" w:type="dxa"/>
              <w:bottom w:w="0" w:type="dxa"/>
              <w:right w:w="113" w:type="dxa"/>
            </w:tcMar>
            <w:vAlign w:val="center"/>
            <w:hideMark/>
          </w:tcPr>
          <w:p w14:paraId="4E74AE45" w14:textId="77777777" w:rsidR="00AD420F" w:rsidRPr="00AD420F" w:rsidRDefault="00AD420F" w:rsidP="00AD420F">
            <w:pPr>
              <w:jc w:val="left"/>
              <w:rPr>
                <w:rFonts w:cs="Arial"/>
                <w:lang w:val="en-US" w:eastAsia="en-AU"/>
              </w:rPr>
            </w:pPr>
            <w:r w:rsidRPr="00AD420F">
              <w:rPr>
                <w:rFonts w:cs="Arial"/>
                <w:lang w:eastAsia="en-AU"/>
              </w:rPr>
              <w:t>Integration &amp; Interoperability</w:t>
            </w:r>
          </w:p>
        </w:tc>
        <w:tc>
          <w:tcPr>
            <w:tcW w:w="900" w:type="pct"/>
            <w:tcMar>
              <w:top w:w="15" w:type="dxa"/>
              <w:left w:w="113" w:type="dxa"/>
              <w:bottom w:w="0" w:type="dxa"/>
              <w:right w:w="113" w:type="dxa"/>
            </w:tcMar>
            <w:vAlign w:val="center"/>
            <w:hideMark/>
          </w:tcPr>
          <w:p w14:paraId="6D4E7836" w14:textId="77777777" w:rsidR="00AD420F" w:rsidRPr="00AD420F" w:rsidRDefault="00AD420F" w:rsidP="00AD420F">
            <w:pPr>
              <w:rPr>
                <w:rFonts w:cs="Arial"/>
                <w:lang w:val="en-US" w:eastAsia="en-AU"/>
              </w:rPr>
            </w:pPr>
            <w:r w:rsidRPr="00AD420F">
              <w:rPr>
                <w:rFonts w:cs="Arial"/>
                <w:lang w:eastAsia="en-AU"/>
              </w:rPr>
              <w:t>Event</w:t>
            </w:r>
            <w:r w:rsidRPr="00AD420F">
              <w:rPr>
                <w:rFonts w:cs="Arial"/>
                <w:lang w:eastAsia="en-AU"/>
              </w:rPr>
              <w:noBreakHyphen/>
              <w:t>Driven Architecture</w:t>
            </w:r>
          </w:p>
        </w:tc>
        <w:tc>
          <w:tcPr>
            <w:tcW w:w="1002" w:type="pct"/>
            <w:tcMar>
              <w:top w:w="15" w:type="dxa"/>
              <w:left w:w="113" w:type="dxa"/>
              <w:bottom w:w="0" w:type="dxa"/>
              <w:right w:w="113" w:type="dxa"/>
            </w:tcMar>
            <w:vAlign w:val="center"/>
            <w:hideMark/>
          </w:tcPr>
          <w:p w14:paraId="7666A613" w14:textId="77777777" w:rsidR="00AD420F" w:rsidRPr="00AD420F" w:rsidRDefault="00AD420F" w:rsidP="00AD420F">
            <w:pPr>
              <w:jc w:val="left"/>
              <w:rPr>
                <w:rFonts w:cs="Arial"/>
                <w:lang w:val="en-US" w:eastAsia="en-AU"/>
              </w:rPr>
            </w:pPr>
            <w:r w:rsidRPr="00AD420F">
              <w:rPr>
                <w:rFonts w:cs="Arial"/>
                <w:lang w:eastAsia="en-AU"/>
              </w:rPr>
              <w:t>Publish/subscribe events for asset changes</w:t>
            </w:r>
          </w:p>
        </w:tc>
        <w:tc>
          <w:tcPr>
            <w:tcW w:w="526" w:type="pct"/>
            <w:tcMar>
              <w:top w:w="15" w:type="dxa"/>
              <w:left w:w="113" w:type="dxa"/>
              <w:bottom w:w="0" w:type="dxa"/>
              <w:right w:w="113" w:type="dxa"/>
            </w:tcMar>
            <w:vAlign w:val="center"/>
            <w:hideMark/>
          </w:tcPr>
          <w:p w14:paraId="5AFE2DD9"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6431BCEA" w14:textId="77777777" w:rsidR="00AD420F" w:rsidRPr="00AD420F" w:rsidRDefault="00AD420F" w:rsidP="00AD420F">
            <w:pPr>
              <w:jc w:val="left"/>
              <w:rPr>
                <w:rFonts w:cs="Arial"/>
                <w:lang w:val="en-US" w:eastAsia="en-AU"/>
              </w:rPr>
            </w:pPr>
            <w:r w:rsidRPr="00AD420F">
              <w:rPr>
                <w:rFonts w:cs="Arial"/>
                <w:lang w:eastAsia="en-AU"/>
              </w:rPr>
              <w:t>ArcGIS supports webhooks and event notifications. Combined with our architecture expertise, we integrate GIS events into enterprise event platforms (Kafka / messaging layers) when required.</w:t>
            </w:r>
          </w:p>
        </w:tc>
      </w:tr>
      <w:tr w:rsidR="00AD420F" w:rsidRPr="00AD420F" w14:paraId="3FC78DB9" w14:textId="77777777" w:rsidTr="00141AC2">
        <w:trPr>
          <w:trHeight w:val="372"/>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420CB344" w14:textId="77777777" w:rsidR="00AD420F" w:rsidRPr="00141AC2" w:rsidRDefault="00AD420F" w:rsidP="00AD420F">
            <w:pPr>
              <w:rPr>
                <w:rFonts w:cs="Arial"/>
                <w:color w:val="0070C0"/>
                <w:lang w:val="en-US" w:eastAsia="en-AU"/>
              </w:rPr>
            </w:pPr>
            <w:r w:rsidRPr="00141AC2">
              <w:rPr>
                <w:rFonts w:cs="Arial"/>
                <w:b/>
                <w:color w:val="0070C0"/>
                <w:lang w:eastAsia="en-AU"/>
              </w:rPr>
              <w:t>4</w:t>
            </w:r>
          </w:p>
        </w:tc>
        <w:tc>
          <w:tcPr>
            <w:tcW w:w="937" w:type="pct"/>
            <w:tcMar>
              <w:top w:w="15" w:type="dxa"/>
              <w:left w:w="113" w:type="dxa"/>
              <w:bottom w:w="0" w:type="dxa"/>
              <w:right w:w="113" w:type="dxa"/>
            </w:tcMar>
            <w:vAlign w:val="center"/>
            <w:hideMark/>
          </w:tcPr>
          <w:p w14:paraId="7C462026" w14:textId="77777777" w:rsidR="00AD420F" w:rsidRPr="00AD420F" w:rsidRDefault="00AD420F" w:rsidP="00AD420F">
            <w:pPr>
              <w:jc w:val="left"/>
              <w:rPr>
                <w:rFonts w:cs="Arial"/>
                <w:lang w:val="en-US" w:eastAsia="en-AU"/>
              </w:rPr>
            </w:pPr>
            <w:r w:rsidRPr="00AD420F">
              <w:rPr>
                <w:rFonts w:cs="Arial"/>
                <w:lang w:eastAsia="en-AU"/>
              </w:rPr>
              <w:t>Integration &amp; Interoperability</w:t>
            </w:r>
          </w:p>
        </w:tc>
        <w:tc>
          <w:tcPr>
            <w:tcW w:w="900" w:type="pct"/>
            <w:tcMar>
              <w:top w:w="15" w:type="dxa"/>
              <w:left w:w="113" w:type="dxa"/>
              <w:bottom w:w="0" w:type="dxa"/>
              <w:right w:w="113" w:type="dxa"/>
            </w:tcMar>
            <w:vAlign w:val="center"/>
            <w:hideMark/>
          </w:tcPr>
          <w:p w14:paraId="294C59F3" w14:textId="77777777" w:rsidR="00AD420F" w:rsidRPr="00AD420F" w:rsidRDefault="00AD420F" w:rsidP="00AD420F">
            <w:pPr>
              <w:rPr>
                <w:rFonts w:cs="Arial"/>
                <w:lang w:val="en-US" w:eastAsia="en-AU"/>
              </w:rPr>
            </w:pPr>
            <w:r w:rsidRPr="00AD420F">
              <w:rPr>
                <w:rFonts w:cs="Arial"/>
                <w:lang w:eastAsia="en-AU"/>
              </w:rPr>
              <w:t>Telco Alignment</w:t>
            </w:r>
          </w:p>
        </w:tc>
        <w:tc>
          <w:tcPr>
            <w:tcW w:w="1002" w:type="pct"/>
            <w:tcMar>
              <w:top w:w="15" w:type="dxa"/>
              <w:left w:w="113" w:type="dxa"/>
              <w:bottom w:w="0" w:type="dxa"/>
              <w:right w:w="113" w:type="dxa"/>
            </w:tcMar>
            <w:vAlign w:val="center"/>
            <w:hideMark/>
          </w:tcPr>
          <w:p w14:paraId="71239AC3" w14:textId="77777777" w:rsidR="00AD420F" w:rsidRPr="00AD420F" w:rsidRDefault="00AD420F" w:rsidP="00AD420F">
            <w:pPr>
              <w:jc w:val="left"/>
              <w:rPr>
                <w:rFonts w:cs="Arial"/>
                <w:lang w:val="en-US" w:eastAsia="en-AU"/>
              </w:rPr>
            </w:pPr>
            <w:r w:rsidRPr="00AD420F">
              <w:rPr>
                <w:rFonts w:cs="Arial"/>
                <w:lang w:eastAsia="en-AU"/>
              </w:rPr>
              <w:t>TM Forum APIs and OPSR alignment</w:t>
            </w:r>
          </w:p>
        </w:tc>
        <w:tc>
          <w:tcPr>
            <w:tcW w:w="526" w:type="pct"/>
            <w:tcMar>
              <w:top w:w="15" w:type="dxa"/>
              <w:left w:w="113" w:type="dxa"/>
              <w:bottom w:w="0" w:type="dxa"/>
              <w:right w:w="113" w:type="dxa"/>
            </w:tcMar>
            <w:vAlign w:val="center"/>
            <w:hideMark/>
          </w:tcPr>
          <w:p w14:paraId="7DF522B9"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40420506" w14:textId="77777777" w:rsidR="00AD420F" w:rsidRPr="00AD420F" w:rsidRDefault="00AD420F" w:rsidP="00AD420F">
            <w:pPr>
              <w:jc w:val="left"/>
              <w:rPr>
                <w:rFonts w:cs="Arial"/>
                <w:lang w:val="en-US" w:eastAsia="en-AU"/>
              </w:rPr>
            </w:pPr>
            <w:r w:rsidRPr="00AD420F">
              <w:rPr>
                <w:rFonts w:cs="Arial"/>
                <w:lang w:eastAsia="en-AU"/>
              </w:rPr>
              <w:t>We align GIS and 3</w:t>
            </w:r>
            <w:r w:rsidRPr="00AD420F">
              <w:rPr>
                <w:rFonts w:cs="Arial"/>
                <w:lang w:eastAsia="en-AU"/>
              </w:rPr>
              <w:noBreakHyphen/>
              <w:t>GIS data models with TM Forum OPSR concepts, positioning GIS as the authoritative Resource (PNI) layer feeding Service and Order domains.</w:t>
            </w:r>
          </w:p>
        </w:tc>
      </w:tr>
      <w:tr w:rsidR="00AD420F" w:rsidRPr="00AD420F" w14:paraId="13E3A4F2" w14:textId="77777777" w:rsidTr="00141AC2">
        <w:trPr>
          <w:trHeight w:val="41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6594C42D" w14:textId="77777777" w:rsidR="00AD420F" w:rsidRPr="00141AC2" w:rsidRDefault="00AD420F" w:rsidP="00AD420F">
            <w:pPr>
              <w:rPr>
                <w:rFonts w:cs="Arial"/>
                <w:color w:val="0070C0"/>
                <w:lang w:val="en-US" w:eastAsia="en-AU"/>
              </w:rPr>
            </w:pPr>
            <w:r w:rsidRPr="00141AC2">
              <w:rPr>
                <w:rFonts w:cs="Arial"/>
                <w:b/>
                <w:color w:val="0070C0"/>
                <w:lang w:eastAsia="en-AU"/>
              </w:rPr>
              <w:t>5</w:t>
            </w:r>
          </w:p>
        </w:tc>
        <w:tc>
          <w:tcPr>
            <w:tcW w:w="937" w:type="pct"/>
            <w:tcMar>
              <w:top w:w="15" w:type="dxa"/>
              <w:left w:w="113" w:type="dxa"/>
              <w:bottom w:w="0" w:type="dxa"/>
              <w:right w:w="113" w:type="dxa"/>
            </w:tcMar>
            <w:vAlign w:val="center"/>
            <w:hideMark/>
          </w:tcPr>
          <w:p w14:paraId="1736E79D" w14:textId="77777777" w:rsidR="00AD420F" w:rsidRPr="00AD420F" w:rsidRDefault="00AD420F" w:rsidP="00AD420F">
            <w:pPr>
              <w:jc w:val="left"/>
              <w:rPr>
                <w:rFonts w:cs="Arial"/>
                <w:lang w:val="en-US" w:eastAsia="en-AU"/>
              </w:rPr>
            </w:pPr>
            <w:r w:rsidRPr="00AD420F">
              <w:rPr>
                <w:rFonts w:cs="Arial"/>
                <w:lang w:eastAsia="en-AU"/>
              </w:rPr>
              <w:t>Data Management &amp; Governance</w:t>
            </w:r>
          </w:p>
        </w:tc>
        <w:tc>
          <w:tcPr>
            <w:tcW w:w="900" w:type="pct"/>
            <w:tcMar>
              <w:top w:w="15" w:type="dxa"/>
              <w:left w:w="113" w:type="dxa"/>
              <w:bottom w:w="0" w:type="dxa"/>
              <w:right w:w="113" w:type="dxa"/>
            </w:tcMar>
            <w:vAlign w:val="center"/>
            <w:hideMark/>
          </w:tcPr>
          <w:p w14:paraId="30602FC7" w14:textId="77777777" w:rsidR="00AD420F" w:rsidRPr="00AD420F" w:rsidRDefault="00AD420F" w:rsidP="00AD420F">
            <w:pPr>
              <w:rPr>
                <w:rFonts w:cs="Arial"/>
                <w:lang w:val="en-US" w:eastAsia="en-AU"/>
              </w:rPr>
            </w:pPr>
            <w:r w:rsidRPr="00AD420F">
              <w:rPr>
                <w:rFonts w:cs="Arial"/>
                <w:lang w:eastAsia="en-AU"/>
              </w:rPr>
              <w:t>Data Management</w:t>
            </w:r>
          </w:p>
        </w:tc>
        <w:tc>
          <w:tcPr>
            <w:tcW w:w="1002" w:type="pct"/>
            <w:tcMar>
              <w:top w:w="15" w:type="dxa"/>
              <w:left w:w="113" w:type="dxa"/>
              <w:bottom w:w="0" w:type="dxa"/>
              <w:right w:w="113" w:type="dxa"/>
            </w:tcMar>
            <w:vAlign w:val="center"/>
            <w:hideMark/>
          </w:tcPr>
          <w:p w14:paraId="7515B28B" w14:textId="77777777" w:rsidR="00AD420F" w:rsidRPr="00AD420F" w:rsidRDefault="00AD420F" w:rsidP="00AD420F">
            <w:pPr>
              <w:jc w:val="left"/>
              <w:rPr>
                <w:rFonts w:cs="Arial"/>
                <w:lang w:val="en-US" w:eastAsia="en-AU"/>
              </w:rPr>
            </w:pPr>
            <w:r w:rsidRPr="00AD420F">
              <w:rPr>
                <w:rFonts w:cs="Arial"/>
                <w:lang w:eastAsia="en-AU"/>
              </w:rPr>
              <w:t>Clear ownership and avoidance of data duplication</w:t>
            </w:r>
          </w:p>
        </w:tc>
        <w:tc>
          <w:tcPr>
            <w:tcW w:w="526" w:type="pct"/>
            <w:tcMar>
              <w:top w:w="15" w:type="dxa"/>
              <w:left w:w="113" w:type="dxa"/>
              <w:bottom w:w="0" w:type="dxa"/>
              <w:right w:w="113" w:type="dxa"/>
            </w:tcMar>
            <w:vAlign w:val="center"/>
            <w:hideMark/>
          </w:tcPr>
          <w:p w14:paraId="5C6F62C0"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382C3B17" w14:textId="77777777" w:rsidR="00AD420F" w:rsidRPr="00AD420F" w:rsidRDefault="00AD420F" w:rsidP="00AD420F">
            <w:pPr>
              <w:jc w:val="left"/>
              <w:rPr>
                <w:rFonts w:cs="Arial"/>
                <w:lang w:val="en-US" w:eastAsia="en-AU"/>
              </w:rPr>
            </w:pPr>
            <w:r w:rsidRPr="00AD420F">
              <w:rPr>
                <w:rFonts w:cs="Arial"/>
                <w:lang w:eastAsia="en-AU"/>
              </w:rPr>
              <w:t>ArcGIS acts as the system of record for geospatial and physical network data. Our governance framework defines ownership boundaries between GIS, OSS, and BSS systems.</w:t>
            </w:r>
          </w:p>
        </w:tc>
      </w:tr>
      <w:tr w:rsidR="00AD420F" w:rsidRPr="00AD420F" w14:paraId="24C30C13" w14:textId="77777777" w:rsidTr="00141AC2">
        <w:trPr>
          <w:trHeight w:val="41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1F3B853F" w14:textId="77777777" w:rsidR="00AD420F" w:rsidRPr="00141AC2" w:rsidRDefault="00AD420F" w:rsidP="00AD420F">
            <w:pPr>
              <w:rPr>
                <w:rFonts w:cs="Arial"/>
                <w:color w:val="0070C0"/>
                <w:lang w:val="en-US" w:eastAsia="en-AU"/>
              </w:rPr>
            </w:pPr>
            <w:r w:rsidRPr="00141AC2">
              <w:rPr>
                <w:rFonts w:cs="Arial"/>
                <w:b/>
                <w:color w:val="0070C0"/>
                <w:lang w:eastAsia="en-AU"/>
              </w:rPr>
              <w:t>6</w:t>
            </w:r>
          </w:p>
        </w:tc>
        <w:tc>
          <w:tcPr>
            <w:tcW w:w="937" w:type="pct"/>
            <w:tcMar>
              <w:top w:w="15" w:type="dxa"/>
              <w:left w:w="113" w:type="dxa"/>
              <w:bottom w:w="0" w:type="dxa"/>
              <w:right w:w="113" w:type="dxa"/>
            </w:tcMar>
            <w:vAlign w:val="center"/>
            <w:hideMark/>
          </w:tcPr>
          <w:p w14:paraId="4973979B" w14:textId="77777777" w:rsidR="00AD420F" w:rsidRPr="00AD420F" w:rsidRDefault="00AD420F" w:rsidP="00AD420F">
            <w:pPr>
              <w:jc w:val="left"/>
              <w:rPr>
                <w:rFonts w:cs="Arial"/>
                <w:lang w:val="en-US" w:eastAsia="en-AU"/>
              </w:rPr>
            </w:pPr>
            <w:r w:rsidRPr="00AD420F">
              <w:rPr>
                <w:rFonts w:cs="Arial"/>
                <w:lang w:eastAsia="en-AU"/>
              </w:rPr>
              <w:t>Data Management &amp; Governance</w:t>
            </w:r>
          </w:p>
        </w:tc>
        <w:tc>
          <w:tcPr>
            <w:tcW w:w="900" w:type="pct"/>
            <w:tcMar>
              <w:top w:w="15" w:type="dxa"/>
              <w:left w:w="113" w:type="dxa"/>
              <w:bottom w:w="0" w:type="dxa"/>
              <w:right w:w="113" w:type="dxa"/>
            </w:tcMar>
            <w:vAlign w:val="center"/>
            <w:hideMark/>
          </w:tcPr>
          <w:p w14:paraId="728BE75A" w14:textId="77777777" w:rsidR="00AD420F" w:rsidRPr="00AD420F" w:rsidRDefault="00AD420F" w:rsidP="00AD420F">
            <w:pPr>
              <w:rPr>
                <w:rFonts w:cs="Arial"/>
                <w:lang w:val="en-US" w:eastAsia="en-AU"/>
              </w:rPr>
            </w:pPr>
            <w:r w:rsidRPr="00AD420F">
              <w:rPr>
                <w:rFonts w:cs="Arial"/>
                <w:lang w:eastAsia="en-AU"/>
              </w:rPr>
              <w:t>GIS Integration</w:t>
            </w:r>
          </w:p>
        </w:tc>
        <w:tc>
          <w:tcPr>
            <w:tcW w:w="1002" w:type="pct"/>
            <w:tcMar>
              <w:top w:w="15" w:type="dxa"/>
              <w:left w:w="113" w:type="dxa"/>
              <w:bottom w:w="0" w:type="dxa"/>
              <w:right w:w="113" w:type="dxa"/>
            </w:tcMar>
            <w:vAlign w:val="center"/>
            <w:hideMark/>
          </w:tcPr>
          <w:p w14:paraId="7C3763EC" w14:textId="77777777" w:rsidR="00AD420F" w:rsidRPr="00AD420F" w:rsidRDefault="00AD420F" w:rsidP="00AD420F">
            <w:pPr>
              <w:jc w:val="left"/>
              <w:rPr>
                <w:rFonts w:cs="Arial"/>
                <w:lang w:val="en-US" w:eastAsia="en-AU"/>
              </w:rPr>
            </w:pPr>
            <w:r w:rsidRPr="00AD420F">
              <w:rPr>
                <w:rFonts w:cs="Arial"/>
                <w:lang w:eastAsia="en-AU"/>
              </w:rPr>
              <w:t>Integration with GIS master system</w:t>
            </w:r>
          </w:p>
        </w:tc>
        <w:tc>
          <w:tcPr>
            <w:tcW w:w="526" w:type="pct"/>
            <w:tcMar>
              <w:top w:w="15" w:type="dxa"/>
              <w:left w:w="113" w:type="dxa"/>
              <w:bottom w:w="0" w:type="dxa"/>
              <w:right w:w="113" w:type="dxa"/>
            </w:tcMar>
            <w:vAlign w:val="center"/>
            <w:hideMark/>
          </w:tcPr>
          <w:p w14:paraId="74015B3A"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7315C211" w14:textId="77777777" w:rsidR="00AD420F" w:rsidRPr="00AD420F" w:rsidRDefault="00AD420F" w:rsidP="00AD420F">
            <w:pPr>
              <w:jc w:val="left"/>
              <w:rPr>
                <w:rFonts w:cs="Arial"/>
                <w:lang w:val="en-US" w:eastAsia="en-AU"/>
              </w:rPr>
            </w:pPr>
            <w:r w:rsidRPr="00AD420F">
              <w:rPr>
                <w:rFonts w:cs="Arial"/>
                <w:lang w:eastAsia="en-AU"/>
              </w:rPr>
              <w:t>3</w:t>
            </w:r>
            <w:r w:rsidRPr="00AD420F">
              <w:rPr>
                <w:rFonts w:cs="Arial"/>
                <w:lang w:eastAsia="en-AU"/>
              </w:rPr>
              <w:noBreakHyphen/>
              <w:t>GIS is natively built on ArcGIS, ensuring full consistency with the GIS master system. Our expertise ensures correct mastering, versioning, and synchronization patterns.</w:t>
            </w:r>
          </w:p>
        </w:tc>
      </w:tr>
      <w:tr w:rsidR="00AD420F" w:rsidRPr="00AD420F" w14:paraId="0A23B8AD" w14:textId="77777777" w:rsidTr="00141AC2">
        <w:trPr>
          <w:trHeight w:val="41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69B2FF27" w14:textId="77777777" w:rsidR="00AD420F" w:rsidRPr="00141AC2" w:rsidRDefault="00AD420F" w:rsidP="00AD420F">
            <w:pPr>
              <w:rPr>
                <w:rFonts w:cs="Arial"/>
                <w:color w:val="0070C0"/>
                <w:lang w:val="en-US" w:eastAsia="en-AU"/>
              </w:rPr>
            </w:pPr>
            <w:r w:rsidRPr="00141AC2">
              <w:rPr>
                <w:rFonts w:cs="Arial"/>
                <w:b/>
                <w:color w:val="0070C0"/>
                <w:lang w:eastAsia="en-AU"/>
              </w:rPr>
              <w:t>7</w:t>
            </w:r>
          </w:p>
        </w:tc>
        <w:tc>
          <w:tcPr>
            <w:tcW w:w="937" w:type="pct"/>
            <w:tcMar>
              <w:top w:w="15" w:type="dxa"/>
              <w:left w:w="113" w:type="dxa"/>
              <w:bottom w:w="0" w:type="dxa"/>
              <w:right w:w="113" w:type="dxa"/>
            </w:tcMar>
            <w:vAlign w:val="center"/>
            <w:hideMark/>
          </w:tcPr>
          <w:p w14:paraId="12F37B99" w14:textId="77777777" w:rsidR="00AD420F" w:rsidRPr="00AD420F" w:rsidRDefault="00AD420F" w:rsidP="00AD420F">
            <w:pPr>
              <w:jc w:val="left"/>
              <w:rPr>
                <w:rFonts w:cs="Arial"/>
                <w:lang w:val="en-US" w:eastAsia="en-AU"/>
              </w:rPr>
            </w:pPr>
            <w:r w:rsidRPr="00AD420F">
              <w:rPr>
                <w:rFonts w:cs="Arial"/>
                <w:lang w:eastAsia="en-AU"/>
              </w:rPr>
              <w:t>Data Management &amp; Governance</w:t>
            </w:r>
          </w:p>
        </w:tc>
        <w:tc>
          <w:tcPr>
            <w:tcW w:w="900" w:type="pct"/>
            <w:tcMar>
              <w:top w:w="15" w:type="dxa"/>
              <w:left w:w="113" w:type="dxa"/>
              <w:bottom w:w="0" w:type="dxa"/>
              <w:right w:w="113" w:type="dxa"/>
            </w:tcMar>
            <w:vAlign w:val="center"/>
            <w:hideMark/>
          </w:tcPr>
          <w:p w14:paraId="21D95CCC" w14:textId="77777777" w:rsidR="00AD420F" w:rsidRPr="00AD420F" w:rsidRDefault="00AD420F" w:rsidP="00AD420F">
            <w:pPr>
              <w:rPr>
                <w:rFonts w:cs="Arial"/>
                <w:lang w:val="en-US" w:eastAsia="en-AU"/>
              </w:rPr>
            </w:pPr>
            <w:r w:rsidRPr="00AD420F">
              <w:rPr>
                <w:rFonts w:cs="Arial"/>
                <w:lang w:eastAsia="en-AU"/>
              </w:rPr>
              <w:t>Data Lineage &amp; Ownership</w:t>
            </w:r>
          </w:p>
        </w:tc>
        <w:tc>
          <w:tcPr>
            <w:tcW w:w="1002" w:type="pct"/>
            <w:tcMar>
              <w:top w:w="15" w:type="dxa"/>
              <w:left w:w="113" w:type="dxa"/>
              <w:bottom w:w="0" w:type="dxa"/>
              <w:right w:w="113" w:type="dxa"/>
            </w:tcMar>
            <w:vAlign w:val="center"/>
            <w:hideMark/>
          </w:tcPr>
          <w:p w14:paraId="2AC9CB23" w14:textId="77777777" w:rsidR="00AD420F" w:rsidRPr="00AD420F" w:rsidRDefault="00AD420F" w:rsidP="00AD420F">
            <w:pPr>
              <w:jc w:val="left"/>
              <w:rPr>
                <w:rFonts w:cs="Arial"/>
                <w:lang w:val="en-US" w:eastAsia="en-AU"/>
              </w:rPr>
            </w:pPr>
            <w:r w:rsidRPr="00AD420F">
              <w:rPr>
                <w:rFonts w:cs="Arial"/>
                <w:lang w:eastAsia="en-AU"/>
              </w:rPr>
              <w:t>Define data origin and flows</w:t>
            </w:r>
          </w:p>
        </w:tc>
        <w:tc>
          <w:tcPr>
            <w:tcW w:w="526" w:type="pct"/>
            <w:tcMar>
              <w:top w:w="15" w:type="dxa"/>
              <w:left w:w="113" w:type="dxa"/>
              <w:bottom w:w="0" w:type="dxa"/>
              <w:right w:w="113" w:type="dxa"/>
            </w:tcMar>
            <w:vAlign w:val="center"/>
            <w:hideMark/>
          </w:tcPr>
          <w:p w14:paraId="1A82CD11"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2701C65E" w14:textId="77777777" w:rsidR="00AD420F" w:rsidRPr="00AD420F" w:rsidRDefault="00AD420F" w:rsidP="00AD420F">
            <w:pPr>
              <w:jc w:val="left"/>
              <w:rPr>
                <w:rFonts w:cs="Arial"/>
                <w:lang w:val="en-US" w:eastAsia="en-AU"/>
              </w:rPr>
            </w:pPr>
            <w:r w:rsidRPr="00AD420F">
              <w:rPr>
                <w:rFonts w:cs="Arial"/>
                <w:lang w:eastAsia="en-AU"/>
              </w:rPr>
              <w:t>We define clear data lineage: creation, update, consumption flows between GIS, OSS, and downstream systems. ArcGIS metadata and governance features support traceability.</w:t>
            </w:r>
          </w:p>
        </w:tc>
      </w:tr>
      <w:tr w:rsidR="00AD420F" w:rsidRPr="00AD420F" w14:paraId="2DAA7C59"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177084FD" w14:textId="77777777" w:rsidR="00AD420F" w:rsidRPr="00141AC2" w:rsidRDefault="00AD420F" w:rsidP="00AD420F">
            <w:pPr>
              <w:rPr>
                <w:rFonts w:cs="Arial"/>
                <w:color w:val="0070C0"/>
                <w:lang w:val="en-US" w:eastAsia="en-AU"/>
              </w:rPr>
            </w:pPr>
            <w:r w:rsidRPr="00141AC2">
              <w:rPr>
                <w:rFonts w:cs="Arial"/>
                <w:b/>
                <w:color w:val="0070C0"/>
                <w:lang w:eastAsia="en-AU"/>
              </w:rPr>
              <w:t>8</w:t>
            </w:r>
          </w:p>
        </w:tc>
        <w:tc>
          <w:tcPr>
            <w:tcW w:w="937" w:type="pct"/>
            <w:tcMar>
              <w:top w:w="15" w:type="dxa"/>
              <w:left w:w="113" w:type="dxa"/>
              <w:bottom w:w="0" w:type="dxa"/>
              <w:right w:w="113" w:type="dxa"/>
            </w:tcMar>
            <w:vAlign w:val="center"/>
            <w:hideMark/>
          </w:tcPr>
          <w:p w14:paraId="52AAA3F8" w14:textId="77777777" w:rsidR="00AD420F" w:rsidRPr="00AD420F" w:rsidRDefault="00AD420F" w:rsidP="00AD420F">
            <w:pPr>
              <w:jc w:val="left"/>
              <w:rPr>
                <w:rFonts w:cs="Arial"/>
                <w:lang w:val="en-US" w:eastAsia="en-AU"/>
              </w:rPr>
            </w:pPr>
            <w:r w:rsidRPr="00AD420F">
              <w:rPr>
                <w:rFonts w:cs="Arial"/>
                <w:lang w:eastAsia="en-AU"/>
              </w:rPr>
              <w:t>Security &amp; Compliance</w:t>
            </w:r>
          </w:p>
        </w:tc>
        <w:tc>
          <w:tcPr>
            <w:tcW w:w="900" w:type="pct"/>
            <w:tcMar>
              <w:top w:w="15" w:type="dxa"/>
              <w:left w:w="113" w:type="dxa"/>
              <w:bottom w:w="0" w:type="dxa"/>
              <w:right w:w="113" w:type="dxa"/>
            </w:tcMar>
            <w:vAlign w:val="center"/>
            <w:hideMark/>
          </w:tcPr>
          <w:p w14:paraId="77613490" w14:textId="77777777" w:rsidR="00AD420F" w:rsidRPr="00AD420F" w:rsidRDefault="00AD420F" w:rsidP="00AD420F">
            <w:pPr>
              <w:rPr>
                <w:rFonts w:cs="Arial"/>
                <w:lang w:val="en-US" w:eastAsia="en-AU"/>
              </w:rPr>
            </w:pPr>
            <w:r w:rsidRPr="00AD420F">
              <w:rPr>
                <w:rFonts w:cs="Arial"/>
                <w:lang w:eastAsia="en-AU"/>
              </w:rPr>
              <w:t>Authentication &amp; Authorization</w:t>
            </w:r>
          </w:p>
        </w:tc>
        <w:tc>
          <w:tcPr>
            <w:tcW w:w="1002" w:type="pct"/>
            <w:tcMar>
              <w:top w:w="15" w:type="dxa"/>
              <w:left w:w="113" w:type="dxa"/>
              <w:bottom w:w="0" w:type="dxa"/>
              <w:right w:w="113" w:type="dxa"/>
            </w:tcMar>
            <w:vAlign w:val="center"/>
            <w:hideMark/>
          </w:tcPr>
          <w:p w14:paraId="672A5F7D" w14:textId="77777777" w:rsidR="00AD420F" w:rsidRPr="00AD420F" w:rsidRDefault="00AD420F" w:rsidP="00AD420F">
            <w:pPr>
              <w:jc w:val="left"/>
              <w:rPr>
                <w:rFonts w:cs="Arial"/>
                <w:lang w:val="en-US" w:eastAsia="en-AU"/>
              </w:rPr>
            </w:pPr>
            <w:r w:rsidRPr="00AD420F">
              <w:rPr>
                <w:rFonts w:cs="Arial"/>
                <w:lang w:eastAsia="en-AU"/>
              </w:rPr>
              <w:t>Enterprise</w:t>
            </w:r>
            <w:r w:rsidRPr="00AD420F">
              <w:rPr>
                <w:rFonts w:cs="Arial"/>
                <w:lang w:eastAsia="en-AU"/>
              </w:rPr>
              <w:noBreakHyphen/>
              <w:t>grade auth &amp; RBAC</w:t>
            </w:r>
          </w:p>
        </w:tc>
        <w:tc>
          <w:tcPr>
            <w:tcW w:w="526" w:type="pct"/>
            <w:tcMar>
              <w:top w:w="15" w:type="dxa"/>
              <w:left w:w="113" w:type="dxa"/>
              <w:bottom w:w="0" w:type="dxa"/>
              <w:right w:w="113" w:type="dxa"/>
            </w:tcMar>
            <w:vAlign w:val="center"/>
            <w:hideMark/>
          </w:tcPr>
          <w:p w14:paraId="5F9E1CE5"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4FC758E7" w14:textId="77777777" w:rsidR="00AD420F" w:rsidRPr="00AD420F" w:rsidRDefault="00AD420F" w:rsidP="00AD420F">
            <w:pPr>
              <w:jc w:val="left"/>
              <w:rPr>
                <w:rFonts w:cs="Arial"/>
                <w:lang w:val="en-US" w:eastAsia="en-AU"/>
              </w:rPr>
            </w:pPr>
            <w:r w:rsidRPr="00AD420F">
              <w:rPr>
                <w:rFonts w:cs="Arial"/>
                <w:lang w:eastAsia="en-AU"/>
              </w:rPr>
              <w:t>ArcGIS Enterprise supports SSO, LDAP, OAuth and role</w:t>
            </w:r>
            <w:r w:rsidRPr="00AD420F">
              <w:rPr>
                <w:rFonts w:cs="Arial"/>
                <w:lang w:eastAsia="en-AU"/>
              </w:rPr>
              <w:noBreakHyphen/>
              <w:t>based access control. 3</w:t>
            </w:r>
            <w:r w:rsidRPr="00AD420F">
              <w:rPr>
                <w:rFonts w:cs="Arial"/>
                <w:lang w:eastAsia="en-AU"/>
              </w:rPr>
              <w:noBreakHyphen/>
              <w:t>GIS inherits these controls. We align roles with operational personas.</w:t>
            </w:r>
          </w:p>
        </w:tc>
      </w:tr>
      <w:tr w:rsidR="00AD420F" w:rsidRPr="00AD420F" w14:paraId="5816FD78" w14:textId="77777777" w:rsidTr="00141AC2">
        <w:trPr>
          <w:trHeight w:val="372"/>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0071216D" w14:textId="77777777" w:rsidR="00AD420F" w:rsidRPr="00141AC2" w:rsidRDefault="00AD420F" w:rsidP="00AD420F">
            <w:pPr>
              <w:rPr>
                <w:rFonts w:cs="Arial"/>
                <w:color w:val="0070C0"/>
                <w:lang w:val="en-US" w:eastAsia="en-AU"/>
              </w:rPr>
            </w:pPr>
            <w:r w:rsidRPr="00141AC2">
              <w:rPr>
                <w:rFonts w:cs="Arial"/>
                <w:b/>
                <w:color w:val="0070C0"/>
                <w:lang w:eastAsia="en-AU"/>
              </w:rPr>
              <w:t>9</w:t>
            </w:r>
          </w:p>
        </w:tc>
        <w:tc>
          <w:tcPr>
            <w:tcW w:w="937" w:type="pct"/>
            <w:tcMar>
              <w:top w:w="15" w:type="dxa"/>
              <w:left w:w="113" w:type="dxa"/>
              <w:bottom w:w="0" w:type="dxa"/>
              <w:right w:w="113" w:type="dxa"/>
            </w:tcMar>
            <w:vAlign w:val="center"/>
            <w:hideMark/>
          </w:tcPr>
          <w:p w14:paraId="0F1C03D4" w14:textId="77777777" w:rsidR="00AD420F" w:rsidRPr="00AD420F" w:rsidRDefault="00AD420F" w:rsidP="00AD420F">
            <w:pPr>
              <w:jc w:val="left"/>
              <w:rPr>
                <w:rFonts w:cs="Arial"/>
                <w:lang w:val="en-US" w:eastAsia="en-AU"/>
              </w:rPr>
            </w:pPr>
            <w:r w:rsidRPr="00AD420F">
              <w:rPr>
                <w:rFonts w:cs="Arial"/>
                <w:lang w:eastAsia="en-AU"/>
              </w:rPr>
              <w:t>Security &amp; Compliance</w:t>
            </w:r>
          </w:p>
        </w:tc>
        <w:tc>
          <w:tcPr>
            <w:tcW w:w="900" w:type="pct"/>
            <w:tcMar>
              <w:top w:w="15" w:type="dxa"/>
              <w:left w:w="113" w:type="dxa"/>
              <w:bottom w:w="0" w:type="dxa"/>
              <w:right w:w="113" w:type="dxa"/>
            </w:tcMar>
            <w:vAlign w:val="center"/>
            <w:hideMark/>
          </w:tcPr>
          <w:p w14:paraId="40CB9C75" w14:textId="77777777" w:rsidR="00AD420F" w:rsidRPr="00AD420F" w:rsidRDefault="00AD420F" w:rsidP="00AD420F">
            <w:pPr>
              <w:rPr>
                <w:rFonts w:cs="Arial"/>
                <w:lang w:val="en-US" w:eastAsia="en-AU"/>
              </w:rPr>
            </w:pPr>
            <w:r w:rsidRPr="00AD420F">
              <w:rPr>
                <w:rFonts w:cs="Arial"/>
                <w:lang w:eastAsia="en-AU"/>
              </w:rPr>
              <w:t>Enterprise Security Standards</w:t>
            </w:r>
          </w:p>
        </w:tc>
        <w:tc>
          <w:tcPr>
            <w:tcW w:w="1002" w:type="pct"/>
            <w:tcMar>
              <w:top w:w="15" w:type="dxa"/>
              <w:left w:w="113" w:type="dxa"/>
              <w:bottom w:w="0" w:type="dxa"/>
              <w:right w:w="113" w:type="dxa"/>
            </w:tcMar>
            <w:vAlign w:val="center"/>
            <w:hideMark/>
          </w:tcPr>
          <w:p w14:paraId="5E3DFB92" w14:textId="77777777" w:rsidR="00AD420F" w:rsidRPr="00AD420F" w:rsidRDefault="00AD420F" w:rsidP="00AD420F">
            <w:pPr>
              <w:jc w:val="left"/>
              <w:rPr>
                <w:rFonts w:cs="Arial"/>
                <w:lang w:val="en-US" w:eastAsia="en-AU"/>
              </w:rPr>
            </w:pPr>
            <w:r w:rsidRPr="00AD420F">
              <w:rPr>
                <w:rFonts w:cs="Arial"/>
                <w:lang w:eastAsia="en-AU"/>
              </w:rPr>
              <w:t>Compliance with corporate standards</w:t>
            </w:r>
          </w:p>
        </w:tc>
        <w:tc>
          <w:tcPr>
            <w:tcW w:w="526" w:type="pct"/>
            <w:tcMar>
              <w:top w:w="15" w:type="dxa"/>
              <w:left w:w="113" w:type="dxa"/>
              <w:bottom w:w="0" w:type="dxa"/>
              <w:right w:w="113" w:type="dxa"/>
            </w:tcMar>
            <w:vAlign w:val="center"/>
            <w:hideMark/>
          </w:tcPr>
          <w:p w14:paraId="0AE90814"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28E79A4B" w14:textId="77777777" w:rsidR="00AD420F" w:rsidRPr="00AD420F" w:rsidRDefault="00AD420F" w:rsidP="00AD420F">
            <w:pPr>
              <w:jc w:val="left"/>
              <w:rPr>
                <w:rFonts w:cs="Arial"/>
                <w:lang w:val="en-US" w:eastAsia="en-AU"/>
              </w:rPr>
            </w:pPr>
            <w:r w:rsidRPr="00AD420F">
              <w:rPr>
                <w:rFonts w:cs="Arial"/>
                <w:lang w:eastAsia="en-AU"/>
              </w:rPr>
              <w:t>ArcGIS and 3</w:t>
            </w:r>
            <w:r w:rsidRPr="00AD420F">
              <w:rPr>
                <w:rFonts w:cs="Arial"/>
                <w:lang w:eastAsia="en-AU"/>
              </w:rPr>
              <w:noBreakHyphen/>
              <w:t>GIS comply with enterprise security practices. We ensure alignment with vulnerability management, auditability, and security governance.</w:t>
            </w:r>
          </w:p>
        </w:tc>
      </w:tr>
      <w:tr w:rsidR="00AD420F" w:rsidRPr="00AD420F" w14:paraId="51705355"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0506D6B7" w14:textId="77777777" w:rsidR="00AD420F" w:rsidRPr="00141AC2" w:rsidRDefault="00AD420F" w:rsidP="00AD420F">
            <w:pPr>
              <w:rPr>
                <w:rFonts w:cs="Arial"/>
                <w:color w:val="0070C0"/>
                <w:lang w:val="en-US" w:eastAsia="en-AU"/>
              </w:rPr>
            </w:pPr>
            <w:r w:rsidRPr="00141AC2">
              <w:rPr>
                <w:rFonts w:cs="Arial"/>
                <w:b/>
                <w:color w:val="0070C0"/>
                <w:lang w:eastAsia="en-AU"/>
              </w:rPr>
              <w:t>10</w:t>
            </w:r>
          </w:p>
        </w:tc>
        <w:tc>
          <w:tcPr>
            <w:tcW w:w="937" w:type="pct"/>
            <w:tcMar>
              <w:top w:w="15" w:type="dxa"/>
              <w:left w:w="113" w:type="dxa"/>
              <w:bottom w:w="0" w:type="dxa"/>
              <w:right w:w="113" w:type="dxa"/>
            </w:tcMar>
            <w:vAlign w:val="center"/>
            <w:hideMark/>
          </w:tcPr>
          <w:p w14:paraId="7267D017" w14:textId="77777777" w:rsidR="00AD420F" w:rsidRPr="00AD420F" w:rsidRDefault="00AD420F" w:rsidP="00AD420F">
            <w:pPr>
              <w:jc w:val="left"/>
              <w:rPr>
                <w:rFonts w:cs="Arial"/>
                <w:lang w:val="en-US" w:eastAsia="en-AU"/>
              </w:rPr>
            </w:pPr>
            <w:r w:rsidRPr="00AD420F">
              <w:rPr>
                <w:rFonts w:cs="Arial"/>
                <w:lang w:eastAsia="en-AU"/>
              </w:rPr>
              <w:t>Security &amp; Compliance</w:t>
            </w:r>
          </w:p>
        </w:tc>
        <w:tc>
          <w:tcPr>
            <w:tcW w:w="900" w:type="pct"/>
            <w:tcMar>
              <w:top w:w="15" w:type="dxa"/>
              <w:left w:w="113" w:type="dxa"/>
              <w:bottom w:w="0" w:type="dxa"/>
              <w:right w:w="113" w:type="dxa"/>
            </w:tcMar>
            <w:vAlign w:val="center"/>
            <w:hideMark/>
          </w:tcPr>
          <w:p w14:paraId="13A7099B" w14:textId="77777777" w:rsidR="00AD420F" w:rsidRPr="00AD420F" w:rsidRDefault="00AD420F" w:rsidP="00AD420F">
            <w:pPr>
              <w:rPr>
                <w:rFonts w:cs="Arial"/>
                <w:lang w:val="en-US" w:eastAsia="en-AU"/>
              </w:rPr>
            </w:pPr>
            <w:r w:rsidRPr="00AD420F">
              <w:rPr>
                <w:rFonts w:cs="Arial"/>
                <w:lang w:eastAsia="en-AU"/>
              </w:rPr>
              <w:t>Data Encryption</w:t>
            </w:r>
          </w:p>
        </w:tc>
        <w:tc>
          <w:tcPr>
            <w:tcW w:w="1002" w:type="pct"/>
            <w:tcMar>
              <w:top w:w="15" w:type="dxa"/>
              <w:left w:w="113" w:type="dxa"/>
              <w:bottom w:w="0" w:type="dxa"/>
              <w:right w:w="113" w:type="dxa"/>
            </w:tcMar>
            <w:vAlign w:val="center"/>
            <w:hideMark/>
          </w:tcPr>
          <w:p w14:paraId="0A282D8B" w14:textId="77777777" w:rsidR="00AD420F" w:rsidRPr="00AD420F" w:rsidRDefault="00AD420F" w:rsidP="00AD420F">
            <w:pPr>
              <w:jc w:val="left"/>
              <w:rPr>
                <w:rFonts w:cs="Arial"/>
                <w:lang w:val="en-US" w:eastAsia="en-AU"/>
              </w:rPr>
            </w:pPr>
            <w:r w:rsidRPr="00AD420F">
              <w:rPr>
                <w:rFonts w:cs="Arial"/>
                <w:lang w:eastAsia="en-AU"/>
              </w:rPr>
              <w:t>Encryption in transit and at rest</w:t>
            </w:r>
          </w:p>
        </w:tc>
        <w:tc>
          <w:tcPr>
            <w:tcW w:w="526" w:type="pct"/>
            <w:tcMar>
              <w:top w:w="15" w:type="dxa"/>
              <w:left w:w="113" w:type="dxa"/>
              <w:bottom w:w="0" w:type="dxa"/>
              <w:right w:w="113" w:type="dxa"/>
            </w:tcMar>
            <w:vAlign w:val="center"/>
            <w:hideMark/>
          </w:tcPr>
          <w:p w14:paraId="4267E3BF"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2698DD58" w14:textId="77777777" w:rsidR="00AD420F" w:rsidRPr="00AD420F" w:rsidRDefault="00AD420F" w:rsidP="00AD420F">
            <w:pPr>
              <w:jc w:val="left"/>
              <w:rPr>
                <w:rFonts w:cs="Arial"/>
                <w:lang w:val="en-US" w:eastAsia="en-AU"/>
              </w:rPr>
            </w:pPr>
            <w:r w:rsidRPr="00AD420F">
              <w:rPr>
                <w:rFonts w:cs="Arial"/>
                <w:lang w:eastAsia="en-AU"/>
              </w:rPr>
              <w:t>ArcGIS supports TLS encryption and encrypted data storage. We ensure secure configuration aligned with enterprise security policies.</w:t>
            </w:r>
          </w:p>
        </w:tc>
      </w:tr>
      <w:tr w:rsidR="00AD420F" w:rsidRPr="00AD420F" w14:paraId="4DA293D9"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5D39BFF7" w14:textId="77777777" w:rsidR="00AD420F" w:rsidRPr="00141AC2" w:rsidRDefault="00AD420F" w:rsidP="00AD420F">
            <w:pPr>
              <w:rPr>
                <w:rFonts w:cs="Arial"/>
                <w:color w:val="0070C0"/>
                <w:lang w:val="en-US" w:eastAsia="en-AU"/>
              </w:rPr>
            </w:pPr>
            <w:r w:rsidRPr="00141AC2">
              <w:rPr>
                <w:rFonts w:cs="Arial"/>
                <w:b/>
                <w:color w:val="0070C0"/>
                <w:lang w:eastAsia="en-AU"/>
              </w:rPr>
              <w:t>11</w:t>
            </w:r>
          </w:p>
        </w:tc>
        <w:tc>
          <w:tcPr>
            <w:tcW w:w="937" w:type="pct"/>
            <w:tcMar>
              <w:top w:w="15" w:type="dxa"/>
              <w:left w:w="113" w:type="dxa"/>
              <w:bottom w:w="0" w:type="dxa"/>
              <w:right w:w="113" w:type="dxa"/>
            </w:tcMar>
            <w:vAlign w:val="center"/>
            <w:hideMark/>
          </w:tcPr>
          <w:p w14:paraId="0B8649A4" w14:textId="77777777" w:rsidR="00AD420F" w:rsidRPr="00AD420F" w:rsidRDefault="00AD420F" w:rsidP="00AD420F">
            <w:pPr>
              <w:jc w:val="left"/>
              <w:rPr>
                <w:rFonts w:cs="Arial"/>
                <w:lang w:val="en-US" w:eastAsia="en-AU"/>
              </w:rPr>
            </w:pPr>
            <w:r w:rsidRPr="00AD420F">
              <w:rPr>
                <w:rFonts w:cs="Arial"/>
                <w:lang w:eastAsia="en-AU"/>
              </w:rPr>
              <w:t>Performance, Scalability &amp; Resilience</w:t>
            </w:r>
          </w:p>
        </w:tc>
        <w:tc>
          <w:tcPr>
            <w:tcW w:w="900" w:type="pct"/>
            <w:tcMar>
              <w:top w:w="15" w:type="dxa"/>
              <w:left w:w="113" w:type="dxa"/>
              <w:bottom w:w="0" w:type="dxa"/>
              <w:right w:w="113" w:type="dxa"/>
            </w:tcMar>
            <w:vAlign w:val="center"/>
            <w:hideMark/>
          </w:tcPr>
          <w:p w14:paraId="39C3C310" w14:textId="77777777" w:rsidR="00AD420F" w:rsidRPr="00AD420F" w:rsidRDefault="00AD420F" w:rsidP="00AD420F">
            <w:pPr>
              <w:rPr>
                <w:rFonts w:cs="Arial"/>
                <w:lang w:val="en-US" w:eastAsia="en-AU"/>
              </w:rPr>
            </w:pPr>
            <w:r w:rsidRPr="00AD420F">
              <w:rPr>
                <w:rFonts w:cs="Arial"/>
                <w:lang w:eastAsia="en-AU"/>
              </w:rPr>
              <w:t>Scalability &amp; Performance</w:t>
            </w:r>
          </w:p>
        </w:tc>
        <w:tc>
          <w:tcPr>
            <w:tcW w:w="1002" w:type="pct"/>
            <w:tcMar>
              <w:top w:w="15" w:type="dxa"/>
              <w:left w:w="113" w:type="dxa"/>
              <w:bottom w:w="0" w:type="dxa"/>
              <w:right w:w="113" w:type="dxa"/>
            </w:tcMar>
            <w:vAlign w:val="center"/>
            <w:hideMark/>
          </w:tcPr>
          <w:p w14:paraId="261F1647" w14:textId="77777777" w:rsidR="00AD420F" w:rsidRPr="00AD420F" w:rsidRDefault="00AD420F" w:rsidP="00AD420F">
            <w:pPr>
              <w:jc w:val="left"/>
              <w:rPr>
                <w:rFonts w:cs="Arial"/>
                <w:lang w:val="en-US" w:eastAsia="en-AU"/>
              </w:rPr>
            </w:pPr>
            <w:r w:rsidRPr="00AD420F">
              <w:rPr>
                <w:rFonts w:cs="Arial"/>
                <w:lang w:eastAsia="en-AU"/>
              </w:rPr>
              <w:t>Horizontal scalability</w:t>
            </w:r>
          </w:p>
        </w:tc>
        <w:tc>
          <w:tcPr>
            <w:tcW w:w="526" w:type="pct"/>
            <w:tcMar>
              <w:top w:w="15" w:type="dxa"/>
              <w:left w:w="113" w:type="dxa"/>
              <w:bottom w:w="0" w:type="dxa"/>
              <w:right w:w="113" w:type="dxa"/>
            </w:tcMar>
            <w:vAlign w:val="center"/>
            <w:hideMark/>
          </w:tcPr>
          <w:p w14:paraId="11A676FD" w14:textId="77777777" w:rsidR="00AD420F" w:rsidRPr="00AD420F" w:rsidRDefault="00AD420F" w:rsidP="00AD420F">
            <w:pPr>
              <w:jc w:val="center"/>
              <w:rPr>
                <w:rFonts w:cs="Arial"/>
                <w:lang w:val="en-US" w:eastAsia="en-AU"/>
              </w:rPr>
            </w:pPr>
            <w:r w:rsidRPr="00AD420F">
              <w:rPr>
                <w:rFonts w:cs="Arial"/>
                <w:lang w:eastAsia="en-AU"/>
              </w:rPr>
              <w:t>Should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3A2F8F8B" w14:textId="77777777" w:rsidR="00AD420F" w:rsidRPr="00AD420F" w:rsidRDefault="00AD420F" w:rsidP="00AD420F">
            <w:pPr>
              <w:jc w:val="left"/>
              <w:rPr>
                <w:rFonts w:cs="Arial"/>
                <w:lang w:val="en-US" w:eastAsia="en-AU"/>
              </w:rPr>
            </w:pPr>
            <w:r w:rsidRPr="00AD420F">
              <w:rPr>
                <w:rFonts w:cs="Arial"/>
                <w:lang w:eastAsia="en-AU"/>
              </w:rPr>
              <w:t>ArcGIS Enterprise is horizontally scalable. Our architecture designs support increasing data volumes and user concurrency without degradation.</w:t>
            </w:r>
          </w:p>
        </w:tc>
      </w:tr>
      <w:tr w:rsidR="00AD420F" w:rsidRPr="00AD420F" w14:paraId="18AC34AC"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710EC931" w14:textId="77777777" w:rsidR="00AD420F" w:rsidRPr="00141AC2" w:rsidRDefault="00AD420F" w:rsidP="00AD420F">
            <w:pPr>
              <w:rPr>
                <w:rFonts w:cs="Arial"/>
                <w:color w:val="0070C0"/>
                <w:lang w:val="en-US" w:eastAsia="en-AU"/>
              </w:rPr>
            </w:pPr>
            <w:r w:rsidRPr="00141AC2">
              <w:rPr>
                <w:rFonts w:cs="Arial"/>
                <w:b/>
                <w:color w:val="0070C0"/>
                <w:lang w:eastAsia="en-AU"/>
              </w:rPr>
              <w:t>12</w:t>
            </w:r>
          </w:p>
        </w:tc>
        <w:tc>
          <w:tcPr>
            <w:tcW w:w="937" w:type="pct"/>
            <w:tcMar>
              <w:top w:w="15" w:type="dxa"/>
              <w:left w:w="113" w:type="dxa"/>
              <w:bottom w:w="0" w:type="dxa"/>
              <w:right w:w="113" w:type="dxa"/>
            </w:tcMar>
            <w:vAlign w:val="center"/>
            <w:hideMark/>
          </w:tcPr>
          <w:p w14:paraId="5F494314" w14:textId="77777777" w:rsidR="00AD420F" w:rsidRPr="00AD420F" w:rsidRDefault="00AD420F" w:rsidP="00AD420F">
            <w:pPr>
              <w:jc w:val="left"/>
              <w:rPr>
                <w:rFonts w:cs="Arial"/>
                <w:lang w:val="en-US" w:eastAsia="en-AU"/>
              </w:rPr>
            </w:pPr>
            <w:r w:rsidRPr="00AD420F">
              <w:rPr>
                <w:rFonts w:cs="Arial"/>
                <w:lang w:eastAsia="en-AU"/>
              </w:rPr>
              <w:t>Performance, Scalability &amp; Resilience</w:t>
            </w:r>
          </w:p>
        </w:tc>
        <w:tc>
          <w:tcPr>
            <w:tcW w:w="900" w:type="pct"/>
            <w:tcMar>
              <w:top w:w="15" w:type="dxa"/>
              <w:left w:w="113" w:type="dxa"/>
              <w:bottom w:w="0" w:type="dxa"/>
              <w:right w:w="113" w:type="dxa"/>
            </w:tcMar>
            <w:vAlign w:val="center"/>
            <w:hideMark/>
          </w:tcPr>
          <w:p w14:paraId="189F2DDC" w14:textId="77777777" w:rsidR="00AD420F" w:rsidRPr="00AD420F" w:rsidRDefault="00AD420F" w:rsidP="00AD420F">
            <w:pPr>
              <w:rPr>
                <w:rFonts w:cs="Arial"/>
                <w:lang w:val="en-US" w:eastAsia="en-AU"/>
              </w:rPr>
            </w:pPr>
            <w:r w:rsidRPr="00AD420F">
              <w:rPr>
                <w:rFonts w:cs="Arial"/>
                <w:lang w:eastAsia="en-AU"/>
              </w:rPr>
              <w:t>Resilience &amp; Fault Tolerance</w:t>
            </w:r>
          </w:p>
        </w:tc>
        <w:tc>
          <w:tcPr>
            <w:tcW w:w="1002" w:type="pct"/>
            <w:tcMar>
              <w:top w:w="15" w:type="dxa"/>
              <w:left w:w="113" w:type="dxa"/>
              <w:bottom w:w="0" w:type="dxa"/>
              <w:right w:w="113" w:type="dxa"/>
            </w:tcMar>
            <w:vAlign w:val="center"/>
            <w:hideMark/>
          </w:tcPr>
          <w:p w14:paraId="2DAF115D" w14:textId="77777777" w:rsidR="00AD420F" w:rsidRPr="00AD420F" w:rsidRDefault="00AD420F" w:rsidP="00AD420F">
            <w:pPr>
              <w:jc w:val="left"/>
              <w:rPr>
                <w:rFonts w:cs="Arial"/>
                <w:lang w:val="en-US" w:eastAsia="en-AU"/>
              </w:rPr>
            </w:pPr>
            <w:r w:rsidRPr="00AD420F">
              <w:rPr>
                <w:rFonts w:cs="Arial"/>
                <w:lang w:eastAsia="en-AU"/>
              </w:rPr>
              <w:t>Graceful failure handling</w:t>
            </w:r>
          </w:p>
        </w:tc>
        <w:tc>
          <w:tcPr>
            <w:tcW w:w="526" w:type="pct"/>
            <w:tcMar>
              <w:top w:w="15" w:type="dxa"/>
              <w:left w:w="113" w:type="dxa"/>
              <w:bottom w:w="0" w:type="dxa"/>
              <w:right w:w="113" w:type="dxa"/>
            </w:tcMar>
            <w:vAlign w:val="center"/>
            <w:hideMark/>
          </w:tcPr>
          <w:p w14:paraId="3039D85B"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362DDE0C" w14:textId="77777777" w:rsidR="00AD420F" w:rsidRPr="00AD420F" w:rsidRDefault="00AD420F" w:rsidP="00AD420F">
            <w:pPr>
              <w:jc w:val="left"/>
              <w:rPr>
                <w:rFonts w:cs="Arial"/>
                <w:lang w:val="en-US" w:eastAsia="en-AU"/>
              </w:rPr>
            </w:pPr>
            <w:r w:rsidRPr="00AD420F">
              <w:rPr>
                <w:rFonts w:cs="Arial"/>
                <w:lang w:eastAsia="en-AU"/>
              </w:rPr>
              <w:t>We design resilient GIS architectures (clustering, retry patterns, controlled degradation) leveraging ArcGIS Enterprise capabilities.</w:t>
            </w:r>
          </w:p>
        </w:tc>
      </w:tr>
      <w:tr w:rsidR="00AD420F" w:rsidRPr="00AD420F" w14:paraId="407C3B57"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216D7ACF" w14:textId="77777777" w:rsidR="00AD420F" w:rsidRPr="00141AC2" w:rsidRDefault="00AD420F" w:rsidP="00AD420F">
            <w:pPr>
              <w:rPr>
                <w:rFonts w:cs="Arial"/>
                <w:color w:val="0070C0"/>
                <w:lang w:val="en-US" w:eastAsia="en-AU"/>
              </w:rPr>
            </w:pPr>
            <w:r w:rsidRPr="00141AC2">
              <w:rPr>
                <w:rFonts w:cs="Arial"/>
                <w:b/>
                <w:color w:val="0070C0"/>
                <w:lang w:eastAsia="en-AU"/>
              </w:rPr>
              <w:t>13</w:t>
            </w:r>
          </w:p>
        </w:tc>
        <w:tc>
          <w:tcPr>
            <w:tcW w:w="937" w:type="pct"/>
            <w:tcMar>
              <w:top w:w="15" w:type="dxa"/>
              <w:left w:w="113" w:type="dxa"/>
              <w:bottom w:w="0" w:type="dxa"/>
              <w:right w:w="113" w:type="dxa"/>
            </w:tcMar>
            <w:vAlign w:val="center"/>
            <w:hideMark/>
          </w:tcPr>
          <w:p w14:paraId="000D2641" w14:textId="77777777" w:rsidR="00AD420F" w:rsidRPr="00AD420F" w:rsidRDefault="00AD420F" w:rsidP="00AD420F">
            <w:pPr>
              <w:jc w:val="left"/>
              <w:rPr>
                <w:rFonts w:cs="Arial"/>
                <w:lang w:val="en-US" w:eastAsia="en-AU"/>
              </w:rPr>
            </w:pPr>
            <w:r w:rsidRPr="00AD420F">
              <w:rPr>
                <w:rFonts w:cs="Arial"/>
                <w:lang w:eastAsia="en-AU"/>
              </w:rPr>
              <w:t>Monitoring &amp; Observability</w:t>
            </w:r>
          </w:p>
        </w:tc>
        <w:tc>
          <w:tcPr>
            <w:tcW w:w="900" w:type="pct"/>
            <w:tcMar>
              <w:top w:w="15" w:type="dxa"/>
              <w:left w:w="113" w:type="dxa"/>
              <w:bottom w:w="0" w:type="dxa"/>
              <w:right w:w="113" w:type="dxa"/>
            </w:tcMar>
            <w:vAlign w:val="center"/>
            <w:hideMark/>
          </w:tcPr>
          <w:p w14:paraId="138130EE" w14:textId="77777777" w:rsidR="00AD420F" w:rsidRPr="00AD420F" w:rsidRDefault="00AD420F" w:rsidP="00AD420F">
            <w:pPr>
              <w:rPr>
                <w:rFonts w:cs="Arial"/>
                <w:lang w:val="en-US" w:eastAsia="en-AU"/>
              </w:rPr>
            </w:pPr>
            <w:r w:rsidRPr="00AD420F">
              <w:rPr>
                <w:rFonts w:cs="Arial"/>
                <w:lang w:eastAsia="en-AU"/>
              </w:rPr>
              <w:t>Monitoring &amp; Observability</w:t>
            </w:r>
          </w:p>
        </w:tc>
        <w:tc>
          <w:tcPr>
            <w:tcW w:w="1002" w:type="pct"/>
            <w:tcMar>
              <w:top w:w="15" w:type="dxa"/>
              <w:left w:w="113" w:type="dxa"/>
              <w:bottom w:w="0" w:type="dxa"/>
              <w:right w:w="113" w:type="dxa"/>
            </w:tcMar>
            <w:vAlign w:val="center"/>
            <w:hideMark/>
          </w:tcPr>
          <w:p w14:paraId="5E3EDF78" w14:textId="77777777" w:rsidR="00AD420F" w:rsidRPr="00AD420F" w:rsidRDefault="00AD420F" w:rsidP="00AD420F">
            <w:pPr>
              <w:jc w:val="left"/>
              <w:rPr>
                <w:rFonts w:cs="Arial"/>
                <w:lang w:val="en-US" w:eastAsia="en-AU"/>
              </w:rPr>
            </w:pPr>
            <w:r w:rsidRPr="00AD420F">
              <w:rPr>
                <w:rFonts w:cs="Arial"/>
                <w:lang w:eastAsia="en-AU"/>
              </w:rPr>
              <w:t>Logs, metrics, health checks</w:t>
            </w:r>
          </w:p>
        </w:tc>
        <w:tc>
          <w:tcPr>
            <w:tcW w:w="526" w:type="pct"/>
            <w:tcMar>
              <w:top w:w="15" w:type="dxa"/>
              <w:left w:w="113" w:type="dxa"/>
              <w:bottom w:w="0" w:type="dxa"/>
              <w:right w:w="113" w:type="dxa"/>
            </w:tcMar>
            <w:vAlign w:val="center"/>
            <w:hideMark/>
          </w:tcPr>
          <w:p w14:paraId="2D0FF141"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57A71923" w14:textId="77777777" w:rsidR="00AD420F" w:rsidRPr="00AD420F" w:rsidRDefault="00AD420F" w:rsidP="00AD420F">
            <w:pPr>
              <w:jc w:val="left"/>
              <w:rPr>
                <w:rFonts w:cs="Arial"/>
                <w:lang w:val="en-US" w:eastAsia="en-AU"/>
              </w:rPr>
            </w:pPr>
            <w:r w:rsidRPr="00AD420F">
              <w:rPr>
                <w:rFonts w:cs="Arial"/>
                <w:lang w:eastAsia="en-AU"/>
              </w:rPr>
              <w:t>ArcGIS exposes health endpoints and logs. We integrate GIS monitoring into enterprise observability tools (logs, metrics, alerts).</w:t>
            </w:r>
          </w:p>
        </w:tc>
      </w:tr>
      <w:tr w:rsidR="00AD420F" w:rsidRPr="00AD420F" w14:paraId="161CA870" w14:textId="77777777" w:rsidTr="00141AC2">
        <w:trPr>
          <w:trHeight w:val="27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78FD5A75" w14:textId="77777777" w:rsidR="00AD420F" w:rsidRPr="00141AC2" w:rsidRDefault="00AD420F" w:rsidP="00AD420F">
            <w:pPr>
              <w:rPr>
                <w:rFonts w:cs="Arial"/>
                <w:color w:val="0070C0"/>
                <w:lang w:val="en-US" w:eastAsia="en-AU"/>
              </w:rPr>
            </w:pPr>
            <w:r w:rsidRPr="00141AC2">
              <w:rPr>
                <w:rFonts w:cs="Arial"/>
                <w:b/>
                <w:color w:val="0070C0"/>
                <w:lang w:eastAsia="en-AU"/>
              </w:rPr>
              <w:t>14</w:t>
            </w:r>
          </w:p>
        </w:tc>
        <w:tc>
          <w:tcPr>
            <w:tcW w:w="937" w:type="pct"/>
            <w:tcMar>
              <w:top w:w="15" w:type="dxa"/>
              <w:left w:w="113" w:type="dxa"/>
              <w:bottom w:w="0" w:type="dxa"/>
              <w:right w:w="113" w:type="dxa"/>
            </w:tcMar>
            <w:vAlign w:val="center"/>
            <w:hideMark/>
          </w:tcPr>
          <w:p w14:paraId="2A844340" w14:textId="77777777" w:rsidR="00AD420F" w:rsidRPr="00AD420F" w:rsidRDefault="00AD420F" w:rsidP="00AD420F">
            <w:pPr>
              <w:jc w:val="left"/>
              <w:rPr>
                <w:rFonts w:cs="Arial"/>
                <w:lang w:val="en-US" w:eastAsia="en-AU"/>
              </w:rPr>
            </w:pPr>
            <w:r w:rsidRPr="00AD420F">
              <w:rPr>
                <w:rFonts w:cs="Arial"/>
                <w:lang w:eastAsia="en-AU"/>
              </w:rPr>
              <w:t>Modularity, Extensibility &amp; Maintainability</w:t>
            </w:r>
          </w:p>
        </w:tc>
        <w:tc>
          <w:tcPr>
            <w:tcW w:w="900" w:type="pct"/>
            <w:tcMar>
              <w:top w:w="15" w:type="dxa"/>
              <w:left w:w="113" w:type="dxa"/>
              <w:bottom w:w="0" w:type="dxa"/>
              <w:right w:w="113" w:type="dxa"/>
            </w:tcMar>
            <w:vAlign w:val="center"/>
            <w:hideMark/>
          </w:tcPr>
          <w:p w14:paraId="2F14B4C2" w14:textId="77777777" w:rsidR="00AD420F" w:rsidRPr="00AD420F" w:rsidRDefault="00AD420F" w:rsidP="00AD420F">
            <w:pPr>
              <w:rPr>
                <w:rFonts w:cs="Arial"/>
                <w:lang w:val="en-US" w:eastAsia="en-AU"/>
              </w:rPr>
            </w:pPr>
            <w:r w:rsidRPr="00AD420F">
              <w:rPr>
                <w:rFonts w:cs="Arial"/>
                <w:lang w:eastAsia="en-AU"/>
              </w:rPr>
              <w:t xml:space="preserve">Modularity &amp; </w:t>
            </w:r>
          </w:p>
          <w:p w14:paraId="48674D65" w14:textId="77777777" w:rsidR="00AD420F" w:rsidRPr="00AD420F" w:rsidRDefault="00AD420F" w:rsidP="00AD420F">
            <w:pPr>
              <w:rPr>
                <w:rFonts w:cs="Arial"/>
                <w:lang w:val="en-US" w:eastAsia="en-AU"/>
              </w:rPr>
            </w:pPr>
            <w:r w:rsidRPr="00AD420F">
              <w:rPr>
                <w:rFonts w:cs="Arial"/>
                <w:lang w:eastAsia="en-AU"/>
              </w:rPr>
              <w:t> </w:t>
            </w:r>
          </w:p>
        </w:tc>
        <w:tc>
          <w:tcPr>
            <w:tcW w:w="1002" w:type="pct"/>
            <w:tcMar>
              <w:top w:w="15" w:type="dxa"/>
              <w:left w:w="113" w:type="dxa"/>
              <w:bottom w:w="0" w:type="dxa"/>
              <w:right w:w="113" w:type="dxa"/>
            </w:tcMar>
            <w:vAlign w:val="center"/>
            <w:hideMark/>
          </w:tcPr>
          <w:p w14:paraId="3E10EA24" w14:textId="77777777" w:rsidR="00AD420F" w:rsidRPr="00AD420F" w:rsidRDefault="00AD420F" w:rsidP="00AD420F">
            <w:pPr>
              <w:jc w:val="left"/>
              <w:rPr>
                <w:rFonts w:cs="Arial"/>
                <w:lang w:val="en-US" w:eastAsia="en-AU"/>
              </w:rPr>
            </w:pPr>
            <w:r w:rsidRPr="00AD420F">
              <w:rPr>
                <w:rFonts w:cs="Arial"/>
                <w:lang w:eastAsia="en-AU"/>
              </w:rPr>
              <w:t>Modular design</w:t>
            </w:r>
          </w:p>
        </w:tc>
        <w:tc>
          <w:tcPr>
            <w:tcW w:w="526" w:type="pct"/>
            <w:tcMar>
              <w:top w:w="15" w:type="dxa"/>
              <w:left w:w="113" w:type="dxa"/>
              <w:bottom w:w="0" w:type="dxa"/>
              <w:right w:w="113" w:type="dxa"/>
            </w:tcMar>
            <w:vAlign w:val="center"/>
            <w:hideMark/>
          </w:tcPr>
          <w:p w14:paraId="29F347BD" w14:textId="77777777" w:rsidR="00AD420F" w:rsidRPr="00AD420F" w:rsidRDefault="00AD420F" w:rsidP="00AD420F">
            <w:pPr>
              <w:jc w:val="center"/>
              <w:rPr>
                <w:rFonts w:cs="Arial"/>
                <w:lang w:val="en-US" w:eastAsia="en-AU"/>
              </w:rPr>
            </w:pPr>
            <w:r w:rsidRPr="00AD420F">
              <w:rPr>
                <w:rFonts w:cs="Arial"/>
                <w:lang w:eastAsia="en-AU"/>
              </w:rPr>
              <w:t>Should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7513DD45" w14:textId="77777777" w:rsidR="00AD420F" w:rsidRPr="00AD420F" w:rsidRDefault="00AD420F" w:rsidP="00AD420F">
            <w:pPr>
              <w:jc w:val="left"/>
              <w:rPr>
                <w:rFonts w:cs="Arial"/>
                <w:lang w:val="en-US" w:eastAsia="en-AU"/>
              </w:rPr>
            </w:pPr>
            <w:r w:rsidRPr="00AD420F">
              <w:rPr>
                <w:rFonts w:cs="Arial"/>
                <w:lang w:eastAsia="en-AU"/>
              </w:rPr>
              <w:t>3</w:t>
            </w:r>
            <w:r w:rsidRPr="00AD420F">
              <w:rPr>
                <w:rFonts w:cs="Arial"/>
                <w:lang w:eastAsia="en-AU"/>
              </w:rPr>
              <w:noBreakHyphen/>
              <w:t>GIS is modular by design and fully extensible on ArcGIS. Our expertise ensures future enhancements without re</w:t>
            </w:r>
            <w:r w:rsidRPr="00AD420F">
              <w:rPr>
                <w:rFonts w:cs="Arial"/>
                <w:lang w:eastAsia="en-AU"/>
              </w:rPr>
              <w:noBreakHyphen/>
              <w:t>architecture.</w:t>
            </w:r>
          </w:p>
        </w:tc>
      </w:tr>
      <w:tr w:rsidR="00AD420F" w:rsidRPr="00AD420F" w14:paraId="24EB3EB0"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64769AA4" w14:textId="77777777" w:rsidR="00AD420F" w:rsidRPr="00141AC2" w:rsidRDefault="00AD420F" w:rsidP="00AD420F">
            <w:pPr>
              <w:rPr>
                <w:rFonts w:cs="Arial"/>
                <w:color w:val="0070C0"/>
                <w:lang w:val="en-US" w:eastAsia="en-AU"/>
              </w:rPr>
            </w:pPr>
            <w:r w:rsidRPr="00141AC2">
              <w:rPr>
                <w:rFonts w:cs="Arial"/>
                <w:b/>
                <w:color w:val="0070C0"/>
                <w:lang w:eastAsia="en-AU"/>
              </w:rPr>
              <w:t>15</w:t>
            </w:r>
          </w:p>
        </w:tc>
        <w:tc>
          <w:tcPr>
            <w:tcW w:w="937" w:type="pct"/>
            <w:tcMar>
              <w:top w:w="15" w:type="dxa"/>
              <w:left w:w="113" w:type="dxa"/>
              <w:bottom w:w="0" w:type="dxa"/>
              <w:right w:w="113" w:type="dxa"/>
            </w:tcMar>
            <w:vAlign w:val="center"/>
            <w:hideMark/>
          </w:tcPr>
          <w:p w14:paraId="35176A22" w14:textId="77777777" w:rsidR="00AD420F" w:rsidRPr="00AD420F" w:rsidRDefault="00AD420F" w:rsidP="00AD420F">
            <w:pPr>
              <w:jc w:val="left"/>
              <w:rPr>
                <w:rFonts w:cs="Arial"/>
                <w:lang w:val="en-US" w:eastAsia="en-AU"/>
              </w:rPr>
            </w:pPr>
            <w:r w:rsidRPr="00AD420F">
              <w:rPr>
                <w:rFonts w:cs="Arial"/>
                <w:lang w:eastAsia="en-AU"/>
              </w:rPr>
              <w:t>Modularity, Extensibility &amp; Maintainability</w:t>
            </w:r>
          </w:p>
        </w:tc>
        <w:tc>
          <w:tcPr>
            <w:tcW w:w="900" w:type="pct"/>
            <w:tcMar>
              <w:top w:w="15" w:type="dxa"/>
              <w:left w:w="113" w:type="dxa"/>
              <w:bottom w:w="0" w:type="dxa"/>
              <w:right w:w="113" w:type="dxa"/>
            </w:tcMar>
            <w:vAlign w:val="center"/>
            <w:hideMark/>
          </w:tcPr>
          <w:p w14:paraId="5E4F6B0C" w14:textId="77777777" w:rsidR="00AD420F" w:rsidRPr="00AD420F" w:rsidRDefault="00AD420F" w:rsidP="00AD420F">
            <w:pPr>
              <w:rPr>
                <w:rFonts w:cs="Arial"/>
                <w:lang w:val="en-US" w:eastAsia="en-AU"/>
              </w:rPr>
            </w:pPr>
            <w:r w:rsidRPr="00AD420F">
              <w:rPr>
                <w:rFonts w:cs="Arial"/>
                <w:lang w:eastAsia="en-AU"/>
              </w:rPr>
              <w:t>Minimal Technical Debt</w:t>
            </w:r>
          </w:p>
        </w:tc>
        <w:tc>
          <w:tcPr>
            <w:tcW w:w="1002" w:type="pct"/>
            <w:tcMar>
              <w:top w:w="15" w:type="dxa"/>
              <w:left w:w="113" w:type="dxa"/>
              <w:bottom w:w="0" w:type="dxa"/>
              <w:right w:w="113" w:type="dxa"/>
            </w:tcMar>
            <w:vAlign w:val="center"/>
            <w:hideMark/>
          </w:tcPr>
          <w:p w14:paraId="27CA9D41" w14:textId="77777777" w:rsidR="00AD420F" w:rsidRPr="00AD420F" w:rsidRDefault="00AD420F" w:rsidP="00AD420F">
            <w:pPr>
              <w:jc w:val="left"/>
              <w:rPr>
                <w:rFonts w:cs="Arial"/>
                <w:lang w:val="en-US" w:eastAsia="en-AU"/>
              </w:rPr>
            </w:pPr>
            <w:r w:rsidRPr="00AD420F">
              <w:rPr>
                <w:rFonts w:cs="Arial"/>
                <w:lang w:eastAsia="en-AU"/>
              </w:rPr>
              <w:t>Clean code and sustainable design</w:t>
            </w:r>
          </w:p>
        </w:tc>
        <w:tc>
          <w:tcPr>
            <w:tcW w:w="526" w:type="pct"/>
            <w:tcMar>
              <w:top w:w="15" w:type="dxa"/>
              <w:left w:w="113" w:type="dxa"/>
              <w:bottom w:w="0" w:type="dxa"/>
              <w:right w:w="113" w:type="dxa"/>
            </w:tcMar>
            <w:vAlign w:val="center"/>
            <w:hideMark/>
          </w:tcPr>
          <w:p w14:paraId="22FF7DB0"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3E858FD2" w14:textId="77777777" w:rsidR="00AD420F" w:rsidRPr="00AD420F" w:rsidRDefault="00AD420F" w:rsidP="00AD420F">
            <w:pPr>
              <w:jc w:val="left"/>
              <w:rPr>
                <w:rFonts w:cs="Arial"/>
                <w:lang w:val="en-US" w:eastAsia="en-AU"/>
              </w:rPr>
            </w:pPr>
            <w:r w:rsidRPr="00AD420F">
              <w:rPr>
                <w:rFonts w:cs="Arial"/>
                <w:lang w:eastAsia="en-AU"/>
              </w:rPr>
              <w:t>We strictly follow vendor</w:t>
            </w:r>
            <w:r w:rsidRPr="00AD420F">
              <w:rPr>
                <w:rFonts w:cs="Arial"/>
                <w:lang w:eastAsia="en-AU"/>
              </w:rPr>
              <w:noBreakHyphen/>
              <w:t>supported extension patterns, avoiding unsupported customizations and minimizing technical debt.</w:t>
            </w:r>
          </w:p>
        </w:tc>
      </w:tr>
      <w:tr w:rsidR="00AD420F" w:rsidRPr="00AD420F" w14:paraId="2471A7F8"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6FD09FC8" w14:textId="77777777" w:rsidR="00AD420F" w:rsidRPr="00141AC2" w:rsidRDefault="00AD420F" w:rsidP="00AD420F">
            <w:pPr>
              <w:rPr>
                <w:rFonts w:cs="Arial"/>
                <w:color w:val="0070C0"/>
                <w:lang w:val="en-US" w:eastAsia="en-AU"/>
              </w:rPr>
            </w:pPr>
            <w:r w:rsidRPr="00141AC2">
              <w:rPr>
                <w:rFonts w:cs="Arial"/>
                <w:b/>
                <w:color w:val="0070C0"/>
                <w:lang w:eastAsia="en-AU"/>
              </w:rPr>
              <w:t>16</w:t>
            </w:r>
          </w:p>
        </w:tc>
        <w:tc>
          <w:tcPr>
            <w:tcW w:w="937" w:type="pct"/>
            <w:tcMar>
              <w:top w:w="15" w:type="dxa"/>
              <w:left w:w="113" w:type="dxa"/>
              <w:bottom w:w="0" w:type="dxa"/>
              <w:right w:w="113" w:type="dxa"/>
            </w:tcMar>
            <w:vAlign w:val="center"/>
            <w:hideMark/>
          </w:tcPr>
          <w:p w14:paraId="318E9E30" w14:textId="77777777" w:rsidR="00AD420F" w:rsidRPr="00AD420F" w:rsidRDefault="00AD420F" w:rsidP="00AD420F">
            <w:pPr>
              <w:jc w:val="left"/>
              <w:rPr>
                <w:rFonts w:cs="Arial"/>
                <w:lang w:val="en-US" w:eastAsia="en-AU"/>
              </w:rPr>
            </w:pPr>
            <w:r w:rsidRPr="00AD420F">
              <w:rPr>
                <w:rFonts w:cs="Arial"/>
                <w:lang w:eastAsia="en-AU"/>
              </w:rPr>
              <w:t>Lifecycle Management &amp; Versioning</w:t>
            </w:r>
          </w:p>
        </w:tc>
        <w:tc>
          <w:tcPr>
            <w:tcW w:w="900" w:type="pct"/>
            <w:tcMar>
              <w:top w:w="15" w:type="dxa"/>
              <w:left w:w="113" w:type="dxa"/>
              <w:bottom w:w="0" w:type="dxa"/>
              <w:right w:w="113" w:type="dxa"/>
            </w:tcMar>
            <w:vAlign w:val="center"/>
            <w:hideMark/>
          </w:tcPr>
          <w:p w14:paraId="47576BE2" w14:textId="77777777" w:rsidR="00AD420F" w:rsidRPr="00AD420F" w:rsidRDefault="00AD420F" w:rsidP="00AD420F">
            <w:pPr>
              <w:rPr>
                <w:rFonts w:cs="Arial"/>
                <w:lang w:val="en-US" w:eastAsia="en-AU"/>
              </w:rPr>
            </w:pPr>
            <w:r w:rsidRPr="00AD420F">
              <w:rPr>
                <w:rFonts w:cs="Arial"/>
                <w:lang w:eastAsia="en-AU"/>
              </w:rPr>
              <w:t>Lifecycle Management</w:t>
            </w:r>
          </w:p>
        </w:tc>
        <w:tc>
          <w:tcPr>
            <w:tcW w:w="1002" w:type="pct"/>
            <w:tcMar>
              <w:top w:w="15" w:type="dxa"/>
              <w:left w:w="113" w:type="dxa"/>
              <w:bottom w:w="0" w:type="dxa"/>
              <w:right w:w="113" w:type="dxa"/>
            </w:tcMar>
            <w:vAlign w:val="center"/>
            <w:hideMark/>
          </w:tcPr>
          <w:p w14:paraId="7FD28BC6" w14:textId="77777777" w:rsidR="00AD420F" w:rsidRPr="00AD420F" w:rsidRDefault="00AD420F" w:rsidP="00AD420F">
            <w:pPr>
              <w:jc w:val="left"/>
              <w:rPr>
                <w:rFonts w:cs="Arial"/>
                <w:lang w:val="en-US" w:eastAsia="en-AU"/>
              </w:rPr>
            </w:pPr>
            <w:r w:rsidRPr="00AD420F">
              <w:rPr>
                <w:rFonts w:cs="Arial"/>
                <w:lang w:eastAsia="en-AU"/>
              </w:rPr>
              <w:t>Externalized configuration</w:t>
            </w:r>
          </w:p>
        </w:tc>
        <w:tc>
          <w:tcPr>
            <w:tcW w:w="526" w:type="pct"/>
            <w:tcMar>
              <w:top w:w="15" w:type="dxa"/>
              <w:left w:w="113" w:type="dxa"/>
              <w:bottom w:w="0" w:type="dxa"/>
              <w:right w:w="113" w:type="dxa"/>
            </w:tcMar>
            <w:vAlign w:val="center"/>
            <w:hideMark/>
          </w:tcPr>
          <w:p w14:paraId="4B49207E"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4F705B76" w14:textId="77777777" w:rsidR="00AD420F" w:rsidRPr="00AD420F" w:rsidRDefault="00AD420F" w:rsidP="00AD420F">
            <w:pPr>
              <w:jc w:val="left"/>
              <w:rPr>
                <w:rFonts w:cs="Arial"/>
                <w:lang w:val="en-US" w:eastAsia="en-AU"/>
              </w:rPr>
            </w:pPr>
            <w:r w:rsidRPr="00AD420F">
              <w:rPr>
                <w:rFonts w:cs="Arial"/>
                <w:lang w:eastAsia="en-AU"/>
              </w:rPr>
              <w:t>ArcGIS supports environment</w:t>
            </w:r>
            <w:r w:rsidRPr="00AD420F">
              <w:rPr>
                <w:rFonts w:cs="Arial"/>
                <w:lang w:eastAsia="en-AU"/>
              </w:rPr>
              <w:noBreakHyphen/>
              <w:t>specific configuration. We enforce configuration</w:t>
            </w:r>
            <w:r w:rsidRPr="00AD420F">
              <w:rPr>
                <w:rFonts w:cs="Arial"/>
                <w:lang w:eastAsia="en-AU"/>
              </w:rPr>
              <w:noBreakHyphen/>
              <w:t>over</w:t>
            </w:r>
            <w:r w:rsidRPr="00AD420F">
              <w:rPr>
                <w:rFonts w:cs="Arial"/>
                <w:lang w:eastAsia="en-AU"/>
              </w:rPr>
              <w:noBreakHyphen/>
              <w:t>code and controlled lifecycle management.</w:t>
            </w:r>
          </w:p>
        </w:tc>
      </w:tr>
      <w:tr w:rsidR="00AD420F" w:rsidRPr="00AD420F" w14:paraId="1B52CAD2" w14:textId="77777777" w:rsidTr="00141AC2">
        <w:trPr>
          <w:trHeight w:val="27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3745905D" w14:textId="77777777" w:rsidR="00AD420F" w:rsidRPr="00141AC2" w:rsidRDefault="00AD420F" w:rsidP="00AD420F">
            <w:pPr>
              <w:rPr>
                <w:rFonts w:cs="Arial"/>
                <w:color w:val="0070C0"/>
                <w:lang w:val="en-US" w:eastAsia="en-AU"/>
              </w:rPr>
            </w:pPr>
            <w:r w:rsidRPr="00141AC2">
              <w:rPr>
                <w:rFonts w:cs="Arial"/>
                <w:b/>
                <w:color w:val="0070C0"/>
                <w:lang w:eastAsia="en-AU"/>
              </w:rPr>
              <w:t>17</w:t>
            </w:r>
          </w:p>
        </w:tc>
        <w:tc>
          <w:tcPr>
            <w:tcW w:w="937" w:type="pct"/>
            <w:tcMar>
              <w:top w:w="15" w:type="dxa"/>
              <w:left w:w="113" w:type="dxa"/>
              <w:bottom w:w="0" w:type="dxa"/>
              <w:right w:w="113" w:type="dxa"/>
            </w:tcMar>
            <w:vAlign w:val="center"/>
            <w:hideMark/>
          </w:tcPr>
          <w:p w14:paraId="02C00D44" w14:textId="77777777" w:rsidR="00AD420F" w:rsidRPr="00AD420F" w:rsidRDefault="00AD420F" w:rsidP="00AD420F">
            <w:pPr>
              <w:jc w:val="left"/>
              <w:rPr>
                <w:rFonts w:cs="Arial"/>
                <w:lang w:val="en-US" w:eastAsia="en-AU"/>
              </w:rPr>
            </w:pPr>
            <w:r w:rsidRPr="00AD420F">
              <w:rPr>
                <w:rFonts w:cs="Arial"/>
                <w:lang w:eastAsia="en-AU"/>
              </w:rPr>
              <w:t>Lifecycle Management &amp; Versioning</w:t>
            </w:r>
          </w:p>
        </w:tc>
        <w:tc>
          <w:tcPr>
            <w:tcW w:w="900" w:type="pct"/>
            <w:tcMar>
              <w:top w:w="15" w:type="dxa"/>
              <w:left w:w="113" w:type="dxa"/>
              <w:bottom w:w="0" w:type="dxa"/>
              <w:right w:w="113" w:type="dxa"/>
            </w:tcMar>
            <w:vAlign w:val="center"/>
            <w:hideMark/>
          </w:tcPr>
          <w:p w14:paraId="1CC99623" w14:textId="77777777" w:rsidR="00AD420F" w:rsidRPr="00AD420F" w:rsidRDefault="00AD420F" w:rsidP="00AD420F">
            <w:pPr>
              <w:rPr>
                <w:rFonts w:cs="Arial"/>
                <w:lang w:val="en-US" w:eastAsia="en-AU"/>
              </w:rPr>
            </w:pPr>
            <w:r w:rsidRPr="00AD420F">
              <w:rPr>
                <w:rFonts w:cs="Arial"/>
                <w:lang w:eastAsia="en-AU"/>
              </w:rPr>
              <w:t>Versioning &amp; Compatibility</w:t>
            </w:r>
          </w:p>
        </w:tc>
        <w:tc>
          <w:tcPr>
            <w:tcW w:w="1002" w:type="pct"/>
            <w:tcMar>
              <w:top w:w="15" w:type="dxa"/>
              <w:left w:w="113" w:type="dxa"/>
              <w:bottom w:w="0" w:type="dxa"/>
              <w:right w:w="113" w:type="dxa"/>
            </w:tcMar>
            <w:vAlign w:val="center"/>
            <w:hideMark/>
          </w:tcPr>
          <w:p w14:paraId="7C918B8A" w14:textId="77777777" w:rsidR="00AD420F" w:rsidRPr="00AD420F" w:rsidRDefault="00AD420F" w:rsidP="00AD420F">
            <w:pPr>
              <w:jc w:val="left"/>
              <w:rPr>
                <w:rFonts w:cs="Arial"/>
                <w:lang w:val="en-US" w:eastAsia="en-AU"/>
              </w:rPr>
            </w:pPr>
            <w:r w:rsidRPr="00AD420F">
              <w:rPr>
                <w:rFonts w:cs="Arial"/>
                <w:lang w:eastAsia="en-AU"/>
              </w:rPr>
              <w:t>API and schema versioning</w:t>
            </w:r>
          </w:p>
        </w:tc>
        <w:tc>
          <w:tcPr>
            <w:tcW w:w="526" w:type="pct"/>
            <w:tcMar>
              <w:top w:w="15" w:type="dxa"/>
              <w:left w:w="113" w:type="dxa"/>
              <w:bottom w:w="0" w:type="dxa"/>
              <w:right w:w="113" w:type="dxa"/>
            </w:tcMar>
            <w:vAlign w:val="center"/>
            <w:hideMark/>
          </w:tcPr>
          <w:p w14:paraId="76A32145"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6B4042E2" w14:textId="77777777" w:rsidR="00AD420F" w:rsidRPr="00AD420F" w:rsidRDefault="00AD420F" w:rsidP="00AD420F">
            <w:pPr>
              <w:jc w:val="left"/>
              <w:rPr>
                <w:rFonts w:cs="Arial"/>
                <w:lang w:val="en-US" w:eastAsia="en-AU"/>
              </w:rPr>
            </w:pPr>
            <w:r w:rsidRPr="00AD420F">
              <w:rPr>
                <w:rFonts w:cs="Arial"/>
                <w:lang w:eastAsia="en-AU"/>
              </w:rPr>
              <w:t>ArcGIS REST APIs support versioning. We manage backward compatibility and controlled evolution of interfaces.</w:t>
            </w:r>
          </w:p>
        </w:tc>
      </w:tr>
      <w:tr w:rsidR="00AD420F" w:rsidRPr="00AD420F" w14:paraId="018B27F4" w14:textId="77777777" w:rsidTr="00141AC2">
        <w:trPr>
          <w:trHeight w:val="326"/>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523B915C" w14:textId="77777777" w:rsidR="00AD420F" w:rsidRPr="00141AC2" w:rsidRDefault="00AD420F" w:rsidP="00AD420F">
            <w:pPr>
              <w:rPr>
                <w:rFonts w:cs="Arial"/>
                <w:color w:val="0070C0"/>
                <w:lang w:val="en-US" w:eastAsia="en-AU"/>
              </w:rPr>
            </w:pPr>
            <w:r w:rsidRPr="00141AC2">
              <w:rPr>
                <w:rFonts w:cs="Arial"/>
                <w:b/>
                <w:color w:val="0070C0"/>
                <w:lang w:eastAsia="en-AU"/>
              </w:rPr>
              <w:t>18</w:t>
            </w:r>
          </w:p>
        </w:tc>
        <w:tc>
          <w:tcPr>
            <w:tcW w:w="937" w:type="pct"/>
            <w:tcMar>
              <w:top w:w="15" w:type="dxa"/>
              <w:left w:w="113" w:type="dxa"/>
              <w:bottom w:w="0" w:type="dxa"/>
              <w:right w:w="113" w:type="dxa"/>
            </w:tcMar>
            <w:vAlign w:val="center"/>
            <w:hideMark/>
          </w:tcPr>
          <w:p w14:paraId="524463AB" w14:textId="77777777" w:rsidR="00AD420F" w:rsidRPr="00AD420F" w:rsidRDefault="00AD420F" w:rsidP="00AD420F">
            <w:pPr>
              <w:jc w:val="left"/>
              <w:rPr>
                <w:rFonts w:cs="Arial"/>
                <w:lang w:val="en-US" w:eastAsia="en-AU"/>
              </w:rPr>
            </w:pPr>
            <w:r w:rsidRPr="00AD420F">
              <w:rPr>
                <w:rFonts w:cs="Arial"/>
                <w:lang w:eastAsia="en-AU"/>
              </w:rPr>
              <w:t>Documentation &amp; Handover</w:t>
            </w:r>
          </w:p>
        </w:tc>
        <w:tc>
          <w:tcPr>
            <w:tcW w:w="900" w:type="pct"/>
            <w:tcMar>
              <w:top w:w="15" w:type="dxa"/>
              <w:left w:w="113" w:type="dxa"/>
              <w:bottom w:w="0" w:type="dxa"/>
              <w:right w:w="113" w:type="dxa"/>
            </w:tcMar>
            <w:vAlign w:val="center"/>
            <w:hideMark/>
          </w:tcPr>
          <w:p w14:paraId="24B06A85" w14:textId="77777777" w:rsidR="00AD420F" w:rsidRPr="00AD420F" w:rsidRDefault="00AD420F" w:rsidP="00AD420F">
            <w:pPr>
              <w:rPr>
                <w:rFonts w:cs="Arial"/>
                <w:lang w:val="en-US" w:eastAsia="en-AU"/>
              </w:rPr>
            </w:pPr>
            <w:r w:rsidRPr="00AD420F">
              <w:rPr>
                <w:rFonts w:cs="Arial"/>
                <w:lang w:eastAsia="en-AU"/>
              </w:rPr>
              <w:t>Documentation &amp; Handover</w:t>
            </w:r>
          </w:p>
        </w:tc>
        <w:tc>
          <w:tcPr>
            <w:tcW w:w="1002" w:type="pct"/>
            <w:tcMar>
              <w:top w:w="15" w:type="dxa"/>
              <w:left w:w="113" w:type="dxa"/>
              <w:bottom w:w="0" w:type="dxa"/>
              <w:right w:w="113" w:type="dxa"/>
            </w:tcMar>
            <w:vAlign w:val="center"/>
            <w:hideMark/>
          </w:tcPr>
          <w:p w14:paraId="1EF32A2A" w14:textId="77777777" w:rsidR="00AD420F" w:rsidRPr="00AD420F" w:rsidRDefault="00AD420F" w:rsidP="00AD420F">
            <w:pPr>
              <w:jc w:val="left"/>
              <w:rPr>
                <w:rFonts w:cs="Arial"/>
                <w:lang w:val="en-US" w:eastAsia="en-AU"/>
              </w:rPr>
            </w:pPr>
            <w:r w:rsidRPr="00AD420F">
              <w:rPr>
                <w:rFonts w:cs="Arial"/>
                <w:lang w:eastAsia="en-AU"/>
              </w:rPr>
              <w:t>Architecture &amp; operational docs</w:t>
            </w:r>
          </w:p>
        </w:tc>
        <w:tc>
          <w:tcPr>
            <w:tcW w:w="526" w:type="pct"/>
            <w:tcMar>
              <w:top w:w="15" w:type="dxa"/>
              <w:left w:w="113" w:type="dxa"/>
              <w:bottom w:w="0" w:type="dxa"/>
              <w:right w:w="113" w:type="dxa"/>
            </w:tcMar>
            <w:vAlign w:val="center"/>
            <w:hideMark/>
          </w:tcPr>
          <w:p w14:paraId="71A5496C"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6CFEAEF7" w14:textId="77777777" w:rsidR="00AD420F" w:rsidRPr="00AD420F" w:rsidRDefault="00AD420F" w:rsidP="00AD420F">
            <w:pPr>
              <w:jc w:val="left"/>
              <w:rPr>
                <w:rFonts w:cs="Arial"/>
                <w:lang w:val="en-US" w:eastAsia="en-AU"/>
              </w:rPr>
            </w:pPr>
            <w:r w:rsidRPr="00AD420F">
              <w:rPr>
                <w:rFonts w:cs="Arial"/>
                <w:lang w:eastAsia="en-AU"/>
              </w:rPr>
              <w:t>We deliver architecture documentation, data models, API specifications and handover materials, ensuring operational readiness.</w:t>
            </w:r>
          </w:p>
        </w:tc>
      </w:tr>
      <w:tr w:rsidR="00AD420F" w:rsidRPr="00AD420F" w14:paraId="308672F8" w14:textId="77777777" w:rsidTr="00141AC2">
        <w:trPr>
          <w:trHeight w:val="279"/>
        </w:trPr>
        <w:tc>
          <w:tcPr>
            <w:tcW w:w="307" w:type="pct"/>
            <w:tcBorders>
              <w:top w:val="single" w:sz="4" w:space="0" w:color="D0CECE" w:themeColor="background2" w:themeShade="E6"/>
              <w:left w:val="nil"/>
              <w:bottom w:val="single" w:sz="4" w:space="0" w:color="D0CECE" w:themeColor="background2" w:themeShade="E6"/>
            </w:tcBorders>
            <w:tcMar>
              <w:top w:w="15" w:type="dxa"/>
              <w:left w:w="113" w:type="dxa"/>
              <w:bottom w:w="0" w:type="dxa"/>
              <w:right w:w="113" w:type="dxa"/>
            </w:tcMar>
            <w:vAlign w:val="center"/>
            <w:hideMark/>
          </w:tcPr>
          <w:p w14:paraId="5288769C" w14:textId="77777777" w:rsidR="00AD420F" w:rsidRPr="00141AC2" w:rsidRDefault="00AD420F" w:rsidP="00AD420F">
            <w:pPr>
              <w:rPr>
                <w:rFonts w:cs="Arial"/>
                <w:color w:val="0070C0"/>
                <w:lang w:val="en-US" w:eastAsia="en-AU"/>
              </w:rPr>
            </w:pPr>
            <w:r w:rsidRPr="00141AC2">
              <w:rPr>
                <w:rFonts w:cs="Arial"/>
                <w:b/>
                <w:color w:val="0070C0"/>
                <w:lang w:eastAsia="en-AU"/>
              </w:rPr>
              <w:t>19</w:t>
            </w:r>
          </w:p>
        </w:tc>
        <w:tc>
          <w:tcPr>
            <w:tcW w:w="937" w:type="pct"/>
            <w:tcMar>
              <w:top w:w="15" w:type="dxa"/>
              <w:left w:w="113" w:type="dxa"/>
              <w:bottom w:w="0" w:type="dxa"/>
              <w:right w:w="113" w:type="dxa"/>
            </w:tcMar>
            <w:vAlign w:val="center"/>
            <w:hideMark/>
          </w:tcPr>
          <w:p w14:paraId="583B16A3" w14:textId="77777777" w:rsidR="00AD420F" w:rsidRPr="00AD420F" w:rsidRDefault="00AD420F" w:rsidP="00AD420F">
            <w:pPr>
              <w:jc w:val="left"/>
              <w:rPr>
                <w:rFonts w:cs="Arial"/>
                <w:lang w:val="en-US" w:eastAsia="en-AU"/>
              </w:rPr>
            </w:pPr>
            <w:r w:rsidRPr="00AD420F">
              <w:rPr>
                <w:rFonts w:cs="Arial"/>
                <w:lang w:eastAsia="en-AU"/>
              </w:rPr>
              <w:t>Backup &amp; Disaster Recovery</w:t>
            </w:r>
          </w:p>
        </w:tc>
        <w:tc>
          <w:tcPr>
            <w:tcW w:w="900" w:type="pct"/>
            <w:tcMar>
              <w:top w:w="15" w:type="dxa"/>
              <w:left w:w="113" w:type="dxa"/>
              <w:bottom w:w="0" w:type="dxa"/>
              <w:right w:w="113" w:type="dxa"/>
            </w:tcMar>
            <w:vAlign w:val="center"/>
            <w:hideMark/>
          </w:tcPr>
          <w:p w14:paraId="6DE059F5" w14:textId="77777777" w:rsidR="00AD420F" w:rsidRPr="00AD420F" w:rsidRDefault="00AD420F" w:rsidP="00AD420F">
            <w:pPr>
              <w:rPr>
                <w:rFonts w:cs="Arial"/>
                <w:lang w:val="en-US" w:eastAsia="en-AU"/>
              </w:rPr>
            </w:pPr>
            <w:r w:rsidRPr="00AD420F">
              <w:rPr>
                <w:rFonts w:cs="Arial"/>
                <w:lang w:eastAsia="en-AU"/>
              </w:rPr>
              <w:t>Backup</w:t>
            </w:r>
          </w:p>
        </w:tc>
        <w:tc>
          <w:tcPr>
            <w:tcW w:w="1002" w:type="pct"/>
            <w:tcMar>
              <w:top w:w="15" w:type="dxa"/>
              <w:left w:w="113" w:type="dxa"/>
              <w:bottom w:w="0" w:type="dxa"/>
              <w:right w:w="113" w:type="dxa"/>
            </w:tcMar>
            <w:vAlign w:val="center"/>
            <w:hideMark/>
          </w:tcPr>
          <w:p w14:paraId="52E7F7AD" w14:textId="77777777" w:rsidR="00AD420F" w:rsidRPr="00AD420F" w:rsidRDefault="00AD420F" w:rsidP="00AD420F">
            <w:pPr>
              <w:jc w:val="left"/>
              <w:rPr>
                <w:rFonts w:cs="Arial"/>
                <w:lang w:val="en-US" w:eastAsia="en-AU"/>
              </w:rPr>
            </w:pPr>
            <w:r w:rsidRPr="00AD420F">
              <w:rPr>
                <w:rFonts w:cs="Arial"/>
                <w:lang w:eastAsia="en-AU"/>
              </w:rPr>
              <w:t>Robust backup strategy</w:t>
            </w:r>
          </w:p>
        </w:tc>
        <w:tc>
          <w:tcPr>
            <w:tcW w:w="526" w:type="pct"/>
            <w:tcMar>
              <w:top w:w="15" w:type="dxa"/>
              <w:left w:w="113" w:type="dxa"/>
              <w:bottom w:w="0" w:type="dxa"/>
              <w:right w:w="113" w:type="dxa"/>
            </w:tcMar>
            <w:vAlign w:val="center"/>
            <w:hideMark/>
          </w:tcPr>
          <w:p w14:paraId="28158270" w14:textId="77777777" w:rsidR="00AD420F" w:rsidRPr="00AD420F" w:rsidRDefault="00AD420F" w:rsidP="00AD420F">
            <w:pPr>
              <w:jc w:val="center"/>
              <w:rPr>
                <w:rFonts w:cs="Arial"/>
                <w:lang w:val="en-US" w:eastAsia="en-AU"/>
              </w:rPr>
            </w:pPr>
            <w:r w:rsidRPr="00AD420F">
              <w:rPr>
                <w:rFonts w:cs="Arial"/>
                <w:lang w:eastAsia="en-AU"/>
              </w:rPr>
              <w:t>Must Have</w:t>
            </w:r>
          </w:p>
        </w:tc>
        <w:tc>
          <w:tcPr>
            <w:tcW w:w="1328" w:type="pct"/>
            <w:tcBorders>
              <w:top w:val="single" w:sz="4" w:space="0" w:color="D0CECE" w:themeColor="background2" w:themeShade="E6"/>
              <w:bottom w:val="single" w:sz="4" w:space="0" w:color="D0CECE" w:themeColor="background2" w:themeShade="E6"/>
              <w:right w:val="nil"/>
            </w:tcBorders>
            <w:tcMar>
              <w:top w:w="15" w:type="dxa"/>
              <w:left w:w="113" w:type="dxa"/>
              <w:bottom w:w="0" w:type="dxa"/>
              <w:right w:w="113" w:type="dxa"/>
            </w:tcMar>
            <w:vAlign w:val="center"/>
            <w:hideMark/>
          </w:tcPr>
          <w:p w14:paraId="5C39CD51" w14:textId="77777777" w:rsidR="00AD420F" w:rsidRPr="00AD420F" w:rsidRDefault="00AD420F" w:rsidP="00AD420F">
            <w:pPr>
              <w:jc w:val="left"/>
              <w:rPr>
                <w:rFonts w:cs="Arial"/>
                <w:lang w:val="en-US" w:eastAsia="en-AU"/>
              </w:rPr>
            </w:pPr>
            <w:r w:rsidRPr="00AD420F">
              <w:rPr>
                <w:rFonts w:cs="Arial"/>
                <w:lang w:eastAsia="en-AU"/>
              </w:rPr>
              <w:t>ArcGIS supports enterprise backup mechanisms. We define and validate backup strategies aligned with corporate DR policies.</w:t>
            </w:r>
          </w:p>
        </w:tc>
      </w:tr>
      <w:tr w:rsidR="00AD420F" w:rsidRPr="00AD420F" w14:paraId="610E6E21" w14:textId="77777777" w:rsidTr="00141AC2">
        <w:trPr>
          <w:trHeight w:val="326"/>
        </w:trPr>
        <w:tc>
          <w:tcPr>
            <w:tcW w:w="307" w:type="pct"/>
            <w:tcBorders>
              <w:top w:val="single" w:sz="4" w:space="0" w:color="D0CECE" w:themeColor="background2" w:themeShade="E6"/>
              <w:left w:val="nil"/>
              <w:bottom w:val="single" w:sz="2" w:space="0" w:color="A6A6A6"/>
            </w:tcBorders>
            <w:tcMar>
              <w:top w:w="15" w:type="dxa"/>
              <w:left w:w="113" w:type="dxa"/>
              <w:bottom w:w="0" w:type="dxa"/>
              <w:right w:w="113" w:type="dxa"/>
            </w:tcMar>
            <w:vAlign w:val="center"/>
            <w:hideMark/>
          </w:tcPr>
          <w:p w14:paraId="30F56611" w14:textId="77777777" w:rsidR="00AD420F" w:rsidRPr="00141AC2" w:rsidRDefault="00AD420F" w:rsidP="00AD420F">
            <w:pPr>
              <w:rPr>
                <w:rFonts w:cs="Arial"/>
                <w:color w:val="0070C0"/>
                <w:lang w:val="en-US" w:eastAsia="en-AU"/>
              </w:rPr>
            </w:pPr>
            <w:r w:rsidRPr="00141AC2">
              <w:rPr>
                <w:rFonts w:cs="Arial"/>
                <w:b/>
                <w:color w:val="0070C0"/>
                <w:lang w:eastAsia="en-AU"/>
              </w:rPr>
              <w:t>20</w:t>
            </w:r>
          </w:p>
        </w:tc>
        <w:tc>
          <w:tcPr>
            <w:tcW w:w="937" w:type="pct"/>
            <w:tcMar>
              <w:top w:w="15" w:type="dxa"/>
              <w:left w:w="113" w:type="dxa"/>
              <w:bottom w:w="0" w:type="dxa"/>
              <w:right w:w="113" w:type="dxa"/>
            </w:tcMar>
            <w:vAlign w:val="center"/>
            <w:hideMark/>
          </w:tcPr>
          <w:p w14:paraId="51596913" w14:textId="77777777" w:rsidR="00AD420F" w:rsidRPr="00AD420F" w:rsidRDefault="00AD420F" w:rsidP="00AD420F">
            <w:pPr>
              <w:jc w:val="left"/>
              <w:rPr>
                <w:rFonts w:cs="Arial"/>
                <w:lang w:val="en-US" w:eastAsia="en-AU"/>
              </w:rPr>
            </w:pPr>
            <w:r w:rsidRPr="00AD420F">
              <w:rPr>
                <w:rFonts w:cs="Arial"/>
                <w:lang w:eastAsia="en-AU"/>
              </w:rPr>
              <w:t>Backup &amp; Disaster Recovery</w:t>
            </w:r>
          </w:p>
        </w:tc>
        <w:tc>
          <w:tcPr>
            <w:tcW w:w="900" w:type="pct"/>
            <w:tcMar>
              <w:top w:w="15" w:type="dxa"/>
              <w:left w:w="113" w:type="dxa"/>
              <w:bottom w:w="0" w:type="dxa"/>
              <w:right w:w="113" w:type="dxa"/>
            </w:tcMar>
            <w:vAlign w:val="center"/>
            <w:hideMark/>
          </w:tcPr>
          <w:p w14:paraId="6E20E201" w14:textId="77777777" w:rsidR="00AD420F" w:rsidRPr="00AD420F" w:rsidRDefault="00AD420F" w:rsidP="00AD420F">
            <w:pPr>
              <w:rPr>
                <w:rFonts w:cs="Arial"/>
                <w:lang w:val="en-US" w:eastAsia="en-AU"/>
              </w:rPr>
            </w:pPr>
            <w:r w:rsidRPr="00AD420F">
              <w:rPr>
                <w:rFonts w:cs="Arial"/>
                <w:lang w:eastAsia="en-AU"/>
              </w:rPr>
              <w:t>Disaster Recovery</w:t>
            </w:r>
          </w:p>
        </w:tc>
        <w:tc>
          <w:tcPr>
            <w:tcW w:w="1002" w:type="pct"/>
            <w:tcMar>
              <w:top w:w="15" w:type="dxa"/>
              <w:left w:w="113" w:type="dxa"/>
              <w:bottom w:w="0" w:type="dxa"/>
              <w:right w:w="113" w:type="dxa"/>
            </w:tcMar>
            <w:vAlign w:val="center"/>
            <w:hideMark/>
          </w:tcPr>
          <w:p w14:paraId="7E8B33F9" w14:textId="77777777" w:rsidR="00AD420F" w:rsidRPr="00AD420F" w:rsidRDefault="00AD420F" w:rsidP="00AD420F">
            <w:pPr>
              <w:jc w:val="left"/>
              <w:rPr>
                <w:rFonts w:cs="Arial"/>
                <w:lang w:val="en-US" w:eastAsia="en-AU"/>
              </w:rPr>
            </w:pPr>
            <w:r w:rsidRPr="00AD420F">
              <w:rPr>
                <w:rFonts w:cs="Arial"/>
                <w:lang w:eastAsia="en-AU"/>
              </w:rPr>
              <w:t>Tested recovery procedures</w:t>
            </w:r>
          </w:p>
        </w:tc>
        <w:tc>
          <w:tcPr>
            <w:tcW w:w="526" w:type="pct"/>
            <w:tcMar>
              <w:top w:w="15" w:type="dxa"/>
              <w:left w:w="113" w:type="dxa"/>
              <w:bottom w:w="0" w:type="dxa"/>
              <w:right w:w="113" w:type="dxa"/>
            </w:tcMar>
            <w:vAlign w:val="center"/>
            <w:hideMark/>
          </w:tcPr>
          <w:p w14:paraId="3D55E226" w14:textId="77777777" w:rsidR="00AD420F" w:rsidRPr="00AD420F" w:rsidRDefault="00AD420F" w:rsidP="00AD420F">
            <w:pPr>
              <w:jc w:val="center"/>
              <w:rPr>
                <w:rFonts w:cs="Arial"/>
                <w:lang w:val="en-US" w:eastAsia="en-AU"/>
              </w:rPr>
            </w:pPr>
            <w:r w:rsidRPr="00AD420F">
              <w:rPr>
                <w:rFonts w:cs="Arial"/>
                <w:lang w:eastAsia="en-AU"/>
              </w:rPr>
              <w:t>—</w:t>
            </w:r>
          </w:p>
        </w:tc>
        <w:tc>
          <w:tcPr>
            <w:tcW w:w="1328" w:type="pct"/>
            <w:tcBorders>
              <w:top w:val="single" w:sz="4" w:space="0" w:color="D0CECE" w:themeColor="background2" w:themeShade="E6"/>
              <w:bottom w:val="single" w:sz="2" w:space="0" w:color="A6A6A6"/>
              <w:right w:val="nil"/>
            </w:tcBorders>
            <w:tcMar>
              <w:top w:w="15" w:type="dxa"/>
              <w:left w:w="113" w:type="dxa"/>
              <w:bottom w:w="0" w:type="dxa"/>
              <w:right w:w="113" w:type="dxa"/>
            </w:tcMar>
            <w:vAlign w:val="center"/>
            <w:hideMark/>
          </w:tcPr>
          <w:p w14:paraId="22D1AE0A" w14:textId="77777777" w:rsidR="00AD420F" w:rsidRPr="00AD420F" w:rsidRDefault="00AD420F" w:rsidP="00AD420F">
            <w:pPr>
              <w:jc w:val="left"/>
              <w:rPr>
                <w:rFonts w:cs="Arial"/>
                <w:lang w:val="en-US" w:eastAsia="en-AU"/>
              </w:rPr>
            </w:pPr>
            <w:r w:rsidRPr="00AD420F">
              <w:rPr>
                <w:rFonts w:cs="Arial"/>
                <w:lang w:eastAsia="en-AU"/>
              </w:rPr>
              <w:t>We design and document GIS DR scenarios (RTO/RPO) and support DR testing in line with enterprise continuity requirements.</w:t>
            </w:r>
          </w:p>
        </w:tc>
      </w:tr>
    </w:tbl>
    <w:p w14:paraId="597EE9E0" w14:textId="77777777" w:rsidR="008C0BC1" w:rsidRPr="00004480" w:rsidRDefault="008C0BC1" w:rsidP="004D694D">
      <w:pPr>
        <w:rPr>
          <w:rFonts w:cs="Arial"/>
          <w:lang w:eastAsia="en-AU"/>
        </w:rPr>
      </w:pPr>
    </w:p>
    <w:p w14:paraId="08B02FE3" w14:textId="77777777" w:rsidR="008C0BC1" w:rsidRPr="001048BA" w:rsidRDefault="008C0BC1" w:rsidP="008C0BC1">
      <w:pPr>
        <w:rPr>
          <w:lang w:eastAsia="en-AU"/>
        </w:rPr>
      </w:pPr>
      <w:r w:rsidRPr="001048BA">
        <w:rPr>
          <w:lang w:eastAsia="en-AU"/>
        </w:rPr>
        <w:t xml:space="preserve">The following schema shows the PNI System in context. </w:t>
      </w:r>
    </w:p>
    <w:p w14:paraId="6A29BD00" w14:textId="77777777" w:rsidR="008C0BC1" w:rsidRPr="001048BA" w:rsidRDefault="008C0BC1" w:rsidP="008C0BC1">
      <w:pPr>
        <w:rPr>
          <w:lang w:eastAsia="en-AU"/>
        </w:rPr>
      </w:pPr>
      <w:r w:rsidRPr="001048BA">
        <w:rPr>
          <w:lang w:eastAsia="en-AU"/>
        </w:rPr>
        <w:drawing>
          <wp:inline distT="0" distB="0" distL="0" distR="0" wp14:anchorId="5E44A947" wp14:editId="0B1EE170">
            <wp:extent cx="5727700" cy="2517775"/>
            <wp:effectExtent l="0" t="0" r="6350" b="0"/>
            <wp:docPr id="1157069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6929" name=""/>
                    <pic:cNvPicPr/>
                  </pic:nvPicPr>
                  <pic:blipFill>
                    <a:blip r:embed="rId63"/>
                    <a:stretch>
                      <a:fillRect/>
                    </a:stretch>
                  </pic:blipFill>
                  <pic:spPr>
                    <a:xfrm>
                      <a:off x="0" y="0"/>
                      <a:ext cx="5727700" cy="2517775"/>
                    </a:xfrm>
                    <a:prstGeom prst="rect">
                      <a:avLst/>
                    </a:prstGeom>
                  </pic:spPr>
                </pic:pic>
              </a:graphicData>
            </a:graphic>
          </wp:inline>
        </w:drawing>
      </w:r>
    </w:p>
    <w:p w14:paraId="2C3BC2A1" w14:textId="146733F5" w:rsidR="008C0BC1" w:rsidRPr="00004480" w:rsidRDefault="00D957C3">
      <w:pPr>
        <w:spacing w:before="0" w:after="0"/>
        <w:jc w:val="left"/>
        <w:rPr>
          <w:rFonts w:cs="Arial"/>
          <w:lang w:eastAsia="en-AU"/>
        </w:rPr>
      </w:pPr>
      <w:r>
        <w:rPr>
          <w:rFonts w:cs="Arial"/>
          <w:lang w:eastAsia="en-AU"/>
        </w:rPr>
        <w:br w:type="page"/>
      </w:r>
    </w:p>
    <w:p w14:paraId="5640EB69" w14:textId="77777777" w:rsidR="008C0BC1" w:rsidRPr="00004480" w:rsidRDefault="008C0BC1" w:rsidP="004D694D">
      <w:pPr>
        <w:rPr>
          <w:rFonts w:cs="Arial"/>
          <w:lang w:eastAsia="en-AU"/>
        </w:rPr>
      </w:pPr>
    </w:p>
    <w:p w14:paraId="6778ED0B" w14:textId="77777777" w:rsidR="004D694D" w:rsidRPr="00004480" w:rsidRDefault="004D694D" w:rsidP="004D694D">
      <w:pPr>
        <w:rPr>
          <w:rFonts w:cs="Arial"/>
          <w:lang w:eastAsia="en-AU"/>
        </w:rPr>
      </w:pPr>
      <w:r w:rsidRPr="00004480">
        <w:rPr>
          <w:rFonts w:cs="Arial"/>
          <w:lang w:eastAsia="en-AU"/>
        </w:rPr>
        <w:t>The hereunder table lists the components and their description</w:t>
      </w:r>
    </w:p>
    <w:p w14:paraId="252AB3F6" w14:textId="77777777" w:rsidR="004D694D" w:rsidRPr="001048BA" w:rsidRDefault="004D694D" w:rsidP="004D694D">
      <w:pPr>
        <w:rPr>
          <w:lang w:eastAsia="en-AU"/>
        </w:rPr>
      </w:pPr>
    </w:p>
    <w:tbl>
      <w:tblPr>
        <w:tblStyle w:val="TableGridLight"/>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467"/>
        <w:gridCol w:w="375"/>
        <w:gridCol w:w="7178"/>
      </w:tblGrid>
      <w:tr w:rsidR="004D694D" w:rsidRPr="00D957C3" w14:paraId="10CC9ADC" w14:textId="77777777" w:rsidTr="005633C5">
        <w:trPr>
          <w:trHeight w:val="510"/>
        </w:trPr>
        <w:tc>
          <w:tcPr>
            <w:tcW w:w="813" w:type="pct"/>
            <w:shd w:val="clear" w:color="auto" w:fill="0070C0"/>
            <w:vAlign w:val="center"/>
            <w:hideMark/>
          </w:tcPr>
          <w:p w14:paraId="7246AC98" w14:textId="77777777" w:rsidR="004D694D" w:rsidRPr="00D957C3" w:rsidRDefault="004D694D" w:rsidP="00D957C3">
            <w:pPr>
              <w:jc w:val="left"/>
              <w:rPr>
                <w:b/>
                <w:color w:val="FFFFFF" w:themeColor="background1"/>
                <w:lang w:eastAsia="fr-FR"/>
              </w:rPr>
            </w:pPr>
            <w:r w:rsidRPr="00D957C3">
              <w:rPr>
                <w:b/>
                <w:color w:val="FFFFFF" w:themeColor="background1"/>
                <w:lang w:eastAsia="fr-FR"/>
              </w:rPr>
              <w:t>Component</w:t>
            </w:r>
          </w:p>
        </w:tc>
        <w:tc>
          <w:tcPr>
            <w:tcW w:w="208" w:type="pct"/>
            <w:shd w:val="clear" w:color="auto" w:fill="0070C0"/>
            <w:vAlign w:val="center"/>
          </w:tcPr>
          <w:p w14:paraId="1C584752" w14:textId="77777777" w:rsidR="004D694D" w:rsidRPr="00D957C3" w:rsidRDefault="004D694D" w:rsidP="00D957C3">
            <w:pPr>
              <w:jc w:val="left"/>
              <w:rPr>
                <w:b/>
                <w:color w:val="FFFFFF" w:themeColor="background1"/>
                <w:lang w:eastAsia="fr-FR"/>
              </w:rPr>
            </w:pPr>
          </w:p>
        </w:tc>
        <w:tc>
          <w:tcPr>
            <w:tcW w:w="3978" w:type="pct"/>
            <w:shd w:val="clear" w:color="auto" w:fill="0070C0"/>
            <w:vAlign w:val="center"/>
            <w:hideMark/>
          </w:tcPr>
          <w:p w14:paraId="01B4D143" w14:textId="77777777" w:rsidR="004D694D" w:rsidRPr="00D957C3" w:rsidRDefault="004D694D" w:rsidP="00D957C3">
            <w:pPr>
              <w:jc w:val="left"/>
              <w:rPr>
                <w:b/>
                <w:color w:val="FFFFFF" w:themeColor="background1"/>
                <w:lang w:eastAsia="fr-FR"/>
              </w:rPr>
            </w:pPr>
            <w:r w:rsidRPr="00D957C3">
              <w:rPr>
                <w:b/>
                <w:color w:val="FFFFFF" w:themeColor="background1"/>
                <w:lang w:eastAsia="fr-FR"/>
              </w:rPr>
              <w:t xml:space="preserve">Description </w:t>
            </w:r>
          </w:p>
        </w:tc>
      </w:tr>
      <w:tr w:rsidR="004D694D" w:rsidRPr="00151FBF" w14:paraId="11CE751A" w14:textId="77777777" w:rsidTr="005633C5">
        <w:tc>
          <w:tcPr>
            <w:tcW w:w="813" w:type="pct"/>
            <w:hideMark/>
          </w:tcPr>
          <w:p w14:paraId="145DA126" w14:textId="77777777" w:rsidR="004D694D" w:rsidRPr="00D957C3" w:rsidRDefault="004D694D">
            <w:pPr>
              <w:rPr>
                <w:b/>
                <w:color w:val="0070C0"/>
                <w:lang w:eastAsia="fr-FR"/>
              </w:rPr>
            </w:pPr>
            <w:r w:rsidRPr="00D957C3">
              <w:rPr>
                <w:b/>
                <w:color w:val="0070C0"/>
                <w:lang w:eastAsia="fr-FR"/>
              </w:rPr>
              <w:t>WebAdaptor</w:t>
            </w:r>
          </w:p>
        </w:tc>
        <w:tc>
          <w:tcPr>
            <w:tcW w:w="208" w:type="pct"/>
          </w:tcPr>
          <w:p w14:paraId="66FBF443" w14:textId="77777777" w:rsidR="004D694D" w:rsidRPr="00004480" w:rsidRDefault="004D694D">
            <w:pPr>
              <w:rPr>
                <w:lang w:eastAsia="fr-FR"/>
              </w:rPr>
            </w:pPr>
          </w:p>
        </w:tc>
        <w:tc>
          <w:tcPr>
            <w:tcW w:w="3978" w:type="pct"/>
            <w:hideMark/>
          </w:tcPr>
          <w:p w14:paraId="6AD696CA" w14:textId="69141A71" w:rsidR="004D694D" w:rsidRPr="00004480" w:rsidRDefault="004D694D">
            <w:pPr>
              <w:rPr>
                <w:lang w:eastAsia="fr-FR"/>
              </w:rPr>
            </w:pPr>
            <w:r w:rsidRPr="00004480">
              <w:rPr>
                <w:lang w:eastAsia="fr-FR"/>
              </w:rPr>
              <w:t>Technical component, wrapping web queries (HTTP, HTTP/S) to ESRI interna</w:t>
            </w:r>
            <w:r w:rsidR="00F32177" w:rsidRPr="00004480">
              <w:rPr>
                <w:lang w:eastAsia="fr-FR"/>
              </w:rPr>
              <w:t>l</w:t>
            </w:r>
            <w:r w:rsidRPr="00004480">
              <w:rPr>
                <w:lang w:eastAsia="fr-FR"/>
              </w:rPr>
              <w:t xml:space="preserve"> components (ArcGIS Portal, ArcGIS Server). It acts as a reverse proxy, inside IIS, and performs technical features. Essentially:</w:t>
            </w:r>
          </w:p>
          <w:p w14:paraId="4563A52A" w14:textId="77777777" w:rsidR="004D694D" w:rsidRPr="00004480" w:rsidRDefault="004D694D">
            <w:pPr>
              <w:rPr>
                <w:lang w:eastAsia="fr-FR"/>
              </w:rPr>
            </w:pPr>
            <w:r w:rsidRPr="00004480">
              <w:rPr>
                <w:lang w:eastAsia="fr-FR"/>
              </w:rPr>
              <w:t>Web queries wrapping to ESRI ports</w:t>
            </w:r>
          </w:p>
          <w:p w14:paraId="1AC417BF" w14:textId="77777777" w:rsidR="004D694D" w:rsidRPr="00004480" w:rsidRDefault="004D694D">
            <w:pPr>
              <w:rPr>
                <w:lang w:eastAsia="fr-FR"/>
              </w:rPr>
            </w:pPr>
            <w:r w:rsidRPr="00004480">
              <w:rPr>
                <w:lang w:eastAsia="fr-FR"/>
              </w:rPr>
              <w:t>Users identification and SSO integration</w:t>
            </w:r>
          </w:p>
          <w:p w14:paraId="6FCFCBE8" w14:textId="77777777" w:rsidR="004D694D" w:rsidRPr="00004480" w:rsidRDefault="004D694D">
            <w:pPr>
              <w:rPr>
                <w:lang w:eastAsia="fr-FR"/>
              </w:rPr>
            </w:pPr>
            <w:r w:rsidRPr="00004480">
              <w:rPr>
                <w:lang w:eastAsia="fr-FR"/>
              </w:rPr>
              <w:t>There will be one webadaptor on top of ArGIS Portal, and one on top of ArcGIS Server.</w:t>
            </w:r>
          </w:p>
        </w:tc>
      </w:tr>
      <w:tr w:rsidR="004D694D" w:rsidRPr="00151FBF" w14:paraId="1F5B6927" w14:textId="77777777" w:rsidTr="005633C5">
        <w:tc>
          <w:tcPr>
            <w:tcW w:w="813" w:type="pct"/>
            <w:hideMark/>
          </w:tcPr>
          <w:p w14:paraId="386F16A0" w14:textId="77777777" w:rsidR="004D694D" w:rsidRPr="00D957C3" w:rsidRDefault="004D694D">
            <w:pPr>
              <w:rPr>
                <w:b/>
                <w:color w:val="0070C0"/>
                <w:lang w:eastAsia="fr-FR"/>
              </w:rPr>
            </w:pPr>
            <w:r w:rsidRPr="00D957C3">
              <w:rPr>
                <w:b/>
                <w:color w:val="0070C0"/>
                <w:lang w:eastAsia="fr-FR"/>
              </w:rPr>
              <w:t>ArcGIS Server</w:t>
            </w:r>
          </w:p>
        </w:tc>
        <w:tc>
          <w:tcPr>
            <w:tcW w:w="208" w:type="pct"/>
          </w:tcPr>
          <w:p w14:paraId="18C3CA19" w14:textId="77777777" w:rsidR="004D694D" w:rsidRPr="00004480" w:rsidRDefault="004D694D">
            <w:pPr>
              <w:rPr>
                <w:lang w:eastAsia="fr-FR"/>
              </w:rPr>
            </w:pPr>
          </w:p>
        </w:tc>
        <w:tc>
          <w:tcPr>
            <w:tcW w:w="3978" w:type="pct"/>
            <w:hideMark/>
          </w:tcPr>
          <w:p w14:paraId="2A2CEFFC" w14:textId="77777777" w:rsidR="004D694D" w:rsidRPr="00004480" w:rsidRDefault="004D694D">
            <w:pPr>
              <w:rPr>
                <w:lang w:eastAsia="fr-FR"/>
              </w:rPr>
            </w:pPr>
            <w:r w:rsidRPr="00004480">
              <w:rPr>
                <w:lang w:eastAsia="fr-FR"/>
              </w:rPr>
              <w:t>Expose REST Services for GIS Data, to deliver:</w:t>
            </w:r>
          </w:p>
          <w:p w14:paraId="18FF544A" w14:textId="77777777" w:rsidR="004D694D" w:rsidRPr="00004480" w:rsidRDefault="004D694D">
            <w:pPr>
              <w:rPr>
                <w:lang w:eastAsia="fr-FR"/>
              </w:rPr>
            </w:pPr>
            <w:r w:rsidRPr="00004480">
              <w:rPr>
                <w:lang w:eastAsia="fr-FR"/>
              </w:rPr>
              <w:t>Backgrounds</w:t>
            </w:r>
          </w:p>
          <w:p w14:paraId="16516823" w14:textId="77777777" w:rsidR="004D694D" w:rsidRPr="00004480" w:rsidRDefault="004D694D">
            <w:pPr>
              <w:rPr>
                <w:lang w:eastAsia="fr-FR"/>
              </w:rPr>
            </w:pPr>
            <w:r w:rsidRPr="00004480">
              <w:rPr>
                <w:lang w:eastAsia="fr-FR"/>
              </w:rPr>
              <w:t>Geographical assets layers</w:t>
            </w:r>
          </w:p>
          <w:p w14:paraId="4C14C49B" w14:textId="77777777" w:rsidR="004D694D" w:rsidRPr="00004480" w:rsidRDefault="004D694D">
            <w:pPr>
              <w:rPr>
                <w:lang w:eastAsia="fr-FR"/>
              </w:rPr>
            </w:pPr>
            <w:r w:rsidRPr="00004480">
              <w:rPr>
                <w:lang w:eastAsia="fr-FR"/>
              </w:rPr>
              <w:t>Geographical data layers (roads, administrative boundaries, …)</w:t>
            </w:r>
          </w:p>
          <w:p w14:paraId="53C7497F" w14:textId="77777777" w:rsidR="004D694D" w:rsidRPr="00004480" w:rsidRDefault="004D694D">
            <w:pPr>
              <w:rPr>
                <w:lang w:eastAsia="fr-FR"/>
              </w:rPr>
            </w:pPr>
            <w:r w:rsidRPr="00004480">
              <w:rPr>
                <w:lang w:eastAsia="fr-FR"/>
              </w:rPr>
              <w:t>Advanced services (for instance addresses geocoding/reverse geocoding)</w:t>
            </w:r>
          </w:p>
        </w:tc>
      </w:tr>
      <w:tr w:rsidR="004D694D" w:rsidRPr="00151FBF" w14:paraId="4720EA8E" w14:textId="77777777" w:rsidTr="005633C5">
        <w:tc>
          <w:tcPr>
            <w:tcW w:w="813" w:type="pct"/>
          </w:tcPr>
          <w:p w14:paraId="10DDB2BF" w14:textId="77777777" w:rsidR="004D694D" w:rsidRPr="00D957C3" w:rsidRDefault="004D694D">
            <w:pPr>
              <w:rPr>
                <w:b/>
                <w:color w:val="0070C0"/>
                <w:lang w:eastAsia="fr-FR"/>
              </w:rPr>
            </w:pPr>
            <w:r w:rsidRPr="00D957C3">
              <w:rPr>
                <w:b/>
                <w:color w:val="0070C0"/>
                <w:lang w:eastAsia="fr-FR"/>
              </w:rPr>
              <w:t>ArcGIS Portal</w:t>
            </w:r>
          </w:p>
        </w:tc>
        <w:tc>
          <w:tcPr>
            <w:tcW w:w="208" w:type="pct"/>
          </w:tcPr>
          <w:p w14:paraId="241EF7FF" w14:textId="77777777" w:rsidR="004D694D" w:rsidRPr="00004480" w:rsidRDefault="004D694D">
            <w:pPr>
              <w:rPr>
                <w:lang w:eastAsia="fr-FR"/>
              </w:rPr>
            </w:pPr>
          </w:p>
        </w:tc>
        <w:tc>
          <w:tcPr>
            <w:tcW w:w="3978" w:type="pct"/>
          </w:tcPr>
          <w:p w14:paraId="531CA45D" w14:textId="77777777" w:rsidR="004D694D" w:rsidRPr="00004480" w:rsidRDefault="004D694D">
            <w:pPr>
              <w:rPr>
                <w:lang w:eastAsia="fr-FR"/>
              </w:rPr>
            </w:pPr>
            <w:r w:rsidRPr="00004480">
              <w:rPr>
                <w:lang w:eastAsia="fr-FR"/>
              </w:rPr>
              <w:t xml:space="preserve">Front portal, that: </w:t>
            </w:r>
          </w:p>
          <w:p w14:paraId="0CDA5C81" w14:textId="77777777" w:rsidR="004D694D" w:rsidRPr="00004480" w:rsidRDefault="004D694D">
            <w:pPr>
              <w:rPr>
                <w:lang w:eastAsia="fr-FR"/>
              </w:rPr>
            </w:pPr>
            <w:r w:rsidRPr="00004480">
              <w:rPr>
                <w:lang w:eastAsia="fr-FR"/>
              </w:rPr>
              <w:t>Manage users and RBAC policy</w:t>
            </w:r>
          </w:p>
          <w:p w14:paraId="301B76BD" w14:textId="77777777" w:rsidR="004D694D" w:rsidRPr="00004480" w:rsidRDefault="004D694D">
            <w:pPr>
              <w:rPr>
                <w:lang w:eastAsia="fr-FR"/>
              </w:rPr>
            </w:pPr>
            <w:r w:rsidRPr="00004480">
              <w:rPr>
                <w:lang w:eastAsia="fr-FR"/>
              </w:rPr>
              <w:t>Expose webmaps (interactive maps: zoom, pan, add/remove layers)</w:t>
            </w:r>
          </w:p>
          <w:p w14:paraId="28A6FB24" w14:textId="77777777" w:rsidR="004D694D" w:rsidRPr="00004480" w:rsidRDefault="004D694D">
            <w:pPr>
              <w:rPr>
                <w:lang w:eastAsia="fr-FR"/>
              </w:rPr>
            </w:pPr>
            <w:r w:rsidRPr="00004480">
              <w:rPr>
                <w:lang w:eastAsia="fr-FR"/>
              </w:rPr>
              <w:t>Expose webapps (applications : advanced functionalities)</w:t>
            </w:r>
          </w:p>
          <w:p w14:paraId="28FD5CAF" w14:textId="77777777" w:rsidR="004D694D" w:rsidRPr="00004480" w:rsidRDefault="004D694D">
            <w:pPr>
              <w:rPr>
                <w:lang w:eastAsia="fr-FR"/>
              </w:rPr>
            </w:pPr>
            <w:r w:rsidRPr="00004480">
              <w:rPr>
                <w:lang w:eastAsia="fr-FR"/>
              </w:rPr>
              <w:t>Expose surveys, dashboards, …</w:t>
            </w:r>
          </w:p>
          <w:p w14:paraId="1AD97FCA" w14:textId="77777777" w:rsidR="004D694D" w:rsidRPr="00004480" w:rsidRDefault="004D694D">
            <w:pPr>
              <w:rPr>
                <w:lang w:eastAsia="fr-FR"/>
              </w:rPr>
            </w:pPr>
            <w:r w:rsidRPr="00004480">
              <w:rPr>
                <w:lang w:eastAsia="fr-FR"/>
              </w:rPr>
              <w:t>Expose and serve mobile apps : field workers, surveys, …</w:t>
            </w:r>
          </w:p>
          <w:p w14:paraId="25083689" w14:textId="77777777" w:rsidR="004D694D" w:rsidRPr="00004480" w:rsidRDefault="004D694D">
            <w:pPr>
              <w:rPr>
                <w:lang w:eastAsia="fr-FR"/>
              </w:rPr>
            </w:pPr>
          </w:p>
        </w:tc>
      </w:tr>
      <w:tr w:rsidR="004D694D" w:rsidRPr="00151FBF" w14:paraId="04BAE86C" w14:textId="77777777" w:rsidTr="005633C5">
        <w:tc>
          <w:tcPr>
            <w:tcW w:w="813" w:type="pct"/>
          </w:tcPr>
          <w:p w14:paraId="54D319AF" w14:textId="77777777" w:rsidR="004D694D" w:rsidRPr="00D957C3" w:rsidRDefault="004D694D">
            <w:pPr>
              <w:rPr>
                <w:b/>
                <w:color w:val="0070C0"/>
                <w:lang w:eastAsia="fr-FR"/>
              </w:rPr>
            </w:pPr>
            <w:r w:rsidRPr="00D957C3">
              <w:rPr>
                <w:b/>
                <w:color w:val="0070C0"/>
                <w:lang w:eastAsia="fr-FR"/>
              </w:rPr>
              <w:t>3-GIS Services</w:t>
            </w:r>
          </w:p>
        </w:tc>
        <w:tc>
          <w:tcPr>
            <w:tcW w:w="208" w:type="pct"/>
          </w:tcPr>
          <w:p w14:paraId="418D2F15" w14:textId="77777777" w:rsidR="004D694D" w:rsidRPr="00004480" w:rsidRDefault="004D694D">
            <w:pPr>
              <w:rPr>
                <w:lang w:eastAsia="fr-FR"/>
              </w:rPr>
            </w:pPr>
          </w:p>
        </w:tc>
        <w:tc>
          <w:tcPr>
            <w:tcW w:w="3978" w:type="pct"/>
          </w:tcPr>
          <w:p w14:paraId="605410AB" w14:textId="77777777" w:rsidR="004D694D" w:rsidRPr="00004480" w:rsidRDefault="004D694D">
            <w:pPr>
              <w:rPr>
                <w:lang w:eastAsia="fr-FR"/>
              </w:rPr>
            </w:pPr>
            <w:r w:rsidRPr="00004480">
              <w:rPr>
                <w:lang w:eastAsia="fr-FR"/>
              </w:rPr>
              <w:t>Expose Assets business services:</w:t>
            </w:r>
          </w:p>
          <w:p w14:paraId="14105A5F" w14:textId="77777777" w:rsidR="004D694D" w:rsidRPr="00004480" w:rsidRDefault="004D694D">
            <w:pPr>
              <w:rPr>
                <w:lang w:eastAsia="fr-FR"/>
              </w:rPr>
            </w:pPr>
            <w:r w:rsidRPr="00004480">
              <w:rPr>
                <w:lang w:eastAsia="fr-FR"/>
              </w:rPr>
              <w:t>Datamodel for assets</w:t>
            </w:r>
          </w:p>
          <w:p w14:paraId="5267B7B7" w14:textId="77777777" w:rsidR="004D694D" w:rsidRPr="00004480" w:rsidRDefault="004D694D">
            <w:pPr>
              <w:rPr>
                <w:lang w:eastAsia="fr-FR"/>
              </w:rPr>
            </w:pPr>
            <w:r w:rsidRPr="00004480">
              <w:rPr>
                <w:lang w:eastAsia="fr-FR"/>
              </w:rPr>
              <w:t>CRUD, including constraints, for geographical and non geographical assets</w:t>
            </w:r>
          </w:p>
          <w:p w14:paraId="6FFFD313" w14:textId="77777777" w:rsidR="004D694D" w:rsidRPr="00004480" w:rsidRDefault="004D694D">
            <w:pPr>
              <w:rPr>
                <w:lang w:eastAsia="fr-FR"/>
              </w:rPr>
            </w:pPr>
            <w:r w:rsidRPr="00004480">
              <w:rPr>
                <w:lang w:eastAsia="fr-FR"/>
              </w:rPr>
              <w:t>Traces, routes, impacts…</w:t>
            </w:r>
          </w:p>
          <w:p w14:paraId="445179D0" w14:textId="1E7B37B5" w:rsidR="004D694D" w:rsidRPr="00004480" w:rsidRDefault="004D694D">
            <w:pPr>
              <w:rPr>
                <w:lang w:eastAsia="fr-FR"/>
              </w:rPr>
            </w:pPr>
            <w:r w:rsidRPr="00004480">
              <w:rPr>
                <w:lang w:eastAsia="fr-FR"/>
              </w:rPr>
              <w:t xml:space="preserve">3-GIS services rely on ArcGIS Services for </w:t>
            </w:r>
            <w:r w:rsidR="00DB7847" w:rsidRPr="00004480">
              <w:rPr>
                <w:lang w:eastAsia="fr-FR"/>
              </w:rPr>
              <w:t>geographical</w:t>
            </w:r>
            <w:r w:rsidRPr="00004480">
              <w:rPr>
                <w:lang w:eastAsia="fr-FR"/>
              </w:rPr>
              <w:t xml:space="preserve"> part.</w:t>
            </w:r>
          </w:p>
        </w:tc>
      </w:tr>
      <w:tr w:rsidR="004D694D" w:rsidRPr="00151FBF" w14:paraId="2950453B" w14:textId="77777777" w:rsidTr="005633C5">
        <w:tc>
          <w:tcPr>
            <w:tcW w:w="813" w:type="pct"/>
          </w:tcPr>
          <w:p w14:paraId="11733222" w14:textId="77777777" w:rsidR="004D694D" w:rsidRPr="00D957C3" w:rsidRDefault="004D694D">
            <w:pPr>
              <w:rPr>
                <w:b/>
                <w:color w:val="0070C0"/>
                <w:lang w:eastAsia="fr-FR"/>
              </w:rPr>
            </w:pPr>
            <w:r w:rsidRPr="00D957C3">
              <w:rPr>
                <w:b/>
                <w:color w:val="0070C0"/>
                <w:lang w:eastAsia="fr-FR"/>
              </w:rPr>
              <w:t>3-GIS Mobile App</w:t>
            </w:r>
          </w:p>
        </w:tc>
        <w:tc>
          <w:tcPr>
            <w:tcW w:w="208" w:type="pct"/>
          </w:tcPr>
          <w:p w14:paraId="0B56ECFD" w14:textId="77777777" w:rsidR="004D694D" w:rsidRPr="00004480" w:rsidRDefault="004D694D">
            <w:pPr>
              <w:rPr>
                <w:lang w:eastAsia="fr-FR"/>
              </w:rPr>
            </w:pPr>
          </w:p>
        </w:tc>
        <w:tc>
          <w:tcPr>
            <w:tcW w:w="3978" w:type="pct"/>
          </w:tcPr>
          <w:p w14:paraId="20CE66F3" w14:textId="77777777" w:rsidR="004D694D" w:rsidRPr="00004480" w:rsidRDefault="004D694D">
            <w:pPr>
              <w:rPr>
                <w:lang w:eastAsia="fr-FR"/>
              </w:rPr>
            </w:pPr>
            <w:r w:rsidRPr="00004480">
              <w:rPr>
                <w:lang w:eastAsia="fr-FR"/>
              </w:rPr>
              <w:t>Mobile application, consuming 3-GIS and ArcGIS Services, for field workers</w:t>
            </w:r>
          </w:p>
        </w:tc>
      </w:tr>
      <w:tr w:rsidR="004D694D" w:rsidRPr="00151FBF" w14:paraId="5AA0B7B9" w14:textId="77777777" w:rsidTr="005633C5">
        <w:tc>
          <w:tcPr>
            <w:tcW w:w="813" w:type="pct"/>
          </w:tcPr>
          <w:p w14:paraId="077CB0D1" w14:textId="77777777" w:rsidR="004D694D" w:rsidRPr="00D957C3" w:rsidRDefault="004D694D">
            <w:pPr>
              <w:rPr>
                <w:b/>
                <w:color w:val="0070C0"/>
                <w:lang w:eastAsia="fr-FR"/>
              </w:rPr>
            </w:pPr>
            <w:r w:rsidRPr="00D957C3">
              <w:rPr>
                <w:b/>
                <w:color w:val="0070C0"/>
                <w:lang w:eastAsia="fr-FR"/>
              </w:rPr>
              <w:t>3-GIS Web application</w:t>
            </w:r>
          </w:p>
        </w:tc>
        <w:tc>
          <w:tcPr>
            <w:tcW w:w="208" w:type="pct"/>
          </w:tcPr>
          <w:p w14:paraId="5598073C" w14:textId="77777777" w:rsidR="004D694D" w:rsidRPr="00004480" w:rsidRDefault="004D694D">
            <w:pPr>
              <w:rPr>
                <w:lang w:eastAsia="fr-FR"/>
              </w:rPr>
            </w:pPr>
          </w:p>
        </w:tc>
        <w:tc>
          <w:tcPr>
            <w:tcW w:w="3978" w:type="pct"/>
          </w:tcPr>
          <w:p w14:paraId="445A634F" w14:textId="77777777" w:rsidR="004D694D" w:rsidRPr="00004480" w:rsidRDefault="004D694D">
            <w:pPr>
              <w:rPr>
                <w:lang w:eastAsia="fr-FR"/>
              </w:rPr>
            </w:pPr>
            <w:r w:rsidRPr="00004480">
              <w:rPr>
                <w:lang w:eastAsia="fr-FR"/>
              </w:rPr>
              <w:t>Web Application, consuming 3-GIS and ArcGIS Services,  that manage geographical and non geographical assets</w:t>
            </w:r>
          </w:p>
        </w:tc>
      </w:tr>
      <w:tr w:rsidR="004D694D" w:rsidRPr="00151FBF" w14:paraId="7EDB5410" w14:textId="77777777" w:rsidTr="005633C5">
        <w:tc>
          <w:tcPr>
            <w:tcW w:w="813" w:type="pct"/>
            <w:tcBorders>
              <w:bottom w:val="single" w:sz="4" w:space="0" w:color="D0CECE" w:themeColor="background2" w:themeShade="E6"/>
            </w:tcBorders>
          </w:tcPr>
          <w:p w14:paraId="62B50EDE" w14:textId="77777777" w:rsidR="004D694D" w:rsidRPr="00D957C3" w:rsidRDefault="004D694D">
            <w:pPr>
              <w:rPr>
                <w:b/>
                <w:color w:val="0070C0"/>
                <w:lang w:eastAsia="fr-FR"/>
              </w:rPr>
            </w:pPr>
            <w:r w:rsidRPr="00D957C3">
              <w:rPr>
                <w:b/>
                <w:color w:val="0070C0"/>
                <w:lang w:eastAsia="fr-FR"/>
              </w:rPr>
              <w:t>Database</w:t>
            </w:r>
          </w:p>
        </w:tc>
        <w:tc>
          <w:tcPr>
            <w:tcW w:w="208" w:type="pct"/>
            <w:tcBorders>
              <w:bottom w:val="single" w:sz="4" w:space="0" w:color="D0CECE" w:themeColor="background2" w:themeShade="E6"/>
            </w:tcBorders>
          </w:tcPr>
          <w:p w14:paraId="5708529C" w14:textId="77777777" w:rsidR="004D694D" w:rsidRPr="00004480" w:rsidRDefault="004D694D">
            <w:pPr>
              <w:rPr>
                <w:lang w:eastAsia="fr-FR"/>
              </w:rPr>
            </w:pPr>
          </w:p>
        </w:tc>
        <w:tc>
          <w:tcPr>
            <w:tcW w:w="3978" w:type="pct"/>
            <w:tcBorders>
              <w:bottom w:val="single" w:sz="4" w:space="0" w:color="D0CECE" w:themeColor="background2" w:themeShade="E6"/>
            </w:tcBorders>
          </w:tcPr>
          <w:p w14:paraId="7555FD17" w14:textId="77777777" w:rsidR="004D694D" w:rsidRPr="00004480" w:rsidRDefault="004D694D">
            <w:pPr>
              <w:rPr>
                <w:lang w:eastAsia="fr-FR"/>
              </w:rPr>
            </w:pPr>
            <w:r w:rsidRPr="00004480">
              <w:rPr>
                <w:lang w:eastAsia="fr-FR"/>
              </w:rPr>
              <w:t>Geodatabase (ESRI) extended with Assets managed by 3-GIS.</w:t>
            </w:r>
          </w:p>
        </w:tc>
      </w:tr>
      <w:tr w:rsidR="004D694D" w:rsidRPr="00151FBF" w14:paraId="3A79CC41" w14:textId="77777777" w:rsidTr="005633C5">
        <w:tc>
          <w:tcPr>
            <w:tcW w:w="813" w:type="pct"/>
            <w:tcBorders>
              <w:top w:val="single" w:sz="4" w:space="0" w:color="D0CECE" w:themeColor="background2" w:themeShade="E6"/>
              <w:bottom w:val="single" w:sz="4" w:space="0" w:color="D0CECE" w:themeColor="background2" w:themeShade="E6"/>
            </w:tcBorders>
          </w:tcPr>
          <w:p w14:paraId="3F34DBA1" w14:textId="77777777" w:rsidR="004D694D" w:rsidRPr="00D957C3" w:rsidRDefault="004D694D">
            <w:pPr>
              <w:rPr>
                <w:b/>
                <w:color w:val="0070C0"/>
                <w:lang w:eastAsia="fr-FR"/>
              </w:rPr>
            </w:pPr>
            <w:r w:rsidRPr="00D957C3">
              <w:rPr>
                <w:b/>
                <w:color w:val="0070C0"/>
                <w:lang w:eastAsia="fr-FR"/>
              </w:rPr>
              <w:t>FME</w:t>
            </w:r>
          </w:p>
        </w:tc>
        <w:tc>
          <w:tcPr>
            <w:tcW w:w="208" w:type="pct"/>
            <w:tcBorders>
              <w:top w:val="single" w:sz="4" w:space="0" w:color="D0CECE" w:themeColor="background2" w:themeShade="E6"/>
              <w:bottom w:val="single" w:sz="4" w:space="0" w:color="D0CECE" w:themeColor="background2" w:themeShade="E6"/>
            </w:tcBorders>
          </w:tcPr>
          <w:p w14:paraId="69DA8607" w14:textId="77777777" w:rsidR="004D694D" w:rsidRPr="00004480" w:rsidRDefault="004D694D">
            <w:pPr>
              <w:rPr>
                <w:lang w:eastAsia="fr-FR"/>
              </w:rPr>
            </w:pPr>
          </w:p>
        </w:tc>
        <w:tc>
          <w:tcPr>
            <w:tcW w:w="3978" w:type="pct"/>
            <w:tcBorders>
              <w:top w:val="single" w:sz="4" w:space="0" w:color="D0CECE" w:themeColor="background2" w:themeShade="E6"/>
              <w:bottom w:val="single" w:sz="4" w:space="0" w:color="D0CECE" w:themeColor="background2" w:themeShade="E6"/>
            </w:tcBorders>
          </w:tcPr>
          <w:p w14:paraId="7F54B2E0" w14:textId="77777777" w:rsidR="004D694D" w:rsidRPr="00004480" w:rsidRDefault="004D694D">
            <w:pPr>
              <w:rPr>
                <w:lang w:eastAsia="fr-FR"/>
              </w:rPr>
            </w:pPr>
            <w:r w:rsidRPr="00004480">
              <w:rPr>
                <w:lang w:eastAsia="fr-FR"/>
              </w:rPr>
              <w:t>FME Tool is a “spatial ETL”, capable of:</w:t>
            </w:r>
          </w:p>
          <w:p w14:paraId="6F5F30A3" w14:textId="77777777" w:rsidR="004D694D" w:rsidRPr="00004480" w:rsidRDefault="004D694D">
            <w:pPr>
              <w:rPr>
                <w:lang w:eastAsia="fr-FR"/>
              </w:rPr>
            </w:pPr>
            <w:r w:rsidRPr="00004480">
              <w:rPr>
                <w:lang w:eastAsia="fr-FR"/>
              </w:rPr>
              <w:t>Supporting ESRI API</w:t>
            </w:r>
          </w:p>
          <w:p w14:paraId="31D9C165" w14:textId="77777777" w:rsidR="004D694D" w:rsidRPr="00004480" w:rsidRDefault="004D694D">
            <w:pPr>
              <w:rPr>
                <w:lang w:eastAsia="fr-FR"/>
              </w:rPr>
            </w:pPr>
            <w:r w:rsidRPr="00004480">
              <w:rPr>
                <w:lang w:eastAsia="fr-FR"/>
              </w:rPr>
              <w:t>Integrate and/or export CAD and/or Spatial files</w:t>
            </w:r>
          </w:p>
          <w:p w14:paraId="09DD13FD" w14:textId="77777777" w:rsidR="004D694D" w:rsidRPr="00004480" w:rsidRDefault="004D694D">
            <w:pPr>
              <w:rPr>
                <w:lang w:eastAsia="fr-FR"/>
              </w:rPr>
            </w:pPr>
            <w:r w:rsidRPr="00004480">
              <w:rPr>
                <w:lang w:eastAsia="fr-FR"/>
              </w:rPr>
              <w:t>Perform spatial checks</w:t>
            </w:r>
          </w:p>
          <w:p w14:paraId="015491A7" w14:textId="77777777" w:rsidR="004D694D" w:rsidRPr="00004480" w:rsidRDefault="004D694D">
            <w:pPr>
              <w:rPr>
                <w:lang w:eastAsia="fr-FR"/>
              </w:rPr>
            </w:pPr>
            <w:r w:rsidRPr="00004480">
              <w:rPr>
                <w:lang w:eastAsia="fr-FR"/>
              </w:rPr>
              <w:t xml:space="preserve">Perform spatial transformations. </w:t>
            </w:r>
          </w:p>
          <w:p w14:paraId="246464BF" w14:textId="518EBB3A" w:rsidR="004D694D" w:rsidRPr="00004480" w:rsidRDefault="004D694D">
            <w:pPr>
              <w:rPr>
                <w:lang w:eastAsia="fr-FR"/>
              </w:rPr>
            </w:pPr>
            <w:r w:rsidRPr="00004480">
              <w:rPr>
                <w:lang w:eastAsia="fr-FR"/>
              </w:rPr>
              <w:t xml:space="preserve">FME will be mainly used for initial and/or incremental data migration. It will then be used for bulk import/export, or for asynchronous exports requiring advanced transformation or massive data processing. In this second case, </w:t>
            </w:r>
            <w:r w:rsidR="00DB7847" w:rsidRPr="00004480">
              <w:rPr>
                <w:lang w:eastAsia="fr-FR"/>
              </w:rPr>
              <w:t>it</w:t>
            </w:r>
            <w:r w:rsidRPr="00004480">
              <w:rPr>
                <w:lang w:eastAsia="fr-FR"/>
              </w:rPr>
              <w:t xml:space="preserve"> will be managed by specific services.</w:t>
            </w:r>
          </w:p>
        </w:tc>
      </w:tr>
    </w:tbl>
    <w:p w14:paraId="6D9DA8EC" w14:textId="77777777" w:rsidR="004D694D" w:rsidRDefault="004D694D" w:rsidP="004D694D"/>
    <w:p w14:paraId="54665D05" w14:textId="77777777" w:rsidR="004D694D" w:rsidRPr="001048BA" w:rsidRDefault="004D694D" w:rsidP="004D694D">
      <w:pPr>
        <w:rPr>
          <w:lang w:eastAsia="en-AU"/>
        </w:rPr>
      </w:pPr>
      <w:r w:rsidRPr="001048BA">
        <w:rPr>
          <w:lang w:eastAsia="en-AU"/>
        </w:rPr>
        <w:t>To simplify usage and integration of these services, we will add a set of specific services, that will use 3-GIS and/or ESRI services and expose a high-level API:</w:t>
      </w:r>
    </w:p>
    <w:p w14:paraId="760B693F" w14:textId="77777777" w:rsidR="004D694D" w:rsidRPr="001048BA" w:rsidRDefault="004D694D" w:rsidP="00275D4E">
      <w:pPr>
        <w:pStyle w:val="ListParagraph"/>
        <w:numPr>
          <w:ilvl w:val="0"/>
          <w:numId w:val="61"/>
        </w:numPr>
      </w:pPr>
      <w:r w:rsidRPr="001048BA">
        <w:t>Simplifying usage for logical network access</w:t>
      </w:r>
    </w:p>
    <w:p w14:paraId="2ED18D53" w14:textId="77777777" w:rsidR="004D694D" w:rsidRPr="001048BA" w:rsidRDefault="004D694D" w:rsidP="00275D4E">
      <w:pPr>
        <w:pStyle w:val="ListParagraph"/>
        <w:numPr>
          <w:ilvl w:val="0"/>
          <w:numId w:val="61"/>
        </w:numPr>
      </w:pPr>
      <w:r w:rsidRPr="001048BA">
        <w:t>Integrating transversal workflows (realize tasks and signal termination)</w:t>
      </w:r>
    </w:p>
    <w:p w14:paraId="3827714F" w14:textId="77777777" w:rsidR="004D694D" w:rsidRPr="001048BA" w:rsidRDefault="004D694D" w:rsidP="00275D4E">
      <w:pPr>
        <w:pStyle w:val="ListParagraph"/>
        <w:numPr>
          <w:ilvl w:val="0"/>
          <w:numId w:val="61"/>
        </w:numPr>
        <w:rPr>
          <w:lang w:eastAsia="en-US"/>
        </w:rPr>
      </w:pPr>
      <w:r w:rsidRPr="001048BA">
        <w:t>managing observability</w:t>
      </w:r>
    </w:p>
    <w:p w14:paraId="5C32BA77" w14:textId="77777777" w:rsidR="004D694D" w:rsidRPr="001048BA" w:rsidRDefault="004D694D" w:rsidP="004D694D">
      <w:pPr>
        <w:rPr>
          <w:lang w:eastAsia="en-AU"/>
        </w:rPr>
      </w:pPr>
    </w:p>
    <w:tbl>
      <w:tblPr>
        <w:tblStyle w:val="ColorfulList1"/>
        <w:tblW w:w="0" w:type="auto"/>
        <w:tblBorders>
          <w:insideH w:val="single" w:sz="4" w:space="0" w:color="D0CECE" w:themeColor="background2" w:themeShade="E6"/>
        </w:tblBorders>
        <w:tblLayout w:type="fixed"/>
        <w:tblLook w:val="04A0" w:firstRow="1" w:lastRow="0" w:firstColumn="1" w:lastColumn="0" w:noHBand="0" w:noVBand="1"/>
      </w:tblPr>
      <w:tblGrid>
        <w:gridCol w:w="1467"/>
        <w:gridCol w:w="376"/>
        <w:gridCol w:w="7177"/>
      </w:tblGrid>
      <w:tr w:rsidR="004D694D" w:rsidRPr="001765A7" w14:paraId="2681143C" w14:textId="77777777" w:rsidTr="009056E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467" w:type="dxa"/>
            <w:tcBorders>
              <w:bottom w:val="single" w:sz="4" w:space="0" w:color="D0CECE" w:themeColor="background2" w:themeShade="E6"/>
            </w:tcBorders>
            <w:shd w:val="clear" w:color="auto" w:fill="0070C0"/>
            <w:vAlign w:val="center"/>
            <w:hideMark/>
          </w:tcPr>
          <w:p w14:paraId="21284E1C" w14:textId="77777777" w:rsidR="004D694D" w:rsidRPr="001765A7" w:rsidRDefault="004D694D" w:rsidP="001765A7">
            <w:pPr>
              <w:jc w:val="left"/>
              <w:rPr>
                <w:color w:val="FFFFFF" w:themeColor="background1"/>
                <w:lang w:eastAsia="fr-FR"/>
              </w:rPr>
            </w:pPr>
            <w:r w:rsidRPr="001765A7">
              <w:rPr>
                <w:color w:val="FFFFFF" w:themeColor="background1"/>
                <w:lang w:eastAsia="fr-FR"/>
              </w:rPr>
              <w:t>Component</w:t>
            </w:r>
          </w:p>
        </w:tc>
        <w:tc>
          <w:tcPr>
            <w:tcW w:w="376" w:type="dxa"/>
            <w:tcBorders>
              <w:bottom w:val="single" w:sz="4" w:space="0" w:color="D0CECE" w:themeColor="background2" w:themeShade="E6"/>
            </w:tcBorders>
            <w:shd w:val="clear" w:color="auto" w:fill="0070C0"/>
            <w:vAlign w:val="center"/>
          </w:tcPr>
          <w:p w14:paraId="22494AB6" w14:textId="77777777" w:rsidR="004D694D" w:rsidRPr="001765A7" w:rsidRDefault="004D694D" w:rsidP="001765A7">
            <w:pPr>
              <w:jc w:val="left"/>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p>
        </w:tc>
        <w:tc>
          <w:tcPr>
            <w:tcW w:w="7177" w:type="dxa"/>
            <w:tcBorders>
              <w:bottom w:val="single" w:sz="4" w:space="0" w:color="D0CECE" w:themeColor="background2" w:themeShade="E6"/>
            </w:tcBorders>
            <w:shd w:val="clear" w:color="auto" w:fill="0070C0"/>
            <w:vAlign w:val="center"/>
            <w:hideMark/>
          </w:tcPr>
          <w:p w14:paraId="70C3E6FB" w14:textId="77777777" w:rsidR="004D694D" w:rsidRPr="001765A7" w:rsidRDefault="004D694D" w:rsidP="001765A7">
            <w:pPr>
              <w:jc w:val="left"/>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r w:rsidRPr="001765A7">
              <w:rPr>
                <w:color w:val="FFFFFF" w:themeColor="background1"/>
                <w:lang w:eastAsia="fr-FR"/>
              </w:rPr>
              <w:t>Description and Role</w:t>
            </w:r>
          </w:p>
        </w:tc>
      </w:tr>
      <w:tr w:rsidR="004D694D" w:rsidRPr="00151FBF" w14:paraId="47ACF078" w14:textId="77777777" w:rsidTr="009056E7">
        <w:trPr>
          <w:cnfStyle w:val="000000100000" w:firstRow="0" w:lastRow="0" w:firstColumn="0" w:lastColumn="0" w:oddVBand="0" w:evenVBand="0" w:oddHBand="1" w:evenHBand="0" w:firstRowFirstColumn="0" w:firstRowLastColumn="0" w:lastRowFirstColumn="0" w:lastRowLastColumn="0"/>
          <w:trHeight w:val="2242"/>
        </w:trPr>
        <w:tc>
          <w:tcPr>
            <w:cnfStyle w:val="001000000000" w:firstRow="0" w:lastRow="0" w:firstColumn="1" w:lastColumn="0" w:oddVBand="0" w:evenVBand="0" w:oddHBand="0" w:evenHBand="0" w:firstRowFirstColumn="0" w:firstRowLastColumn="0" w:lastRowFirstColumn="0" w:lastRowLastColumn="0"/>
            <w:tcW w:w="1467" w:type="dxa"/>
            <w:tcBorders>
              <w:top w:val="single" w:sz="4" w:space="0" w:color="D0CECE" w:themeColor="background2" w:themeShade="E6"/>
              <w:bottom w:val="single" w:sz="4" w:space="0" w:color="D0CECE" w:themeColor="background2" w:themeShade="E6"/>
            </w:tcBorders>
            <w:shd w:val="clear" w:color="auto" w:fill="auto"/>
            <w:hideMark/>
          </w:tcPr>
          <w:p w14:paraId="40F20EC0" w14:textId="77777777" w:rsidR="004D694D" w:rsidRPr="001765A7" w:rsidRDefault="004D694D">
            <w:pPr>
              <w:rPr>
                <w:color w:val="0070C0"/>
                <w:lang w:eastAsia="fr-FR"/>
              </w:rPr>
            </w:pPr>
            <w:r w:rsidRPr="001765A7">
              <w:rPr>
                <w:color w:val="0070C0"/>
                <w:lang w:eastAsia="fr-FR"/>
              </w:rPr>
              <w:t>Specific services</w:t>
            </w:r>
          </w:p>
        </w:tc>
        <w:tc>
          <w:tcPr>
            <w:tcW w:w="376" w:type="dxa"/>
            <w:tcBorders>
              <w:top w:val="single" w:sz="4" w:space="0" w:color="D0CECE" w:themeColor="background2" w:themeShade="E6"/>
              <w:bottom w:val="single" w:sz="4" w:space="0" w:color="D0CECE" w:themeColor="background2" w:themeShade="E6"/>
            </w:tcBorders>
            <w:shd w:val="clear" w:color="auto" w:fill="auto"/>
          </w:tcPr>
          <w:p w14:paraId="212CA422" w14:textId="77777777" w:rsidR="004D694D" w:rsidRPr="00004480" w:rsidRDefault="004D694D">
            <w:pPr>
              <w:cnfStyle w:val="000000100000" w:firstRow="0" w:lastRow="0" w:firstColumn="0" w:lastColumn="0" w:oddVBand="0" w:evenVBand="0" w:oddHBand="1" w:evenHBand="0" w:firstRowFirstColumn="0" w:firstRowLastColumn="0" w:lastRowFirstColumn="0" w:lastRowLastColumn="0"/>
              <w:rPr>
                <w:lang w:eastAsia="fr-FR"/>
              </w:rPr>
            </w:pPr>
          </w:p>
        </w:tc>
        <w:tc>
          <w:tcPr>
            <w:tcW w:w="7177" w:type="dxa"/>
            <w:tcBorders>
              <w:top w:val="single" w:sz="4" w:space="0" w:color="D0CECE" w:themeColor="background2" w:themeShade="E6"/>
              <w:bottom w:val="single" w:sz="4" w:space="0" w:color="D0CECE" w:themeColor="background2" w:themeShade="E6"/>
            </w:tcBorders>
            <w:shd w:val="clear" w:color="auto" w:fill="auto"/>
            <w:hideMark/>
          </w:tcPr>
          <w:p w14:paraId="48A171A9" w14:textId="77777777" w:rsidR="004D694D" w:rsidRPr="00004480" w:rsidRDefault="004D694D">
            <w:pP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Manage integration, exposing a high-level interface, and consuming ESRI and 3-GIS Services. This layer will:</w:t>
            </w:r>
          </w:p>
          <w:p w14:paraId="74923AE8" w14:textId="77777777" w:rsidR="004D694D" w:rsidRPr="00004480" w:rsidRDefault="004D694D">
            <w:pP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Call a set of internal vendor services (3-GIS and ESRI services) to expose a high level query</w:t>
            </w:r>
          </w:p>
          <w:p w14:paraId="28EAC04E" w14:textId="77777777" w:rsidR="004D694D" w:rsidRPr="00004480" w:rsidRDefault="004D694D">
            <w:pP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Integrate PNI contribution to transverse workflows, managing tasks and states</w:t>
            </w:r>
          </w:p>
          <w:p w14:paraId="50E04B13" w14:textId="77777777" w:rsidR="004D694D" w:rsidRPr="00004480" w:rsidRDefault="004D694D">
            <w:pP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Integrate event asynchronous architecture, through consuming and providing notifications</w:t>
            </w:r>
          </w:p>
        </w:tc>
      </w:tr>
    </w:tbl>
    <w:p w14:paraId="5091F9E5" w14:textId="77777777" w:rsidR="004D694D" w:rsidRPr="001048BA" w:rsidRDefault="004D694D" w:rsidP="004D694D">
      <w:pPr>
        <w:rPr>
          <w:lang w:eastAsia="en-AU"/>
        </w:rPr>
      </w:pPr>
      <w:r w:rsidRPr="001048BA">
        <w:rPr>
          <w:lang w:eastAsia="en-AU"/>
        </w:rPr>
        <w:tab/>
      </w:r>
      <w:r w:rsidRPr="001048BA">
        <w:rPr>
          <w:lang w:eastAsia="en-AU"/>
        </w:rPr>
        <w:tab/>
      </w:r>
      <w:r w:rsidRPr="001048BA">
        <w:rPr>
          <w:lang w:eastAsia="en-AU"/>
        </w:rPr>
        <w:tab/>
      </w:r>
      <w:r w:rsidRPr="001048BA">
        <w:rPr>
          <w:lang w:eastAsia="en-AU"/>
        </w:rPr>
        <w:tab/>
      </w:r>
      <w:r w:rsidRPr="001048BA">
        <w:rPr>
          <w:lang w:eastAsia="en-AU"/>
        </w:rPr>
        <w:tab/>
      </w:r>
      <w:r w:rsidRPr="001048BA">
        <w:rPr>
          <w:lang w:eastAsia="en-AU"/>
        </w:rPr>
        <w:tab/>
      </w:r>
      <w:r w:rsidRPr="001048BA">
        <w:rPr>
          <w:lang w:eastAsia="en-AU"/>
        </w:rPr>
        <w:tab/>
      </w:r>
      <w:r w:rsidRPr="001048BA">
        <w:rPr>
          <w:lang w:eastAsia="en-AU"/>
        </w:rPr>
        <w:tab/>
      </w:r>
    </w:p>
    <w:p w14:paraId="0B2C98EA" w14:textId="5F1DEF95" w:rsidR="004D694D" w:rsidRPr="001048BA" w:rsidRDefault="004D694D" w:rsidP="005E745F">
      <w:pPr>
        <w:keepNext/>
        <w:keepLines/>
        <w:rPr>
          <w:lang w:eastAsia="en-AU"/>
        </w:rPr>
      </w:pPr>
      <w:r w:rsidRPr="001048BA">
        <w:rPr>
          <w:lang w:eastAsia="en-AU"/>
        </w:rPr>
        <w:t xml:space="preserve">All these components will be hosted on AWS, and based on the following </w:t>
      </w:r>
      <w:r w:rsidR="00C04008" w:rsidRPr="001048BA">
        <w:rPr>
          <w:lang w:eastAsia="en-AU"/>
        </w:rPr>
        <w:t>middleware</w:t>
      </w:r>
    </w:p>
    <w:tbl>
      <w:tblPr>
        <w:tblStyle w:val="ColorfulList1"/>
        <w:tblW w:w="0" w:type="auto"/>
        <w:tblBorders>
          <w:insideH w:val="single" w:sz="4" w:space="0" w:color="D0CECE" w:themeColor="background2" w:themeShade="E6"/>
        </w:tblBorders>
        <w:tblLayout w:type="fixed"/>
        <w:tblLook w:val="04A0" w:firstRow="1" w:lastRow="0" w:firstColumn="1" w:lastColumn="0" w:noHBand="0" w:noVBand="1"/>
      </w:tblPr>
      <w:tblGrid>
        <w:gridCol w:w="1467"/>
        <w:gridCol w:w="376"/>
        <w:gridCol w:w="7177"/>
      </w:tblGrid>
      <w:tr w:rsidR="004D694D" w:rsidRPr="001765A7" w14:paraId="0376412E" w14:textId="77777777" w:rsidTr="009056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shd w:val="clear" w:color="auto" w:fill="0070C0"/>
            <w:hideMark/>
          </w:tcPr>
          <w:p w14:paraId="48F310DD" w14:textId="77777777" w:rsidR="004D694D" w:rsidRPr="001765A7" w:rsidRDefault="004D694D" w:rsidP="001765A7">
            <w:pPr>
              <w:keepNext/>
              <w:keepLines/>
              <w:spacing w:before="120" w:after="120"/>
              <w:rPr>
                <w:color w:val="FFFFFF" w:themeColor="background1"/>
                <w:lang w:eastAsia="fr-FR"/>
              </w:rPr>
            </w:pPr>
            <w:r w:rsidRPr="001765A7">
              <w:rPr>
                <w:color w:val="FFFFFF" w:themeColor="background1"/>
                <w:lang w:eastAsia="fr-FR"/>
              </w:rPr>
              <w:t>Middleware</w:t>
            </w:r>
          </w:p>
        </w:tc>
        <w:tc>
          <w:tcPr>
            <w:tcW w:w="376" w:type="dxa"/>
            <w:shd w:val="clear" w:color="auto" w:fill="0070C0"/>
          </w:tcPr>
          <w:p w14:paraId="2FDACF8B" w14:textId="77777777" w:rsidR="004D694D" w:rsidRPr="001765A7" w:rsidRDefault="004D694D" w:rsidP="001765A7">
            <w:pPr>
              <w:keepNext/>
              <w:keepLines/>
              <w:spacing w:before="120" w:after="120"/>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p>
        </w:tc>
        <w:tc>
          <w:tcPr>
            <w:tcW w:w="7177" w:type="dxa"/>
            <w:shd w:val="clear" w:color="auto" w:fill="0070C0"/>
            <w:hideMark/>
          </w:tcPr>
          <w:p w14:paraId="7858D87E" w14:textId="77777777" w:rsidR="004D694D" w:rsidRPr="001765A7" w:rsidRDefault="004D694D" w:rsidP="001765A7">
            <w:pPr>
              <w:keepNext/>
              <w:keepLines/>
              <w:spacing w:before="120" w:after="120"/>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r w:rsidRPr="001765A7">
              <w:rPr>
                <w:color w:val="FFFFFF" w:themeColor="background1"/>
                <w:lang w:eastAsia="fr-FR"/>
              </w:rPr>
              <w:t>Description and Role</w:t>
            </w:r>
          </w:p>
        </w:tc>
      </w:tr>
      <w:tr w:rsidR="004D694D" w:rsidRPr="00151FBF" w14:paraId="2C70E2AA" w14:textId="77777777" w:rsidTr="00905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7" w:type="dxa"/>
            <w:tcBorders>
              <w:bottom w:val="single" w:sz="4" w:space="0" w:color="D0CECE" w:themeColor="background2" w:themeShade="E6"/>
            </w:tcBorders>
            <w:shd w:val="clear" w:color="auto" w:fill="auto"/>
            <w:hideMark/>
          </w:tcPr>
          <w:p w14:paraId="6AAF284C" w14:textId="77777777" w:rsidR="004D694D" w:rsidRPr="001765A7" w:rsidRDefault="004D694D" w:rsidP="001765A7">
            <w:pPr>
              <w:keepNext/>
              <w:keepLines/>
              <w:spacing w:before="120" w:after="120"/>
              <w:rPr>
                <w:color w:val="0070C0"/>
                <w:lang w:eastAsia="fr-FR"/>
              </w:rPr>
            </w:pPr>
            <w:r w:rsidRPr="001765A7">
              <w:rPr>
                <w:color w:val="0070C0"/>
                <w:lang w:eastAsia="fr-FR"/>
              </w:rPr>
              <w:t>SQL Server</w:t>
            </w:r>
          </w:p>
        </w:tc>
        <w:tc>
          <w:tcPr>
            <w:tcW w:w="376" w:type="dxa"/>
            <w:tcBorders>
              <w:bottom w:val="single" w:sz="4" w:space="0" w:color="D0CECE" w:themeColor="background2" w:themeShade="E6"/>
            </w:tcBorders>
            <w:shd w:val="clear" w:color="auto" w:fill="auto"/>
          </w:tcPr>
          <w:p w14:paraId="5CA9DA5A" w14:textId="77777777" w:rsidR="004D694D" w:rsidRPr="00004480" w:rsidRDefault="004D694D" w:rsidP="001765A7">
            <w:pPr>
              <w:keepNext/>
              <w:keepLines/>
              <w:spacing w:before="120" w:after="120"/>
              <w:cnfStyle w:val="000000100000" w:firstRow="0" w:lastRow="0" w:firstColumn="0" w:lastColumn="0" w:oddVBand="0" w:evenVBand="0" w:oddHBand="1" w:evenHBand="0" w:firstRowFirstColumn="0" w:firstRowLastColumn="0" w:lastRowFirstColumn="0" w:lastRowLastColumn="0"/>
              <w:rPr>
                <w:lang w:eastAsia="fr-FR"/>
              </w:rPr>
            </w:pPr>
          </w:p>
        </w:tc>
        <w:tc>
          <w:tcPr>
            <w:tcW w:w="7177" w:type="dxa"/>
            <w:tcBorders>
              <w:bottom w:val="single" w:sz="4" w:space="0" w:color="D0CECE" w:themeColor="background2" w:themeShade="E6"/>
            </w:tcBorders>
            <w:shd w:val="clear" w:color="auto" w:fill="auto"/>
            <w:hideMark/>
          </w:tcPr>
          <w:p w14:paraId="7B2A9A5D" w14:textId="77777777" w:rsidR="004D694D" w:rsidRPr="00004480" w:rsidRDefault="004D694D" w:rsidP="001765A7">
            <w:pPr>
              <w:keepNext/>
              <w:keepLines/>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Hosts database</w:t>
            </w:r>
          </w:p>
        </w:tc>
      </w:tr>
      <w:tr w:rsidR="004D694D" w:rsidRPr="00151FBF" w14:paraId="05314294" w14:textId="77777777" w:rsidTr="009056E7">
        <w:tc>
          <w:tcPr>
            <w:cnfStyle w:val="001000000000" w:firstRow="0" w:lastRow="0" w:firstColumn="1" w:lastColumn="0" w:oddVBand="0" w:evenVBand="0" w:oddHBand="0" w:evenHBand="0" w:firstRowFirstColumn="0" w:firstRowLastColumn="0" w:lastRowFirstColumn="0" w:lastRowLastColumn="0"/>
            <w:tcW w:w="1467" w:type="dxa"/>
            <w:tcBorders>
              <w:top w:val="single" w:sz="4" w:space="0" w:color="D0CECE" w:themeColor="background2" w:themeShade="E6"/>
              <w:bottom w:val="single" w:sz="4" w:space="0" w:color="D0CECE" w:themeColor="background2" w:themeShade="E6"/>
            </w:tcBorders>
            <w:shd w:val="clear" w:color="auto" w:fill="auto"/>
            <w:hideMark/>
          </w:tcPr>
          <w:p w14:paraId="01B4576C" w14:textId="77777777" w:rsidR="004D694D" w:rsidRPr="001765A7" w:rsidRDefault="004D694D" w:rsidP="001765A7">
            <w:pPr>
              <w:keepNext/>
              <w:keepLines/>
              <w:spacing w:before="120" w:after="120"/>
              <w:rPr>
                <w:color w:val="0070C0"/>
                <w:lang w:eastAsia="fr-FR"/>
              </w:rPr>
            </w:pPr>
            <w:r w:rsidRPr="001765A7">
              <w:rPr>
                <w:color w:val="0070C0"/>
                <w:lang w:eastAsia="fr-FR"/>
              </w:rPr>
              <w:t>Internet Information Server</w:t>
            </w:r>
          </w:p>
        </w:tc>
        <w:tc>
          <w:tcPr>
            <w:tcW w:w="376" w:type="dxa"/>
            <w:tcBorders>
              <w:top w:val="single" w:sz="4" w:space="0" w:color="D0CECE" w:themeColor="background2" w:themeShade="E6"/>
              <w:bottom w:val="single" w:sz="4" w:space="0" w:color="D0CECE" w:themeColor="background2" w:themeShade="E6"/>
            </w:tcBorders>
            <w:shd w:val="clear" w:color="auto" w:fill="auto"/>
          </w:tcPr>
          <w:p w14:paraId="7E8A7E88" w14:textId="77777777" w:rsidR="004D694D" w:rsidRPr="00004480" w:rsidRDefault="004D694D" w:rsidP="001765A7">
            <w:pPr>
              <w:keepNext/>
              <w:keepLines/>
              <w:spacing w:before="120" w:after="120"/>
              <w:cnfStyle w:val="000000000000" w:firstRow="0" w:lastRow="0" w:firstColumn="0" w:lastColumn="0" w:oddVBand="0" w:evenVBand="0" w:oddHBand="0" w:evenHBand="0" w:firstRowFirstColumn="0" w:firstRowLastColumn="0" w:lastRowFirstColumn="0" w:lastRowLastColumn="0"/>
              <w:rPr>
                <w:lang w:eastAsia="fr-FR"/>
              </w:rPr>
            </w:pPr>
          </w:p>
        </w:tc>
        <w:tc>
          <w:tcPr>
            <w:tcW w:w="7177" w:type="dxa"/>
            <w:tcBorders>
              <w:top w:val="single" w:sz="4" w:space="0" w:color="D0CECE" w:themeColor="background2" w:themeShade="E6"/>
              <w:bottom w:val="single" w:sz="4" w:space="0" w:color="D0CECE" w:themeColor="background2" w:themeShade="E6"/>
            </w:tcBorders>
            <w:shd w:val="clear" w:color="auto" w:fill="auto"/>
            <w:hideMark/>
          </w:tcPr>
          <w:p w14:paraId="22251F5F" w14:textId="54DCE1B6" w:rsidR="004D694D" w:rsidRPr="001048BA" w:rsidRDefault="004D694D" w:rsidP="001765A7">
            <w:pPr>
              <w:keepNext/>
              <w:keepLines/>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68085082">
              <w:rPr>
                <w:lang w:eastAsia="fr-FR"/>
              </w:rPr>
              <w:t xml:space="preserve">Hosts all the web-oriented components: Specific Business services, 3-GIS services, ArcGIS Server, ArcGIS Portal, ArcGIS </w:t>
            </w:r>
            <w:r w:rsidR="00C04008" w:rsidRPr="68085082">
              <w:rPr>
                <w:lang w:eastAsia="fr-FR"/>
              </w:rPr>
              <w:t>Web Adaptor</w:t>
            </w:r>
            <w:r w:rsidRPr="68085082">
              <w:rPr>
                <w:lang w:eastAsia="fr-FR"/>
              </w:rPr>
              <w:t xml:space="preserve">.  </w:t>
            </w:r>
          </w:p>
        </w:tc>
      </w:tr>
    </w:tbl>
    <w:p w14:paraId="4DD3CAAF" w14:textId="77777777" w:rsidR="004D694D" w:rsidRPr="001048BA" w:rsidRDefault="004D694D" w:rsidP="004D694D">
      <w:pPr>
        <w:rPr>
          <w:lang w:eastAsia="en-AU"/>
        </w:rPr>
      </w:pPr>
      <w:r w:rsidRPr="001048BA">
        <w:rPr>
          <w:lang w:eastAsia="en-AU"/>
        </w:rPr>
        <w:tab/>
      </w:r>
      <w:r w:rsidRPr="001048BA">
        <w:rPr>
          <w:lang w:eastAsia="en-AU"/>
        </w:rPr>
        <w:tab/>
      </w:r>
    </w:p>
    <w:p w14:paraId="511367C7" w14:textId="6D518FD0" w:rsidR="004D694D" w:rsidRPr="001048BA" w:rsidRDefault="00F32177" w:rsidP="004D694D">
      <w:pPr>
        <w:rPr>
          <w:lang w:eastAsia="en-AU"/>
        </w:rPr>
      </w:pPr>
      <w:r w:rsidRPr="001048BA">
        <w:rPr>
          <w:lang w:eastAsia="en-AU"/>
        </w:rPr>
        <w:t>Additionally</w:t>
      </w:r>
      <w:r w:rsidR="004D694D" w:rsidRPr="001048BA">
        <w:rPr>
          <w:lang w:eastAsia="en-AU"/>
        </w:rPr>
        <w:t>, some complementary services may be consumed, such as:</w:t>
      </w:r>
    </w:p>
    <w:p w14:paraId="70810CB7" w14:textId="77777777" w:rsidR="004D694D" w:rsidRPr="001048BA" w:rsidRDefault="004D694D" w:rsidP="00275D4E">
      <w:pPr>
        <w:pStyle w:val="ListParagraph"/>
        <w:numPr>
          <w:ilvl w:val="0"/>
          <w:numId w:val="62"/>
        </w:numPr>
      </w:pPr>
      <w:r w:rsidRPr="001048BA">
        <w:t>ESRI ArcGIS Online services (for instance for background maps)</w:t>
      </w:r>
    </w:p>
    <w:p w14:paraId="21D1B700" w14:textId="77777777" w:rsidR="004D694D" w:rsidRPr="001048BA" w:rsidRDefault="004D694D" w:rsidP="00275D4E">
      <w:pPr>
        <w:pStyle w:val="ListParagraph"/>
        <w:numPr>
          <w:ilvl w:val="0"/>
          <w:numId w:val="62"/>
        </w:numPr>
      </w:pPr>
      <w:r w:rsidRPr="001048BA">
        <w:t>External Open data services</w:t>
      </w:r>
    </w:p>
    <w:p w14:paraId="056651D9" w14:textId="77777777" w:rsidR="004D694D" w:rsidRDefault="004D694D" w:rsidP="004D694D">
      <w:pPr>
        <w:rPr>
          <w:lang w:eastAsia="en-AU"/>
        </w:rPr>
      </w:pPr>
    </w:p>
    <w:p w14:paraId="415E92F3" w14:textId="77777777" w:rsidR="004D694D" w:rsidRPr="001048BA" w:rsidRDefault="004D694D" w:rsidP="004D694D">
      <w:pPr>
        <w:rPr>
          <w:lang w:eastAsia="en-AU"/>
        </w:rPr>
      </w:pPr>
      <w:r w:rsidRPr="001048BA">
        <w:rPr>
          <w:lang w:eastAsia="en-AU"/>
        </w:rPr>
        <w:t>The overall big picture of the PNI module and its integration looks can be described through the following schema</w:t>
      </w:r>
    </w:p>
    <w:p w14:paraId="6438590E" w14:textId="77777777" w:rsidR="004D694D" w:rsidRPr="001048BA" w:rsidRDefault="004D694D" w:rsidP="004D694D">
      <w:pPr>
        <w:rPr>
          <w:lang w:eastAsia="en-AU"/>
        </w:rPr>
      </w:pPr>
      <w:r w:rsidRPr="001048BA">
        <w:rPr>
          <w:lang w:eastAsia="en-AU"/>
        </w:rPr>
        <w:t>Integration Principles</w:t>
      </w:r>
    </w:p>
    <w:p w14:paraId="60BD53B0" w14:textId="77777777" w:rsidR="004D694D" w:rsidRPr="001048BA" w:rsidRDefault="004D694D" w:rsidP="004D694D">
      <w:pPr>
        <w:rPr>
          <w:lang w:eastAsia="en-AU"/>
        </w:rPr>
      </w:pPr>
      <w:r w:rsidRPr="001048BA">
        <w:rPr>
          <w:lang w:eastAsia="en-AU"/>
        </w:rPr>
        <w:t>The following principles will drive the architecture:</w:t>
      </w:r>
    </w:p>
    <w:p w14:paraId="5A406C77" w14:textId="1145C0D7" w:rsidR="004D694D" w:rsidRPr="001048BA" w:rsidRDefault="004D694D" w:rsidP="00275D4E">
      <w:pPr>
        <w:pStyle w:val="ListParagraph"/>
        <w:numPr>
          <w:ilvl w:val="0"/>
          <w:numId w:val="63"/>
        </w:numPr>
      </w:pPr>
      <w:r w:rsidRPr="001048BA">
        <w:t xml:space="preserve">3-GIS/ArcGIS are the source of truth for the physical network. This means that 3-GIS is the reference for physical assets such as </w:t>
      </w:r>
      <w:r w:rsidR="00DB7847" w:rsidRPr="001048BA">
        <w:t>fibre</w:t>
      </w:r>
      <w:r w:rsidRPr="001048BA">
        <w:t xml:space="preserve"> connectivity (ports, splicing, paths), technical circuits, network routes at the physical connectivity level.</w:t>
      </w:r>
    </w:p>
    <w:p w14:paraId="748DEFC9" w14:textId="5B548030" w:rsidR="004D694D" w:rsidRPr="001048BA" w:rsidRDefault="004D694D" w:rsidP="00275D4E">
      <w:pPr>
        <w:pStyle w:val="ListParagraph"/>
        <w:numPr>
          <w:ilvl w:val="0"/>
          <w:numId w:val="63"/>
        </w:numPr>
      </w:pPr>
      <w:r w:rsidRPr="001048BA">
        <w:t xml:space="preserve">ServiceNow supports the logical part, which is dynamic by parameterization, without physical operation on network (IP </w:t>
      </w:r>
      <w:r w:rsidR="004C642D" w:rsidRPr="001048BA">
        <w:t>Addresses</w:t>
      </w:r>
      <w:r w:rsidRPr="001048BA">
        <w:t xml:space="preserve"> and tables, VPNs, VLANs, …)</w:t>
      </w:r>
    </w:p>
    <w:p w14:paraId="0434FB11" w14:textId="77777777" w:rsidR="004D694D" w:rsidRPr="001048BA" w:rsidRDefault="004D694D" w:rsidP="00275D4E">
      <w:pPr>
        <w:pStyle w:val="ListParagraph"/>
        <w:numPr>
          <w:ilvl w:val="0"/>
          <w:numId w:val="63"/>
        </w:numPr>
      </w:pPr>
      <w:r w:rsidRPr="001048BA">
        <w:t>Service Now doesn’t maintain a copy of physical assets (no duplication). When needed, it can get information:</w:t>
      </w:r>
    </w:p>
    <w:p w14:paraId="7F907731" w14:textId="77777777" w:rsidR="004D694D" w:rsidRPr="001048BA" w:rsidRDefault="004D694D" w:rsidP="00275D4E">
      <w:pPr>
        <w:pStyle w:val="ListParagraph"/>
        <w:numPr>
          <w:ilvl w:val="0"/>
          <w:numId w:val="63"/>
        </w:numPr>
      </w:pPr>
      <w:r w:rsidRPr="001048BA">
        <w:t>To get the relevant physical asset for a subject, by querying the PNI API or by maintaining an ID (reference)</w:t>
      </w:r>
    </w:p>
    <w:p w14:paraId="64397F98" w14:textId="77777777" w:rsidR="004D694D" w:rsidRPr="001048BA" w:rsidRDefault="004D694D" w:rsidP="00275D4E">
      <w:pPr>
        <w:pStyle w:val="ListParagraph"/>
        <w:numPr>
          <w:ilvl w:val="0"/>
          <w:numId w:val="63"/>
        </w:numPr>
      </w:pPr>
      <w:r w:rsidRPr="001048BA">
        <w:t>To get details on an asset (location, attributes, …), by a query.</w:t>
      </w:r>
    </w:p>
    <w:p w14:paraId="0CE0E089" w14:textId="77777777" w:rsidR="004D694D" w:rsidRPr="001048BA" w:rsidRDefault="004D694D" w:rsidP="00275D4E">
      <w:pPr>
        <w:pStyle w:val="ListParagraph"/>
        <w:numPr>
          <w:ilvl w:val="0"/>
          <w:numId w:val="63"/>
        </w:numPr>
      </w:pPr>
      <w:r w:rsidRPr="001048BA">
        <w:t xml:space="preserve">When physical assets are created/deleted/modified, and when that may impact logical network or service delivery, a notification is sent through data broker. The modules who subscribed this event type may consume this event and perform the relevant actions. </w:t>
      </w:r>
    </w:p>
    <w:p w14:paraId="2A1293FB" w14:textId="77777777" w:rsidR="004D694D" w:rsidRPr="001048BA" w:rsidRDefault="004D694D" w:rsidP="00275D4E">
      <w:pPr>
        <w:pStyle w:val="ListParagraph"/>
        <w:numPr>
          <w:ilvl w:val="0"/>
          <w:numId w:val="63"/>
        </w:numPr>
      </w:pPr>
      <w:r w:rsidRPr="001048BA">
        <w:t>Interactive assets modification, may it be for location or attributes, will be realized on 3-GIS GUIs. Service or Logical layer can perform automated modifications, such as reservation, when needed.</w:t>
      </w:r>
    </w:p>
    <w:p w14:paraId="25C3BE1B" w14:textId="77777777" w:rsidR="004D694D" w:rsidRPr="001048BA" w:rsidRDefault="004D694D" w:rsidP="004D694D">
      <w:pPr>
        <w:rPr>
          <w:lang w:eastAsia="en-AU"/>
        </w:rPr>
      </w:pPr>
    </w:p>
    <w:p w14:paraId="6160D4F1" w14:textId="77777777" w:rsidR="004D694D" w:rsidRPr="001048BA" w:rsidRDefault="004D694D" w:rsidP="004D694D">
      <w:r w:rsidRPr="001048BA">
        <w:t>The API will offer the capability of being technically integrated by three ways:</w:t>
      </w:r>
    </w:p>
    <w:p w14:paraId="5AD61829" w14:textId="5277F6EE" w:rsidR="004D694D" w:rsidRPr="001048BA" w:rsidRDefault="004D694D" w:rsidP="004D694D">
      <w:r w:rsidRPr="001048BA">
        <w:drawing>
          <wp:inline distT="0" distB="0" distL="0" distR="0" wp14:anchorId="2B1B464E" wp14:editId="5064E524">
            <wp:extent cx="142233" cy="169596"/>
            <wp:effectExtent l="0" t="0" r="0" b="1905"/>
            <wp:docPr id="6083241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6273" cy="174413"/>
                    </a:xfrm>
                    <a:prstGeom prst="rect">
                      <a:avLst/>
                    </a:prstGeom>
                    <a:noFill/>
                  </pic:spPr>
                </pic:pic>
              </a:graphicData>
            </a:graphic>
          </wp:inline>
        </w:drawing>
      </w:r>
      <w:r w:rsidRPr="001048BA">
        <w:drawing>
          <wp:inline distT="0" distB="0" distL="0" distR="0" wp14:anchorId="49B788DE" wp14:editId="210A90FB">
            <wp:extent cx="149403" cy="178145"/>
            <wp:effectExtent l="0" t="0" r="3175" b="0"/>
            <wp:docPr id="147155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9759" cy="190493"/>
                    </a:xfrm>
                    <a:prstGeom prst="rect">
                      <a:avLst/>
                    </a:prstGeom>
                    <a:noFill/>
                  </pic:spPr>
                </pic:pic>
              </a:graphicData>
            </a:graphic>
          </wp:inline>
        </w:drawing>
      </w:r>
      <w:r w:rsidRPr="001048BA">
        <w:t xml:space="preserve">direct synchronous call of the API, when the needed action </w:t>
      </w:r>
      <w:r w:rsidR="00B80A72" w:rsidRPr="001048BA">
        <w:t>must</w:t>
      </w:r>
      <w:r w:rsidRPr="001048BA">
        <w:t xml:space="preserve"> be immediate, to be consistent with other actions, or when the “logical level” process need immediate information from physical network. These calls may be directly performed by ServiceNow modules, or raised through Experience API</w:t>
      </w:r>
    </w:p>
    <w:p w14:paraId="6269CB56" w14:textId="77777777" w:rsidR="004D694D" w:rsidRPr="001048BA" w:rsidRDefault="004D694D" w:rsidP="004D694D">
      <w:r w:rsidRPr="001048BA">
        <w:drawing>
          <wp:inline distT="0" distB="0" distL="0" distR="0" wp14:anchorId="2D68A8FA" wp14:editId="232756B7">
            <wp:extent cx="164465" cy="170815"/>
            <wp:effectExtent l="0" t="0" r="6985" b="635"/>
            <wp:docPr id="69140133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4465" cy="170815"/>
                    </a:xfrm>
                    <a:prstGeom prst="rect">
                      <a:avLst/>
                    </a:prstGeom>
                    <a:noFill/>
                  </pic:spPr>
                </pic:pic>
              </a:graphicData>
            </a:graphic>
          </wp:inline>
        </w:drawing>
      </w:r>
      <w:r w:rsidRPr="001048BA">
        <w:t xml:space="preserve">asynchronous calls, for instance to ask for PNI evolutions in the context of a transverse workflow </w:t>
      </w:r>
    </w:p>
    <w:p w14:paraId="0FAA9868" w14:textId="138C4C3D" w:rsidR="004D694D" w:rsidRPr="001048BA" w:rsidRDefault="004D694D" w:rsidP="004D694D">
      <w:r w:rsidRPr="001048BA">
        <w:drawing>
          <wp:inline distT="0" distB="0" distL="0" distR="0" wp14:anchorId="3736606E" wp14:editId="3C1E2D69">
            <wp:extent cx="163195" cy="172085"/>
            <wp:effectExtent l="0" t="0" r="8255" b="0"/>
            <wp:docPr id="23814627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3195" cy="172085"/>
                    </a:xfrm>
                    <a:prstGeom prst="rect">
                      <a:avLst/>
                    </a:prstGeom>
                    <a:noFill/>
                    <a:ln>
                      <a:noFill/>
                    </a:ln>
                  </pic:spPr>
                </pic:pic>
              </a:graphicData>
            </a:graphic>
          </wp:inline>
        </w:drawing>
      </w:r>
      <w:r w:rsidRPr="001048BA">
        <w:drawing>
          <wp:inline distT="0" distB="0" distL="0" distR="0" wp14:anchorId="6CC0D9A0" wp14:editId="3D69D014">
            <wp:extent cx="145264" cy="173211"/>
            <wp:effectExtent l="0" t="0" r="7620" b="0"/>
            <wp:docPr id="201199405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8223" cy="188663"/>
                    </a:xfrm>
                    <a:prstGeom prst="rect">
                      <a:avLst/>
                    </a:prstGeom>
                    <a:noFill/>
                  </pic:spPr>
                </pic:pic>
              </a:graphicData>
            </a:graphic>
          </wp:inline>
        </w:drawing>
      </w:r>
      <w:r w:rsidRPr="001048BA">
        <w:t>notification from PNI to upper</w:t>
      </w:r>
      <w:r w:rsidR="00F32177" w:rsidRPr="001048BA">
        <w:t>-</w:t>
      </w:r>
      <w:r w:rsidRPr="001048BA">
        <w:t>level layers, for instance:</w:t>
      </w:r>
    </w:p>
    <w:p w14:paraId="1EA5926B" w14:textId="77777777" w:rsidR="004D694D" w:rsidRPr="001048BA" w:rsidRDefault="004D694D" w:rsidP="004D694D">
      <w:r w:rsidRPr="001048BA">
        <w:t>to notify that a task contributing to a transverse workflow has been terminated</w:t>
      </w:r>
    </w:p>
    <w:p w14:paraId="50EED508" w14:textId="77777777" w:rsidR="004D694D" w:rsidRPr="001048BA" w:rsidRDefault="004D694D" w:rsidP="004D694D">
      <w:r w:rsidRPr="001048BA">
        <w:t>to notify that Physical Network has been the object of modifications that may impact logical  network and services.</w:t>
      </w:r>
    </w:p>
    <w:p w14:paraId="756F7CA7" w14:textId="77777777" w:rsidR="004D694D" w:rsidRPr="001048BA" w:rsidRDefault="004D694D" w:rsidP="004D694D">
      <w:pPr>
        <w:rPr>
          <w:lang w:eastAsia="en-AU"/>
        </w:rPr>
      </w:pPr>
      <w:r w:rsidRPr="001048BA">
        <w:rPr>
          <w:lang w:eastAsia="en-AU"/>
        </w:rPr>
        <w:t>There will not be synchronous call from PNI to ServiceNow, because il would generate some unattended dependency from the basic layer to the upper one.</w:t>
      </w:r>
    </w:p>
    <w:p w14:paraId="510E1052" w14:textId="77777777" w:rsidR="004D694D" w:rsidRPr="001048BA" w:rsidRDefault="004D694D" w:rsidP="004D694D">
      <w:pPr>
        <w:rPr>
          <w:lang w:eastAsia="en-AU"/>
        </w:rPr>
      </w:pPr>
      <w:r w:rsidRPr="001048BA">
        <w:drawing>
          <wp:inline distT="0" distB="0" distL="0" distR="0" wp14:anchorId="1F6059F9" wp14:editId="4E685C9B">
            <wp:extent cx="130810" cy="196215"/>
            <wp:effectExtent l="0" t="0" r="2540" b="0"/>
            <wp:docPr id="174338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0810" cy="196215"/>
                    </a:xfrm>
                    <a:prstGeom prst="rect">
                      <a:avLst/>
                    </a:prstGeom>
                    <a:noFill/>
                    <a:ln>
                      <a:noFill/>
                    </a:ln>
                  </pic:spPr>
                </pic:pic>
              </a:graphicData>
            </a:graphic>
          </wp:inline>
        </w:drawing>
      </w:r>
      <w:r w:rsidRPr="001048BA">
        <w:rPr>
          <w:lang w:eastAsia="en-AU"/>
        </w:rPr>
        <w:t>Additionally, exports, mainly to the Data Platform, will be possible in bulk mode. FME will be used for that. FME can be useful when we need:</w:t>
      </w:r>
    </w:p>
    <w:p w14:paraId="23950B28" w14:textId="77777777" w:rsidR="004D694D" w:rsidRPr="001048BA" w:rsidRDefault="004D694D" w:rsidP="004D694D">
      <w:r w:rsidRPr="001048BA">
        <w:t>massive updates</w:t>
      </w:r>
    </w:p>
    <w:p w14:paraId="27D9D08E" w14:textId="77777777" w:rsidR="004D694D" w:rsidRPr="001048BA" w:rsidRDefault="004D694D" w:rsidP="004D694D">
      <w:r w:rsidRPr="001048BA">
        <w:t>advanced transformations of exported data</w:t>
      </w:r>
    </w:p>
    <w:p w14:paraId="6A2294F3" w14:textId="77777777" w:rsidR="004D694D" w:rsidRPr="001048BA" w:rsidRDefault="004D694D" w:rsidP="004D694D">
      <w:pPr>
        <w:rPr>
          <w:lang w:eastAsia="en-AU"/>
        </w:rPr>
      </w:pPr>
      <w:r w:rsidRPr="001048BA">
        <w:rPr>
          <w:lang w:eastAsia="en-AU"/>
        </w:rPr>
        <w:drawing>
          <wp:inline distT="0" distB="0" distL="0" distR="0" wp14:anchorId="14B57429" wp14:editId="1036182C">
            <wp:extent cx="164594" cy="196259"/>
            <wp:effectExtent l="0" t="0" r="6985" b="0"/>
            <wp:docPr id="24382569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4980" cy="208643"/>
                    </a:xfrm>
                    <a:prstGeom prst="rect">
                      <a:avLst/>
                    </a:prstGeom>
                    <a:noFill/>
                  </pic:spPr>
                </pic:pic>
              </a:graphicData>
            </a:graphic>
          </wp:inline>
        </w:drawing>
      </w:r>
      <w:r w:rsidRPr="001048BA">
        <w:rPr>
          <w:lang w:eastAsia="en-AU"/>
        </w:rPr>
        <w:t xml:space="preserve">Finally, SSO integration is implemented in the solution. </w:t>
      </w:r>
    </w:p>
    <w:p w14:paraId="119972BC" w14:textId="77777777" w:rsidR="00EA2E01" w:rsidRPr="001048BA" w:rsidRDefault="00EA2E01" w:rsidP="00D2367E"/>
    <w:p w14:paraId="18DD2602" w14:textId="77777777" w:rsidR="004D694D" w:rsidRPr="00004480" w:rsidRDefault="004D694D" w:rsidP="00FB5975">
      <w:pPr>
        <w:pStyle w:val="Heading5"/>
      </w:pPr>
      <w:r w:rsidRPr="00004480">
        <w:t>Integration scope</w:t>
      </w:r>
    </w:p>
    <w:p w14:paraId="7707CDAD" w14:textId="77777777" w:rsidR="004D694D" w:rsidRPr="00004480" w:rsidRDefault="004D694D" w:rsidP="004D694D">
      <w:pPr>
        <w:rPr>
          <w:lang w:eastAsia="en-AU"/>
        </w:rPr>
      </w:pPr>
    </w:p>
    <w:p w14:paraId="016A5379" w14:textId="77777777" w:rsidR="004D694D" w:rsidRPr="00004480" w:rsidRDefault="004D694D" w:rsidP="004D694D">
      <w:pPr>
        <w:rPr>
          <w:lang w:eastAsia="en-AU"/>
        </w:rPr>
      </w:pPr>
      <w:r w:rsidRPr="00004480">
        <w:rPr>
          <w:lang w:eastAsia="en-AU"/>
        </w:rPr>
        <w:t>The estimated scope is limited to identified requirements:</w:t>
      </w:r>
    </w:p>
    <w:p w14:paraId="6710F28A" w14:textId="77777777" w:rsidR="004D694D" w:rsidRPr="00004480" w:rsidRDefault="004D694D" w:rsidP="00275D4E">
      <w:pPr>
        <w:pStyle w:val="ListParagraph"/>
        <w:numPr>
          <w:ilvl w:val="0"/>
          <w:numId w:val="66"/>
        </w:numPr>
      </w:pPr>
      <w:r w:rsidRPr="00004480">
        <w:t xml:space="preserve">SOMT updates using calls to PNI API, may it be through Experience API and/or by direct calls. </w:t>
      </w:r>
    </w:p>
    <w:p w14:paraId="10359112" w14:textId="77777777" w:rsidR="004D694D" w:rsidRPr="00004480" w:rsidRDefault="004D694D" w:rsidP="00275D4E">
      <w:pPr>
        <w:pStyle w:val="ListParagraph"/>
        <w:numPr>
          <w:ilvl w:val="0"/>
          <w:numId w:val="66"/>
        </w:numPr>
      </w:pPr>
      <w:r w:rsidRPr="00004480">
        <w:t>SOMT notifications, by sending events to data broker.</w:t>
      </w:r>
    </w:p>
    <w:p w14:paraId="720B24EC" w14:textId="77777777" w:rsidR="004D694D" w:rsidRPr="00004480" w:rsidRDefault="004D694D" w:rsidP="00275D4E">
      <w:pPr>
        <w:pStyle w:val="ListParagraph"/>
        <w:numPr>
          <w:ilvl w:val="0"/>
          <w:numId w:val="66"/>
        </w:numPr>
      </w:pPr>
      <w:r w:rsidRPr="00004480">
        <w:t>Observability, by sending events to Gribl.</w:t>
      </w:r>
    </w:p>
    <w:p w14:paraId="30945338" w14:textId="77777777" w:rsidR="004D694D" w:rsidRPr="00004480" w:rsidRDefault="004D694D" w:rsidP="004D694D"/>
    <w:p w14:paraId="45494AF5" w14:textId="03BA2A62" w:rsidR="004D694D" w:rsidRPr="00004480" w:rsidRDefault="004D694D" w:rsidP="004D694D">
      <w:r w:rsidRPr="00004480">
        <w:t xml:space="preserve">During discovery phase, we deeply </w:t>
      </w:r>
      <w:r w:rsidR="004C642D" w:rsidRPr="00004480">
        <w:t>analyse</w:t>
      </w:r>
      <w:r w:rsidRPr="00004480">
        <w:t xml:space="preserve"> needs and opportunities. Discovery effort is adjusted to make these complementary analyses, to be able:</w:t>
      </w:r>
    </w:p>
    <w:p w14:paraId="27CD7B03" w14:textId="77777777" w:rsidR="004D694D" w:rsidRPr="00004480" w:rsidRDefault="004D694D" w:rsidP="00275D4E">
      <w:pPr>
        <w:pStyle w:val="ListParagraph"/>
        <w:numPr>
          <w:ilvl w:val="0"/>
          <w:numId w:val="64"/>
        </w:numPr>
      </w:pPr>
      <w:r w:rsidRPr="00004480">
        <w:t>Considering additional interfaces</w:t>
      </w:r>
    </w:p>
    <w:p w14:paraId="10F4EC0C" w14:textId="36A2DBCE" w:rsidR="004D694D" w:rsidRPr="00004480" w:rsidRDefault="004D694D" w:rsidP="00275D4E">
      <w:pPr>
        <w:pStyle w:val="ListParagraph"/>
        <w:numPr>
          <w:ilvl w:val="0"/>
          <w:numId w:val="64"/>
        </w:numPr>
      </w:pPr>
      <w:r w:rsidRPr="00004480">
        <w:t xml:space="preserve">To </w:t>
      </w:r>
      <w:r w:rsidR="004C642D" w:rsidRPr="00004480">
        <w:t>analyse</w:t>
      </w:r>
      <w:r w:rsidRPr="00004480">
        <w:t xml:space="preserve"> the value and the costs, helping you to take a decision.</w:t>
      </w:r>
    </w:p>
    <w:p w14:paraId="1F10468D" w14:textId="3B214B59" w:rsidR="004D694D" w:rsidRPr="00004480" w:rsidRDefault="001765A7">
      <w:pPr>
        <w:spacing w:before="0" w:after="0"/>
        <w:jc w:val="left"/>
      </w:pPr>
      <w:r>
        <w:br w:type="page"/>
      </w:r>
    </w:p>
    <w:p w14:paraId="07546728" w14:textId="77777777" w:rsidR="004D694D" w:rsidRPr="00004480" w:rsidRDefault="004D694D" w:rsidP="004D694D"/>
    <w:p w14:paraId="4E6F5FEB" w14:textId="77777777" w:rsidR="004D694D" w:rsidRPr="00004480" w:rsidRDefault="004D694D" w:rsidP="004D694D">
      <w:r w:rsidRPr="00004480">
        <w:t xml:space="preserve">The hereunder table represents our current view of the potential integration subject, that will be consider in discovery phase. </w:t>
      </w:r>
    </w:p>
    <w:tbl>
      <w:tblPr>
        <w:tblStyle w:val="ColorfulList1"/>
        <w:tblW w:w="0" w:type="auto"/>
        <w:tblBorders>
          <w:insideH w:val="single" w:sz="4" w:space="0" w:color="D0CECE" w:themeColor="background2" w:themeShade="E6"/>
        </w:tblBorders>
        <w:tblLayout w:type="fixed"/>
        <w:tblLook w:val="04A0" w:firstRow="1" w:lastRow="0" w:firstColumn="1" w:lastColumn="0" w:noHBand="0" w:noVBand="1"/>
      </w:tblPr>
      <w:tblGrid>
        <w:gridCol w:w="1985"/>
        <w:gridCol w:w="1417"/>
        <w:gridCol w:w="5378"/>
        <w:gridCol w:w="9"/>
      </w:tblGrid>
      <w:tr w:rsidR="004D694D" w:rsidRPr="0075644D" w14:paraId="7DE7E1BD" w14:textId="77777777" w:rsidTr="009056E7">
        <w:trPr>
          <w:gridAfter w:val="1"/>
          <w:cnfStyle w:val="100000000000" w:firstRow="1" w:lastRow="0" w:firstColumn="0" w:lastColumn="0" w:oddVBand="0" w:evenVBand="0" w:oddHBand="0" w:evenHBand="0" w:firstRowFirstColumn="0" w:firstRowLastColumn="0" w:lastRowFirstColumn="0" w:lastRowLastColumn="0"/>
          <w:wAfter w:w="9" w:type="dxa"/>
          <w:tblHeader/>
        </w:trPr>
        <w:tc>
          <w:tcPr>
            <w:cnfStyle w:val="001000000000" w:firstRow="0" w:lastRow="0" w:firstColumn="1" w:lastColumn="0" w:oddVBand="0" w:evenVBand="0" w:oddHBand="0" w:evenHBand="0" w:firstRowFirstColumn="0" w:firstRowLastColumn="0" w:lastRowFirstColumn="0" w:lastRowLastColumn="0"/>
            <w:tcW w:w="1985" w:type="dxa"/>
            <w:shd w:val="clear" w:color="auto" w:fill="0070C0"/>
            <w:hideMark/>
          </w:tcPr>
          <w:p w14:paraId="21BFAC44" w14:textId="77777777" w:rsidR="004D694D" w:rsidRPr="0075644D" w:rsidRDefault="004D694D" w:rsidP="0075644D">
            <w:pPr>
              <w:spacing w:before="120" w:after="120"/>
              <w:rPr>
                <w:color w:val="FFFFFF" w:themeColor="background1"/>
                <w:lang w:eastAsia="fr-FR"/>
              </w:rPr>
            </w:pPr>
            <w:r w:rsidRPr="0075644D">
              <w:rPr>
                <w:color w:val="FFFFFF" w:themeColor="background1"/>
                <w:lang w:eastAsia="fr-FR"/>
              </w:rPr>
              <w:t>Scope</w:t>
            </w:r>
          </w:p>
        </w:tc>
        <w:tc>
          <w:tcPr>
            <w:tcW w:w="1417" w:type="dxa"/>
            <w:shd w:val="clear" w:color="auto" w:fill="0070C0"/>
          </w:tcPr>
          <w:p w14:paraId="514063C6" w14:textId="77777777" w:rsidR="004D694D" w:rsidRPr="0075644D" w:rsidRDefault="004D694D" w:rsidP="0075644D">
            <w:pPr>
              <w:spacing w:before="120" w:after="120"/>
              <w:jc w:val="center"/>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r w:rsidRPr="0075644D">
              <w:rPr>
                <w:color w:val="FFFFFF" w:themeColor="background1"/>
                <w:lang w:eastAsia="fr-FR"/>
              </w:rPr>
              <w:t>Explicit ?</w:t>
            </w:r>
          </w:p>
        </w:tc>
        <w:tc>
          <w:tcPr>
            <w:tcW w:w="5378" w:type="dxa"/>
            <w:shd w:val="clear" w:color="auto" w:fill="0070C0"/>
            <w:hideMark/>
          </w:tcPr>
          <w:p w14:paraId="2E40902D" w14:textId="77777777" w:rsidR="004D694D" w:rsidRPr="0075644D" w:rsidRDefault="004D694D" w:rsidP="0075644D">
            <w:pPr>
              <w:spacing w:before="120" w:after="120"/>
              <w:cnfStyle w:val="100000000000" w:firstRow="1" w:lastRow="0" w:firstColumn="0" w:lastColumn="0" w:oddVBand="0" w:evenVBand="0" w:oddHBand="0" w:evenHBand="0" w:firstRowFirstColumn="0" w:firstRowLastColumn="0" w:lastRowFirstColumn="0" w:lastRowLastColumn="0"/>
              <w:rPr>
                <w:color w:val="FFFFFF" w:themeColor="background1"/>
                <w:lang w:eastAsia="fr-FR"/>
              </w:rPr>
            </w:pPr>
            <w:r w:rsidRPr="0075644D">
              <w:rPr>
                <w:color w:val="FFFFFF" w:themeColor="background1"/>
                <w:lang w:eastAsia="fr-FR"/>
              </w:rPr>
              <w:t>Assumption</w:t>
            </w:r>
          </w:p>
        </w:tc>
      </w:tr>
      <w:tr w:rsidR="004D694D" w:rsidRPr="00151FBF" w14:paraId="1D0BD427" w14:textId="77777777" w:rsidTr="009056E7">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tcPr>
          <w:p w14:paraId="43CC163B" w14:textId="77777777" w:rsidR="004D694D" w:rsidRPr="0075644D" w:rsidRDefault="004D694D" w:rsidP="0075644D">
            <w:pPr>
              <w:spacing w:before="120" w:after="120"/>
              <w:jc w:val="left"/>
              <w:rPr>
                <w:color w:val="0070C0"/>
                <w:lang w:eastAsia="fr-FR"/>
              </w:rPr>
            </w:pPr>
            <w:r w:rsidRPr="0075644D">
              <w:rPr>
                <w:color w:val="0070C0"/>
                <w:lang w:eastAsia="fr-FR"/>
              </w:rPr>
              <w:t>Experience API</w:t>
            </w:r>
          </w:p>
        </w:tc>
        <w:tc>
          <w:tcPr>
            <w:tcW w:w="1417" w:type="dxa"/>
            <w:shd w:val="clear" w:color="auto" w:fill="auto"/>
          </w:tcPr>
          <w:p w14:paraId="077DB7F8" w14:textId="77777777" w:rsidR="004D694D" w:rsidRPr="00004480" w:rsidRDefault="004D694D" w:rsidP="0075644D">
            <w:pPr>
              <w:spacing w:before="120" w:after="120"/>
              <w:jc w:val="cente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Implicit</w:t>
            </w:r>
          </w:p>
        </w:tc>
        <w:tc>
          <w:tcPr>
            <w:tcW w:w="5378" w:type="dxa"/>
            <w:shd w:val="clear" w:color="auto" w:fill="auto"/>
          </w:tcPr>
          <w:p w14:paraId="7D075319"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Depending of the context, experience API may be used to mask the complexity of some functions for user interaction. May be used</w:t>
            </w:r>
          </w:p>
        </w:tc>
      </w:tr>
      <w:tr w:rsidR="004D694D" w:rsidRPr="00151FBF" w14:paraId="470A315C" w14:textId="77777777" w:rsidTr="009056E7">
        <w:trPr>
          <w:gridAfter w:val="1"/>
          <w:wAfter w:w="9" w:type="dxa"/>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tcPr>
          <w:p w14:paraId="69D6AF90" w14:textId="7ADD6C6F" w:rsidR="004D694D" w:rsidRPr="0075644D" w:rsidRDefault="004D694D" w:rsidP="0075644D">
            <w:pPr>
              <w:spacing w:before="120" w:after="120"/>
              <w:jc w:val="left"/>
              <w:rPr>
                <w:color w:val="0070C0"/>
                <w:lang w:eastAsia="fr-FR"/>
              </w:rPr>
            </w:pPr>
            <w:r w:rsidRPr="0075644D">
              <w:rPr>
                <w:color w:val="0070C0"/>
                <w:lang w:eastAsia="fr-FR"/>
              </w:rPr>
              <w:t xml:space="preserve">Quality &amp; </w:t>
            </w:r>
            <w:r w:rsidR="004C642D" w:rsidRPr="0075644D">
              <w:rPr>
                <w:color w:val="0070C0"/>
                <w:lang w:eastAsia="fr-FR"/>
              </w:rPr>
              <w:t>Feasibility</w:t>
            </w:r>
            <w:r w:rsidRPr="0075644D">
              <w:rPr>
                <w:color w:val="0070C0"/>
                <w:lang w:eastAsia="fr-FR"/>
              </w:rPr>
              <w:t xml:space="preserve"> Engine</w:t>
            </w:r>
          </w:p>
        </w:tc>
        <w:tc>
          <w:tcPr>
            <w:tcW w:w="1417" w:type="dxa"/>
            <w:shd w:val="clear" w:color="auto" w:fill="auto"/>
          </w:tcPr>
          <w:p w14:paraId="6C1A0785" w14:textId="77777777" w:rsidR="004D694D" w:rsidRPr="00004480" w:rsidRDefault="004D694D" w:rsidP="0075644D">
            <w:pPr>
              <w:spacing w:before="120" w:after="120"/>
              <w:jc w:val="center"/>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No</w:t>
            </w:r>
          </w:p>
        </w:tc>
        <w:tc>
          <w:tcPr>
            <w:tcW w:w="5378" w:type="dxa"/>
            <w:shd w:val="clear" w:color="auto" w:fill="auto"/>
          </w:tcPr>
          <w:p w14:paraId="3D9F5BD9"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 xml:space="preserve">Get physical feasibility information: </w:t>
            </w:r>
          </w:p>
          <w:p w14:paraId="25936847"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Availability of physical assets</w:t>
            </w:r>
          </w:p>
          <w:p w14:paraId="23143A78"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Connectivity routes</w:t>
            </w:r>
          </w:p>
          <w:p w14:paraId="5A13DCCB"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Place data</w:t>
            </w:r>
          </w:p>
        </w:tc>
      </w:tr>
      <w:tr w:rsidR="004D694D" w:rsidRPr="00151FBF" w14:paraId="44641FD6" w14:textId="77777777" w:rsidTr="009056E7">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hideMark/>
          </w:tcPr>
          <w:p w14:paraId="6D14798D" w14:textId="77777777" w:rsidR="004D694D" w:rsidRPr="0075644D" w:rsidRDefault="004D694D" w:rsidP="0075644D">
            <w:pPr>
              <w:spacing w:before="120" w:after="120"/>
              <w:jc w:val="left"/>
              <w:rPr>
                <w:color w:val="0070C0"/>
                <w:lang w:eastAsia="fr-FR"/>
              </w:rPr>
            </w:pPr>
            <w:r w:rsidRPr="0075644D">
              <w:rPr>
                <w:color w:val="0070C0"/>
                <w:lang w:eastAsia="fr-FR"/>
              </w:rPr>
              <w:t>SOMT</w:t>
            </w:r>
          </w:p>
        </w:tc>
        <w:tc>
          <w:tcPr>
            <w:tcW w:w="1417" w:type="dxa"/>
            <w:shd w:val="clear" w:color="auto" w:fill="auto"/>
          </w:tcPr>
          <w:p w14:paraId="4587FBFA" w14:textId="77777777" w:rsidR="004D694D" w:rsidRPr="00004480" w:rsidRDefault="004D694D" w:rsidP="0075644D">
            <w:pPr>
              <w:spacing w:before="120" w:after="120"/>
              <w:jc w:val="cente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Yes</w:t>
            </w:r>
          </w:p>
        </w:tc>
        <w:tc>
          <w:tcPr>
            <w:tcW w:w="5378" w:type="dxa"/>
            <w:shd w:val="clear" w:color="auto" w:fill="auto"/>
            <w:hideMark/>
          </w:tcPr>
          <w:p w14:paraId="0CDA7313"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The RFP is explicit on the SOMT integration need. It may be by direct calls or through experience API, depending on the context. The discovery phase will solve this point. The integration will allow SOMT module to:</w:t>
            </w:r>
          </w:p>
          <w:p w14:paraId="337D5DCB"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find relevant assets to fulfil a new service</w:t>
            </w:r>
          </w:p>
          <w:p w14:paraId="6B840FEE"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 xml:space="preserve">reserve these capacities </w:t>
            </w:r>
          </w:p>
        </w:tc>
      </w:tr>
      <w:tr w:rsidR="004D694D" w:rsidRPr="00151FBF" w14:paraId="7878522F" w14:textId="77777777" w:rsidTr="009056E7">
        <w:trPr>
          <w:gridAfter w:val="1"/>
          <w:wAfter w:w="9" w:type="dxa"/>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tcPr>
          <w:p w14:paraId="502630AE" w14:textId="77777777" w:rsidR="004D694D" w:rsidRPr="0075644D" w:rsidRDefault="004D694D" w:rsidP="0075644D">
            <w:pPr>
              <w:spacing w:before="120" w:after="120"/>
              <w:rPr>
                <w:color w:val="0070C0"/>
                <w:lang w:eastAsia="fr-FR"/>
              </w:rPr>
            </w:pPr>
            <w:r w:rsidRPr="0075644D">
              <w:rPr>
                <w:color w:val="0070C0"/>
                <w:lang w:eastAsia="fr-FR"/>
              </w:rPr>
              <w:t>TNI</w:t>
            </w:r>
          </w:p>
        </w:tc>
        <w:tc>
          <w:tcPr>
            <w:tcW w:w="1417" w:type="dxa"/>
            <w:shd w:val="clear" w:color="auto" w:fill="auto"/>
          </w:tcPr>
          <w:p w14:paraId="6426582E" w14:textId="77777777" w:rsidR="004D694D" w:rsidRPr="00004480" w:rsidRDefault="004D694D" w:rsidP="0075644D">
            <w:pPr>
              <w:spacing w:before="120" w:after="120"/>
              <w:jc w:val="center"/>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No</w:t>
            </w:r>
          </w:p>
        </w:tc>
        <w:tc>
          <w:tcPr>
            <w:tcW w:w="5378" w:type="dxa"/>
            <w:shd w:val="clear" w:color="auto" w:fill="auto"/>
          </w:tcPr>
          <w:p w14:paraId="2E11B5CD"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 xml:space="preserve">Notifications to TNI, to ensure logical/physical alignment </w:t>
            </w:r>
          </w:p>
        </w:tc>
      </w:tr>
      <w:tr w:rsidR="004D694D" w:rsidRPr="00151FBF" w14:paraId="0C409FFC" w14:textId="77777777" w:rsidTr="009056E7">
        <w:trPr>
          <w:gridAfter w:val="1"/>
          <w:cnfStyle w:val="000000100000" w:firstRow="0" w:lastRow="0" w:firstColumn="0" w:lastColumn="0" w:oddVBand="0" w:evenVBand="0" w:oddHBand="1" w:evenHBand="0" w:firstRowFirstColumn="0" w:firstRowLastColumn="0" w:lastRowFirstColumn="0" w:lastRowLastColumn="0"/>
          <w:wAfter w:w="9" w:type="dxa"/>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tcPr>
          <w:p w14:paraId="3AF5D7AD" w14:textId="77777777" w:rsidR="004D694D" w:rsidRPr="0075644D" w:rsidRDefault="004D694D" w:rsidP="0075644D">
            <w:pPr>
              <w:spacing w:before="120" w:after="120"/>
              <w:rPr>
                <w:color w:val="0070C0"/>
                <w:lang w:eastAsia="fr-FR"/>
              </w:rPr>
            </w:pPr>
            <w:r w:rsidRPr="0075644D">
              <w:rPr>
                <w:color w:val="0070C0"/>
                <w:lang w:eastAsia="fr-FR"/>
              </w:rPr>
              <w:t>FSMT</w:t>
            </w:r>
          </w:p>
        </w:tc>
        <w:tc>
          <w:tcPr>
            <w:tcW w:w="1417" w:type="dxa"/>
            <w:shd w:val="clear" w:color="auto" w:fill="auto"/>
          </w:tcPr>
          <w:p w14:paraId="045FD268" w14:textId="77777777" w:rsidR="004D694D" w:rsidRPr="00004480" w:rsidRDefault="004D694D" w:rsidP="0075644D">
            <w:pPr>
              <w:spacing w:before="120" w:after="120"/>
              <w:jc w:val="cente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No</w:t>
            </w:r>
          </w:p>
        </w:tc>
        <w:tc>
          <w:tcPr>
            <w:tcW w:w="5378" w:type="dxa"/>
            <w:shd w:val="clear" w:color="auto" w:fill="auto"/>
          </w:tcPr>
          <w:p w14:paraId="6B1788FD"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Information to prepare filed services interventions:</w:t>
            </w:r>
          </w:p>
          <w:p w14:paraId="00EF4E5F"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location of assets, export of maps, navigation proposal</w:t>
            </w:r>
          </w:p>
          <w:p w14:paraId="779E3ABF"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details about physical assets</w:t>
            </w:r>
          </w:p>
        </w:tc>
      </w:tr>
      <w:tr w:rsidR="004D694D" w:rsidRPr="00151FBF" w14:paraId="353B9790" w14:textId="77777777" w:rsidTr="009056E7">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D0CECE" w:themeColor="background2" w:themeShade="E6"/>
            </w:tcBorders>
            <w:shd w:val="clear" w:color="auto" w:fill="auto"/>
          </w:tcPr>
          <w:p w14:paraId="26464976" w14:textId="77777777" w:rsidR="004D694D" w:rsidRPr="0075644D" w:rsidRDefault="004D694D" w:rsidP="0075644D">
            <w:pPr>
              <w:spacing w:before="120" w:after="120"/>
              <w:rPr>
                <w:color w:val="0070C0"/>
                <w:lang w:eastAsia="fr-FR"/>
              </w:rPr>
            </w:pPr>
            <w:r w:rsidRPr="0075644D">
              <w:rPr>
                <w:color w:val="0070C0"/>
                <w:lang w:eastAsia="fr-FR"/>
              </w:rPr>
              <w:t>TSOM</w:t>
            </w:r>
          </w:p>
        </w:tc>
        <w:tc>
          <w:tcPr>
            <w:tcW w:w="1417" w:type="dxa"/>
            <w:tcBorders>
              <w:bottom w:val="single" w:sz="4" w:space="0" w:color="D0CECE" w:themeColor="background2" w:themeShade="E6"/>
            </w:tcBorders>
            <w:shd w:val="clear" w:color="auto" w:fill="auto"/>
          </w:tcPr>
          <w:p w14:paraId="717CEF35" w14:textId="77777777" w:rsidR="004D694D" w:rsidRPr="00004480" w:rsidRDefault="004D694D" w:rsidP="0075644D">
            <w:pPr>
              <w:spacing w:before="120" w:after="120"/>
              <w:jc w:val="center"/>
              <w:cnfStyle w:val="000000000000" w:firstRow="0" w:lastRow="0" w:firstColumn="0" w:lastColumn="0" w:oddVBand="0" w:evenVBand="0" w:oddHBand="0" w:evenHBand="0" w:firstRowFirstColumn="0" w:firstRowLastColumn="0" w:lastRowFirstColumn="0" w:lastRowLastColumn="0"/>
              <w:rPr>
                <w:lang w:eastAsia="fr-FR"/>
              </w:rPr>
            </w:pPr>
            <w:r w:rsidRPr="00004480">
              <w:rPr>
                <w:lang w:eastAsia="fr-FR"/>
              </w:rPr>
              <w:t>No</w:t>
            </w:r>
          </w:p>
        </w:tc>
        <w:tc>
          <w:tcPr>
            <w:tcW w:w="5387" w:type="dxa"/>
            <w:gridSpan w:val="2"/>
            <w:tcBorders>
              <w:bottom w:val="single" w:sz="4" w:space="0" w:color="D0CECE" w:themeColor="background2" w:themeShade="E6"/>
            </w:tcBorders>
            <w:shd w:val="clear" w:color="auto" w:fill="auto"/>
          </w:tcPr>
          <w:p w14:paraId="60F1BF0F" w14:textId="77777777" w:rsidR="004D694D" w:rsidRPr="00004480" w:rsidRDefault="004D694D" w:rsidP="0075644D">
            <w:pPr>
              <w:spacing w:before="120" w:after="120"/>
              <w:cnfStyle w:val="000000000000" w:firstRow="0" w:lastRow="0" w:firstColumn="0" w:lastColumn="0" w:oddVBand="0" w:evenVBand="0" w:oddHBand="0" w:evenHBand="0" w:firstRowFirstColumn="0" w:firstRowLastColumn="0" w:lastRowFirstColumn="0" w:lastRowLastColumn="0"/>
              <w:rPr>
                <w:lang w:eastAsia="fr-FR"/>
              </w:rPr>
            </w:pPr>
          </w:p>
        </w:tc>
      </w:tr>
      <w:tr w:rsidR="004D694D" w:rsidRPr="00151FBF" w14:paraId="0FD8C76E" w14:textId="77777777" w:rsidTr="009056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D0CECE" w:themeColor="background2" w:themeShade="E6"/>
              <w:bottom w:val="single" w:sz="4" w:space="0" w:color="D0CECE" w:themeColor="background2" w:themeShade="E6"/>
            </w:tcBorders>
            <w:shd w:val="clear" w:color="auto" w:fill="auto"/>
          </w:tcPr>
          <w:p w14:paraId="4A32457B" w14:textId="77777777" w:rsidR="004D694D" w:rsidRPr="0075644D" w:rsidRDefault="004D694D" w:rsidP="0075644D">
            <w:pPr>
              <w:spacing w:before="120" w:after="120"/>
              <w:rPr>
                <w:color w:val="0070C0"/>
                <w:lang w:eastAsia="fr-FR"/>
              </w:rPr>
            </w:pPr>
            <w:r w:rsidRPr="0075644D">
              <w:rPr>
                <w:color w:val="0070C0"/>
                <w:lang w:eastAsia="fr-FR"/>
              </w:rPr>
              <w:t>ITSM</w:t>
            </w:r>
          </w:p>
        </w:tc>
        <w:tc>
          <w:tcPr>
            <w:tcW w:w="1417" w:type="dxa"/>
            <w:tcBorders>
              <w:top w:val="single" w:sz="4" w:space="0" w:color="D0CECE" w:themeColor="background2" w:themeShade="E6"/>
              <w:bottom w:val="single" w:sz="4" w:space="0" w:color="D0CECE" w:themeColor="background2" w:themeShade="E6"/>
            </w:tcBorders>
            <w:shd w:val="clear" w:color="auto" w:fill="auto"/>
          </w:tcPr>
          <w:p w14:paraId="05A0552E" w14:textId="77777777" w:rsidR="004D694D" w:rsidRPr="00004480" w:rsidRDefault="004D694D" w:rsidP="0075644D">
            <w:pPr>
              <w:spacing w:before="120" w:after="120"/>
              <w:jc w:val="center"/>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No</w:t>
            </w:r>
          </w:p>
        </w:tc>
        <w:tc>
          <w:tcPr>
            <w:tcW w:w="5387" w:type="dxa"/>
            <w:gridSpan w:val="2"/>
            <w:tcBorders>
              <w:top w:val="single" w:sz="4" w:space="0" w:color="D0CECE" w:themeColor="background2" w:themeShade="E6"/>
              <w:bottom w:val="single" w:sz="4" w:space="0" w:color="D0CECE" w:themeColor="background2" w:themeShade="E6"/>
            </w:tcBorders>
            <w:shd w:val="clear" w:color="auto" w:fill="auto"/>
          </w:tcPr>
          <w:p w14:paraId="72F082DA" w14:textId="77777777" w:rsidR="004D694D" w:rsidRPr="00004480" w:rsidRDefault="004D694D" w:rsidP="0075644D">
            <w:pPr>
              <w:spacing w:before="120" w:after="120"/>
              <w:cnfStyle w:val="000000100000" w:firstRow="0" w:lastRow="0" w:firstColumn="0" w:lastColumn="0" w:oddVBand="0" w:evenVBand="0" w:oddHBand="1" w:evenHBand="0" w:firstRowFirstColumn="0" w:firstRowLastColumn="0" w:lastRowFirstColumn="0" w:lastRowLastColumn="0"/>
              <w:rPr>
                <w:lang w:eastAsia="fr-FR"/>
              </w:rPr>
            </w:pPr>
            <w:r w:rsidRPr="00004480">
              <w:rPr>
                <w:lang w:eastAsia="fr-FR"/>
              </w:rPr>
              <w:t>Information relevant for assurance: localization or impact of an incident, associated assets, …</w:t>
            </w:r>
          </w:p>
        </w:tc>
      </w:tr>
    </w:tbl>
    <w:p w14:paraId="0A677F89" w14:textId="77777777" w:rsidR="004D694D" w:rsidRPr="00004480" w:rsidRDefault="004D694D" w:rsidP="004D694D">
      <w:pPr>
        <w:rPr>
          <w:lang w:eastAsia="en-AU"/>
        </w:rPr>
      </w:pPr>
    </w:p>
    <w:p w14:paraId="3F946391" w14:textId="77777777" w:rsidR="004D694D" w:rsidRPr="00004480" w:rsidRDefault="004D694D" w:rsidP="004D694D"/>
    <w:p w14:paraId="3ABC7F61" w14:textId="77777777" w:rsidR="004D694D" w:rsidRPr="001048BA" w:rsidRDefault="004D694D" w:rsidP="00FB5975">
      <w:pPr>
        <w:pStyle w:val="Heading5"/>
      </w:pPr>
      <w:r w:rsidRPr="001048BA">
        <w:t xml:space="preserve">Single system </w:t>
      </w:r>
    </w:p>
    <w:p w14:paraId="6C6F6D93" w14:textId="77777777" w:rsidR="004D694D" w:rsidRDefault="004D694D" w:rsidP="004D694D">
      <w:r w:rsidRPr="00824762">
        <w:t xml:space="preserve">In this version, the </w:t>
      </w:r>
      <w:r>
        <w:t>3-GIS / ArcGIS solution will be installed and parameterized, to be able to deliver the PNI management service without any connexion/sync with the other layers.</w:t>
      </w:r>
    </w:p>
    <w:p w14:paraId="09CB893B" w14:textId="77777777" w:rsidR="004D694D" w:rsidRDefault="004D694D" w:rsidP="004D694D">
      <w:pPr>
        <w:pStyle w:val="ListParagraph"/>
        <w:ind w:left="767"/>
      </w:pPr>
    </w:p>
    <w:p w14:paraId="605C5467" w14:textId="77777777" w:rsidR="004D694D" w:rsidRPr="00BF2F16" w:rsidRDefault="004D694D" w:rsidP="004D694D">
      <w:pPr>
        <w:pStyle w:val="ListParagraph"/>
        <w:ind w:left="767"/>
      </w:pPr>
    </w:p>
    <w:p w14:paraId="511EE78E" w14:textId="77777777" w:rsidR="004D694D" w:rsidRDefault="004D694D" w:rsidP="004D694D">
      <w:pPr>
        <w:jc w:val="center"/>
      </w:pPr>
      <w:r w:rsidRPr="00C653FB">
        <w:drawing>
          <wp:inline distT="0" distB="0" distL="0" distR="0" wp14:anchorId="064A0A35" wp14:editId="61764BE6">
            <wp:extent cx="3494712" cy="2481943"/>
            <wp:effectExtent l="0" t="0" r="0" b="0"/>
            <wp:docPr id="1746841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41282" name=""/>
                    <pic:cNvPicPr/>
                  </pic:nvPicPr>
                  <pic:blipFill>
                    <a:blip r:embed="rId70"/>
                    <a:stretch>
                      <a:fillRect/>
                    </a:stretch>
                  </pic:blipFill>
                  <pic:spPr>
                    <a:xfrm>
                      <a:off x="0" y="0"/>
                      <a:ext cx="3497728" cy="2484085"/>
                    </a:xfrm>
                    <a:prstGeom prst="rect">
                      <a:avLst/>
                    </a:prstGeom>
                  </pic:spPr>
                </pic:pic>
              </a:graphicData>
            </a:graphic>
          </wp:inline>
        </w:drawing>
      </w:r>
    </w:p>
    <w:p w14:paraId="20CA5B4B" w14:textId="77777777" w:rsidR="004E2D6A" w:rsidRPr="001048BA" w:rsidRDefault="004E2D6A" w:rsidP="004D694D">
      <w:pPr>
        <w:jc w:val="center"/>
      </w:pPr>
    </w:p>
    <w:p w14:paraId="357903B9" w14:textId="77777777" w:rsidR="004E2D6A" w:rsidRPr="001048BA" w:rsidRDefault="004E2D6A" w:rsidP="004D694D">
      <w:pPr>
        <w:jc w:val="center"/>
      </w:pPr>
    </w:p>
    <w:p w14:paraId="29A62142" w14:textId="77777777" w:rsidR="004D694D" w:rsidRDefault="004D694D" w:rsidP="004D694D">
      <w:pPr>
        <w:rPr>
          <w:b/>
        </w:rPr>
      </w:pPr>
    </w:p>
    <w:p w14:paraId="65569F51" w14:textId="0D625C15" w:rsidR="004D694D" w:rsidRPr="001048BA" w:rsidRDefault="004D694D" w:rsidP="00FB5975">
      <w:pPr>
        <w:pStyle w:val="Heading5"/>
      </w:pPr>
      <w:r w:rsidRPr="001048BA">
        <w:t xml:space="preserve">End to End </w:t>
      </w:r>
      <w:r w:rsidR="00F32177" w:rsidRPr="001048BA">
        <w:t>traceability</w:t>
      </w:r>
    </w:p>
    <w:p w14:paraId="472AC50F" w14:textId="7B5EA688" w:rsidR="004D694D" w:rsidRPr="001048BA" w:rsidRDefault="00F32177" w:rsidP="004D694D">
      <w:r w:rsidRPr="001048BA">
        <w:t>Traceability</w:t>
      </w:r>
      <w:r w:rsidR="004D694D" w:rsidRPr="001048BA">
        <w:t xml:space="preserve"> is key to the system. We set up this traceability by implementing notifications to Gribl. At this step, the solution will have the following integrations:</w:t>
      </w:r>
    </w:p>
    <w:p w14:paraId="4ED6BA19" w14:textId="77777777" w:rsidR="004D694D" w:rsidRPr="001048BA" w:rsidRDefault="004D694D" w:rsidP="00275D4E">
      <w:pPr>
        <w:pStyle w:val="ListParagraph"/>
        <w:numPr>
          <w:ilvl w:val="0"/>
          <w:numId w:val="67"/>
        </w:numPr>
      </w:pPr>
      <w:r w:rsidRPr="001048BA">
        <w:t>identification/authentication and WebSSO</w:t>
      </w:r>
    </w:p>
    <w:p w14:paraId="1EAE2F45" w14:textId="77777777" w:rsidR="004D694D" w:rsidRPr="001048BA" w:rsidRDefault="004D694D" w:rsidP="00275D4E">
      <w:pPr>
        <w:pStyle w:val="ListParagraph"/>
        <w:numPr>
          <w:ilvl w:val="0"/>
          <w:numId w:val="67"/>
        </w:numPr>
      </w:pPr>
      <w:r w:rsidRPr="001048BA">
        <w:t>observability (including notification mechanism on which it is built)</w:t>
      </w:r>
    </w:p>
    <w:p w14:paraId="1B5829E8" w14:textId="77777777" w:rsidR="004D694D" w:rsidRPr="00DF5CFA" w:rsidRDefault="004D694D" w:rsidP="004D694D">
      <w:pPr>
        <w:pStyle w:val="ListParagraph"/>
        <w:ind w:left="767"/>
      </w:pPr>
    </w:p>
    <w:p w14:paraId="204C79D5" w14:textId="77777777" w:rsidR="004D694D" w:rsidRPr="00517A7E" w:rsidRDefault="004D694D" w:rsidP="004D694D">
      <w:pPr>
        <w:jc w:val="center"/>
        <w:rPr>
          <w:b/>
        </w:rPr>
      </w:pPr>
      <w:r w:rsidRPr="00FB6314">
        <w:rPr>
          <w:b/>
        </w:rPr>
        <w:drawing>
          <wp:inline distT="0" distB="0" distL="0" distR="0" wp14:anchorId="124A9CAF" wp14:editId="5369AF27">
            <wp:extent cx="5197179" cy="2342667"/>
            <wp:effectExtent l="0" t="0" r="3810" b="635"/>
            <wp:docPr id="106166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363" name="Image 1"/>
                    <pic:cNvPicPr/>
                  </pic:nvPicPr>
                  <pic:blipFill>
                    <a:blip r:embed="rId71">
                      <a:extLst>
                        <a:ext uri="{28A0092B-C50C-407E-A947-70E740481C1C}">
                          <a14:useLocalDpi xmlns:a14="http://schemas.microsoft.com/office/drawing/2010/main" val="0"/>
                        </a:ext>
                      </a:extLst>
                    </a:blip>
                    <a:stretch>
                      <a:fillRect/>
                    </a:stretch>
                  </pic:blipFill>
                  <pic:spPr>
                    <a:xfrm>
                      <a:off x="0" y="0"/>
                      <a:ext cx="5197179" cy="2342667"/>
                    </a:xfrm>
                    <a:prstGeom prst="rect">
                      <a:avLst/>
                    </a:prstGeom>
                  </pic:spPr>
                </pic:pic>
              </a:graphicData>
            </a:graphic>
          </wp:inline>
        </w:drawing>
      </w:r>
    </w:p>
    <w:p w14:paraId="30EA9DF9" w14:textId="77777777" w:rsidR="004D694D" w:rsidRDefault="004D694D" w:rsidP="004D694D"/>
    <w:p w14:paraId="33BB18C6" w14:textId="77777777" w:rsidR="004D694D" w:rsidRPr="001048BA" w:rsidRDefault="004D694D" w:rsidP="00FB5975">
      <w:pPr>
        <w:pStyle w:val="Heading5"/>
      </w:pPr>
      <w:r w:rsidRPr="001048BA">
        <w:t xml:space="preserve">Integrated place management. </w:t>
      </w:r>
    </w:p>
    <w:p w14:paraId="2BB22A10" w14:textId="114B3629" w:rsidR="004D694D" w:rsidRPr="001048BA" w:rsidRDefault="004D694D" w:rsidP="004D694D">
      <w:r w:rsidRPr="001048BA">
        <w:t>We initiate the business integration, with the most “geographical” support: place integration:</w:t>
      </w:r>
    </w:p>
    <w:p w14:paraId="6D048240" w14:textId="77777777" w:rsidR="004D694D" w:rsidRPr="001048BA" w:rsidRDefault="004D694D" w:rsidP="00275D4E">
      <w:pPr>
        <w:pStyle w:val="ListParagraph"/>
        <w:numPr>
          <w:ilvl w:val="0"/>
          <w:numId w:val="68"/>
        </w:numPr>
      </w:pPr>
      <w:r w:rsidRPr="001048BA">
        <w:t>services are developed, exposed and tested</w:t>
      </w:r>
    </w:p>
    <w:p w14:paraId="6105B44E" w14:textId="77777777" w:rsidR="004D694D" w:rsidRPr="001048BA" w:rsidRDefault="004D694D" w:rsidP="00275D4E">
      <w:pPr>
        <w:pStyle w:val="ListParagraph"/>
        <w:numPr>
          <w:ilvl w:val="0"/>
          <w:numId w:val="68"/>
        </w:numPr>
      </w:pPr>
      <w:r w:rsidRPr="001048BA">
        <w:t>usage from ServiceNow is implemented and tested.</w:t>
      </w:r>
    </w:p>
    <w:p w14:paraId="32E2F345" w14:textId="77777777" w:rsidR="004D694D" w:rsidRDefault="004D694D" w:rsidP="004D694D">
      <w:r w:rsidRPr="006101C8">
        <w:drawing>
          <wp:inline distT="0" distB="0" distL="0" distR="0" wp14:anchorId="1871533F" wp14:editId="4E9356D3">
            <wp:extent cx="5727700" cy="2571115"/>
            <wp:effectExtent l="0" t="0" r="6350" b="635"/>
            <wp:docPr id="1734529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9044" name=""/>
                    <pic:cNvPicPr/>
                  </pic:nvPicPr>
                  <pic:blipFill>
                    <a:blip r:embed="rId72"/>
                    <a:stretch>
                      <a:fillRect/>
                    </a:stretch>
                  </pic:blipFill>
                  <pic:spPr>
                    <a:xfrm>
                      <a:off x="0" y="0"/>
                      <a:ext cx="5727700" cy="2571115"/>
                    </a:xfrm>
                    <a:prstGeom prst="rect">
                      <a:avLst/>
                    </a:prstGeom>
                  </pic:spPr>
                </pic:pic>
              </a:graphicData>
            </a:graphic>
          </wp:inline>
        </w:drawing>
      </w:r>
    </w:p>
    <w:p w14:paraId="479B7D3A" w14:textId="77777777" w:rsidR="004D694D" w:rsidRPr="00004480" w:rsidRDefault="004D694D" w:rsidP="00FB5975">
      <w:pPr>
        <w:pStyle w:val="Heading5"/>
      </w:pPr>
      <w:r w:rsidRPr="001048BA">
        <w:t>Automated PNI allocation</w:t>
      </w:r>
    </w:p>
    <w:p w14:paraId="331FE7C6" w14:textId="77777777" w:rsidR="004D694D" w:rsidRPr="00004480" w:rsidRDefault="004D694D" w:rsidP="004D694D">
      <w:r w:rsidRPr="00004480">
        <w:t xml:space="preserve"> We then build the complete system, as described in the first figure of this chapter:</w:t>
      </w:r>
    </w:p>
    <w:p w14:paraId="6A0B5844" w14:textId="77777777" w:rsidR="004D694D" w:rsidRPr="00004480" w:rsidRDefault="004D694D" w:rsidP="00275D4E">
      <w:pPr>
        <w:pStyle w:val="ListParagraph"/>
        <w:numPr>
          <w:ilvl w:val="0"/>
          <w:numId w:val="65"/>
        </w:numPr>
      </w:pPr>
      <w:r w:rsidRPr="00004480">
        <w:t xml:space="preserve">The optional interfaces that have been decided will be made. </w:t>
      </w:r>
    </w:p>
    <w:p w14:paraId="785907B3" w14:textId="6E4D7B82" w:rsidR="00136BF9" w:rsidRPr="001048BA" w:rsidRDefault="004D694D" w:rsidP="00275D4E">
      <w:pPr>
        <w:pStyle w:val="ListParagraph"/>
        <w:numPr>
          <w:ilvl w:val="0"/>
          <w:numId w:val="65"/>
        </w:numPr>
      </w:pPr>
      <w:r w:rsidRPr="00004480">
        <w:t xml:space="preserve">The notifications to ServiceNow through Enterprise data broker are implemented </w:t>
      </w:r>
    </w:p>
    <w:p w14:paraId="45E47BF5" w14:textId="52A26541" w:rsidR="00E732A4" w:rsidRPr="001048BA" w:rsidRDefault="00792EBE" w:rsidP="00E732A4">
      <w:pPr>
        <w:pStyle w:val="Heading4"/>
      </w:pPr>
      <w:r w:rsidRPr="001048BA">
        <w:t>Activities and Dependencies</w:t>
      </w:r>
      <w:r w:rsidR="00136BF9" w:rsidRPr="001048BA">
        <w:t xml:space="preserve"> </w:t>
      </w:r>
    </w:p>
    <w:p w14:paraId="76333ED5" w14:textId="0DB4E379" w:rsidR="00E732A4" w:rsidRPr="001048BA" w:rsidRDefault="002A5DF6" w:rsidP="00E732A4">
      <w:r w:rsidRPr="002A5DF6">
        <w:drawing>
          <wp:inline distT="0" distB="0" distL="0" distR="0" wp14:anchorId="33B7B875" wp14:editId="0B52AB23">
            <wp:extent cx="5727700" cy="3216910"/>
            <wp:effectExtent l="0" t="0" r="6350" b="2540"/>
            <wp:docPr id="13" name="Picture 12">
              <a:extLst xmlns:a="http://schemas.openxmlformats.org/drawingml/2006/main">
                <a:ext uri="{FF2B5EF4-FFF2-40B4-BE49-F238E27FC236}">
                  <a16:creationId xmlns:a16="http://schemas.microsoft.com/office/drawing/2014/main" id="{065EF84F-4F4D-E72D-FE15-BB8FB9FE6E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065EF84F-4F4D-E72D-FE15-BB8FB9FE6E87}"/>
                        </a:ext>
                      </a:extLst>
                    </pic:cNvPr>
                    <pic:cNvPicPr>
                      <a:picLocks noChangeAspect="1"/>
                    </pic:cNvPicPr>
                  </pic:nvPicPr>
                  <pic:blipFill>
                    <a:blip r:embed="rId73"/>
                    <a:stretch>
                      <a:fillRect/>
                    </a:stretch>
                  </pic:blipFill>
                  <pic:spPr>
                    <a:xfrm>
                      <a:off x="0" y="0"/>
                      <a:ext cx="5727700" cy="3216910"/>
                    </a:xfrm>
                    <a:prstGeom prst="rect">
                      <a:avLst/>
                    </a:prstGeom>
                  </pic:spPr>
                </pic:pic>
              </a:graphicData>
            </a:graphic>
          </wp:inline>
        </w:drawing>
      </w:r>
    </w:p>
    <w:p w14:paraId="41B22B43" w14:textId="1F005577" w:rsidR="00792EBE" w:rsidRPr="001048BA" w:rsidRDefault="00792EBE" w:rsidP="00136BF9">
      <w:pPr>
        <w:pStyle w:val="ListParagraph"/>
      </w:pPr>
    </w:p>
    <w:p w14:paraId="01539DFE" w14:textId="24A2F8D3" w:rsidR="007C055F" w:rsidRPr="001048BA" w:rsidRDefault="00B17B8E" w:rsidP="00FB5975">
      <w:pPr>
        <w:pStyle w:val="Heading5"/>
      </w:pPr>
      <w:r w:rsidRPr="001048BA">
        <w:t>Details</w:t>
      </w:r>
      <w:r w:rsidR="00593BA5" w:rsidRPr="001048BA">
        <w:t xml:space="preserve"> by stream</w:t>
      </w:r>
    </w:p>
    <w:p w14:paraId="049220B5" w14:textId="2DC90A2C" w:rsidR="00593BA5" w:rsidRPr="001048BA" w:rsidRDefault="0053580F">
      <w:pPr>
        <w:spacing w:before="0" w:after="0"/>
        <w:jc w:val="left"/>
      </w:pPr>
      <w:r>
        <w:br w:type="page"/>
      </w:r>
    </w:p>
    <w:p w14:paraId="1497F39B" w14:textId="77777777" w:rsidR="00593BA5" w:rsidRPr="001048BA" w:rsidRDefault="00593BA5" w:rsidP="00136BF9">
      <w:pPr>
        <w:pStyle w:val="ListParagraph"/>
      </w:pPr>
    </w:p>
    <w:p w14:paraId="63BDEE02" w14:textId="77777777" w:rsidR="00593BA5" w:rsidRPr="00004480" w:rsidRDefault="00593BA5" w:rsidP="00FB5975">
      <w:pPr>
        <w:pStyle w:val="Heading6"/>
      </w:pPr>
      <w:r w:rsidRPr="00004480">
        <w:t>A – Discovery &amp; Detailed Design</w:t>
      </w:r>
    </w:p>
    <w:p w14:paraId="10456842" w14:textId="77777777" w:rsidR="00097197" w:rsidRPr="00004480" w:rsidRDefault="00097197" w:rsidP="00097197">
      <w:pPr>
        <w:rPr>
          <w:lang w:eastAsia="en-AU"/>
        </w:rPr>
      </w:pPr>
      <w:r w:rsidRPr="00004480">
        <w:rPr>
          <w:lang w:eastAsia="en-AU"/>
        </w:rPr>
        <w:t>Capgemini will lead the Discovery and Detailed Design phase in close collaboration with 3</w:t>
      </w:r>
      <w:r w:rsidRPr="00004480">
        <w:rPr>
          <w:rFonts w:ascii="Cambria Math" w:hAnsi="Cambria Math" w:cs="Cambria Math"/>
          <w:lang w:eastAsia="en-AU"/>
        </w:rPr>
        <w:t>‑</w:t>
      </w:r>
      <w:r w:rsidRPr="00004480">
        <w:rPr>
          <w:lang w:eastAsia="en-AU"/>
        </w:rPr>
        <w:t>GIS. This phase covers the definition of governance and planning foundations (GIS RACI and consolidated schedule), the production of functional specifications and detailed requirements, as well as the design of the technical architecture and associated security principles.</w:t>
      </w:r>
    </w:p>
    <w:p w14:paraId="51BD7807" w14:textId="77777777" w:rsidR="00097197" w:rsidRPr="00004480" w:rsidRDefault="00097197" w:rsidP="00097197">
      <w:pPr>
        <w:rPr>
          <w:lang w:eastAsia="en-AU"/>
        </w:rPr>
      </w:pPr>
      <w:r w:rsidRPr="00004480">
        <w:rPr>
          <w:lang w:eastAsia="en-AU"/>
        </w:rPr>
        <w:t>Working jointly with Tuatahi stakeholders, Capgemini and 3</w:t>
      </w:r>
      <w:r w:rsidRPr="00004480">
        <w:rPr>
          <w:rFonts w:ascii="Cambria Math" w:hAnsi="Cambria Math" w:cs="Cambria Math"/>
          <w:lang w:eastAsia="en-AU"/>
        </w:rPr>
        <w:t>‑</w:t>
      </w:r>
      <w:r w:rsidRPr="00004480">
        <w:rPr>
          <w:lang w:eastAsia="en-AU"/>
        </w:rPr>
        <w:t>GIS will capture and structure functional and technical requirements, identify mandatory, critical and desirable features, and establish the basis for fit-gap analysis and subsequent implementation activities.</w:t>
      </w:r>
    </w:p>
    <w:p w14:paraId="047E68C0" w14:textId="6CB28C64" w:rsidR="00F62104" w:rsidRPr="00004480" w:rsidRDefault="00097197" w:rsidP="00593BA5">
      <w:pPr>
        <w:rPr>
          <w:lang w:eastAsia="en-AU"/>
        </w:rPr>
      </w:pPr>
      <w:r w:rsidRPr="00004480">
        <w:rPr>
          <w:lang w:eastAsia="en-AU"/>
        </w:rPr>
        <w:t>Activities are conducted</w:t>
      </w:r>
      <w:r w:rsidR="00F62104" w:rsidRPr="00004480">
        <w:rPr>
          <w:lang w:eastAsia="en-AU"/>
        </w:rPr>
        <w:t xml:space="preserve"> in parallel</w:t>
      </w:r>
      <w:r w:rsidRPr="00004480">
        <w:rPr>
          <w:lang w:eastAsia="en-AU"/>
        </w:rPr>
        <w:t xml:space="preserve"> through close collaboration between business analysis and solution</w:t>
      </w:r>
      <w:r w:rsidR="00F62104" w:rsidRPr="00004480">
        <w:rPr>
          <w:lang w:eastAsia="en-AU"/>
        </w:rPr>
        <w:t xml:space="preserve"> architecture, ensuring </w:t>
      </w:r>
      <w:r w:rsidRPr="00004480">
        <w:rPr>
          <w:lang w:eastAsia="en-AU"/>
        </w:rPr>
        <w:t xml:space="preserve">consistent </w:t>
      </w:r>
      <w:r w:rsidR="00F62104" w:rsidRPr="00004480">
        <w:rPr>
          <w:lang w:eastAsia="en-AU"/>
        </w:rPr>
        <w:t>alignment between business needs and technical feasibility</w:t>
      </w:r>
      <w:r w:rsidRPr="00004480">
        <w:rPr>
          <w:lang w:eastAsia="en-AU"/>
        </w:rPr>
        <w:t xml:space="preserve"> throughout the phase.</w:t>
      </w:r>
    </w:p>
    <w:p w14:paraId="5BA159D2" w14:textId="43465F5A" w:rsidR="00BB4BE7" w:rsidRPr="00004480" w:rsidRDefault="00BB4BE7" w:rsidP="00097197">
      <w:pPr>
        <w:rPr>
          <w:lang w:eastAsia="en-AU"/>
        </w:rPr>
      </w:pPr>
      <w:r w:rsidRPr="00004480">
        <w:rPr>
          <w:lang w:eastAsia="en-AU"/>
        </w:rPr>
        <w:t xml:space="preserve">Main assumptions : </w:t>
      </w:r>
    </w:p>
    <w:p w14:paraId="02F2C452" w14:textId="77777777" w:rsidR="00172AF4" w:rsidRPr="00004480" w:rsidRDefault="00172AF4" w:rsidP="00275D4E">
      <w:pPr>
        <w:pStyle w:val="ListParagraph"/>
        <w:numPr>
          <w:ilvl w:val="0"/>
          <w:numId w:val="123"/>
        </w:numPr>
      </w:pPr>
      <w:r w:rsidRPr="00004480">
        <w:t>Availability of TFF stakeholders and SMEs (planning, field ops, provisioning, GIS) to support requirements capture and validation</w:t>
      </w:r>
    </w:p>
    <w:p w14:paraId="36621CCF" w14:textId="77777777" w:rsidR="00172AF4" w:rsidRPr="00004480" w:rsidRDefault="00172AF4" w:rsidP="00275D4E">
      <w:pPr>
        <w:pStyle w:val="ListParagraph"/>
        <w:numPr>
          <w:ilvl w:val="0"/>
          <w:numId w:val="123"/>
        </w:numPr>
      </w:pPr>
      <w:r w:rsidRPr="00004480">
        <w:t>Timely review and validation of deliverables within agreed governance cycles</w:t>
      </w:r>
    </w:p>
    <w:p w14:paraId="6CF812AE" w14:textId="77777777" w:rsidR="00172AF4" w:rsidRPr="00004480" w:rsidRDefault="00172AF4" w:rsidP="00275D4E">
      <w:pPr>
        <w:pStyle w:val="ListParagraph"/>
        <w:numPr>
          <w:ilvl w:val="0"/>
          <w:numId w:val="123"/>
        </w:numPr>
      </w:pPr>
      <w:r w:rsidRPr="00004480">
        <w:t>Completion of a fit-gap assessment confirming alignment with standard 3</w:t>
      </w:r>
      <w:r w:rsidRPr="00004480">
        <w:rPr>
          <w:rFonts w:ascii="Cambria Math" w:hAnsi="Cambria Math" w:cs="Cambria Math"/>
        </w:rPr>
        <w:t>‑</w:t>
      </w:r>
      <w:r w:rsidRPr="00004480">
        <w:t>GIS / ArcGIS capabilities</w:t>
      </w:r>
    </w:p>
    <w:p w14:paraId="03F19A1F" w14:textId="77777777" w:rsidR="00172AF4" w:rsidRPr="00004480" w:rsidRDefault="00172AF4" w:rsidP="00275D4E">
      <w:pPr>
        <w:pStyle w:val="ListParagraph"/>
        <w:numPr>
          <w:ilvl w:val="0"/>
          <w:numId w:val="123"/>
        </w:numPr>
      </w:pPr>
      <w:r w:rsidRPr="00004480">
        <w:t>Early definition and sign-off of key business rules (fibre allocation, capacity, Place ID, etc.)</w:t>
      </w:r>
    </w:p>
    <w:p w14:paraId="0316B73D" w14:textId="66B242F1" w:rsidR="00BB4BE7" w:rsidRPr="00004480" w:rsidRDefault="00BB4BE7" w:rsidP="00275D4E">
      <w:pPr>
        <w:pStyle w:val="ListParagraph"/>
        <w:numPr>
          <w:ilvl w:val="0"/>
          <w:numId w:val="123"/>
        </w:numPr>
      </w:pPr>
      <w:r w:rsidRPr="00004480">
        <w:t xml:space="preserve">Scope limited to Layer 1 (PNI), with L2/L3 addressed </w:t>
      </w:r>
      <w:r w:rsidR="00172AF4" w:rsidRPr="00004480">
        <w:t>through</w:t>
      </w:r>
      <w:r w:rsidRPr="00004480">
        <w:t xml:space="preserve"> integration only</w:t>
      </w:r>
    </w:p>
    <w:p w14:paraId="1AD480A5" w14:textId="77777777" w:rsidR="00593BA5" w:rsidRPr="00004480" w:rsidRDefault="00593BA5" w:rsidP="00FB5975">
      <w:pPr>
        <w:pStyle w:val="Heading6"/>
      </w:pPr>
      <w:r w:rsidRPr="00004480">
        <w:t>B – Solution Build &amp; Configuration</w:t>
      </w:r>
    </w:p>
    <w:p w14:paraId="0213239B" w14:textId="77777777" w:rsidR="005F1A83" w:rsidRPr="00004480" w:rsidRDefault="005F1A83" w:rsidP="005F1A83">
      <w:pPr>
        <w:rPr>
          <w:lang w:eastAsia="en-AU"/>
        </w:rPr>
      </w:pPr>
      <w:r w:rsidRPr="00004480">
        <w:rPr>
          <w:lang w:eastAsia="en-AU"/>
        </w:rPr>
        <w:t>Capgemini will lead the GIS platform build and configuration activities, including the installation and configuration of ArcGIS Enterprise and supporting environments, environment standardisation, security hardening, operational readiness and the setup of CI/CD pipelines and Infrastructure-as-Code automation.</w:t>
      </w:r>
    </w:p>
    <w:p w14:paraId="3349A2B0" w14:textId="77777777" w:rsidR="005F1A83" w:rsidRPr="00004480" w:rsidRDefault="005F1A83" w:rsidP="005F1A83">
      <w:pPr>
        <w:rPr>
          <w:lang w:eastAsia="en-AU"/>
        </w:rPr>
      </w:pPr>
      <w:r w:rsidRPr="00004480">
        <w:rPr>
          <w:lang w:eastAsia="en-AU"/>
        </w:rPr>
        <w:t>3</w:t>
      </w:r>
      <w:r w:rsidRPr="00004480">
        <w:rPr>
          <w:rFonts w:ascii="Cambria Math" w:hAnsi="Cambria Math" w:cs="Cambria Math"/>
          <w:lang w:eastAsia="en-AU"/>
        </w:rPr>
        <w:t>‑</w:t>
      </w:r>
      <w:r w:rsidRPr="00004480">
        <w:rPr>
          <w:lang w:eastAsia="en-AU"/>
        </w:rPr>
        <w:t>GIS will support the installation and configuration of its product components, ensuring alignment with vendor best practices and standard capabilities, while Capgemini remains responsible for overall environment readiness and integration within the target architecture.</w:t>
      </w:r>
    </w:p>
    <w:p w14:paraId="2AF30851" w14:textId="77777777" w:rsidR="005F1A83" w:rsidRPr="00004480" w:rsidRDefault="005F1A83" w:rsidP="005F1A83">
      <w:pPr>
        <w:rPr>
          <w:lang w:eastAsia="en-AU"/>
        </w:rPr>
      </w:pPr>
      <w:r w:rsidRPr="00004480">
        <w:rPr>
          <w:lang w:eastAsia="en-AU"/>
        </w:rPr>
        <w:t>Executed in parallel with early integration activities, this stream enables interface design and preparation to progress alongside environment setup, including GIS REST API configuration, ServiceNow integration patterns and interface contract definition.</w:t>
      </w:r>
    </w:p>
    <w:p w14:paraId="44E8830E" w14:textId="4892D5C1" w:rsidR="00BF6696" w:rsidRPr="00004480" w:rsidRDefault="005F1A83" w:rsidP="00593BA5">
      <w:pPr>
        <w:rPr>
          <w:lang w:eastAsia="en-AU"/>
        </w:rPr>
      </w:pPr>
      <w:r w:rsidRPr="00004480">
        <w:rPr>
          <w:lang w:eastAsia="en-AU"/>
        </w:rPr>
        <w:t>This approach reduces dependency bottlenecks while maintaining controlled validation gates prior to testing.</w:t>
      </w:r>
    </w:p>
    <w:p w14:paraId="571D2D21" w14:textId="2FA4BF9A" w:rsidR="00662CD7" w:rsidRPr="00004480" w:rsidRDefault="00662CD7" w:rsidP="005F1A83">
      <w:pPr>
        <w:rPr>
          <w:lang w:eastAsia="en-AU"/>
        </w:rPr>
      </w:pPr>
      <w:r w:rsidRPr="00004480">
        <w:rPr>
          <w:lang w:eastAsia="en-AU"/>
        </w:rPr>
        <w:t xml:space="preserve">Main assumptions: </w:t>
      </w:r>
    </w:p>
    <w:p w14:paraId="1BBF95BD" w14:textId="616AFA94" w:rsidR="00237190" w:rsidRPr="00004480" w:rsidRDefault="00237190" w:rsidP="00275D4E">
      <w:pPr>
        <w:pStyle w:val="ListParagraph"/>
        <w:numPr>
          <w:ilvl w:val="0"/>
          <w:numId w:val="123"/>
        </w:numPr>
      </w:pPr>
      <w:r w:rsidRPr="00004480">
        <w:t xml:space="preserve">ArcGIS Enterprise 11.5 and Utility Network 7 remain the baseline platforms (no major upgrades) </w:t>
      </w:r>
    </w:p>
    <w:p w14:paraId="1FE035F9" w14:textId="1D903BF5" w:rsidR="00237190" w:rsidRPr="00004480" w:rsidRDefault="00237190" w:rsidP="00275D4E">
      <w:pPr>
        <w:pStyle w:val="ListParagraph"/>
        <w:numPr>
          <w:ilvl w:val="0"/>
          <w:numId w:val="123"/>
        </w:numPr>
      </w:pPr>
      <w:r w:rsidRPr="00004480">
        <w:t>3</w:t>
      </w:r>
      <w:r w:rsidRPr="00004480">
        <w:noBreakHyphen/>
        <w:t xml:space="preserve">GIS implementation relies on standard product capabilities and supported configuration </w:t>
      </w:r>
    </w:p>
    <w:p w14:paraId="778361C7" w14:textId="2E922C1C" w:rsidR="00237190" w:rsidRPr="00004480" w:rsidRDefault="00237190" w:rsidP="00275D4E">
      <w:pPr>
        <w:pStyle w:val="ListParagraph"/>
        <w:numPr>
          <w:ilvl w:val="0"/>
          <w:numId w:val="123"/>
        </w:numPr>
      </w:pPr>
      <w:r w:rsidRPr="00004480">
        <w:t xml:space="preserve">All environments (DEV, TEST, UAT, PROD), infrastructure, access, security and licenses are provisioned and available as per plan </w:t>
      </w:r>
    </w:p>
    <w:p w14:paraId="064B04B6" w14:textId="0131889A" w:rsidR="00237190" w:rsidRPr="00004480" w:rsidRDefault="00237190" w:rsidP="00275D4E">
      <w:pPr>
        <w:pStyle w:val="ListParagraph"/>
        <w:numPr>
          <w:ilvl w:val="0"/>
          <w:numId w:val="123"/>
        </w:numPr>
      </w:pPr>
      <w:r w:rsidRPr="00004480">
        <w:t>Environment readiness and provisioning delays may impact downstream activities</w:t>
      </w:r>
    </w:p>
    <w:p w14:paraId="3E2AD4AE" w14:textId="77777777" w:rsidR="00593BA5" w:rsidRPr="00004480" w:rsidRDefault="00593BA5" w:rsidP="00593BA5">
      <w:pPr>
        <w:rPr>
          <w:lang w:eastAsia="en-AU"/>
        </w:rPr>
      </w:pPr>
    </w:p>
    <w:p w14:paraId="0C2DDBC6" w14:textId="77777777" w:rsidR="00593BA5" w:rsidRPr="00004480" w:rsidRDefault="00593BA5" w:rsidP="00FB5975">
      <w:pPr>
        <w:pStyle w:val="Heading6"/>
      </w:pPr>
      <w:r w:rsidRPr="00004480">
        <w:t>C – Data Cleansing &amp; Profiling</w:t>
      </w:r>
    </w:p>
    <w:p w14:paraId="47863A28" w14:textId="77777777" w:rsidR="00BF6696" w:rsidRPr="00004480" w:rsidRDefault="00BF6696" w:rsidP="00BF6696">
      <w:pPr>
        <w:rPr>
          <w:lang w:eastAsia="en-AU"/>
        </w:rPr>
      </w:pPr>
      <w:r w:rsidRPr="00004480">
        <w:rPr>
          <w:lang w:eastAsia="en-AU"/>
        </w:rPr>
        <w:t>Capgemini will lead the Data Cleaning &amp; Profiling stream, covering legacy data profiling, identification of completeness, duplication and integrity issues, and the definition of rule-based cleansing using FME. This stream will also establish baseline data quality levels, defect categories, cleansing actions and go-live / hypercare acceptance thresholds.</w:t>
      </w:r>
    </w:p>
    <w:p w14:paraId="0371FA2F" w14:textId="77777777" w:rsidR="00BF6696" w:rsidRPr="00004480" w:rsidRDefault="00BF6696" w:rsidP="00BF6696">
      <w:pPr>
        <w:rPr>
          <w:lang w:eastAsia="en-AU"/>
        </w:rPr>
      </w:pPr>
      <w:r w:rsidRPr="00004480">
        <w:rPr>
          <w:lang w:eastAsia="en-AU"/>
        </w:rPr>
        <w:t>3</w:t>
      </w:r>
      <w:r w:rsidRPr="00004480">
        <w:rPr>
          <w:rFonts w:ascii="Cambria Math" w:hAnsi="Cambria Math" w:cs="Cambria Math"/>
          <w:lang w:eastAsia="en-AU"/>
        </w:rPr>
        <w:t>‑</w:t>
      </w:r>
      <w:r w:rsidRPr="00004480">
        <w:rPr>
          <w:lang w:eastAsia="en-AU"/>
        </w:rPr>
        <w:t>GIS will support this phase with product-specific expertise, ensuring that data quality findings are assessed against the target data model and effectively translated into migration and configuration constraints.</w:t>
      </w:r>
    </w:p>
    <w:p w14:paraId="469794E5" w14:textId="77777777" w:rsidR="00BF6696" w:rsidRPr="00004480" w:rsidRDefault="00BF6696" w:rsidP="00BF6696">
      <w:pPr>
        <w:rPr>
          <w:lang w:eastAsia="en-AU"/>
        </w:rPr>
      </w:pPr>
      <w:r w:rsidRPr="00004480">
        <w:rPr>
          <w:lang w:eastAsia="en-AU"/>
        </w:rPr>
        <w:t>Initiated in parallel with Discovery, this stream is a critical foundation of the GIS / 3</w:t>
      </w:r>
      <w:r w:rsidRPr="00004480">
        <w:rPr>
          <w:rFonts w:ascii="Cambria Math" w:hAnsi="Cambria Math" w:cs="Cambria Math"/>
          <w:lang w:eastAsia="en-AU"/>
        </w:rPr>
        <w:t>‑</w:t>
      </w:r>
      <w:r w:rsidRPr="00004480">
        <w:rPr>
          <w:lang w:eastAsia="en-AU"/>
        </w:rPr>
        <w:t>GIS delivery, as data challenges are expected to go beyond isolated defects and may impact structural integrity across core network entities (e.g. POE, circuits, splitters, ducts and associated identifiers).</w:t>
      </w:r>
    </w:p>
    <w:p w14:paraId="4037FB65" w14:textId="77777777" w:rsidR="00BF6696" w:rsidRPr="00004480" w:rsidRDefault="00BF6696" w:rsidP="00BF6696">
      <w:pPr>
        <w:rPr>
          <w:lang w:eastAsia="en-AU"/>
        </w:rPr>
      </w:pPr>
      <w:r w:rsidRPr="00004480">
        <w:rPr>
          <w:lang w:eastAsia="en-AU"/>
        </w:rPr>
        <w:t>The objective is to establish a robust and agreed data quality baseline to secure the migration workstream. This includes defining entity ownership, referential integrity rules, data validation criteria, deduplication and correction logic, as well as governance for key identifiers such as SLID.</w:t>
      </w:r>
    </w:p>
    <w:p w14:paraId="3EB4223D" w14:textId="77777777" w:rsidR="00BF6696" w:rsidRPr="00004480" w:rsidRDefault="00BF6696" w:rsidP="00BF6696">
      <w:pPr>
        <w:rPr>
          <w:lang w:eastAsia="en-AU"/>
        </w:rPr>
      </w:pPr>
      <w:r w:rsidRPr="00004480">
        <w:rPr>
          <w:lang w:eastAsia="en-AU"/>
        </w:rPr>
        <w:t>Profiling outputs will be directly translated into actionable cleansing, transformation, reconciliation rules and measurable quality thresholds, supporting migration design, execution control and go-live readiness.</w:t>
      </w:r>
    </w:p>
    <w:p w14:paraId="401127BE" w14:textId="1F92621E" w:rsidR="00097197" w:rsidRPr="00004480" w:rsidRDefault="00BF6696" w:rsidP="00593BA5">
      <w:pPr>
        <w:rPr>
          <w:lang w:eastAsia="en-AU"/>
        </w:rPr>
      </w:pPr>
      <w:r w:rsidRPr="00004480">
        <w:rPr>
          <w:lang w:eastAsia="en-AU"/>
        </w:rPr>
        <w:t>FME will be leveraged to support</w:t>
      </w:r>
      <w:r w:rsidR="00097197" w:rsidRPr="00004480">
        <w:rPr>
          <w:lang w:eastAsia="en-AU"/>
        </w:rPr>
        <w:t xml:space="preserve"> profiling, rule-based cleansing, transformation, validation and repeatable migration workflows</w:t>
      </w:r>
      <w:r w:rsidRPr="00004480">
        <w:rPr>
          <w:lang w:eastAsia="en-AU"/>
        </w:rPr>
        <w:t>.</w:t>
      </w:r>
    </w:p>
    <w:p w14:paraId="3499192E" w14:textId="18887043" w:rsidR="00237190" w:rsidRPr="00004480" w:rsidRDefault="00237190" w:rsidP="00BF6696">
      <w:pPr>
        <w:rPr>
          <w:lang w:eastAsia="en-AU"/>
        </w:rPr>
      </w:pPr>
      <w:r w:rsidRPr="00004480">
        <w:rPr>
          <w:lang w:eastAsia="en-AU"/>
        </w:rPr>
        <w:t xml:space="preserve">Main assumptions: </w:t>
      </w:r>
    </w:p>
    <w:p w14:paraId="03B3B9F1" w14:textId="5048CA03" w:rsidR="00237190" w:rsidRPr="00004480" w:rsidRDefault="00237190" w:rsidP="00275D4E">
      <w:pPr>
        <w:pStyle w:val="ListParagraph"/>
        <w:numPr>
          <w:ilvl w:val="0"/>
          <w:numId w:val="123"/>
        </w:numPr>
      </w:pPr>
      <w:r w:rsidRPr="00004480">
        <w:t xml:space="preserve">Access to all required source systems, datasets, schemas, metadata and SMEs is ensured </w:t>
      </w:r>
    </w:p>
    <w:p w14:paraId="1E3DA7F3" w14:textId="77777777" w:rsidR="00841DEC" w:rsidRPr="00004480" w:rsidRDefault="00841DEC" w:rsidP="00275D4E">
      <w:pPr>
        <w:pStyle w:val="ListParagraph"/>
        <w:numPr>
          <w:ilvl w:val="0"/>
          <w:numId w:val="123"/>
        </w:numPr>
      </w:pPr>
      <w:r w:rsidRPr="00004480">
        <w:t>Legacy data is assumed to be at least 80% usable for migration, subject to confirmation through data profiling. “Usable” means that the data contains sufficient geometry, mandatory attributes, unique identifiers and connectivity information to be transformed into the target model using rule-based migration processes. If profiling identifies materially lower usability, significant missing connectivity, or structural data defects requiring manual remediation, the impact on scope, cost and schedule will be assessed through change control.</w:t>
      </w:r>
    </w:p>
    <w:p w14:paraId="7B5D22F5" w14:textId="77777777" w:rsidR="00841DEC" w:rsidRPr="001048BA" w:rsidRDefault="00841DEC" w:rsidP="00275D4E">
      <w:pPr>
        <w:pStyle w:val="ListParagraph"/>
        <w:numPr>
          <w:ilvl w:val="0"/>
          <w:numId w:val="123"/>
        </w:numPr>
        <w:spacing w:before="0" w:after="160" w:line="278" w:lineRule="auto"/>
        <w:jc w:val="left"/>
      </w:pPr>
      <w:r w:rsidRPr="001048BA">
        <w:t>Data mapping between source and target systems, Will be defined once and reused, not significantly iterative.  Unique identifiers (asset IDs, fibre IDs) can be reconciled and standardized</w:t>
      </w:r>
    </w:p>
    <w:p w14:paraId="3F1300B9" w14:textId="77777777" w:rsidR="00841DEC" w:rsidRPr="001048BA" w:rsidRDefault="00841DEC" w:rsidP="00275D4E">
      <w:pPr>
        <w:pStyle w:val="ListParagraph"/>
        <w:numPr>
          <w:ilvl w:val="0"/>
          <w:numId w:val="123"/>
        </w:numPr>
        <w:spacing w:before="0" w:after="160" w:line="278" w:lineRule="auto"/>
        <w:jc w:val="left"/>
      </w:pPr>
      <w:r w:rsidRPr="001048BA">
        <w:t>Data volume (assets, fibres, connections etc) is Known and stable. Does not significantly increase during migration</w:t>
      </w:r>
    </w:p>
    <w:p w14:paraId="570F8C74" w14:textId="77777777" w:rsidR="00841DEC" w:rsidRPr="001048BA" w:rsidRDefault="00841DEC" w:rsidP="00275D4E">
      <w:pPr>
        <w:pStyle w:val="ListParagraph"/>
        <w:numPr>
          <w:ilvl w:val="0"/>
          <w:numId w:val="123"/>
        </w:numPr>
        <w:spacing w:before="0" w:after="160" w:line="278" w:lineRule="auto"/>
        <w:jc w:val="left"/>
      </w:pPr>
      <w:r w:rsidRPr="001048BA">
        <w:t>Data anomalies such as duplicates, missing attributes or inconsistent values are assumed to be resolvable primarily through agreed rule-based cleansing and transformation. Large-scale manual correction, field verification, engineering redesign or business-led data remediation are excluded from the current scope unless explicitly agreed.</w:t>
      </w:r>
    </w:p>
    <w:p w14:paraId="74C38E9E" w14:textId="6088DF6F" w:rsidR="00237190" w:rsidRPr="00004480" w:rsidRDefault="00237190" w:rsidP="00275D4E">
      <w:pPr>
        <w:pStyle w:val="ListParagraph"/>
        <w:numPr>
          <w:ilvl w:val="0"/>
          <w:numId w:val="123"/>
        </w:numPr>
      </w:pPr>
      <w:r w:rsidRPr="00004480">
        <w:t>Business teams provide validation rules and support exception resolution</w:t>
      </w:r>
    </w:p>
    <w:p w14:paraId="18731F45" w14:textId="77777777" w:rsidR="00593BA5" w:rsidRPr="00004480" w:rsidRDefault="00593BA5" w:rsidP="00593BA5">
      <w:pPr>
        <w:rPr>
          <w:lang w:eastAsia="en-AU"/>
        </w:rPr>
      </w:pPr>
    </w:p>
    <w:p w14:paraId="13836885" w14:textId="77777777" w:rsidR="00593BA5" w:rsidRPr="00004480" w:rsidRDefault="00593BA5" w:rsidP="00FB5975">
      <w:pPr>
        <w:pStyle w:val="Heading6"/>
      </w:pPr>
      <w:r w:rsidRPr="00004480">
        <w:t>D – System Integration</w:t>
      </w:r>
    </w:p>
    <w:p w14:paraId="334D709D" w14:textId="77777777" w:rsidR="00593BA5" w:rsidRPr="00004480" w:rsidRDefault="00593BA5" w:rsidP="00593BA5">
      <w:pPr>
        <w:rPr>
          <w:lang w:eastAsia="en-AU"/>
        </w:rPr>
      </w:pPr>
      <w:r w:rsidRPr="00004480">
        <w:rPr>
          <w:lang w:eastAsia="en-AU"/>
        </w:rPr>
        <w:t>Capgemini will be responsible for the GIS integration stream, including the configuration of GIS REST APIs, integration endpoints and development of GIS-specific integrations, notably with ServiceNow and GIS. Capgemini will own interface design, integration delivery, interface contracts and technical coordination with the relevant system owners.</w:t>
      </w:r>
    </w:p>
    <w:p w14:paraId="62F8DDD1" w14:textId="26C8925E" w:rsidR="00237190" w:rsidRPr="00004480" w:rsidRDefault="00237190" w:rsidP="00593BA5">
      <w:pPr>
        <w:rPr>
          <w:lang w:eastAsia="en-AU"/>
        </w:rPr>
      </w:pPr>
      <w:r w:rsidRPr="00004480">
        <w:rPr>
          <w:lang w:eastAsia="en-AU"/>
        </w:rPr>
        <w:t>Main assumptions:</w:t>
      </w:r>
    </w:p>
    <w:p w14:paraId="71311AED" w14:textId="75AFDE12" w:rsidR="00237190" w:rsidRPr="00004480" w:rsidRDefault="00237190" w:rsidP="00275D4E">
      <w:pPr>
        <w:pStyle w:val="ListParagraph"/>
        <w:numPr>
          <w:ilvl w:val="0"/>
          <w:numId w:val="123"/>
        </w:numPr>
      </w:pPr>
      <w:r w:rsidRPr="00004480">
        <w:t xml:space="preserve">Integration scope is limited to ServiceNow SOMT interface </w:t>
      </w:r>
    </w:p>
    <w:p w14:paraId="03E2F687" w14:textId="39B0148C" w:rsidR="00237190" w:rsidRPr="00004480" w:rsidRDefault="00237190" w:rsidP="00275D4E">
      <w:pPr>
        <w:pStyle w:val="ListParagraph"/>
        <w:numPr>
          <w:ilvl w:val="0"/>
          <w:numId w:val="123"/>
        </w:numPr>
      </w:pPr>
      <w:r w:rsidRPr="00004480">
        <w:t xml:space="preserve">Additional integrations identified during Discovery are subject to formal change control </w:t>
      </w:r>
    </w:p>
    <w:p w14:paraId="35185968" w14:textId="23C79AA3" w:rsidR="00237190" w:rsidRPr="00004480" w:rsidRDefault="00237190" w:rsidP="00275D4E">
      <w:pPr>
        <w:pStyle w:val="ListParagraph"/>
        <w:numPr>
          <w:ilvl w:val="0"/>
          <w:numId w:val="123"/>
        </w:numPr>
      </w:pPr>
      <w:r w:rsidRPr="00004480">
        <w:t xml:space="preserve">Availability of APIs, endpoints and integration environments is ensured </w:t>
      </w:r>
    </w:p>
    <w:p w14:paraId="67D15B0E" w14:textId="3F8DC688" w:rsidR="00237190" w:rsidRPr="00004480" w:rsidRDefault="00237190" w:rsidP="00275D4E">
      <w:pPr>
        <w:pStyle w:val="ListParagraph"/>
        <w:numPr>
          <w:ilvl w:val="0"/>
          <w:numId w:val="123"/>
        </w:numPr>
      </w:pPr>
      <w:r w:rsidRPr="00004480">
        <w:t>Integration patterns are aligned with standard ArcGIS and 3</w:t>
      </w:r>
      <w:r w:rsidRPr="00004480">
        <w:noBreakHyphen/>
        <w:t>GIS capabilities</w:t>
      </w:r>
    </w:p>
    <w:p w14:paraId="3CE5F6A6" w14:textId="77777777" w:rsidR="00593BA5" w:rsidRPr="00004480" w:rsidRDefault="00593BA5" w:rsidP="00593BA5">
      <w:pPr>
        <w:rPr>
          <w:lang w:eastAsia="en-AU"/>
        </w:rPr>
      </w:pPr>
    </w:p>
    <w:p w14:paraId="5D34204F" w14:textId="77777777" w:rsidR="00593BA5" w:rsidRPr="00004480" w:rsidRDefault="00593BA5" w:rsidP="00FB5975">
      <w:pPr>
        <w:pStyle w:val="Heading6"/>
      </w:pPr>
      <w:r w:rsidRPr="00004480">
        <w:t>E – Data Migration</w:t>
      </w:r>
    </w:p>
    <w:p w14:paraId="4F0C8C5C" w14:textId="77777777" w:rsidR="005F1A83" w:rsidRPr="00004480" w:rsidRDefault="005F1A83" w:rsidP="005F1A83">
      <w:pPr>
        <w:rPr>
          <w:lang w:eastAsia="en-AU"/>
        </w:rPr>
      </w:pPr>
      <w:r w:rsidRPr="00004480">
        <w:rPr>
          <w:lang w:eastAsia="en-AU"/>
        </w:rPr>
        <w:t>Data Migration will be delivered as a shared workstream with clear responsibilities. 3</w:t>
      </w:r>
      <w:r w:rsidRPr="00004480">
        <w:rPr>
          <w:rFonts w:ascii="Cambria Math" w:hAnsi="Cambria Math" w:cs="Cambria Math"/>
          <w:lang w:eastAsia="en-AU"/>
        </w:rPr>
        <w:t>‑</w:t>
      </w:r>
      <w:r w:rsidRPr="00004480">
        <w:rPr>
          <w:lang w:eastAsia="en-AU"/>
        </w:rPr>
        <w:t>GIS will lead product-specific migration activities related to the target 3</w:t>
      </w:r>
      <w:r w:rsidRPr="00004480">
        <w:rPr>
          <w:rFonts w:ascii="Cambria Math" w:hAnsi="Cambria Math" w:cs="Cambria Math"/>
          <w:lang w:eastAsia="en-AU"/>
        </w:rPr>
        <w:t>‑</w:t>
      </w:r>
      <w:r w:rsidRPr="00004480">
        <w:rPr>
          <w:lang w:eastAsia="en-AU"/>
        </w:rPr>
        <w:t>GIS / ArcGIS model, including methodology, mapping, transformation, validation, reconciliation and telecom-specific constraints, as well as associated data governance principles.</w:t>
      </w:r>
    </w:p>
    <w:p w14:paraId="2F7177FF" w14:textId="77777777" w:rsidR="005F1A83" w:rsidRPr="00004480" w:rsidRDefault="005F1A83" w:rsidP="005F1A83">
      <w:pPr>
        <w:rPr>
          <w:lang w:eastAsia="en-AU"/>
        </w:rPr>
      </w:pPr>
      <w:r w:rsidRPr="00004480">
        <w:rPr>
          <w:lang w:eastAsia="en-AU"/>
        </w:rPr>
        <w:t>Capgemini will deliver complementary migration activities, covering non-telco GIS datasets, attachments and as-built content, ArcGIS Portal / ArcGIS Online adaptation, and data archival and traceability. Capgemini will also ensure overall migration coordination, alignment with project milestones and consistency of quality controls.</w:t>
      </w:r>
    </w:p>
    <w:p w14:paraId="2F152B8F" w14:textId="77777777" w:rsidR="005F1A83" w:rsidRPr="00004480" w:rsidRDefault="005F1A83" w:rsidP="005F1A83">
      <w:pPr>
        <w:rPr>
          <w:lang w:eastAsia="en-AU"/>
        </w:rPr>
      </w:pPr>
      <w:r w:rsidRPr="00004480">
        <w:rPr>
          <w:lang w:eastAsia="en-AU"/>
        </w:rPr>
        <w:t>Initiated as soon as the target data model and data quality baseline are stabilised, this stream focuses on defining and executing the migration strategy, source-to-target mapping, transformation rules, migration procedures and validation processes across all relevant data domains.</w:t>
      </w:r>
    </w:p>
    <w:p w14:paraId="7F187C6C" w14:textId="5A34D015" w:rsidR="005F1A83" w:rsidRPr="00004480" w:rsidRDefault="005F1A83" w:rsidP="005F1A83">
      <w:pPr>
        <w:rPr>
          <w:lang w:eastAsia="en-AU"/>
        </w:rPr>
      </w:pPr>
      <w:r w:rsidRPr="00004480">
        <w:rPr>
          <w:lang w:eastAsia="en-AU"/>
        </w:rPr>
        <w:t>Executed in parallel with platform build and integration preparation, this approach reduces schedule risks while ensuring alignment with architecture and data model decisions.</w:t>
      </w:r>
    </w:p>
    <w:p w14:paraId="2D66CA38" w14:textId="4D5A4DB5" w:rsidR="00237190" w:rsidRPr="00004480" w:rsidRDefault="00237190" w:rsidP="005F1A83">
      <w:pPr>
        <w:rPr>
          <w:lang w:eastAsia="en-AU"/>
        </w:rPr>
      </w:pPr>
      <w:r w:rsidRPr="00004480">
        <w:rPr>
          <w:lang w:eastAsia="en-AU"/>
        </w:rPr>
        <w:t>Main assumptions:</w:t>
      </w:r>
    </w:p>
    <w:p w14:paraId="1189B5F9" w14:textId="2D21D0E9" w:rsidR="00237190" w:rsidRPr="00004480" w:rsidRDefault="00237190" w:rsidP="00275D4E">
      <w:pPr>
        <w:pStyle w:val="ListParagraph"/>
        <w:numPr>
          <w:ilvl w:val="0"/>
          <w:numId w:val="123"/>
        </w:numPr>
      </w:pPr>
      <w:r w:rsidRPr="00004480">
        <w:t xml:space="preserve">Source systems include ArcGIS Utility Network, ODN, uFibre and Place datasets </w:t>
      </w:r>
    </w:p>
    <w:p w14:paraId="6B16BFFC" w14:textId="39162362" w:rsidR="00237190" w:rsidRPr="00004480" w:rsidRDefault="00237190" w:rsidP="00275D4E">
      <w:pPr>
        <w:pStyle w:val="ListParagraph"/>
        <w:numPr>
          <w:ilvl w:val="0"/>
          <w:numId w:val="123"/>
        </w:numPr>
      </w:pPr>
      <w:r w:rsidRPr="00004480">
        <w:t xml:space="preserve">Data mapping and transformation rules are stable and reusable (limited iteration) </w:t>
      </w:r>
    </w:p>
    <w:p w14:paraId="62D01F08" w14:textId="1A73F4BE" w:rsidR="00237190" w:rsidRPr="00004480" w:rsidRDefault="00237190" w:rsidP="00275D4E">
      <w:pPr>
        <w:pStyle w:val="ListParagraph"/>
        <w:numPr>
          <w:ilvl w:val="0"/>
          <w:numId w:val="123"/>
        </w:numPr>
      </w:pPr>
      <w:r w:rsidRPr="00004480">
        <w:t xml:space="preserve">Data volumes are known and remain stable during migration </w:t>
      </w:r>
    </w:p>
    <w:p w14:paraId="654352BE" w14:textId="39B299A3" w:rsidR="00237190" w:rsidRPr="00004480" w:rsidRDefault="00237190" w:rsidP="00275D4E">
      <w:pPr>
        <w:pStyle w:val="ListParagraph"/>
        <w:numPr>
          <w:ilvl w:val="0"/>
          <w:numId w:val="123"/>
        </w:numPr>
      </w:pPr>
      <w:r w:rsidRPr="00004480">
        <w:t xml:space="preserve">Unique identifiers (assets, fibres) can be reconciled and standardised </w:t>
      </w:r>
    </w:p>
    <w:p w14:paraId="42EB310B" w14:textId="50292D21" w:rsidR="00237190" w:rsidRPr="00004480" w:rsidRDefault="00237190" w:rsidP="00275D4E">
      <w:pPr>
        <w:pStyle w:val="ListParagraph"/>
        <w:numPr>
          <w:ilvl w:val="0"/>
          <w:numId w:val="123"/>
        </w:numPr>
      </w:pPr>
      <w:r w:rsidRPr="00004480">
        <w:t>Post-decommission archiving is managed by TFF</w:t>
      </w:r>
    </w:p>
    <w:p w14:paraId="0F2E9B21" w14:textId="77777777" w:rsidR="00593BA5" w:rsidRPr="00004480" w:rsidRDefault="00593BA5" w:rsidP="00593BA5">
      <w:pPr>
        <w:rPr>
          <w:lang w:eastAsia="en-AU"/>
        </w:rPr>
      </w:pPr>
    </w:p>
    <w:p w14:paraId="0A01F810" w14:textId="77777777" w:rsidR="00593BA5" w:rsidRPr="00004480" w:rsidRDefault="00593BA5" w:rsidP="00FB5975">
      <w:pPr>
        <w:pStyle w:val="Heading6"/>
      </w:pPr>
      <w:r w:rsidRPr="00004480">
        <w:t>F – Testing &amp; Quality Assurance</w:t>
      </w:r>
    </w:p>
    <w:p w14:paraId="0FC8CED9" w14:textId="77777777" w:rsidR="008E2DEC" w:rsidRPr="00004480" w:rsidRDefault="008E2DEC" w:rsidP="008E2DEC">
      <w:pPr>
        <w:rPr>
          <w:lang w:eastAsia="en-AU"/>
        </w:rPr>
      </w:pPr>
      <w:r w:rsidRPr="00004480">
        <w:rPr>
          <w:lang w:eastAsia="en-AU"/>
        </w:rPr>
        <w:t>Capgemini will lead the GIS Testing &amp; Quality Assurance stream, covering the preparation and execution of test strategies, including system integration testing (SIT), user acceptance testing (UAT) support, automated test suites, defect tracking and test evidence management. Coordination with 3</w:t>
      </w:r>
      <w:r w:rsidRPr="00004480">
        <w:rPr>
          <w:rFonts w:ascii="Cambria Math" w:hAnsi="Cambria Math" w:cs="Cambria Math"/>
          <w:lang w:eastAsia="en-AU"/>
        </w:rPr>
        <w:t>‑</w:t>
      </w:r>
      <w:r w:rsidRPr="00004480">
        <w:rPr>
          <w:lang w:eastAsia="en-AU"/>
        </w:rPr>
        <w:t>GIS will ensure efficient resolution of product-specific or configuration-related issues.</w:t>
      </w:r>
    </w:p>
    <w:p w14:paraId="25B41EA5" w14:textId="77777777" w:rsidR="008E2DEC" w:rsidRPr="00004480" w:rsidRDefault="008E2DEC" w:rsidP="008E2DEC">
      <w:pPr>
        <w:rPr>
          <w:lang w:eastAsia="en-AU"/>
        </w:rPr>
      </w:pPr>
      <w:r w:rsidRPr="00004480">
        <w:rPr>
          <w:lang w:eastAsia="en-AU"/>
        </w:rPr>
        <w:t>Initiated once the core platform, key integrations and initial migration cycles are stabilised, this stream ensures comprehensive validation across functional, integration and data dimensions, supported by defined acceptance criteria.</w:t>
      </w:r>
    </w:p>
    <w:p w14:paraId="07D63410" w14:textId="776C4897" w:rsidR="00593BA5" w:rsidRPr="00004480" w:rsidRDefault="008E2DEC" w:rsidP="00593BA5">
      <w:pPr>
        <w:rPr>
          <w:lang w:eastAsia="en-AU"/>
        </w:rPr>
      </w:pPr>
      <w:r w:rsidRPr="00004480">
        <w:rPr>
          <w:lang w:eastAsia="en-AU"/>
        </w:rPr>
        <w:t>Testing activities are conducted in close collaboration with business analysis, development and data teams to ensure full coverage of test scenarios and alignment with business requirements.</w:t>
      </w:r>
    </w:p>
    <w:p w14:paraId="6C0B908D" w14:textId="22A323EE" w:rsidR="00237190" w:rsidRPr="00004480" w:rsidRDefault="00237190" w:rsidP="00593BA5">
      <w:pPr>
        <w:rPr>
          <w:lang w:eastAsia="en-AU"/>
        </w:rPr>
      </w:pPr>
      <w:r w:rsidRPr="00004480">
        <w:rPr>
          <w:lang w:eastAsia="en-AU"/>
        </w:rPr>
        <w:t>Main assumptions:</w:t>
      </w:r>
    </w:p>
    <w:p w14:paraId="5899DE3C" w14:textId="5D98C862" w:rsidR="00237190" w:rsidRPr="00004480" w:rsidRDefault="00237190" w:rsidP="00275D4E">
      <w:pPr>
        <w:pStyle w:val="ListParagraph"/>
        <w:numPr>
          <w:ilvl w:val="0"/>
          <w:numId w:val="123"/>
        </w:numPr>
      </w:pPr>
      <w:r w:rsidRPr="00004480">
        <w:t xml:space="preserve">Availability of test environments aligned with production setup </w:t>
      </w:r>
    </w:p>
    <w:p w14:paraId="21EF862E" w14:textId="22B7C2C1" w:rsidR="00237190" w:rsidRPr="00004480" w:rsidRDefault="00237190" w:rsidP="00275D4E">
      <w:pPr>
        <w:pStyle w:val="ListParagraph"/>
        <w:numPr>
          <w:ilvl w:val="0"/>
          <w:numId w:val="123"/>
        </w:numPr>
      </w:pPr>
      <w:r w:rsidRPr="00004480">
        <w:t xml:space="preserve">Availability of representative test data </w:t>
      </w:r>
    </w:p>
    <w:p w14:paraId="7CFB5924" w14:textId="51686366" w:rsidR="00237190" w:rsidRPr="00004480" w:rsidRDefault="00237190" w:rsidP="00275D4E">
      <w:pPr>
        <w:pStyle w:val="ListParagraph"/>
        <w:numPr>
          <w:ilvl w:val="0"/>
          <w:numId w:val="123"/>
        </w:numPr>
      </w:pPr>
      <w:r w:rsidRPr="00004480">
        <w:t xml:space="preserve">Active participation of business stakeholders in UAT </w:t>
      </w:r>
    </w:p>
    <w:p w14:paraId="5197B064" w14:textId="5C2F7C7F" w:rsidR="00237190" w:rsidRPr="00004480" w:rsidRDefault="00237190" w:rsidP="00275D4E">
      <w:pPr>
        <w:pStyle w:val="ListParagraph"/>
        <w:numPr>
          <w:ilvl w:val="0"/>
          <w:numId w:val="123"/>
        </w:numPr>
      </w:pPr>
      <w:r w:rsidRPr="00004480">
        <w:t>Acceptance criteria and validation rules are defined and agreed upfront</w:t>
      </w:r>
    </w:p>
    <w:p w14:paraId="7DEE0F36" w14:textId="77777777" w:rsidR="00237190" w:rsidRPr="00004480" w:rsidRDefault="00237190" w:rsidP="00593BA5">
      <w:pPr>
        <w:rPr>
          <w:lang w:eastAsia="en-AU"/>
        </w:rPr>
      </w:pPr>
    </w:p>
    <w:p w14:paraId="3F9803A8" w14:textId="77777777" w:rsidR="00593BA5" w:rsidRPr="00004480" w:rsidRDefault="00593BA5" w:rsidP="00FB5975">
      <w:pPr>
        <w:pStyle w:val="Heading6"/>
      </w:pPr>
      <w:r w:rsidRPr="00004480">
        <w:t>G – Cutover &amp; Go-live</w:t>
      </w:r>
    </w:p>
    <w:p w14:paraId="2E805044" w14:textId="77777777" w:rsidR="00FA2027" w:rsidRPr="00004480" w:rsidRDefault="00FA2027" w:rsidP="000A7C29">
      <w:pPr>
        <w:rPr>
          <w:lang w:eastAsia="en-AU"/>
        </w:rPr>
      </w:pPr>
      <w:r w:rsidRPr="00004480">
        <w:rPr>
          <w:lang w:eastAsia="en-AU"/>
        </w:rPr>
        <w:t>Capgemini will lead the Cutover &amp; Go-Live phase, covering the definition and execution of cutover and rollback strategies, coordination of deployment activities, and overall go-live orchestration. Capgemini will ensure readiness of environments, migration outputs, integrations and test acceptance prior to production transition.</w:t>
      </w:r>
    </w:p>
    <w:p w14:paraId="0B941261" w14:textId="303792E1" w:rsidR="00FA2027" w:rsidRPr="00004480" w:rsidRDefault="00FA2027" w:rsidP="000A7C29">
      <w:pPr>
        <w:rPr>
          <w:lang w:eastAsia="en-AU"/>
        </w:rPr>
      </w:pPr>
      <w:r w:rsidRPr="00004480">
        <w:rPr>
          <w:lang w:eastAsia="en-AU"/>
        </w:rPr>
        <w:t>3</w:t>
      </w:r>
      <w:r w:rsidR="000A7C29" w:rsidRPr="00004480">
        <w:rPr>
          <w:rFonts w:ascii="Cambria Math" w:hAnsi="Cambria Math" w:cs="Cambria Math"/>
          <w:lang w:eastAsia="en-AU"/>
        </w:rPr>
        <w:t>‑</w:t>
      </w:r>
      <w:r w:rsidRPr="00004480">
        <w:rPr>
          <w:lang w:eastAsia="en-AU"/>
        </w:rPr>
        <w:t>GIS will support this phase through training activities and product-specific expertise to prepare users and facilitate the transition to the new platform.</w:t>
      </w:r>
    </w:p>
    <w:p w14:paraId="7ABF0F11" w14:textId="44F63F1A" w:rsidR="008E2DEC" w:rsidRPr="00004480" w:rsidRDefault="00FA2027" w:rsidP="00593BA5">
      <w:pPr>
        <w:rPr>
          <w:lang w:eastAsia="en-AU"/>
        </w:rPr>
      </w:pPr>
      <w:r w:rsidRPr="00004480">
        <w:rPr>
          <w:lang w:eastAsia="en-AU"/>
        </w:rPr>
        <w:t>Prepared ahead of production release, this phase ensures a controlled transition to operations. It is followed by a Hypercare &amp; Stabilisation period providing dedicated support, including incident resolution, defect management, user assistance and continued data validation to secure adoption and service continuity.</w:t>
      </w:r>
    </w:p>
    <w:p w14:paraId="3363CA7D" w14:textId="68EA107D" w:rsidR="00332B08" w:rsidRPr="00004480" w:rsidRDefault="00332B08" w:rsidP="000A7C29">
      <w:pPr>
        <w:rPr>
          <w:lang w:eastAsia="en-AU"/>
        </w:rPr>
      </w:pPr>
      <w:r w:rsidRPr="00004480">
        <w:rPr>
          <w:lang w:eastAsia="en-AU"/>
        </w:rPr>
        <w:t>Main assumptions :</w:t>
      </w:r>
    </w:p>
    <w:p w14:paraId="72C74EF0" w14:textId="30C88773" w:rsidR="00332B08" w:rsidRPr="00004480" w:rsidRDefault="00332B08" w:rsidP="00275D4E">
      <w:pPr>
        <w:pStyle w:val="ListParagraph"/>
        <w:numPr>
          <w:ilvl w:val="0"/>
          <w:numId w:val="123"/>
        </w:numPr>
      </w:pPr>
      <w:r w:rsidRPr="00004480">
        <w:t xml:space="preserve">Cutover and rollback strategies are validated prior to deployment </w:t>
      </w:r>
    </w:p>
    <w:p w14:paraId="632C5482" w14:textId="169E1B6B" w:rsidR="00332B08" w:rsidRPr="00004480" w:rsidRDefault="00332B08" w:rsidP="00275D4E">
      <w:pPr>
        <w:pStyle w:val="ListParagraph"/>
        <w:numPr>
          <w:ilvl w:val="0"/>
          <w:numId w:val="123"/>
        </w:numPr>
      </w:pPr>
      <w:r w:rsidRPr="00004480">
        <w:t xml:space="preserve">Production environments, integrations and migration outputs are ready and validated </w:t>
      </w:r>
    </w:p>
    <w:p w14:paraId="36B2DADD" w14:textId="749B9C8E" w:rsidR="00332B08" w:rsidRPr="00004480" w:rsidRDefault="00332B08" w:rsidP="00275D4E">
      <w:pPr>
        <w:pStyle w:val="ListParagraph"/>
        <w:numPr>
          <w:ilvl w:val="0"/>
          <w:numId w:val="123"/>
        </w:numPr>
      </w:pPr>
      <w:r w:rsidRPr="00004480">
        <w:t xml:space="preserve">Completion of SIT/UAT and formal acceptance is required before go-live </w:t>
      </w:r>
    </w:p>
    <w:p w14:paraId="466EB574" w14:textId="52E29D14" w:rsidR="00332B08" w:rsidRPr="00004480" w:rsidRDefault="00332B08" w:rsidP="00275D4E">
      <w:pPr>
        <w:pStyle w:val="ListParagraph"/>
        <w:numPr>
          <w:ilvl w:val="0"/>
          <w:numId w:val="123"/>
        </w:numPr>
      </w:pPr>
      <w:r w:rsidRPr="00004480">
        <w:t>Business readiness (training, onboarding) is ensured prior to transition</w:t>
      </w:r>
    </w:p>
    <w:p w14:paraId="265B9F48" w14:textId="77777777" w:rsidR="00593BA5" w:rsidRPr="00004480" w:rsidRDefault="00593BA5" w:rsidP="00593BA5">
      <w:pPr>
        <w:rPr>
          <w:lang w:eastAsia="en-AU"/>
        </w:rPr>
      </w:pPr>
    </w:p>
    <w:p w14:paraId="23FA607B" w14:textId="77777777" w:rsidR="00593BA5" w:rsidRPr="00004480" w:rsidRDefault="00593BA5" w:rsidP="00FB5975">
      <w:pPr>
        <w:pStyle w:val="Heading6"/>
      </w:pPr>
      <w:r w:rsidRPr="00004480">
        <w:t>H – Hypercare &amp; Stabilisation</w:t>
      </w:r>
    </w:p>
    <w:p w14:paraId="3906DDF2" w14:textId="2E7463EA" w:rsidR="00593BA5" w:rsidRPr="00004480" w:rsidRDefault="00593BA5" w:rsidP="00593BA5">
      <w:r w:rsidRPr="00004480">
        <w:rPr>
          <w:lang w:eastAsia="en-AU"/>
        </w:rPr>
        <w:t>Capgemini will lead the hypercare and stabilisation phase, including incident coordination, bug logging, issue tracking, user support and continued data validation. 3-GIS will provide product-specific support during hypercare, particularly for issues related to standard 3-GIS functionality, configuration, migration outputs or product behaviour. Capgemini will remain accountable for the overall hypercare coordination and client-facing reporting.</w:t>
      </w:r>
    </w:p>
    <w:p w14:paraId="4D5DC8CF" w14:textId="60A9EC24" w:rsidR="00332B08" w:rsidRPr="00004480" w:rsidRDefault="00332B08" w:rsidP="00593BA5">
      <w:pPr>
        <w:rPr>
          <w:lang w:eastAsia="en-AU"/>
        </w:rPr>
      </w:pPr>
      <w:r w:rsidRPr="00004480">
        <w:rPr>
          <w:lang w:eastAsia="en-AU"/>
        </w:rPr>
        <w:t>Main assumptions :</w:t>
      </w:r>
    </w:p>
    <w:p w14:paraId="0CB73641" w14:textId="6DFC34B0" w:rsidR="00332B08" w:rsidRPr="00004480" w:rsidRDefault="00332B08" w:rsidP="00275D4E">
      <w:pPr>
        <w:pStyle w:val="ListParagraph"/>
        <w:numPr>
          <w:ilvl w:val="0"/>
          <w:numId w:val="123"/>
        </w:numPr>
      </w:pPr>
      <w:r w:rsidRPr="00004480">
        <w:t xml:space="preserve">Access to production systems, monitoring tools and logs </w:t>
      </w:r>
    </w:p>
    <w:p w14:paraId="6BA9136F" w14:textId="54CCCA92" w:rsidR="00332B08" w:rsidRPr="00004480" w:rsidRDefault="00332B08" w:rsidP="00275D4E">
      <w:pPr>
        <w:pStyle w:val="ListParagraph"/>
        <w:numPr>
          <w:ilvl w:val="0"/>
          <w:numId w:val="123"/>
        </w:numPr>
      </w:pPr>
      <w:r w:rsidRPr="00004480">
        <w:t xml:space="preserve">Structured issue resolution and governance processes are in place </w:t>
      </w:r>
    </w:p>
    <w:p w14:paraId="505B6F87" w14:textId="78032C33" w:rsidR="00332B08" w:rsidRPr="00004480" w:rsidRDefault="00332B08" w:rsidP="00275D4E">
      <w:pPr>
        <w:pStyle w:val="ListParagraph"/>
        <w:numPr>
          <w:ilvl w:val="0"/>
          <w:numId w:val="123"/>
        </w:numPr>
      </w:pPr>
      <w:r w:rsidRPr="00004480">
        <w:t>Stable ownership transition to TFF post-hypercare</w:t>
      </w:r>
    </w:p>
    <w:p w14:paraId="17456606" w14:textId="77777777" w:rsidR="00332B08" w:rsidRPr="00004480" w:rsidRDefault="00332B08" w:rsidP="00593BA5"/>
    <w:p w14:paraId="7DE4EDEC" w14:textId="77777777" w:rsidR="00593BA5" w:rsidRPr="001048BA" w:rsidRDefault="00593BA5" w:rsidP="00136BF9">
      <w:pPr>
        <w:pStyle w:val="ListParagraph"/>
      </w:pPr>
    </w:p>
    <w:p w14:paraId="332A8460" w14:textId="2E408E18" w:rsidR="00792EBE" w:rsidRPr="001048BA" w:rsidRDefault="00792EBE" w:rsidP="00FB5975">
      <w:pPr>
        <w:pStyle w:val="Heading4"/>
      </w:pPr>
      <w:commentRangeStart w:id="202"/>
      <w:commentRangeStart w:id="203"/>
      <w:r w:rsidRPr="001048BA">
        <w:t>Out of Scope</w:t>
      </w:r>
      <w:commentRangeEnd w:id="202"/>
      <w:r w:rsidR="006809D1" w:rsidRPr="001048BA">
        <w:rPr>
          <w:rStyle w:val="CommentReference"/>
          <w:rFonts w:cs="Arial"/>
          <w:sz w:val="20"/>
          <w:szCs w:val="20"/>
        </w:rPr>
        <w:commentReference w:id="202"/>
      </w:r>
      <w:commentRangeEnd w:id="203"/>
      <w:r w:rsidRPr="001048BA">
        <w:rPr>
          <w:rStyle w:val="CommentReference"/>
          <w:rFonts w:cs="Arial"/>
          <w:sz w:val="20"/>
          <w:szCs w:val="20"/>
        </w:rPr>
        <w:commentReference w:id="203"/>
      </w:r>
    </w:p>
    <w:p w14:paraId="420E79CE" w14:textId="77777777" w:rsidR="00BB4BE7" w:rsidRPr="00004480" w:rsidRDefault="00BB4BE7" w:rsidP="00BB4BE7">
      <w:pPr>
        <w:rPr>
          <w:lang w:eastAsia="en-AU"/>
        </w:rPr>
      </w:pPr>
    </w:p>
    <w:p w14:paraId="1A614CF9" w14:textId="7803BA49" w:rsidR="00BB4BE7" w:rsidRPr="00004480" w:rsidRDefault="00BB4BE7" w:rsidP="00275D4E">
      <w:pPr>
        <w:pStyle w:val="ListParagraph"/>
        <w:numPr>
          <w:ilvl w:val="0"/>
          <w:numId w:val="183"/>
        </w:numPr>
      </w:pPr>
      <w:r w:rsidRPr="008C5BD4">
        <w:t>The scope of this engagement is intentionally focused on the implementation of a Layer 1 (PNI) GIS solution based on standard ArcGIS and 3</w:t>
      </w:r>
      <w:r w:rsidRPr="00004480">
        <w:rPr>
          <w:rFonts w:ascii="Cambria Math" w:hAnsi="Cambria Math" w:cs="Cambria Math"/>
        </w:rPr>
        <w:t>‑</w:t>
      </w:r>
      <w:r w:rsidRPr="00004480">
        <w:t>GIS capabilities. As such, several elements are explicitly excluded from the current scope.</w:t>
      </w:r>
    </w:p>
    <w:p w14:paraId="21D2A482" w14:textId="77777777" w:rsidR="00BB4BE7" w:rsidRPr="00004480" w:rsidRDefault="00BB4BE7" w:rsidP="00275D4E">
      <w:pPr>
        <w:pStyle w:val="ListParagraph"/>
        <w:numPr>
          <w:ilvl w:val="0"/>
          <w:numId w:val="183"/>
        </w:numPr>
      </w:pPr>
      <w:r w:rsidRPr="008C5BD4">
        <w:t>Higher network layers (Layer 2 and Layer 3) are not modelled in detail within the GIS solution and are only addressed through integration where required. Similarly</w:t>
      </w:r>
      <w:r w:rsidRPr="00004480">
        <w:t>, integration scope is limited to the interface with ServiceNow SOMT; any additional systems or interfaces identified during the project will be subject to formal change control.</w:t>
      </w:r>
    </w:p>
    <w:p w14:paraId="28FDCB44" w14:textId="77777777" w:rsidR="00BB4BE7" w:rsidRPr="00004480" w:rsidRDefault="00BB4BE7" w:rsidP="00275D4E">
      <w:pPr>
        <w:pStyle w:val="ListParagraph"/>
        <w:numPr>
          <w:ilvl w:val="0"/>
          <w:numId w:val="183"/>
        </w:numPr>
      </w:pPr>
      <w:r w:rsidRPr="008C5BD4">
        <w:t>The implementation is based on the use of standard 3</w:t>
      </w:r>
      <w:r w:rsidRPr="00004480">
        <w:rPr>
          <w:rFonts w:ascii="Cambria Math" w:hAnsi="Cambria Math" w:cs="Cambria Math"/>
        </w:rPr>
        <w:t>‑</w:t>
      </w:r>
      <w:r w:rsidRPr="00004480">
        <w:t>GIS product capabilities and supported configuration options. As a result, bespoke development, non-standard product customisation, unsupported extensions or custom front-end development are excluded unless explicitly agreed following a fit-gap assessment and formal approval process.</w:t>
      </w:r>
    </w:p>
    <w:p w14:paraId="2B6BAE45" w14:textId="77777777" w:rsidR="00BB4BE7" w:rsidRPr="008C5BD4" w:rsidRDefault="00BB4BE7" w:rsidP="00275D4E">
      <w:pPr>
        <w:pStyle w:val="ListParagraph"/>
        <w:numPr>
          <w:ilvl w:val="0"/>
          <w:numId w:val="183"/>
        </w:numPr>
      </w:pPr>
      <w:r w:rsidRPr="008C5BD4">
        <w:t>From a data perspective, the scope assumes that data cleansing and migration can be achieved primarily through rule-based approaches. Activities requiring large-scale manual data remediation, field verification, engineering redesign or business-led data correction fall outside the current engagement unless specifically agreed.</w:t>
      </w:r>
    </w:p>
    <w:p w14:paraId="5D095A3E" w14:textId="77777777" w:rsidR="00BB4BE7" w:rsidRPr="008C5BD4" w:rsidRDefault="00BB4BE7" w:rsidP="00275D4E">
      <w:pPr>
        <w:pStyle w:val="ListParagraph"/>
        <w:numPr>
          <w:ilvl w:val="0"/>
          <w:numId w:val="183"/>
        </w:numPr>
      </w:pPr>
      <w:r w:rsidRPr="008C5BD4">
        <w:t>In addition, certain data sources and activities are excluded from the migration scope. This includes migration from systems such as Smallworld (unless explicitly included), as well as post-decommission data archiving, which remains under the responsibility of TFF.</w:t>
      </w:r>
    </w:p>
    <w:p w14:paraId="300189A5" w14:textId="6C4B0A5D" w:rsidR="001A2754" w:rsidRPr="00004480" w:rsidRDefault="00BB4BE7" w:rsidP="00275D4E">
      <w:pPr>
        <w:pStyle w:val="ListParagraph"/>
        <w:numPr>
          <w:ilvl w:val="0"/>
          <w:numId w:val="183"/>
        </w:numPr>
      </w:pPr>
      <w:r w:rsidRPr="008C5BD4">
        <w:t>More broadly, any deviation from the defined scope, including additional integrations, significant data quality issues, major platform changes or infrastructure constra</w:t>
      </w:r>
      <w:r w:rsidRPr="00004480">
        <w:t>ints, will be managed through the project’s formal change control process.</w:t>
      </w:r>
    </w:p>
    <w:p w14:paraId="1B26E260" w14:textId="77777777" w:rsidR="00BA5F4F" w:rsidRPr="00004480" w:rsidRDefault="00BA5F4F" w:rsidP="00BD28B6"/>
    <w:p w14:paraId="1E0389BD" w14:textId="27374DA0" w:rsidR="00216A22" w:rsidRDefault="00216A22" w:rsidP="00EA50B6">
      <w:pPr>
        <w:pStyle w:val="Heading2"/>
      </w:pPr>
      <w:bookmarkStart w:id="206" w:name="_Toc231251436"/>
      <w:bookmarkStart w:id="207" w:name="_Toc231276466"/>
      <w:r w:rsidRPr="001048BA">
        <w:t>Workstream C: Field Force</w:t>
      </w:r>
      <w:bookmarkEnd w:id="206"/>
      <w:bookmarkEnd w:id="207"/>
    </w:p>
    <w:p w14:paraId="3F6CF618" w14:textId="46BD8C5B" w:rsidR="000F2B57" w:rsidRDefault="000F2B57" w:rsidP="000F2B57">
      <w:pPr>
        <w:rPr>
          <w:lang w:eastAsia="en-AU"/>
        </w:rPr>
      </w:pPr>
      <w:r>
        <w:rPr>
          <w:lang w:eastAsia="en-AU"/>
        </w:rPr>
        <w:t>Workstream C centres on transforming how field-based activities are managed by implementing end</w:t>
      </w:r>
      <w:r>
        <w:rPr>
          <w:rFonts w:ascii="Cambria Math" w:hAnsi="Cambria Math" w:cs="Cambria Math"/>
          <w:lang w:eastAsia="en-AU"/>
        </w:rPr>
        <w:t>‑</w:t>
      </w:r>
      <w:r>
        <w:rPr>
          <w:lang w:eastAsia="en-AU"/>
        </w:rPr>
        <w:t>to</w:t>
      </w:r>
      <w:r>
        <w:rPr>
          <w:rFonts w:ascii="Cambria Math" w:hAnsi="Cambria Math" w:cs="Cambria Math"/>
          <w:lang w:eastAsia="en-AU"/>
        </w:rPr>
        <w:t>‑</w:t>
      </w:r>
      <w:r>
        <w:rPr>
          <w:lang w:eastAsia="en-AU"/>
        </w:rPr>
        <w:t>end automation of Work Order processes for both network assurance and service provisioning. Its primary goal is to replace fragmented, manual coordination (currently reliant on spreadsheets, emails, and partial system support) with a fully orchestrated, event-driven workflow managed through ServiceNow Field Service Management for Telecommunications (FSMT) and integrated partner systems. This includes automating the lifecycle of Work Orders from initial demand trigger—such as a network fault or customer order—through scheduling, execution, and completion, while ensuring consistent, real-time visibility of status across Tuatahi and its service partners.</w:t>
      </w:r>
    </w:p>
    <w:p w14:paraId="386C927A" w14:textId="138F270C" w:rsidR="00094EDE" w:rsidRPr="000F2B57" w:rsidRDefault="000F2B57" w:rsidP="00094EDE">
      <w:pPr>
        <w:rPr>
          <w:lang w:eastAsia="en-AU"/>
        </w:rPr>
      </w:pPr>
      <w:r>
        <w:rPr>
          <w:lang w:eastAsia="en-AU"/>
        </w:rPr>
        <w:t xml:space="preserve">The workstream ensures that both internal field teams and external partners (e.g. Ventia) operate within a unified workflow, with clear ownership boundaries, controlled status transitions, and bi-directional integration via the Service Partner Gateway. It supports both assurance scenarios (incident-driven repairs and maintenance) and provisioning scenarios (installation and activation of new services), linking them back to customer orders and network events. In doing so, it enables accurate tracking of work progress, SLA adherence, and operational performance, while also capturing detailed execution data (such as labour, materials, and outcomes) to support downstream processes like billing and financial reconciliation. Overall, </w:t>
      </w:r>
      <w:r w:rsidR="00D14A5C">
        <w:rPr>
          <w:lang w:eastAsia="en-AU"/>
        </w:rPr>
        <w:t>this workstream</w:t>
      </w:r>
      <w:r>
        <w:rPr>
          <w:lang w:eastAsia="en-AU"/>
        </w:rPr>
        <w:t xml:space="preserve"> establishes a consistent, automated, and transparent field operations model that is tightly integrated with the broader order-to-fulfilment lifecycle.</w:t>
      </w:r>
    </w:p>
    <w:p w14:paraId="15C31086" w14:textId="395681C7" w:rsidR="007B7236" w:rsidRPr="00DC1D95" w:rsidRDefault="000F2B57" w:rsidP="000F2B57">
      <w:r w:rsidRPr="001048BA">
        <w:drawing>
          <wp:anchor distT="0" distB="0" distL="114300" distR="114300" simplePos="0" relativeHeight="251658258" behindDoc="0" locked="0" layoutInCell="1" allowOverlap="1" wp14:anchorId="4F84F305" wp14:editId="37B1D70F">
            <wp:simplePos x="0" y="0"/>
            <wp:positionH relativeFrom="column">
              <wp:posOffset>-186055</wp:posOffset>
            </wp:positionH>
            <wp:positionV relativeFrom="paragraph">
              <wp:posOffset>121285</wp:posOffset>
            </wp:positionV>
            <wp:extent cx="6650990" cy="3741420"/>
            <wp:effectExtent l="0" t="0" r="0" b="0"/>
            <wp:wrapSquare wrapText="bothSides"/>
            <wp:docPr id="19635108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0816"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6650990" cy="3741420"/>
                    </a:xfrm>
                    <a:prstGeom prst="rect">
                      <a:avLst/>
                    </a:prstGeom>
                  </pic:spPr>
                </pic:pic>
              </a:graphicData>
            </a:graphic>
            <wp14:sizeRelH relativeFrom="page">
              <wp14:pctWidth>0</wp14:pctWidth>
            </wp14:sizeRelH>
            <wp14:sizeRelV relativeFrom="page">
              <wp14:pctHeight>0</wp14:pctHeight>
            </wp14:sizeRelV>
          </wp:anchor>
        </w:drawing>
      </w:r>
    </w:p>
    <w:p w14:paraId="08C7D661" w14:textId="77777777" w:rsidR="00216A22" w:rsidRPr="00DC1D95" w:rsidRDefault="00216A22" w:rsidP="008D008C">
      <w:pPr>
        <w:pStyle w:val="Heading3CG"/>
      </w:pPr>
      <w:bookmarkStart w:id="208" w:name="_Toc231251437"/>
      <w:bookmarkStart w:id="209" w:name="_Toc231276467"/>
      <w:r w:rsidRPr="00004480">
        <w:rPr>
          <w:lang w:val="en-AU"/>
        </w:rPr>
        <w:t>Work Package 7: Automa</w:t>
      </w:r>
      <w:r w:rsidRPr="001F6FE8">
        <w:rPr>
          <w:lang w:val="en-AU"/>
        </w:rPr>
        <w:t>te</w:t>
      </w:r>
      <w:r w:rsidRPr="00DC1D95">
        <w:t xml:space="preserve"> Assurance Work Orders</w:t>
      </w:r>
      <w:bookmarkEnd w:id="208"/>
      <w:bookmarkEnd w:id="209"/>
    </w:p>
    <w:p w14:paraId="151EEDC0" w14:textId="1F0D2C86" w:rsidR="0032585A" w:rsidRPr="00004480" w:rsidRDefault="0032585A" w:rsidP="0032585A">
      <w:r w:rsidRPr="00004480">
        <w:t>Work Package 7 delivers the end</w:t>
      </w:r>
      <w:r w:rsidRPr="00004480">
        <w:rPr>
          <w:rFonts w:ascii="Cambria Math" w:hAnsi="Cambria Math" w:cs="Cambria Math"/>
        </w:rPr>
        <w:t>‑</w:t>
      </w:r>
      <w:r w:rsidRPr="00004480">
        <w:t>to</w:t>
      </w:r>
      <w:r w:rsidRPr="00004480">
        <w:rPr>
          <w:rFonts w:ascii="Cambria Math" w:hAnsi="Cambria Math" w:cs="Cambria Math"/>
        </w:rPr>
        <w:t>‑</w:t>
      </w:r>
      <w:r w:rsidRPr="00004480">
        <w:t>end automation of assurance workflows, from fault detection through to resolution. Business Objective 7 requires:</w:t>
      </w:r>
    </w:p>
    <w:p w14:paraId="72A9F560" w14:textId="77777777" w:rsidR="0032585A" w:rsidRPr="00004480" w:rsidRDefault="0032585A" w:rsidP="00275D4E">
      <w:pPr>
        <w:pStyle w:val="ListParagraph"/>
        <w:numPr>
          <w:ilvl w:val="0"/>
          <w:numId w:val="60"/>
        </w:numPr>
        <w:ind w:left="709"/>
      </w:pPr>
      <w:r w:rsidRPr="00004480">
        <w:t>Automated orchestration of assurance Work Orders</w:t>
      </w:r>
    </w:p>
    <w:p w14:paraId="1193231A" w14:textId="77777777" w:rsidR="0032585A" w:rsidRPr="00004480" w:rsidRDefault="0032585A" w:rsidP="00275D4E">
      <w:pPr>
        <w:pStyle w:val="ListParagraph"/>
        <w:numPr>
          <w:ilvl w:val="0"/>
          <w:numId w:val="60"/>
        </w:numPr>
        <w:ind w:left="709"/>
      </w:pPr>
      <w:r w:rsidRPr="00004480">
        <w:t>Integration with partner systems (e.g. Ventia)</w:t>
      </w:r>
    </w:p>
    <w:p w14:paraId="7A25E1F0" w14:textId="70336D44" w:rsidR="0032585A" w:rsidRPr="00004480" w:rsidRDefault="0032585A" w:rsidP="00275D4E">
      <w:pPr>
        <w:pStyle w:val="ListParagraph"/>
        <w:numPr>
          <w:ilvl w:val="0"/>
          <w:numId w:val="60"/>
        </w:numPr>
        <w:ind w:left="709"/>
      </w:pPr>
      <w:r w:rsidRPr="00004480">
        <w:t>Real-time status visibility and lifecycle control</w:t>
      </w:r>
    </w:p>
    <w:p w14:paraId="1A59ADCC" w14:textId="77777777" w:rsidR="0032585A" w:rsidRPr="00004480" w:rsidRDefault="0032585A" w:rsidP="0032585A"/>
    <w:p w14:paraId="75632A0A" w14:textId="6A03C2ED" w:rsidR="00607DD4" w:rsidRPr="00004480" w:rsidRDefault="007A7F81" w:rsidP="00FB5975">
      <w:pPr>
        <w:pStyle w:val="Heading4"/>
        <w:rPr>
          <w:b/>
        </w:rPr>
      </w:pPr>
      <w:r w:rsidRPr="00004480">
        <w:rPr>
          <w:b/>
        </w:rPr>
        <w:t>Solution Details</w:t>
      </w:r>
    </w:p>
    <w:p w14:paraId="7601368B" w14:textId="6065D26C" w:rsidR="00F36E80" w:rsidRPr="00004480" w:rsidRDefault="0032585A" w:rsidP="0032585A">
      <w:r w:rsidRPr="00004480">
        <w:t>ServiceNow FSMT is implemented as the central Work Order Management platform, responsible for</w:t>
      </w:r>
      <w:r w:rsidR="00D2160D" w:rsidRPr="00004480">
        <w:t xml:space="preserve"> </w:t>
      </w:r>
      <w:r w:rsidRPr="00004480">
        <w:t>Work Order lifecycle orchestration</w:t>
      </w:r>
      <w:r w:rsidR="00465CFD" w:rsidRPr="00004480">
        <w:t>, f</w:t>
      </w:r>
      <w:r w:rsidRPr="00004480">
        <w:t>ield task coordination</w:t>
      </w:r>
      <w:r w:rsidR="00465CFD" w:rsidRPr="00004480">
        <w:t>, and i</w:t>
      </w:r>
      <w:r w:rsidRPr="00004480">
        <w:t xml:space="preserve">ntegration with partners via </w:t>
      </w:r>
      <w:r w:rsidR="00465CFD" w:rsidRPr="00004480">
        <w:t>the Service Partner Gateway (</w:t>
      </w:r>
      <w:r w:rsidRPr="00004480">
        <w:t>SPG</w:t>
      </w:r>
      <w:r w:rsidR="00465CFD" w:rsidRPr="00004480">
        <w:t xml:space="preserve">). </w:t>
      </w:r>
      <w:r w:rsidR="00F36E80" w:rsidRPr="00004480">
        <w:t>It sits between demand systems (SOMT, netw event systems)</w:t>
      </w:r>
      <w:r w:rsidR="009F5116" w:rsidRPr="00004480">
        <w:t xml:space="preserve"> and execution systems (Ventia and internal field teams). Key to this model is </w:t>
      </w:r>
      <w:r w:rsidR="009F20C4" w:rsidRPr="00004480">
        <w:t>FSMT owning the Work Orders with partners (Ventia and internal field teams) owning Tasks within those Work Orders.</w:t>
      </w:r>
    </w:p>
    <w:p w14:paraId="52A6C42B" w14:textId="77777777" w:rsidR="00F36E80" w:rsidRPr="00004480" w:rsidRDefault="00F36E80" w:rsidP="0032585A"/>
    <w:p w14:paraId="1A58F09E" w14:textId="279678D8" w:rsidR="0032585A" w:rsidRPr="00004480" w:rsidRDefault="00465CFD" w:rsidP="0032585A">
      <w:r w:rsidRPr="00004480">
        <w:t xml:space="preserve">In the context of WP7, it focuses </w:t>
      </w:r>
      <w:r w:rsidR="00CB5A43" w:rsidRPr="00004480">
        <w:t xml:space="preserve">specifically on “Assurance” work orders, but it also lays the foundation for supporting </w:t>
      </w:r>
      <w:r w:rsidR="003E63A1" w:rsidRPr="00004480">
        <w:t>“Provisioning” work orders (WP8) and internal work assignment (WP9) by implementing some of the core, underpinning capabilities.</w:t>
      </w:r>
    </w:p>
    <w:p w14:paraId="69295FD8" w14:textId="77777777" w:rsidR="003E63A1" w:rsidRPr="00004480" w:rsidRDefault="003E63A1" w:rsidP="0032585A"/>
    <w:p w14:paraId="7EE176AF" w14:textId="04DA3E36" w:rsidR="0093434C" w:rsidRPr="00004480" w:rsidRDefault="0093434C" w:rsidP="0093434C">
      <w:r w:rsidRPr="00004480">
        <w:t xml:space="preserve">The end-to-end </w:t>
      </w:r>
      <w:r w:rsidR="00F030F4" w:rsidRPr="00004480">
        <w:t>assurance work order l</w:t>
      </w:r>
      <w:r w:rsidRPr="00004480">
        <w:t xml:space="preserve">ifecycle </w:t>
      </w:r>
      <w:r w:rsidR="00FC7538" w:rsidRPr="00004480">
        <w:t xml:space="preserve">automation </w:t>
      </w:r>
      <w:r w:rsidRPr="00004480">
        <w:t>will be implemented as follows:</w:t>
      </w:r>
    </w:p>
    <w:p w14:paraId="2A932617" w14:textId="16149ABF" w:rsidR="0093434C" w:rsidRPr="00004480" w:rsidRDefault="0075762B" w:rsidP="00275D4E">
      <w:pPr>
        <w:pStyle w:val="ListParagraph"/>
        <w:numPr>
          <w:ilvl w:val="0"/>
          <w:numId w:val="70"/>
        </w:numPr>
      </w:pPr>
      <w:r w:rsidRPr="00004480">
        <w:t>Fault Detection and Demand Trigger</w:t>
      </w:r>
    </w:p>
    <w:p w14:paraId="39C14CC5" w14:textId="603EBC7D" w:rsidR="00CC244A" w:rsidRPr="00004480" w:rsidRDefault="00984B9C" w:rsidP="00275D4E">
      <w:pPr>
        <w:pStyle w:val="ListParagraph"/>
        <w:numPr>
          <w:ilvl w:val="1"/>
          <w:numId w:val="70"/>
        </w:numPr>
      </w:pPr>
      <w:r w:rsidRPr="00004480">
        <w:t>Assurance workflows are initiated from Incident Tickets in ServiceNow ITSM</w:t>
      </w:r>
      <w:r w:rsidR="001E4F51" w:rsidRPr="00004480">
        <w:t>, once</w:t>
      </w:r>
      <w:r w:rsidR="0084298F" w:rsidRPr="00004480">
        <w:t xml:space="preserve"> </w:t>
      </w:r>
      <w:r w:rsidR="00A169FF" w:rsidRPr="00004480">
        <w:t>support personnel have validated the fault and determined if field intervention is required.</w:t>
      </w:r>
      <w:r w:rsidR="0084298F" w:rsidRPr="00004480">
        <w:t xml:space="preserve"> </w:t>
      </w:r>
      <w:r w:rsidR="00E010BB" w:rsidRPr="00004480">
        <w:t>Incidents</w:t>
      </w:r>
      <w:r w:rsidR="0084298F" w:rsidRPr="00004480">
        <w:t xml:space="preserve"> may be created:</w:t>
      </w:r>
    </w:p>
    <w:p w14:paraId="18F03A39" w14:textId="47ECE4DB" w:rsidR="0071677B" w:rsidRPr="00004480" w:rsidRDefault="00E010BB" w:rsidP="00275D4E">
      <w:pPr>
        <w:pStyle w:val="ListParagraph"/>
        <w:numPr>
          <w:ilvl w:val="2"/>
          <w:numId w:val="70"/>
        </w:numPr>
      </w:pPr>
      <w:r w:rsidRPr="00004480">
        <w:t>Automatically from n</w:t>
      </w:r>
      <w:r w:rsidR="0071677B" w:rsidRPr="00004480">
        <w:t>etwork events (alarms and outages from OSS</w:t>
      </w:r>
      <w:r w:rsidR="00516727" w:rsidRPr="00004480">
        <w:t>), via ServiceNow ITOM</w:t>
      </w:r>
    </w:p>
    <w:p w14:paraId="15ABEF4D" w14:textId="28700090" w:rsidR="00516727" w:rsidRPr="00004480" w:rsidRDefault="00516727" w:rsidP="00275D4E">
      <w:pPr>
        <w:pStyle w:val="ListParagraph"/>
        <w:numPr>
          <w:ilvl w:val="2"/>
          <w:numId w:val="70"/>
        </w:numPr>
      </w:pPr>
      <w:r w:rsidRPr="00004480">
        <w:t>Manually</w:t>
      </w:r>
      <w:r w:rsidR="00E010BB" w:rsidRPr="00004480">
        <w:t>, directly in ServiceNow ITSM</w:t>
      </w:r>
      <w:r w:rsidR="00B20AC2" w:rsidRPr="00004480">
        <w:t xml:space="preserve"> by TFF personnel</w:t>
      </w:r>
    </w:p>
    <w:p w14:paraId="2A8B3816" w14:textId="0161F72D" w:rsidR="00E010BB" w:rsidRPr="00004480" w:rsidRDefault="00B2513E" w:rsidP="00275D4E">
      <w:pPr>
        <w:pStyle w:val="ListParagraph"/>
        <w:numPr>
          <w:ilvl w:val="2"/>
          <w:numId w:val="70"/>
        </w:numPr>
      </w:pPr>
      <w:r w:rsidRPr="00004480">
        <w:t>From customer reports, although this is</w:t>
      </w:r>
      <w:r w:rsidR="004033D9" w:rsidRPr="00004480">
        <w:t xml:space="preserve"> not a defined use-case for the RSP portal, so would likely </w:t>
      </w:r>
      <w:r w:rsidR="001652BE" w:rsidRPr="00004480">
        <w:t>revert to manual creation once TFF are informed.</w:t>
      </w:r>
    </w:p>
    <w:p w14:paraId="032F1006" w14:textId="5AAA1407" w:rsidR="001652BE" w:rsidRPr="00004480" w:rsidRDefault="00EE6FC4" w:rsidP="00275D4E">
      <w:pPr>
        <w:pStyle w:val="ListParagraph"/>
        <w:numPr>
          <w:ilvl w:val="1"/>
          <w:numId w:val="70"/>
        </w:numPr>
      </w:pPr>
      <w:r w:rsidRPr="00004480">
        <w:t>C</w:t>
      </w:r>
      <w:r w:rsidR="008A7B75" w:rsidRPr="00004480">
        <w:t>hanges to the current state</w:t>
      </w:r>
      <w:r w:rsidR="00471F16" w:rsidRPr="00004480">
        <w:t xml:space="preserve"> of</w:t>
      </w:r>
      <w:r w:rsidR="00554AD2" w:rsidRPr="00004480">
        <w:t xml:space="preserve"> ServiceNow</w:t>
      </w:r>
      <w:r w:rsidR="00471F16" w:rsidRPr="00004480">
        <w:t xml:space="preserve"> ITSM/ITOM or OSS is </w:t>
      </w:r>
      <w:r w:rsidRPr="00004480">
        <w:t>not required for the solution and therefore is out of scope.</w:t>
      </w:r>
    </w:p>
    <w:p w14:paraId="1431F9D2" w14:textId="143B03E0" w:rsidR="00B620E6" w:rsidRPr="00004480" w:rsidRDefault="00554AD2" w:rsidP="00275D4E">
      <w:pPr>
        <w:pStyle w:val="ListParagraph"/>
        <w:numPr>
          <w:ilvl w:val="0"/>
          <w:numId w:val="70"/>
        </w:numPr>
      </w:pPr>
      <w:r w:rsidRPr="00004480">
        <w:t>Work Order Creation</w:t>
      </w:r>
    </w:p>
    <w:p w14:paraId="05571B59" w14:textId="096A40E2" w:rsidR="00CE2D25" w:rsidRPr="00004480" w:rsidRDefault="00754E50" w:rsidP="00275D4E">
      <w:pPr>
        <w:pStyle w:val="ListParagraph"/>
        <w:numPr>
          <w:ilvl w:val="1"/>
          <w:numId w:val="70"/>
        </w:numPr>
      </w:pPr>
      <w:r w:rsidRPr="00004480">
        <w:t xml:space="preserve">Once field work is required, FSMT will generate a Work Order from the </w:t>
      </w:r>
      <w:r w:rsidR="00F2760D" w:rsidRPr="00004480">
        <w:t>Incident ticket. During discovery and design, we will evaluate if there are appropriate triggers to do this automatically based on attributes of the</w:t>
      </w:r>
      <w:r w:rsidRPr="00004480">
        <w:t xml:space="preserve"> </w:t>
      </w:r>
      <w:r w:rsidR="008B6476" w:rsidRPr="00004480">
        <w:t>source ticket.</w:t>
      </w:r>
    </w:p>
    <w:p w14:paraId="3FE68FE3" w14:textId="6D9A42D5" w:rsidR="008B6476" w:rsidRPr="00004480" w:rsidRDefault="008B6476" w:rsidP="00275D4E">
      <w:pPr>
        <w:pStyle w:val="ListParagraph"/>
        <w:numPr>
          <w:ilvl w:val="1"/>
          <w:numId w:val="70"/>
        </w:numPr>
      </w:pPr>
      <w:r w:rsidRPr="00004480">
        <w:t>Each work order includes:</w:t>
      </w:r>
    </w:p>
    <w:p w14:paraId="0CB9C9BE" w14:textId="2CF96921" w:rsidR="00135718" w:rsidRPr="00004480" w:rsidRDefault="00135718" w:rsidP="00275D4E">
      <w:pPr>
        <w:pStyle w:val="ListParagraph"/>
        <w:numPr>
          <w:ilvl w:val="2"/>
          <w:numId w:val="70"/>
        </w:numPr>
      </w:pPr>
      <w:r w:rsidRPr="00004480">
        <w:t>Fault context (affected services, severity)</w:t>
      </w:r>
    </w:p>
    <w:p w14:paraId="5020C99B" w14:textId="2FC250F6" w:rsidR="00135718" w:rsidRPr="00004480" w:rsidRDefault="00135718" w:rsidP="00275D4E">
      <w:pPr>
        <w:pStyle w:val="ListParagraph"/>
        <w:numPr>
          <w:ilvl w:val="2"/>
          <w:numId w:val="70"/>
        </w:numPr>
      </w:pPr>
      <w:r w:rsidRPr="00004480">
        <w:t>Linked network and service inventory</w:t>
      </w:r>
    </w:p>
    <w:p w14:paraId="7BF78549" w14:textId="61C13CED" w:rsidR="00F90E7B" w:rsidRPr="00004480" w:rsidRDefault="00F90E7B" w:rsidP="00275D4E">
      <w:pPr>
        <w:pStyle w:val="ListParagraph"/>
        <w:numPr>
          <w:ilvl w:val="2"/>
          <w:numId w:val="70"/>
        </w:numPr>
      </w:pPr>
      <w:r>
        <w:t>Place ID (for traceability from order to fulfilment)</w:t>
      </w:r>
    </w:p>
    <w:p w14:paraId="7D4063DA" w14:textId="07D8950E" w:rsidR="00135718" w:rsidRPr="00004480" w:rsidRDefault="00135718" w:rsidP="00275D4E">
      <w:pPr>
        <w:pStyle w:val="ListParagraph"/>
        <w:numPr>
          <w:ilvl w:val="2"/>
          <w:numId w:val="70"/>
        </w:numPr>
      </w:pPr>
      <w:r w:rsidRPr="00004480">
        <w:t>SLA requirements</w:t>
      </w:r>
    </w:p>
    <w:p w14:paraId="5A5A302F" w14:textId="2402C1B8" w:rsidR="00135718" w:rsidRPr="00004480" w:rsidRDefault="00135718" w:rsidP="00275D4E">
      <w:pPr>
        <w:pStyle w:val="ListParagraph"/>
        <w:numPr>
          <w:ilvl w:val="2"/>
          <w:numId w:val="70"/>
        </w:numPr>
      </w:pPr>
      <w:r w:rsidRPr="00004480">
        <w:t>Required work type (repair, inspection, maintenance)</w:t>
      </w:r>
    </w:p>
    <w:p w14:paraId="54791383" w14:textId="2FBC0AC6" w:rsidR="008B6476" w:rsidRPr="00004480" w:rsidRDefault="008B6476" w:rsidP="008B6476">
      <w:pPr>
        <w:pStyle w:val="ListParagraph"/>
        <w:ind w:left="1440"/>
      </w:pPr>
      <w:r w:rsidRPr="00004480">
        <w:t xml:space="preserve">This ensures </w:t>
      </w:r>
      <w:r w:rsidR="00135718" w:rsidRPr="00004480">
        <w:t>standardized, structured, and complete field instructions for the work that needs to be performed.</w:t>
      </w:r>
    </w:p>
    <w:p w14:paraId="0AD41E08" w14:textId="22984E58" w:rsidR="00554AD2" w:rsidRPr="00004480" w:rsidRDefault="00135718" w:rsidP="00275D4E">
      <w:pPr>
        <w:pStyle w:val="ListParagraph"/>
        <w:numPr>
          <w:ilvl w:val="0"/>
          <w:numId w:val="70"/>
        </w:numPr>
      </w:pPr>
      <w:r w:rsidRPr="00004480">
        <w:t>Task Decomposition and Assignment</w:t>
      </w:r>
    </w:p>
    <w:p w14:paraId="7BE5798A" w14:textId="146C282E" w:rsidR="00F801C5" w:rsidRPr="00004480" w:rsidRDefault="00F801C5" w:rsidP="00275D4E">
      <w:pPr>
        <w:pStyle w:val="ListParagraph"/>
        <w:numPr>
          <w:ilvl w:val="1"/>
          <w:numId w:val="70"/>
        </w:numPr>
      </w:pPr>
      <w:r w:rsidRPr="00004480">
        <w:t>FSMT decomposes the Work Orders into Tasks, with tasks representing executable steps (</w:t>
      </w:r>
      <w:r w:rsidR="004C642D" w:rsidRPr="00004480">
        <w:t>e.g</w:t>
      </w:r>
      <w:r w:rsidRPr="00004480">
        <w:t>. Fibre repair, splice check, etc)</w:t>
      </w:r>
      <w:r w:rsidR="00006317" w:rsidRPr="00004480">
        <w:t>.</w:t>
      </w:r>
    </w:p>
    <w:p w14:paraId="0B5006D7" w14:textId="055FEE22" w:rsidR="00006317" w:rsidRPr="00004480" w:rsidRDefault="00006317" w:rsidP="00275D4E">
      <w:pPr>
        <w:pStyle w:val="ListParagraph"/>
        <w:numPr>
          <w:ilvl w:val="1"/>
          <w:numId w:val="70"/>
        </w:numPr>
      </w:pPr>
      <w:r w:rsidRPr="00004480">
        <w:t>Tasks can be routed internal</w:t>
      </w:r>
      <w:r w:rsidR="00D02CEE" w:rsidRPr="00004480">
        <w:t>ly (with this capability expanded in WP9)</w:t>
      </w:r>
      <w:r w:rsidR="007E1963" w:rsidRPr="00004480">
        <w:t>, or externally to service partners (Ventia)</w:t>
      </w:r>
      <w:r w:rsidR="008D13F8" w:rsidRPr="00004480">
        <w:t xml:space="preserve"> via the Service Partner Gateway (SPG)</w:t>
      </w:r>
    </w:p>
    <w:p w14:paraId="4CD9C4DD" w14:textId="61DF1382" w:rsidR="00A65F75" w:rsidRPr="00004480" w:rsidRDefault="00A65F75" w:rsidP="00275D4E">
      <w:pPr>
        <w:pStyle w:val="ListParagraph"/>
        <w:numPr>
          <w:ilvl w:val="1"/>
          <w:numId w:val="70"/>
        </w:numPr>
      </w:pPr>
      <w:r>
        <w:t xml:space="preserve">Each task will </w:t>
      </w:r>
      <w:r w:rsidR="00470DE9">
        <w:t xml:space="preserve">be </w:t>
      </w:r>
      <w:r>
        <w:t xml:space="preserve">standardised and have an associated billing code, to facilitate </w:t>
      </w:r>
      <w:r w:rsidR="000A7DC5">
        <w:t xml:space="preserve">automation of </w:t>
      </w:r>
      <w:r w:rsidR="00124C2C">
        <w:t xml:space="preserve">financial </w:t>
      </w:r>
      <w:r w:rsidR="000A7DC5">
        <w:t xml:space="preserve">reconciliation and </w:t>
      </w:r>
      <w:r w:rsidR="00124C2C">
        <w:t>billing</w:t>
      </w:r>
      <w:r w:rsidR="000A7DC5">
        <w:t>.</w:t>
      </w:r>
    </w:p>
    <w:p w14:paraId="743BB25E" w14:textId="2A8EE590" w:rsidR="00D53F30" w:rsidRPr="00004480" w:rsidRDefault="00D53F30" w:rsidP="00D53F30">
      <w:pPr>
        <w:pStyle w:val="ListParagraph"/>
      </w:pPr>
      <w:r w:rsidRPr="00004480">
        <w:t>This architecture, with Work Orders being the orchestration construct</w:t>
      </w:r>
      <w:r w:rsidR="000F298C" w:rsidRPr="00004480">
        <w:t xml:space="preserve"> and Tasks being the execution units, allows</w:t>
      </w:r>
      <w:r w:rsidR="008D13F8" w:rsidRPr="00004480">
        <w:t xml:space="preserve"> effective assignment of responsibilities whilst retaining full visibility of work progress.</w:t>
      </w:r>
    </w:p>
    <w:p w14:paraId="410CEF3A" w14:textId="5EBA00AC" w:rsidR="00135718" w:rsidRPr="00004480" w:rsidRDefault="009421FF" w:rsidP="00275D4E">
      <w:pPr>
        <w:pStyle w:val="ListParagraph"/>
        <w:numPr>
          <w:ilvl w:val="0"/>
          <w:numId w:val="70"/>
        </w:numPr>
      </w:pPr>
      <w:r w:rsidRPr="00004480">
        <w:t>Routing via Service Partner Gateway (SPG)</w:t>
      </w:r>
    </w:p>
    <w:p w14:paraId="23069C9A" w14:textId="53EEDC1E" w:rsidR="009421FF" w:rsidRPr="00004480" w:rsidRDefault="006E5E7F" w:rsidP="00275D4E">
      <w:pPr>
        <w:pStyle w:val="ListParagraph"/>
        <w:numPr>
          <w:ilvl w:val="1"/>
          <w:numId w:val="70"/>
        </w:numPr>
      </w:pPr>
      <w:r w:rsidRPr="00004480">
        <w:t xml:space="preserve">Tuatahi’s preferred architecture model requires routing all work, both internal and external, via the </w:t>
      </w:r>
      <w:r w:rsidR="0008505D" w:rsidRPr="00004480">
        <w:t xml:space="preserve">SPG. The outbound work </w:t>
      </w:r>
      <w:r w:rsidR="00F61436" w:rsidRPr="00004480">
        <w:t xml:space="preserve">routing capability </w:t>
      </w:r>
      <w:r w:rsidR="0008505D" w:rsidRPr="00004480">
        <w:t xml:space="preserve">will be implemented as part of this work package, but the </w:t>
      </w:r>
      <w:r w:rsidR="00F61436" w:rsidRPr="00004480">
        <w:t>internal work consumption capability (for internal field force) will be implemented as part of WP9.</w:t>
      </w:r>
    </w:p>
    <w:p w14:paraId="68B8DE98" w14:textId="1CE85A7A" w:rsidR="00F61436" w:rsidRPr="00004480" w:rsidRDefault="00741D14" w:rsidP="00275D4E">
      <w:pPr>
        <w:pStyle w:val="ListParagraph"/>
        <w:numPr>
          <w:ilvl w:val="1"/>
          <w:numId w:val="70"/>
        </w:numPr>
      </w:pPr>
      <w:r w:rsidRPr="00004480">
        <w:t>The SPG isn’t currently in production use at Tuatahi b</w:t>
      </w:r>
      <w:r w:rsidR="00EF2EB4" w:rsidRPr="00004480">
        <w:t>ut exists from an earlier work-routing integration from Maximo to external service partners.</w:t>
      </w:r>
      <w:r w:rsidR="00470497" w:rsidRPr="00004480">
        <w:t xml:space="preserve"> It provides a standardized interface for controlled data exchange and validation, decoupling internal and partner systems. It is based on a pub-sub model for outbound work assignment, and a REST API for inbound status updates. Tuatahi are responsible for reinstating (and uplifting) the SPG</w:t>
      </w:r>
      <w:r w:rsidR="00CE22CB" w:rsidRPr="00004480">
        <w:t xml:space="preserve"> so it can be utilized in the implementation of this work package.</w:t>
      </w:r>
    </w:p>
    <w:p w14:paraId="5A4E9BC7" w14:textId="0FD202EF" w:rsidR="00331844" w:rsidRPr="00004480" w:rsidRDefault="00F709C1" w:rsidP="00275D4E">
      <w:pPr>
        <w:pStyle w:val="ListParagraph"/>
        <w:numPr>
          <w:ilvl w:val="1"/>
          <w:numId w:val="70"/>
        </w:numPr>
      </w:pPr>
      <w:r w:rsidRPr="00004480">
        <w:t>When work is dispatched via the SPG, it will include details such as:</w:t>
      </w:r>
    </w:p>
    <w:p w14:paraId="23A1C04D" w14:textId="6A8CE1C1" w:rsidR="00F709C1" w:rsidRPr="00004480" w:rsidRDefault="008E059C" w:rsidP="00275D4E">
      <w:pPr>
        <w:pStyle w:val="ListParagraph"/>
        <w:numPr>
          <w:ilvl w:val="2"/>
          <w:numId w:val="70"/>
        </w:numPr>
      </w:pPr>
      <w:r w:rsidRPr="00004480">
        <w:t>Job specifications</w:t>
      </w:r>
    </w:p>
    <w:p w14:paraId="3B0FC5DE" w14:textId="166AA372" w:rsidR="008E059C" w:rsidRPr="00004480" w:rsidRDefault="008E059C" w:rsidP="00275D4E">
      <w:pPr>
        <w:pStyle w:val="ListParagraph"/>
        <w:numPr>
          <w:ilvl w:val="2"/>
          <w:numId w:val="70"/>
        </w:numPr>
      </w:pPr>
      <w:r w:rsidRPr="00004480">
        <w:t>Location and network details</w:t>
      </w:r>
    </w:p>
    <w:p w14:paraId="557914B1" w14:textId="02A82E2C" w:rsidR="008E059C" w:rsidRPr="00004480" w:rsidRDefault="008E059C" w:rsidP="00275D4E">
      <w:pPr>
        <w:pStyle w:val="ListParagraph"/>
        <w:numPr>
          <w:ilvl w:val="2"/>
          <w:numId w:val="70"/>
        </w:numPr>
      </w:pPr>
      <w:r w:rsidRPr="00004480">
        <w:t>SLA timelines</w:t>
      </w:r>
    </w:p>
    <w:p w14:paraId="62642519" w14:textId="0A4F3C0D" w:rsidR="008E059C" w:rsidRPr="00004480" w:rsidRDefault="008E059C" w:rsidP="00275D4E">
      <w:pPr>
        <w:pStyle w:val="ListParagraph"/>
        <w:numPr>
          <w:ilvl w:val="2"/>
          <w:numId w:val="70"/>
        </w:numPr>
      </w:pPr>
      <w:r w:rsidRPr="00004480">
        <w:t>Required materials/work types</w:t>
      </w:r>
    </w:p>
    <w:p w14:paraId="43C3BAFD" w14:textId="74A45320" w:rsidR="00C21C01" w:rsidRPr="00004480" w:rsidRDefault="00C21C01" w:rsidP="00C21C01">
      <w:pPr>
        <w:pStyle w:val="ListParagraph"/>
        <w:ind w:left="1440"/>
      </w:pPr>
      <w:r w:rsidRPr="00004480">
        <w:t xml:space="preserve">The delegated service partner is notified </w:t>
      </w:r>
      <w:r w:rsidR="00F05120" w:rsidRPr="00004480">
        <w:t xml:space="preserve">of the work </w:t>
      </w:r>
      <w:r w:rsidRPr="00004480">
        <w:t>through the pub-sub mechanism of the SPG</w:t>
      </w:r>
      <w:r w:rsidR="00F05120" w:rsidRPr="00004480">
        <w:t>.</w:t>
      </w:r>
    </w:p>
    <w:p w14:paraId="2606D221" w14:textId="7C398DCB" w:rsidR="00F709C1" w:rsidRPr="00004480" w:rsidRDefault="00FD2327" w:rsidP="00275D4E">
      <w:pPr>
        <w:pStyle w:val="ListParagraph"/>
        <w:numPr>
          <w:ilvl w:val="1"/>
          <w:numId w:val="70"/>
        </w:numPr>
      </w:pPr>
      <w:r w:rsidRPr="00004480">
        <w:t xml:space="preserve">When the service partner </w:t>
      </w:r>
      <w:r w:rsidR="00BC79C2" w:rsidRPr="00004480">
        <w:t xml:space="preserve">performs </w:t>
      </w:r>
      <w:r w:rsidR="00542543" w:rsidRPr="00004480">
        <w:t>work for a given</w:t>
      </w:r>
      <w:r w:rsidR="00BC79C2" w:rsidRPr="00004480">
        <w:t xml:space="preserve"> task, </w:t>
      </w:r>
      <w:r w:rsidR="00A249DB" w:rsidRPr="00004480">
        <w:t xml:space="preserve">certain updates will be sent back </w:t>
      </w:r>
      <w:r w:rsidR="00F05120" w:rsidRPr="00004480">
        <w:t>via</w:t>
      </w:r>
      <w:r w:rsidR="00A249DB" w:rsidRPr="00004480">
        <w:t xml:space="preserve"> the REST API</w:t>
      </w:r>
      <w:r w:rsidR="00F05120" w:rsidRPr="00004480">
        <w:t xml:space="preserve"> mechanism of the SPG</w:t>
      </w:r>
      <w:r w:rsidR="00542543" w:rsidRPr="00004480">
        <w:t>. The exact updates required will be determined through the discovery and design process, but it is anticipated that the following updates will</w:t>
      </w:r>
      <w:r w:rsidR="00D060BC" w:rsidRPr="00004480">
        <w:t xml:space="preserve"> be required:</w:t>
      </w:r>
    </w:p>
    <w:p w14:paraId="1731CFEA" w14:textId="4D23FCB2" w:rsidR="00D060BC" w:rsidRPr="00004480" w:rsidRDefault="00D060BC" w:rsidP="00275D4E">
      <w:pPr>
        <w:pStyle w:val="ListParagraph"/>
        <w:numPr>
          <w:ilvl w:val="2"/>
          <w:numId w:val="70"/>
        </w:numPr>
      </w:pPr>
      <w:r w:rsidRPr="00004480">
        <w:t xml:space="preserve">Accepted – The service partner has accepted the work that has been assigned to them and will </w:t>
      </w:r>
      <w:r w:rsidR="00135E09" w:rsidRPr="00004480">
        <w:t>perform the required work.</w:t>
      </w:r>
    </w:p>
    <w:p w14:paraId="7DEBC22D" w14:textId="74525CF7" w:rsidR="00135E09" w:rsidRPr="00004480" w:rsidRDefault="00135E09" w:rsidP="00275D4E">
      <w:pPr>
        <w:pStyle w:val="ListParagraph"/>
        <w:numPr>
          <w:ilvl w:val="2"/>
          <w:numId w:val="70"/>
        </w:numPr>
      </w:pPr>
      <w:r w:rsidRPr="00004480">
        <w:t>Scheduled – The service partner has scheduled the work for action.</w:t>
      </w:r>
      <w:r w:rsidR="00694F7B" w:rsidRPr="00004480">
        <w:t xml:space="preserve"> This update would typically include the planned date/time and would be triggered </w:t>
      </w:r>
      <w:r w:rsidR="00DF61C2" w:rsidRPr="00004480">
        <w:t>again if the work is rescheduled.</w:t>
      </w:r>
    </w:p>
    <w:p w14:paraId="26F24EA9" w14:textId="33BE48EF" w:rsidR="00DF61C2" w:rsidRPr="00004480" w:rsidRDefault="00DF61C2" w:rsidP="00275D4E">
      <w:pPr>
        <w:pStyle w:val="ListParagraph"/>
        <w:numPr>
          <w:ilvl w:val="2"/>
          <w:numId w:val="70"/>
        </w:numPr>
      </w:pPr>
      <w:r w:rsidRPr="00004480">
        <w:t>In Progress – The work is underway.</w:t>
      </w:r>
    </w:p>
    <w:p w14:paraId="08BB5424" w14:textId="76B52C0E" w:rsidR="00DF61C2" w:rsidRPr="00004480" w:rsidRDefault="00DF61C2" w:rsidP="00275D4E">
      <w:pPr>
        <w:pStyle w:val="ListParagraph"/>
        <w:numPr>
          <w:ilvl w:val="2"/>
          <w:numId w:val="70"/>
        </w:numPr>
      </w:pPr>
      <w:r w:rsidRPr="00004480">
        <w:t>Completed – The work has been completed. This update could include attachments such as photographs of completion, checklists, diagnostic reports, etc.</w:t>
      </w:r>
    </w:p>
    <w:p w14:paraId="1C9B1334" w14:textId="624FE7BA" w:rsidR="00A204C1" w:rsidRPr="00004480" w:rsidRDefault="00A204C1" w:rsidP="00A204C1">
      <w:pPr>
        <w:pStyle w:val="ListParagraph"/>
        <w:ind w:left="1440"/>
      </w:pPr>
      <w:r w:rsidRPr="00004480">
        <w:t xml:space="preserve">When updates come back into </w:t>
      </w:r>
      <w:r w:rsidR="0088127E" w:rsidRPr="00004480">
        <w:t>FSMT via the SPG, the state changes will be validated to ensure only allowed state transitions are permitted.</w:t>
      </w:r>
      <w:r w:rsidR="00CD2257" w:rsidRPr="00004480">
        <w:t xml:space="preserve"> </w:t>
      </w:r>
      <w:r w:rsidR="00421A38" w:rsidRPr="00004480">
        <w:t>This ensures correct sequencing of activities and better governance of exception states (</w:t>
      </w:r>
      <w:r w:rsidR="004C642D" w:rsidRPr="00004480">
        <w:t>e.g</w:t>
      </w:r>
      <w:r w:rsidR="00421A38" w:rsidRPr="00004480">
        <w:t>. Paused, Blocked, etc).</w:t>
      </w:r>
    </w:p>
    <w:p w14:paraId="334D753C" w14:textId="77777777" w:rsidR="003521BD" w:rsidRPr="00004480" w:rsidRDefault="003521BD" w:rsidP="00275D4E">
      <w:pPr>
        <w:pStyle w:val="ListParagraph"/>
        <w:numPr>
          <w:ilvl w:val="0"/>
          <w:numId w:val="70"/>
        </w:numPr>
      </w:pPr>
      <w:r w:rsidRPr="00004480">
        <w:t>Work Order Lifecycle Management and Control</w:t>
      </w:r>
    </w:p>
    <w:p w14:paraId="40BB51C5" w14:textId="77777777" w:rsidR="004B4ED0" w:rsidRPr="00004480" w:rsidRDefault="00401653" w:rsidP="00275D4E">
      <w:pPr>
        <w:pStyle w:val="ListParagraph"/>
        <w:numPr>
          <w:ilvl w:val="1"/>
          <w:numId w:val="70"/>
        </w:numPr>
      </w:pPr>
      <w:r w:rsidRPr="00004480">
        <w:t xml:space="preserve">As tasks are updated via the SPG (or otherwise), they can drive the status of the parent Work Order. This is governed by the </w:t>
      </w:r>
      <w:r w:rsidR="00CD2257" w:rsidRPr="00004480">
        <w:t xml:space="preserve">workflow for assurance Work Orders </w:t>
      </w:r>
      <w:r w:rsidR="004C6A26" w:rsidRPr="00004480">
        <w:t>to</w:t>
      </w:r>
      <w:r w:rsidR="00CD2257" w:rsidRPr="00004480">
        <w:t xml:space="preserve"> ensure that the Work Order status is </w:t>
      </w:r>
      <w:r w:rsidR="006C2549" w:rsidRPr="00004480">
        <w:t>updated accordingly based on the associated tasks</w:t>
      </w:r>
      <w:r w:rsidR="004C6A26" w:rsidRPr="00004480">
        <w:t>, particularly if multiple tasks are required.</w:t>
      </w:r>
    </w:p>
    <w:p w14:paraId="728D2C38" w14:textId="3AAB7D76" w:rsidR="00A204C1" w:rsidRPr="00004480" w:rsidRDefault="004B4ED0" w:rsidP="00275D4E">
      <w:pPr>
        <w:pStyle w:val="ListParagraph"/>
        <w:numPr>
          <w:ilvl w:val="1"/>
          <w:numId w:val="70"/>
        </w:numPr>
      </w:pPr>
      <w:r w:rsidRPr="00004480">
        <w:t>FMST</w:t>
      </w:r>
      <w:r w:rsidR="000B1B5F" w:rsidRPr="00004480">
        <w:t xml:space="preserve"> acts as the </w:t>
      </w:r>
      <w:r w:rsidRPr="00004480">
        <w:t>authoritative</w:t>
      </w:r>
      <w:r w:rsidR="000B1B5F" w:rsidRPr="00004480">
        <w:t xml:space="preserve"> system for Work Order status</w:t>
      </w:r>
      <w:r w:rsidR="001E3860" w:rsidRPr="00004480">
        <w:t>.</w:t>
      </w:r>
      <w:r w:rsidR="004747F7" w:rsidRPr="00004480">
        <w:t xml:space="preserve"> It will provide visibility of this to other systems (including RSPs) via the Experience APIs.</w:t>
      </w:r>
    </w:p>
    <w:p w14:paraId="519AD533" w14:textId="4E9D105A" w:rsidR="003521BD" w:rsidRPr="00004480" w:rsidRDefault="004B4ED0" w:rsidP="00275D4E">
      <w:pPr>
        <w:pStyle w:val="ListParagraph"/>
        <w:numPr>
          <w:ilvl w:val="0"/>
          <w:numId w:val="70"/>
        </w:numPr>
      </w:pPr>
      <w:r w:rsidRPr="00004480">
        <w:t>SLA Monitoring</w:t>
      </w:r>
    </w:p>
    <w:p w14:paraId="79F44ECF" w14:textId="3EB8B8AA" w:rsidR="004B4ED0" w:rsidRPr="00004480" w:rsidRDefault="00F850C5" w:rsidP="00275D4E">
      <w:pPr>
        <w:pStyle w:val="ListParagraph"/>
        <w:numPr>
          <w:ilvl w:val="1"/>
          <w:numId w:val="70"/>
        </w:numPr>
      </w:pPr>
      <w:r w:rsidRPr="00004480">
        <w:t xml:space="preserve">FSMT measures time across lifecycle stages </w:t>
      </w:r>
      <w:r w:rsidR="00B6573D" w:rsidRPr="00004480">
        <w:t>to track SLA performance, triggering alerts for delays, breach risk, and SLA violations. This enables more proactive operational management and helps improve compliance.</w:t>
      </w:r>
    </w:p>
    <w:p w14:paraId="68DC7FF0" w14:textId="20162BE6" w:rsidR="009421FF" w:rsidRPr="00004480" w:rsidRDefault="005A7634" w:rsidP="00275D4E">
      <w:pPr>
        <w:pStyle w:val="ListParagraph"/>
        <w:numPr>
          <w:ilvl w:val="0"/>
          <w:numId w:val="70"/>
        </w:numPr>
      </w:pPr>
      <w:r w:rsidRPr="00004480">
        <w:t>PNI changes</w:t>
      </w:r>
    </w:p>
    <w:p w14:paraId="24DDEB59" w14:textId="18687027" w:rsidR="005A7634" w:rsidRPr="00004480" w:rsidRDefault="006A2FBA" w:rsidP="00275D4E">
      <w:pPr>
        <w:pStyle w:val="ListParagraph"/>
        <w:numPr>
          <w:ilvl w:val="1"/>
          <w:numId w:val="70"/>
        </w:numPr>
      </w:pPr>
      <w:r w:rsidRPr="00004480">
        <w:t>Some assurance work orders will require physical changes to the network</w:t>
      </w:r>
      <w:r w:rsidR="006A7D08" w:rsidRPr="00004480">
        <w:t xml:space="preserve">, which will be recorded in 3-GIS/ArcGIS </w:t>
      </w:r>
      <w:r w:rsidR="0098653F" w:rsidRPr="00004480">
        <w:t xml:space="preserve">as the master </w:t>
      </w:r>
      <w:r w:rsidR="005C0319" w:rsidRPr="00004480">
        <w:t xml:space="preserve">system </w:t>
      </w:r>
      <w:r w:rsidR="0098653F" w:rsidRPr="00004480">
        <w:t>for PNI</w:t>
      </w:r>
      <w:r w:rsidR="005C0319" w:rsidRPr="00004480">
        <w:t xml:space="preserve">. Rather </w:t>
      </w:r>
      <w:r w:rsidR="00462CAF" w:rsidRPr="00004480">
        <w:t xml:space="preserve">increase complexity by passing GIS updates through </w:t>
      </w:r>
      <w:r w:rsidR="00840941" w:rsidRPr="00004480">
        <w:t>Ventia systems, SPG and ServiceNow, such updates will be done directly in 3-GIS/ArcGIS via their application.</w:t>
      </w:r>
    </w:p>
    <w:p w14:paraId="01FD1BE1" w14:textId="75C56C00" w:rsidR="00F95558" w:rsidRPr="00004480" w:rsidRDefault="00F95558" w:rsidP="00275D4E">
      <w:pPr>
        <w:pStyle w:val="ListParagraph"/>
        <w:numPr>
          <w:ilvl w:val="0"/>
          <w:numId w:val="70"/>
        </w:numPr>
      </w:pPr>
      <w:r w:rsidRPr="00004480">
        <w:t>Reporting and Analytics</w:t>
      </w:r>
    </w:p>
    <w:p w14:paraId="2A6E7E7F" w14:textId="62314A03" w:rsidR="00F95558" w:rsidRPr="00004480" w:rsidRDefault="00F95558" w:rsidP="00275D4E">
      <w:pPr>
        <w:pStyle w:val="ListParagraph"/>
        <w:numPr>
          <w:ilvl w:val="1"/>
          <w:numId w:val="70"/>
        </w:numPr>
      </w:pPr>
      <w:r w:rsidRPr="00004480">
        <w:t>FSMT captures fault types, resolution times and root cause indicators</w:t>
      </w:r>
      <w:r w:rsidR="00FA48D3" w:rsidRPr="00004480">
        <w:t xml:space="preserve">. </w:t>
      </w:r>
      <w:r w:rsidR="00A90F6E" w:rsidRPr="00004480">
        <w:t xml:space="preserve">It also ensures full linkage between the originating incident, the work order and tasks, and the field execution outcomes. </w:t>
      </w:r>
      <w:r w:rsidR="00FA48D3" w:rsidRPr="00004480">
        <w:t>This can be fed into process for performance analytics and continuous improvement of network operations.</w:t>
      </w:r>
    </w:p>
    <w:p w14:paraId="748987C4" w14:textId="4B546CDB" w:rsidR="0084052A" w:rsidRPr="00004480" w:rsidRDefault="0084052A" w:rsidP="00275D4E">
      <w:pPr>
        <w:pStyle w:val="ListParagraph"/>
        <w:numPr>
          <w:ilvl w:val="0"/>
          <w:numId w:val="70"/>
        </w:numPr>
      </w:pPr>
      <w:r w:rsidRPr="00004480">
        <w:t>Bill of Materials (BoM) and Labour</w:t>
      </w:r>
    </w:p>
    <w:p w14:paraId="4E848C73" w14:textId="25762342" w:rsidR="0084052A" w:rsidRPr="00004480" w:rsidRDefault="0084052A" w:rsidP="00275D4E">
      <w:pPr>
        <w:pStyle w:val="ListParagraph"/>
        <w:numPr>
          <w:ilvl w:val="1"/>
          <w:numId w:val="70"/>
        </w:numPr>
      </w:pPr>
      <w:r w:rsidRPr="00004480">
        <w:t>Currently the BoM and Labour components are tracked in the field using Survey123, which will continue with this solution. However</w:t>
      </w:r>
      <w:r w:rsidR="00C8289D">
        <w:t>,</w:t>
      </w:r>
      <w:r w:rsidRPr="00004480">
        <w:t xml:space="preserve"> that data will be pulled into ServiceNow FSMT and fed through to D365 for financial reconciliation (via WP10).</w:t>
      </w:r>
    </w:p>
    <w:p w14:paraId="7A8EB0DD" w14:textId="77777777" w:rsidR="007A58CF" w:rsidRDefault="007A58CF" w:rsidP="00275D4E">
      <w:pPr>
        <w:pStyle w:val="ListParagraph"/>
        <w:numPr>
          <w:ilvl w:val="0"/>
          <w:numId w:val="70"/>
        </w:numPr>
      </w:pPr>
      <w:r>
        <w:t>Integration with Billing (D365)</w:t>
      </w:r>
    </w:p>
    <w:p w14:paraId="4F23F935" w14:textId="1842CB62" w:rsidR="007A58CF" w:rsidRDefault="007A58CF" w:rsidP="00275D4E">
      <w:pPr>
        <w:pStyle w:val="ListParagraph"/>
        <w:numPr>
          <w:ilvl w:val="1"/>
          <w:numId w:val="70"/>
        </w:numPr>
      </w:pPr>
      <w:r>
        <w:t>When a work order is completed by an external service partner,</w:t>
      </w:r>
      <w:r w:rsidR="00651D55">
        <w:t xml:space="preserve"> </w:t>
      </w:r>
      <w:r w:rsidR="00EC0E48">
        <w:t xml:space="preserve">with BoM and Labour captured, </w:t>
      </w:r>
      <w:r>
        <w:t xml:space="preserve">it will trigger a </w:t>
      </w:r>
      <w:r w:rsidR="00D023BB">
        <w:t>financial update</w:t>
      </w:r>
      <w:r>
        <w:t xml:space="preserve"> event for D365 to </w:t>
      </w:r>
      <w:r w:rsidR="00D023BB">
        <w:t>record</w:t>
      </w:r>
      <w:r>
        <w:t xml:space="preserve"> the </w:t>
      </w:r>
      <w:r w:rsidR="00D023BB">
        <w:t>BoM and Labour</w:t>
      </w:r>
      <w:r w:rsidR="002100E9">
        <w:t xml:space="preserve"> against the service partner, linked to the work order to support </w:t>
      </w:r>
      <w:r w:rsidR="00124C2C">
        <w:t xml:space="preserve">financial </w:t>
      </w:r>
      <w:r w:rsidR="002100E9">
        <w:t>reconciliation and billing</w:t>
      </w:r>
      <w:r>
        <w:t>.</w:t>
      </w:r>
    </w:p>
    <w:p w14:paraId="37510351" w14:textId="06541B23" w:rsidR="007A58CF" w:rsidRPr="00004480" w:rsidRDefault="00772BE5" w:rsidP="00275D4E">
      <w:pPr>
        <w:pStyle w:val="ListParagraph"/>
        <w:numPr>
          <w:ilvl w:val="1"/>
          <w:numId w:val="70"/>
        </w:numPr>
      </w:pPr>
      <w:r>
        <w:t>Since the provisioning tasks will be standardised with pre-defined billing codes</w:t>
      </w:r>
      <w:r w:rsidR="007A58CF">
        <w:t xml:space="preserve">, </w:t>
      </w:r>
      <w:r>
        <w:t xml:space="preserve">ServiceNow will propagate the </w:t>
      </w:r>
      <w:r w:rsidR="00F955BB">
        <w:t xml:space="preserve">billing codes for the completed tasks to D365 in the update event, and D365 will </w:t>
      </w:r>
      <w:r w:rsidR="00A65F75">
        <w:t>apply the correct rate.</w:t>
      </w:r>
    </w:p>
    <w:p w14:paraId="4D46C349" w14:textId="77777777" w:rsidR="00062012" w:rsidRPr="00004480" w:rsidRDefault="00062012" w:rsidP="00062012"/>
    <w:p w14:paraId="749B3D6E" w14:textId="574E2DEE" w:rsidR="00062012" w:rsidRPr="00004480" w:rsidRDefault="00CA0A00" w:rsidP="00062012">
      <w:r w:rsidRPr="00004480">
        <w:t>Once implemented</w:t>
      </w:r>
      <w:r w:rsidR="007426B0" w:rsidRPr="00004480">
        <w:t xml:space="preserve"> for WP7</w:t>
      </w:r>
      <w:r w:rsidRPr="00004480">
        <w:t xml:space="preserve">, </w:t>
      </w:r>
      <w:r w:rsidR="00062012" w:rsidRPr="00004480">
        <w:t xml:space="preserve">ServiceNow FSMT </w:t>
      </w:r>
      <w:r w:rsidR="007426B0" w:rsidRPr="00004480">
        <w:t>will be</w:t>
      </w:r>
      <w:r w:rsidR="00062012" w:rsidRPr="00004480">
        <w:t xml:space="preserve"> the central assurance Work Order orchestration platform, enabling:</w:t>
      </w:r>
    </w:p>
    <w:p w14:paraId="02908DCA" w14:textId="77777777" w:rsidR="00062012" w:rsidRPr="00004480" w:rsidRDefault="00062012" w:rsidP="00275D4E">
      <w:pPr>
        <w:pStyle w:val="ListParagraph"/>
        <w:numPr>
          <w:ilvl w:val="0"/>
          <w:numId w:val="75"/>
        </w:numPr>
      </w:pPr>
      <w:r w:rsidRPr="00004480">
        <w:t>Automated creation of Work Orders from faults and incidents</w:t>
      </w:r>
    </w:p>
    <w:p w14:paraId="7E9C365A" w14:textId="77777777" w:rsidR="00062012" w:rsidRPr="00004480" w:rsidRDefault="00062012" w:rsidP="00275D4E">
      <w:pPr>
        <w:pStyle w:val="ListParagraph"/>
        <w:numPr>
          <w:ilvl w:val="0"/>
          <w:numId w:val="75"/>
        </w:numPr>
      </w:pPr>
      <w:r w:rsidRPr="00004480">
        <w:t>Structured decomposition into executable Tasks</w:t>
      </w:r>
    </w:p>
    <w:p w14:paraId="49DE0ED6" w14:textId="77777777" w:rsidR="00062012" w:rsidRPr="00004480" w:rsidRDefault="00062012" w:rsidP="00275D4E">
      <w:pPr>
        <w:pStyle w:val="ListParagraph"/>
        <w:numPr>
          <w:ilvl w:val="0"/>
          <w:numId w:val="75"/>
        </w:numPr>
      </w:pPr>
      <w:r w:rsidRPr="00004480">
        <w:t>Seamless routing to Ventia via the Service Partner Gateway</w:t>
      </w:r>
    </w:p>
    <w:p w14:paraId="66EC0720" w14:textId="77777777" w:rsidR="00062012" w:rsidRPr="00004480" w:rsidRDefault="00062012" w:rsidP="00275D4E">
      <w:pPr>
        <w:pStyle w:val="ListParagraph"/>
        <w:numPr>
          <w:ilvl w:val="0"/>
          <w:numId w:val="75"/>
        </w:numPr>
      </w:pPr>
      <w:r w:rsidRPr="00004480">
        <w:t>Bi-directional, real-time status synchronisation</w:t>
      </w:r>
    </w:p>
    <w:p w14:paraId="07DA393C" w14:textId="77777777" w:rsidR="00062012" w:rsidRPr="00004480" w:rsidRDefault="00062012" w:rsidP="00275D4E">
      <w:pPr>
        <w:pStyle w:val="ListParagraph"/>
        <w:numPr>
          <w:ilvl w:val="0"/>
          <w:numId w:val="75"/>
        </w:numPr>
      </w:pPr>
      <w:r w:rsidRPr="00004480">
        <w:t>SLA-controlled lifecycle management and exception handling</w:t>
      </w:r>
    </w:p>
    <w:p w14:paraId="6B77D3A6" w14:textId="7F9A962F" w:rsidR="00553C3F" w:rsidRPr="00004480" w:rsidRDefault="00062012" w:rsidP="00974BAB">
      <w:r w:rsidRPr="00004480">
        <w:t>This delivers Business Objective 7 by providing a fully automated, transparent, and partner-integrated assurance workflow, ensuring consistent, efficient, and reliable fault resolution across the network.</w:t>
      </w:r>
    </w:p>
    <w:p w14:paraId="152101FC" w14:textId="5298D64E" w:rsidR="004D3454" w:rsidRDefault="004D3454" w:rsidP="004D3454">
      <w:pPr>
        <w:pStyle w:val="Heading4"/>
      </w:pPr>
      <w:r>
        <w:t>Exception handling</w:t>
      </w:r>
    </w:p>
    <w:p w14:paraId="39ABF371" w14:textId="6F62FB86" w:rsidR="004D3454" w:rsidRDefault="004D3454" w:rsidP="004D3454">
      <w:r>
        <w:t>For WP7, exception handling must be embedded within a controlled Work Order and task lifecycle framework. The solution defines explicit task states and enforces strict transition rules to prevent out-of-sequence updates or invalid states, but there are situations when exception may still arise</w:t>
      </w:r>
      <w:r w:rsidR="004A787A">
        <w:t xml:space="preserve">. Such situations, </w:t>
      </w:r>
      <w:r>
        <w:t>such as incomplete tasks, failed assurances, external partner delays</w:t>
      </w:r>
      <w:r w:rsidR="004A787A">
        <w:t>, etc, will</w:t>
      </w:r>
      <w:r>
        <w:t xml:space="preserve"> be captured as governed exception states (</w:t>
      </w:r>
      <w:r w:rsidR="007A52D0">
        <w:t>for example</w:t>
      </w:r>
      <w:r>
        <w:t xml:space="preserve"> “</w:t>
      </w:r>
      <w:r w:rsidR="004A787A">
        <w:t>On hold</w:t>
      </w:r>
      <w:r>
        <w:t xml:space="preserve">”), with clear rules for how and when tasks can return to active progress. This </w:t>
      </w:r>
      <w:r w:rsidR="007A52D0">
        <w:t xml:space="preserve">will </w:t>
      </w:r>
      <w:r>
        <w:t>ensure lifecycle integrity while supporting real-world operational variability.</w:t>
      </w:r>
    </w:p>
    <w:p w14:paraId="72B0AAA9" w14:textId="2CA219B7" w:rsidR="00943D5F" w:rsidRPr="00004480" w:rsidRDefault="004D3454" w:rsidP="00974BAB">
      <w:r>
        <w:t xml:space="preserve">Exception handling </w:t>
      </w:r>
      <w:r w:rsidR="007A52D0">
        <w:t>will</w:t>
      </w:r>
      <w:r>
        <w:t xml:space="preserve"> also support end-to-end visibility and auditability across internal and partner ecosystems. All exception events should be logged, categorised, and linked to the originating demand ticket</w:t>
      </w:r>
      <w:r w:rsidR="007A52D0">
        <w:t>, the Place ID</w:t>
      </w:r>
      <w:r>
        <w:t xml:space="preserve"> and </w:t>
      </w:r>
      <w:r w:rsidR="007A52D0">
        <w:t>the</w:t>
      </w:r>
      <w:r>
        <w:t xml:space="preserve"> associated network or service context. </w:t>
      </w:r>
      <w:r w:rsidR="000703C9">
        <w:t>We expect that</w:t>
      </w:r>
      <w:r>
        <w:t xml:space="preserve"> the Service Partner Gateway </w:t>
      </w:r>
      <w:r w:rsidR="000703C9">
        <w:t xml:space="preserve">will support the synchronisation of </w:t>
      </w:r>
      <w:r>
        <w:t xml:space="preserve">exceptions raised by </w:t>
      </w:r>
      <w:r w:rsidR="000703C9">
        <w:t xml:space="preserve">service </w:t>
      </w:r>
      <w:r>
        <w:t xml:space="preserve">partners, with consistent status definitions and ownership boundaries (Tuatahi owns </w:t>
      </w:r>
      <w:r w:rsidR="007770F3">
        <w:t>w</w:t>
      </w:r>
      <w:r>
        <w:t xml:space="preserve">ork </w:t>
      </w:r>
      <w:r w:rsidR="007770F3">
        <w:t>o</w:t>
      </w:r>
      <w:r>
        <w:t xml:space="preserve">rders; partners manage tasks). SLA monitoring </w:t>
      </w:r>
      <w:r w:rsidR="007770F3">
        <w:t>is</w:t>
      </w:r>
      <w:r>
        <w:t xml:space="preserve"> tied to task progression, </w:t>
      </w:r>
      <w:r w:rsidR="007770F3">
        <w:t>so</w:t>
      </w:r>
      <w:r>
        <w:t xml:space="preserve"> exceptions </w:t>
      </w:r>
      <w:r w:rsidR="007770F3">
        <w:t xml:space="preserve">will be </w:t>
      </w:r>
      <w:r>
        <w:t xml:space="preserve">clearly reflected in SLA calculations and performance reporting. This </w:t>
      </w:r>
      <w:r w:rsidR="007770F3">
        <w:t xml:space="preserve">will </w:t>
      </w:r>
      <w:r>
        <w:t>ensure that service assurance remains transparent, measurable, and resilient despite operational disruptions.</w:t>
      </w:r>
    </w:p>
    <w:p w14:paraId="4EA147A9" w14:textId="77777777" w:rsidR="000904AD" w:rsidRPr="00004480" w:rsidRDefault="000904AD" w:rsidP="000904AD"/>
    <w:p w14:paraId="1C46FE88" w14:textId="77777777" w:rsidR="000904AD" w:rsidRPr="00004480" w:rsidRDefault="000904AD" w:rsidP="000904AD">
      <w:pPr>
        <w:pStyle w:val="Heading4"/>
      </w:pPr>
      <w:r w:rsidRPr="00004480">
        <w:t>Data Migration and Consolidation</w:t>
      </w:r>
    </w:p>
    <w:p w14:paraId="6A9F5C9A" w14:textId="77777777" w:rsidR="000904AD" w:rsidRPr="00004480" w:rsidRDefault="000904AD" w:rsidP="000904AD">
      <w:r w:rsidRPr="00004480">
        <w:t>No specific data migration is required for Work Package 7.</w:t>
      </w:r>
    </w:p>
    <w:p w14:paraId="086125A8" w14:textId="4AFC7FB3" w:rsidR="00095636" w:rsidRPr="00004480" w:rsidRDefault="00B5195A" w:rsidP="006177B0">
      <w:pPr>
        <w:pStyle w:val="Heading4"/>
      </w:pPr>
      <w:r>
        <w:t>Delivery</w:t>
      </w:r>
      <w:r w:rsidR="00095636" w:rsidRPr="00004480">
        <w:t xml:space="preserve"> approach</w:t>
      </w:r>
    </w:p>
    <w:p w14:paraId="5967C75B" w14:textId="308E0BD0" w:rsidR="00470810" w:rsidRDefault="00FD642D" w:rsidP="004B59A7">
      <w:pPr>
        <w:spacing w:after="120"/>
      </w:pPr>
      <w:r>
        <w:t xml:space="preserve">As WP7 shares a lot in common with WP8 and WP9, we propose to </w:t>
      </w:r>
      <w:r w:rsidR="008B4435">
        <w:t>deliver</w:t>
      </w:r>
      <w:r w:rsidR="00D8657B">
        <w:t xml:space="preserve"> WP7 </w:t>
      </w:r>
      <w:r w:rsidR="008B4435">
        <w:t>in</w:t>
      </w:r>
      <w:r w:rsidR="00D8657B">
        <w:t xml:space="preserve"> Release 1. This will allow us to deliver</w:t>
      </w:r>
      <w:r w:rsidR="005A20D4">
        <w:t xml:space="preserve"> not just the </w:t>
      </w:r>
      <w:r w:rsidR="001976E1">
        <w:t xml:space="preserve">automation workflows required for assurance work orders, but also the </w:t>
      </w:r>
      <w:r w:rsidR="005A20D4">
        <w:t xml:space="preserve">common components, such as the </w:t>
      </w:r>
      <w:r w:rsidR="00DD4BDA">
        <w:t xml:space="preserve">core FSMT configuration, the </w:t>
      </w:r>
      <w:r w:rsidR="005A20D4">
        <w:t xml:space="preserve">SPG integration and the business logic for </w:t>
      </w:r>
      <w:r w:rsidR="00DD4BDA">
        <w:t>routing work orders externally vs internally</w:t>
      </w:r>
      <w:r w:rsidR="001976E1">
        <w:t>.</w:t>
      </w:r>
    </w:p>
    <w:p w14:paraId="0112C4F0" w14:textId="13DBDAC5" w:rsidR="001F31B5" w:rsidRDefault="001F31B5" w:rsidP="004B59A7">
      <w:pPr>
        <w:spacing w:after="120"/>
      </w:pPr>
      <w:r>
        <w:t>Release 2 will then build upon this work to deliver the functionality for WP8 and WP9, with no rework anticipated for WP7.</w:t>
      </w:r>
    </w:p>
    <w:p w14:paraId="3F93177D" w14:textId="77777777" w:rsidR="00A4351C" w:rsidRPr="00004480" w:rsidRDefault="00A4351C" w:rsidP="00A4351C">
      <w:pPr>
        <w:pStyle w:val="Heading4"/>
        <w:rPr>
          <w:b/>
        </w:rPr>
      </w:pPr>
      <w:r w:rsidRPr="00004480">
        <w:rPr>
          <w:b/>
        </w:rPr>
        <w:t>Activities and Dependencies</w:t>
      </w:r>
    </w:p>
    <w:p w14:paraId="7D4AF482" w14:textId="2E159A05" w:rsidR="00A4351C" w:rsidRPr="00004480" w:rsidRDefault="00991672" w:rsidP="00A4351C">
      <w:r>
        <w:drawing>
          <wp:inline distT="0" distB="0" distL="0" distR="0" wp14:anchorId="04BC8798" wp14:editId="41EEEBEB">
            <wp:extent cx="5726899" cy="2714079"/>
            <wp:effectExtent l="0" t="0" r="7620" b="0"/>
            <wp:docPr id="5647749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4916" name=""/>
                    <pic:cNvPicPr/>
                  </pic:nvPicPr>
                  <pic:blipFill rotWithShape="1">
                    <a:blip r:embed="rId76">
                      <a:extLst>
                        <a:ext uri="{96DAC541-7B7A-43D3-8B79-37D633B846F1}">
                          <asvg:svgBlip xmlns:asvg="http://schemas.microsoft.com/office/drawing/2016/SVG/main" r:embed="rId77"/>
                        </a:ext>
                      </a:extLst>
                    </a:blip>
                    <a:srcRect t="13015" b="2737"/>
                    <a:stretch>
                      <a:fillRect/>
                    </a:stretch>
                  </pic:blipFill>
                  <pic:spPr bwMode="auto">
                    <a:xfrm>
                      <a:off x="0" y="0"/>
                      <a:ext cx="5727700" cy="2714459"/>
                    </a:xfrm>
                    <a:prstGeom prst="rect">
                      <a:avLst/>
                    </a:prstGeom>
                    <a:ln>
                      <a:noFill/>
                    </a:ln>
                    <a:extLst>
                      <a:ext uri="{53640926-AAD7-44D8-BBD7-CCE9431645EC}">
                        <a14:shadowObscured xmlns:a14="http://schemas.microsoft.com/office/drawing/2010/main"/>
                      </a:ext>
                    </a:extLst>
                  </pic:spPr>
                </pic:pic>
              </a:graphicData>
            </a:graphic>
          </wp:inline>
        </w:drawing>
      </w:r>
    </w:p>
    <w:p w14:paraId="6E240B77" w14:textId="77777777" w:rsidR="00C976B7" w:rsidRDefault="00C976B7" w:rsidP="00C976B7"/>
    <w:p w14:paraId="2019E9DF" w14:textId="3E914C72" w:rsidR="00EA50B6" w:rsidRPr="00004480" w:rsidRDefault="00F75A7A" w:rsidP="007A7F81">
      <w:pPr>
        <w:pStyle w:val="Heading5"/>
      </w:pPr>
      <w:r w:rsidRPr="00004480">
        <w:t>Detailed Dependencies</w:t>
      </w:r>
    </w:p>
    <w:p w14:paraId="4D0941F2" w14:textId="77777777" w:rsidR="007A7F81" w:rsidRPr="00004480" w:rsidRDefault="007A7F81" w:rsidP="001B66AD">
      <w:pPr>
        <w:pStyle w:val="ListParagraph"/>
        <w:numPr>
          <w:ilvl w:val="0"/>
          <w:numId w:val="25"/>
        </w:numPr>
      </w:pPr>
      <w:r w:rsidRPr="00004480">
        <w:t>A key requirement of Objective 7 is transparent assurance work order status tracking, thus FSMT needs to provide real-time order status and visibility across field service and associated SLA positions. This will be exposed through the Experience APIs.</w:t>
      </w:r>
    </w:p>
    <w:p w14:paraId="7733AE16" w14:textId="77777777" w:rsidR="007A7F81" w:rsidRPr="00004480" w:rsidRDefault="007A7F81" w:rsidP="001B66AD">
      <w:pPr>
        <w:pStyle w:val="ListParagraph"/>
        <w:numPr>
          <w:ilvl w:val="0"/>
          <w:numId w:val="25"/>
        </w:numPr>
      </w:pPr>
      <w:r w:rsidRPr="00004480">
        <w:t>Tuatahi will implement required changes to the Experience APIs, but Capgemini will provide detailed ServiceNow API details for underpinning these changes, based primarily on the Table API capabilities of ServiceNow. These details will include endpoints and connectivity, and queries to execute to retrieve the required data.</w:t>
      </w:r>
    </w:p>
    <w:p w14:paraId="14AA85A5" w14:textId="77777777" w:rsidR="007A7F81" w:rsidRPr="00004480" w:rsidRDefault="007A7F81" w:rsidP="001B66AD">
      <w:pPr>
        <w:pStyle w:val="ListParagraph"/>
        <w:numPr>
          <w:ilvl w:val="0"/>
          <w:numId w:val="25"/>
        </w:numPr>
      </w:pPr>
      <w:r w:rsidRPr="00004480">
        <w:t>As a result, the uplifted Experience APIs will consume FSMT work order information as the source of truth for assurance work orders. This may not necessarily be exposed externally to RSP, at least initially, but at a minimum will provide internal visibility. It will also underpin future capability to expose work order scheduling to RSP end customers.</w:t>
      </w:r>
    </w:p>
    <w:p w14:paraId="414A3571" w14:textId="77777777" w:rsidR="001734BD" w:rsidRDefault="001734BD" w:rsidP="001734BD">
      <w:pPr>
        <w:pStyle w:val="Heading4"/>
      </w:pPr>
      <w:r>
        <w:t>Out of scope</w:t>
      </w:r>
    </w:p>
    <w:p w14:paraId="56F117FA" w14:textId="77777777" w:rsidR="001734BD" w:rsidRDefault="001734BD" w:rsidP="001734BD">
      <w:r w:rsidRPr="00BD5403">
        <w:t>The following areas are considered out of scope from the proposed solution:</w:t>
      </w:r>
    </w:p>
    <w:p w14:paraId="7A31A92F" w14:textId="7EABE140" w:rsidR="001734BD" w:rsidRDefault="001734BD" w:rsidP="00275D4E">
      <w:pPr>
        <w:pStyle w:val="ListParagraph"/>
        <w:numPr>
          <w:ilvl w:val="0"/>
          <w:numId w:val="98"/>
        </w:numPr>
      </w:pPr>
      <w:r>
        <w:t>Service Partner Gateway, including any implementation, modification, or deployment activities.</w:t>
      </w:r>
    </w:p>
    <w:p w14:paraId="4D837997" w14:textId="5360487E" w:rsidR="00F858FB" w:rsidRDefault="00F858FB" w:rsidP="00275D4E">
      <w:pPr>
        <w:pStyle w:val="ListParagraph"/>
        <w:numPr>
          <w:ilvl w:val="0"/>
          <w:numId w:val="98"/>
        </w:numPr>
      </w:pPr>
      <w:r>
        <w:t>Experience APIs, including any implementation, modification or deployment activities</w:t>
      </w:r>
      <w:r w:rsidR="005B4C34">
        <w:t>.</w:t>
      </w:r>
    </w:p>
    <w:p w14:paraId="5E346855" w14:textId="77777777" w:rsidR="001734BD" w:rsidRDefault="001734BD" w:rsidP="00275D4E">
      <w:pPr>
        <w:pStyle w:val="ListParagraph"/>
        <w:numPr>
          <w:ilvl w:val="0"/>
          <w:numId w:val="98"/>
        </w:numPr>
      </w:pPr>
      <w:r>
        <w:t>Definition of standardised work order tasks and associated billing codes, which will be the responsibility of TFF.</w:t>
      </w:r>
    </w:p>
    <w:p w14:paraId="7CC38300" w14:textId="77777777" w:rsidR="00D442CF" w:rsidRPr="00004480" w:rsidRDefault="00D442CF" w:rsidP="00A4351C"/>
    <w:p w14:paraId="7577FBFC" w14:textId="77777777" w:rsidR="00216A22" w:rsidRPr="00602904" w:rsidRDefault="00216A22" w:rsidP="008D008C">
      <w:pPr>
        <w:pStyle w:val="Heading3CG"/>
        <w:rPr>
          <w:b/>
        </w:rPr>
      </w:pPr>
      <w:bookmarkStart w:id="210" w:name="_Toc231251438"/>
      <w:bookmarkStart w:id="211" w:name="_Toc231276468"/>
      <w:r w:rsidRPr="00004480">
        <w:rPr>
          <w:lang w:val="en-AU"/>
        </w:rPr>
        <w:t>Work Package 8: Automate Provisioning Work Orders</w:t>
      </w:r>
      <w:bookmarkEnd w:id="210"/>
      <w:bookmarkEnd w:id="211"/>
    </w:p>
    <w:p w14:paraId="31A5470D" w14:textId="77777777" w:rsidR="0088155A" w:rsidRPr="001048BA" w:rsidRDefault="0088155A" w:rsidP="0088155A">
      <w:r w:rsidRPr="001048BA">
        <w:t>Work Package 8 delivers the end</w:t>
      </w:r>
      <w:r w:rsidRPr="001048BA">
        <w:noBreakHyphen/>
        <w:t>to</w:t>
      </w:r>
      <w:r w:rsidRPr="001048BA">
        <w:noBreakHyphen/>
        <w:t>end orchestration of provisioning (network build) work, including new fibre deployment, capacity augmentation, and network extensions and remediation builds.</w:t>
      </w:r>
    </w:p>
    <w:p w14:paraId="2CA38090" w14:textId="77777777" w:rsidR="0088155A" w:rsidRPr="001048BA" w:rsidRDefault="0088155A" w:rsidP="0088155A">
      <w:r w:rsidRPr="001048BA">
        <w:t> </w:t>
      </w:r>
    </w:p>
    <w:p w14:paraId="0FA9E52A" w14:textId="298E87FE" w:rsidR="00C60478" w:rsidRPr="00004480" w:rsidRDefault="007A7F81" w:rsidP="00FB5975">
      <w:pPr>
        <w:pStyle w:val="Heading4"/>
        <w:rPr>
          <w:b/>
        </w:rPr>
      </w:pPr>
      <w:r w:rsidRPr="00004480">
        <w:rPr>
          <w:b/>
        </w:rPr>
        <w:t>Solution Details</w:t>
      </w:r>
    </w:p>
    <w:p w14:paraId="1787DFB1" w14:textId="77777777" w:rsidR="0088155A" w:rsidRPr="001048BA" w:rsidRDefault="0088155A" w:rsidP="0088155A">
      <w:r w:rsidRPr="001048BA">
        <w:t>Business Objective 8 requires:</w:t>
      </w:r>
    </w:p>
    <w:p w14:paraId="529D58CD" w14:textId="77777777" w:rsidR="0088155A" w:rsidRPr="001048BA" w:rsidRDefault="0088155A" w:rsidP="00275D4E">
      <w:pPr>
        <w:numPr>
          <w:ilvl w:val="0"/>
          <w:numId w:val="76"/>
        </w:numPr>
      </w:pPr>
      <w:r w:rsidRPr="001048BA">
        <w:t>Planned, scalable, and efficient delivery of network build work</w:t>
      </w:r>
    </w:p>
    <w:p w14:paraId="79647F98" w14:textId="77777777" w:rsidR="0088155A" w:rsidRPr="001048BA" w:rsidRDefault="0088155A" w:rsidP="00275D4E">
      <w:pPr>
        <w:numPr>
          <w:ilvl w:val="0"/>
          <w:numId w:val="76"/>
        </w:numPr>
      </w:pPr>
      <w:r w:rsidRPr="001048BA">
        <w:t>Strong control of delivery partners (Ventia)</w:t>
      </w:r>
    </w:p>
    <w:p w14:paraId="1F7FE33B" w14:textId="77777777" w:rsidR="0088155A" w:rsidRPr="001048BA" w:rsidRDefault="0088155A" w:rsidP="00275D4E">
      <w:pPr>
        <w:numPr>
          <w:ilvl w:val="0"/>
          <w:numId w:val="76"/>
        </w:numPr>
      </w:pPr>
      <w:r w:rsidRPr="001048BA">
        <w:t>End-to-end visibility and governance of build programmes</w:t>
      </w:r>
    </w:p>
    <w:p w14:paraId="083D0F66" w14:textId="77777777" w:rsidR="0088155A" w:rsidRPr="001048BA" w:rsidRDefault="0088155A" w:rsidP="0088155A">
      <w:r w:rsidRPr="001048BA">
        <w:t> </w:t>
      </w:r>
    </w:p>
    <w:p w14:paraId="2984820A" w14:textId="77777777" w:rsidR="0088155A" w:rsidRPr="001048BA" w:rsidRDefault="0088155A" w:rsidP="0088155A">
      <w:r w:rsidRPr="001048BA">
        <w:t>ServiceNow FSMT is extended from WP7 to become the central planning, orchestration, and execution control platform for provisioning Work Orders.</w:t>
      </w:r>
    </w:p>
    <w:p w14:paraId="5B7D8622" w14:textId="77777777" w:rsidR="0088155A" w:rsidRPr="001048BA" w:rsidRDefault="0088155A" w:rsidP="0088155A">
      <w:r w:rsidRPr="001048BA">
        <w:t> </w:t>
      </w:r>
    </w:p>
    <w:p w14:paraId="798FB1A5" w14:textId="77777777" w:rsidR="0088155A" w:rsidRPr="001048BA" w:rsidRDefault="0088155A" w:rsidP="0088155A">
      <w:r w:rsidRPr="001048BA">
        <w:t>The end-to-end provisioning work order lifecycle automation will be implemented as follows:</w:t>
      </w:r>
    </w:p>
    <w:p w14:paraId="189F0B58" w14:textId="77777777" w:rsidR="0088155A" w:rsidRPr="001048BA" w:rsidRDefault="0088155A" w:rsidP="00275D4E">
      <w:pPr>
        <w:numPr>
          <w:ilvl w:val="0"/>
          <w:numId w:val="77"/>
        </w:numPr>
      </w:pPr>
      <w:r w:rsidRPr="001048BA">
        <w:t>Building on WP7 and extending the FSMT pattern</w:t>
      </w:r>
    </w:p>
    <w:p w14:paraId="2882E0F3" w14:textId="77777777" w:rsidR="0088155A" w:rsidRPr="001048BA" w:rsidRDefault="0088155A" w:rsidP="00275D4E">
      <w:pPr>
        <w:numPr>
          <w:ilvl w:val="1"/>
          <w:numId w:val="78"/>
        </w:numPr>
      </w:pPr>
      <w:r w:rsidRPr="001048BA">
        <w:t xml:space="preserve">WP8 reuses and extends the WP7 assurance work order architecture, rather than creating a separate model. It primarily differs in how work orders are initiated. Rather than originating from network faults, they originate from orders placed via SOMT. </w:t>
      </w:r>
    </w:p>
    <w:p w14:paraId="3FFC83AC" w14:textId="77777777" w:rsidR="0088155A" w:rsidRPr="001048BA" w:rsidRDefault="0088155A" w:rsidP="00275D4E">
      <w:pPr>
        <w:numPr>
          <w:ilvl w:val="0"/>
          <w:numId w:val="77"/>
        </w:numPr>
      </w:pPr>
      <w:r w:rsidRPr="001048BA">
        <w:t>Work Order Creation</w:t>
      </w:r>
    </w:p>
    <w:p w14:paraId="55543C91" w14:textId="77777777" w:rsidR="0088155A" w:rsidRPr="001048BA" w:rsidRDefault="0088155A" w:rsidP="00275D4E">
      <w:pPr>
        <w:numPr>
          <w:ilvl w:val="1"/>
          <w:numId w:val="79"/>
        </w:numPr>
      </w:pPr>
      <w:r w:rsidRPr="001048BA">
        <w:t>Once field work is required, a Work Order will be generated in FSMT from the Sales Order ticket in SOMT. Not all orders in SOMT will require work orders, only those will require specific tasks in the field, typically related to network provisioning activities.</w:t>
      </w:r>
    </w:p>
    <w:p w14:paraId="1BA473C6" w14:textId="77777777" w:rsidR="0088155A" w:rsidRPr="001048BA" w:rsidRDefault="0088155A" w:rsidP="00275D4E">
      <w:pPr>
        <w:numPr>
          <w:ilvl w:val="1"/>
          <w:numId w:val="79"/>
        </w:numPr>
      </w:pPr>
      <w:r w:rsidRPr="001048BA">
        <w:t>The decision point for field work is determined in WP2 as part of the SOMT processes. This boundary for this work package is the point at which that determination is made.</w:t>
      </w:r>
    </w:p>
    <w:p w14:paraId="0EFA3864" w14:textId="77777777" w:rsidR="0088155A" w:rsidRPr="001048BA" w:rsidRDefault="0088155A" w:rsidP="00275D4E">
      <w:pPr>
        <w:numPr>
          <w:ilvl w:val="1"/>
          <w:numId w:val="79"/>
        </w:numPr>
      </w:pPr>
      <w:r w:rsidRPr="001048BA">
        <w:t>Each work order includes:</w:t>
      </w:r>
    </w:p>
    <w:p w14:paraId="3052166B" w14:textId="5A98B50F" w:rsidR="0088155A" w:rsidRPr="001048BA" w:rsidRDefault="0088155A" w:rsidP="00275D4E">
      <w:pPr>
        <w:numPr>
          <w:ilvl w:val="2"/>
          <w:numId w:val="80"/>
        </w:numPr>
      </w:pPr>
      <w:r w:rsidRPr="001048BA">
        <w:t>Build scope (</w:t>
      </w:r>
      <w:r w:rsidR="004C642D" w:rsidRPr="001048BA">
        <w:t>e.g.</w:t>
      </w:r>
      <w:r w:rsidRPr="001048BA">
        <w:t xml:space="preserve"> area, route, assets)</w:t>
      </w:r>
    </w:p>
    <w:p w14:paraId="5832C24A" w14:textId="77777777" w:rsidR="0088155A" w:rsidRPr="001048BA" w:rsidRDefault="0088155A" w:rsidP="00275D4E">
      <w:pPr>
        <w:numPr>
          <w:ilvl w:val="2"/>
          <w:numId w:val="80"/>
        </w:numPr>
      </w:pPr>
      <w:r w:rsidRPr="001048BA">
        <w:t>Linked locations and network elements</w:t>
      </w:r>
    </w:p>
    <w:p w14:paraId="78D69241" w14:textId="1CBF7A94" w:rsidR="00FF02FC" w:rsidRPr="001048BA" w:rsidRDefault="00FF02FC" w:rsidP="00275D4E">
      <w:pPr>
        <w:numPr>
          <w:ilvl w:val="2"/>
          <w:numId w:val="80"/>
        </w:numPr>
      </w:pPr>
      <w:r>
        <w:t xml:space="preserve">Place ID </w:t>
      </w:r>
      <w:r w:rsidR="00F90E7B">
        <w:t>(for traceability from order to fulfilment)</w:t>
      </w:r>
    </w:p>
    <w:p w14:paraId="2E546C4C" w14:textId="77777777" w:rsidR="0088155A" w:rsidRPr="001048BA" w:rsidRDefault="0088155A" w:rsidP="00275D4E">
      <w:pPr>
        <w:numPr>
          <w:ilvl w:val="2"/>
          <w:numId w:val="80"/>
        </w:numPr>
      </w:pPr>
      <w:r w:rsidRPr="001048BA">
        <w:t>SLA requirements</w:t>
      </w:r>
    </w:p>
    <w:p w14:paraId="77CB6A29" w14:textId="77777777" w:rsidR="0088155A" w:rsidRPr="001048BA" w:rsidRDefault="0088155A" w:rsidP="000A7DC5">
      <w:pPr>
        <w:ind w:left="709"/>
      </w:pPr>
      <w:r w:rsidRPr="001048BA">
        <w:t>Work Order Templates will be used to automatically populate work orders and associated tasks based on the nature of the work to be complete. This ensures standardized, structured, and complete field instructions for the work that needs to be performed.</w:t>
      </w:r>
    </w:p>
    <w:p w14:paraId="51B49CD5" w14:textId="77777777" w:rsidR="0088155A" w:rsidRPr="00004480" w:rsidRDefault="0088155A" w:rsidP="00275D4E">
      <w:pPr>
        <w:numPr>
          <w:ilvl w:val="0"/>
          <w:numId w:val="81"/>
        </w:numPr>
      </w:pPr>
      <w:r w:rsidRPr="00004480">
        <w:t>Task Decomposition and Assignment</w:t>
      </w:r>
    </w:p>
    <w:p w14:paraId="18F16DA0" w14:textId="77777777" w:rsidR="0088155A" w:rsidRPr="00004480" w:rsidRDefault="0088155A" w:rsidP="00275D4E">
      <w:pPr>
        <w:numPr>
          <w:ilvl w:val="1"/>
          <w:numId w:val="82"/>
        </w:numPr>
      </w:pPr>
      <w:r w:rsidRPr="00004480">
        <w:t>Per WP7, FSMT decomposes the Work Orders into Tasks, with tasks representing executable steps. During discovery and design, this process will be investigated in more depth, as potentially complex field work can be planned out in FSMT. However, the expectation is to realise the greatest benefit from automation by templating as much as possible to auto-generate suitable tasks based on the nature of the work order. This will need to be able to accommodate inter-task dependencies.</w:t>
      </w:r>
    </w:p>
    <w:p w14:paraId="0107493A" w14:textId="77777777" w:rsidR="0088155A" w:rsidRPr="00004480" w:rsidRDefault="0088155A" w:rsidP="00275D4E">
      <w:pPr>
        <w:numPr>
          <w:ilvl w:val="1"/>
          <w:numId w:val="83"/>
        </w:numPr>
      </w:pPr>
      <w:r w:rsidRPr="00004480">
        <w:t>Tasks can be routed internally (with this capability expanded in WP9), or externally to service partners (Ventia) via the Service Partner Gateway (SPG)</w:t>
      </w:r>
    </w:p>
    <w:p w14:paraId="0AA5E85A" w14:textId="68087EDD" w:rsidR="00124C2C" w:rsidRPr="00004480" w:rsidRDefault="00124C2C" w:rsidP="00275D4E">
      <w:pPr>
        <w:numPr>
          <w:ilvl w:val="1"/>
          <w:numId w:val="83"/>
        </w:numPr>
      </w:pPr>
      <w:r>
        <w:t>As per WP7, provisioning tasks will also be standardised with associated billing codes, to facilitate automation of financial reconciliation and billing.</w:t>
      </w:r>
    </w:p>
    <w:p w14:paraId="0F90EF18" w14:textId="77777777" w:rsidR="0088155A" w:rsidRPr="001048BA" w:rsidRDefault="0088155A" w:rsidP="00275D4E">
      <w:pPr>
        <w:numPr>
          <w:ilvl w:val="0"/>
          <w:numId w:val="84"/>
        </w:numPr>
      </w:pPr>
      <w:r w:rsidRPr="001048BA">
        <w:t>Routing via Service Partner Gateway (SPG)</w:t>
      </w:r>
    </w:p>
    <w:p w14:paraId="463127F6" w14:textId="77777777" w:rsidR="0088155A" w:rsidRPr="001048BA" w:rsidRDefault="0088155A" w:rsidP="00275D4E">
      <w:pPr>
        <w:numPr>
          <w:ilvl w:val="1"/>
          <w:numId w:val="85"/>
        </w:numPr>
      </w:pPr>
      <w:r w:rsidRPr="001048BA">
        <w:t>This will re-use the capability delivered for WP7.</w:t>
      </w:r>
    </w:p>
    <w:p w14:paraId="66D6EF34" w14:textId="77777777" w:rsidR="0088155A" w:rsidRPr="001048BA" w:rsidRDefault="0088155A" w:rsidP="00275D4E">
      <w:pPr>
        <w:numPr>
          <w:ilvl w:val="0"/>
          <w:numId w:val="84"/>
        </w:numPr>
      </w:pPr>
      <w:r w:rsidRPr="001048BA">
        <w:t>Work Order Lifecycle Management and Control</w:t>
      </w:r>
    </w:p>
    <w:p w14:paraId="5EA39686" w14:textId="77777777" w:rsidR="0088155A" w:rsidRPr="001048BA" w:rsidRDefault="0088155A" w:rsidP="00275D4E">
      <w:pPr>
        <w:numPr>
          <w:ilvl w:val="1"/>
          <w:numId w:val="86"/>
        </w:numPr>
      </w:pPr>
      <w:r w:rsidRPr="001048BA">
        <w:t>This will re-use the capability delivered for WP7, as all Work Orders share the same state model.</w:t>
      </w:r>
    </w:p>
    <w:p w14:paraId="44D27D74" w14:textId="77777777" w:rsidR="0088155A" w:rsidRPr="001048BA" w:rsidRDefault="0088155A" w:rsidP="00275D4E">
      <w:pPr>
        <w:numPr>
          <w:ilvl w:val="0"/>
          <w:numId w:val="84"/>
        </w:numPr>
      </w:pPr>
      <w:r w:rsidRPr="001048BA">
        <w:t>SLA Monitoring</w:t>
      </w:r>
    </w:p>
    <w:p w14:paraId="5A239EC2" w14:textId="77777777" w:rsidR="0088155A" w:rsidRPr="001048BA" w:rsidRDefault="0088155A" w:rsidP="00275D4E">
      <w:pPr>
        <w:numPr>
          <w:ilvl w:val="1"/>
          <w:numId w:val="87"/>
        </w:numPr>
      </w:pPr>
      <w:r w:rsidRPr="001048BA">
        <w:t>This will re-use the capability delivered for WP7, although provisioning-specific SLAs will be defined and configured.</w:t>
      </w:r>
    </w:p>
    <w:p w14:paraId="238E6D97" w14:textId="77777777" w:rsidR="0088155A" w:rsidRPr="001048BA" w:rsidRDefault="0088155A" w:rsidP="00275D4E">
      <w:pPr>
        <w:numPr>
          <w:ilvl w:val="0"/>
          <w:numId w:val="84"/>
        </w:numPr>
      </w:pPr>
      <w:r w:rsidRPr="001048BA">
        <w:t>PNI changes</w:t>
      </w:r>
    </w:p>
    <w:p w14:paraId="2A0F1006" w14:textId="77777777" w:rsidR="0088155A" w:rsidRPr="001048BA" w:rsidRDefault="0088155A" w:rsidP="00275D4E">
      <w:pPr>
        <w:numPr>
          <w:ilvl w:val="1"/>
          <w:numId w:val="88"/>
        </w:numPr>
      </w:pPr>
      <w:r w:rsidRPr="001048BA">
        <w:t>This will re-use the capability delivered for WP7.</w:t>
      </w:r>
    </w:p>
    <w:p w14:paraId="1EE68BAD" w14:textId="77777777" w:rsidR="0088155A" w:rsidRPr="001048BA" w:rsidRDefault="0088155A" w:rsidP="00275D4E">
      <w:pPr>
        <w:numPr>
          <w:ilvl w:val="0"/>
          <w:numId w:val="84"/>
        </w:numPr>
      </w:pPr>
      <w:r w:rsidRPr="001048BA">
        <w:t>Reporting and Analytics</w:t>
      </w:r>
    </w:p>
    <w:p w14:paraId="0D8928FE" w14:textId="0743D138" w:rsidR="0088155A" w:rsidRPr="001048BA" w:rsidRDefault="0088155A" w:rsidP="00275D4E">
      <w:pPr>
        <w:numPr>
          <w:ilvl w:val="1"/>
          <w:numId w:val="89"/>
        </w:numPr>
      </w:pPr>
      <w:r w:rsidRPr="001048BA">
        <w:t>This will re-use the capability delivered for WP7, although the nature of the reporting will be provisioning-focused rather than fault-focused</w:t>
      </w:r>
      <w:r w:rsidR="00C8289D">
        <w:t>, and specific dashboards and reports may be required</w:t>
      </w:r>
      <w:r w:rsidRPr="001048BA">
        <w:t>.</w:t>
      </w:r>
    </w:p>
    <w:p w14:paraId="61F65424" w14:textId="77777777" w:rsidR="0088155A" w:rsidRPr="001048BA" w:rsidRDefault="0088155A" w:rsidP="00275D4E">
      <w:pPr>
        <w:numPr>
          <w:ilvl w:val="0"/>
          <w:numId w:val="84"/>
        </w:numPr>
      </w:pPr>
      <w:r w:rsidRPr="001048BA">
        <w:t>Bill of Materials (BoM) and Labour</w:t>
      </w:r>
    </w:p>
    <w:p w14:paraId="4206C7F0" w14:textId="77777777" w:rsidR="0088155A" w:rsidRPr="001048BA" w:rsidRDefault="0088155A" w:rsidP="00275D4E">
      <w:pPr>
        <w:numPr>
          <w:ilvl w:val="1"/>
          <w:numId w:val="90"/>
        </w:numPr>
      </w:pPr>
      <w:r w:rsidRPr="001048BA">
        <w:t>This will re-use the capability delivered for WP7.</w:t>
      </w:r>
    </w:p>
    <w:p w14:paraId="2992F521" w14:textId="77777777" w:rsidR="000A7DC5" w:rsidRDefault="000A7DC5" w:rsidP="00275D4E">
      <w:pPr>
        <w:pStyle w:val="ListParagraph"/>
        <w:numPr>
          <w:ilvl w:val="0"/>
          <w:numId w:val="90"/>
        </w:numPr>
      </w:pPr>
      <w:r>
        <w:t>Integration with Billing (D365)</w:t>
      </w:r>
    </w:p>
    <w:p w14:paraId="35661DD3" w14:textId="15E8ADA5" w:rsidR="000A7DC5" w:rsidRPr="001048BA" w:rsidRDefault="000A7DC5" w:rsidP="00275D4E">
      <w:pPr>
        <w:numPr>
          <w:ilvl w:val="1"/>
          <w:numId w:val="90"/>
        </w:numPr>
      </w:pPr>
      <w:r>
        <w:t>This will re-use the capability delivered for WP7.</w:t>
      </w:r>
    </w:p>
    <w:p w14:paraId="19311A61" w14:textId="77777777" w:rsidR="0088155A" w:rsidRPr="001048BA" w:rsidRDefault="0088155A" w:rsidP="0088155A">
      <w:r w:rsidRPr="001048BA">
        <w:t> </w:t>
      </w:r>
    </w:p>
    <w:p w14:paraId="0BCDCD10" w14:textId="77777777" w:rsidR="0088155A" w:rsidRPr="001048BA" w:rsidRDefault="0088155A" w:rsidP="0088155A">
      <w:r w:rsidRPr="001048BA">
        <w:t>Once implemented for WP8, ServiceNow FSMT extends the WP7 assurance model into a structured provisioning orchestration platform, enabling:</w:t>
      </w:r>
    </w:p>
    <w:p w14:paraId="71409FC6" w14:textId="77777777" w:rsidR="0088155A" w:rsidRPr="001048BA" w:rsidRDefault="0088155A" w:rsidP="00275D4E">
      <w:pPr>
        <w:numPr>
          <w:ilvl w:val="0"/>
          <w:numId w:val="91"/>
        </w:numPr>
      </w:pPr>
      <w:r w:rsidRPr="001048BA">
        <w:t>Creation of planned, multi-stage provisioning Work Orders</w:t>
      </w:r>
    </w:p>
    <w:p w14:paraId="573E5B46" w14:textId="77777777" w:rsidR="0088155A" w:rsidRPr="001048BA" w:rsidRDefault="0088155A" w:rsidP="00275D4E">
      <w:pPr>
        <w:numPr>
          <w:ilvl w:val="0"/>
          <w:numId w:val="91"/>
        </w:numPr>
      </w:pPr>
      <w:r w:rsidRPr="001048BA">
        <w:t>Decomposition into hierarchical tasks for execution</w:t>
      </w:r>
    </w:p>
    <w:p w14:paraId="0E407F73" w14:textId="77777777" w:rsidR="0088155A" w:rsidRPr="001048BA" w:rsidRDefault="0088155A" w:rsidP="00275D4E">
      <w:pPr>
        <w:numPr>
          <w:ilvl w:val="0"/>
          <w:numId w:val="91"/>
        </w:numPr>
      </w:pPr>
      <w:r w:rsidRPr="001048BA">
        <w:t>Seamless routing to Ventia via the existing SPG integration</w:t>
      </w:r>
    </w:p>
    <w:p w14:paraId="5B660B49" w14:textId="77777777" w:rsidR="0088155A" w:rsidRPr="001048BA" w:rsidRDefault="0088155A" w:rsidP="00275D4E">
      <w:pPr>
        <w:numPr>
          <w:ilvl w:val="0"/>
          <w:numId w:val="91"/>
        </w:numPr>
      </w:pPr>
      <w:r w:rsidRPr="001048BA">
        <w:t>Lifecycle and milestone-based control of build delivery</w:t>
      </w:r>
    </w:p>
    <w:p w14:paraId="74CBC54F" w14:textId="77777777" w:rsidR="0088155A" w:rsidRPr="001048BA" w:rsidRDefault="0088155A" w:rsidP="00275D4E">
      <w:pPr>
        <w:numPr>
          <w:ilvl w:val="0"/>
          <w:numId w:val="91"/>
        </w:numPr>
      </w:pPr>
      <w:r w:rsidRPr="001048BA">
        <w:t>Real-time progress visibility and performance management</w:t>
      </w:r>
    </w:p>
    <w:p w14:paraId="485D6714" w14:textId="77777777" w:rsidR="0088155A" w:rsidRPr="001048BA" w:rsidRDefault="0088155A" w:rsidP="0088155A">
      <w:r w:rsidRPr="001048BA">
        <w:t> </w:t>
      </w:r>
    </w:p>
    <w:p w14:paraId="42483C03" w14:textId="77777777" w:rsidR="0088155A" w:rsidRPr="001048BA" w:rsidRDefault="0088155A" w:rsidP="0088155A">
      <w:r w:rsidRPr="001048BA">
        <w:t>This delivers Business Objective 8 by providing a controlled, scalable, and transparent network build capability, built on the same FSMT and SPG foundations established in Work Package 7.</w:t>
      </w:r>
    </w:p>
    <w:p w14:paraId="528EF9D8" w14:textId="77777777" w:rsidR="007770F3" w:rsidRDefault="007770F3" w:rsidP="007770F3">
      <w:pPr>
        <w:pStyle w:val="Heading4"/>
      </w:pPr>
      <w:r>
        <w:t>Exception handling</w:t>
      </w:r>
    </w:p>
    <w:p w14:paraId="1AF54BC4" w14:textId="2AB70F63" w:rsidR="0054582D" w:rsidRDefault="00702EB1" w:rsidP="0054582D">
      <w:r>
        <w:t>This will re-use the capability delivered for WP7</w:t>
      </w:r>
      <w:r w:rsidR="0054582D">
        <w:t>, but with additional considerations that has the potential to increase the complexity. Specifically, in WP8, exception handling must address the complex, multi-activity nature of provisioning workflows, particularly where parent–child Work Order relationships exist. Exceptions such as failed installations, scheduling conflicts, or incomplete dependencies will need to be isolated at the appropriate Work Order or task level while maintaining the overall integrity of the orchestration. The system will propagate exception states across related Work Orders to ensure dependencies are visible and managed (e.g. delaying downstream tasks until upstream issues are resolved), without breaking the broader provisioning lifecycle.</w:t>
      </w:r>
    </w:p>
    <w:p w14:paraId="175F1347" w14:textId="77777777" w:rsidR="000904AD" w:rsidRDefault="0054582D" w:rsidP="000904AD">
      <w:r>
        <w:t xml:space="preserve">Additionally, exception handling </w:t>
      </w:r>
      <w:r w:rsidR="00E56A00">
        <w:t>is expected to be needed to</w:t>
      </w:r>
      <w:r>
        <w:t xml:space="preserve"> support customer-facing transparency and coordinated recovery</w:t>
      </w:r>
      <w:r w:rsidR="00E56A00">
        <w:t xml:space="preserve">, such that </w:t>
      </w:r>
      <w:r>
        <w:t xml:space="preserve">RSPs </w:t>
      </w:r>
      <w:r w:rsidR="00E56A00">
        <w:t>are</w:t>
      </w:r>
      <w:r>
        <w:t xml:space="preserve"> able to see accurate status updates, including delays, risks, and required actions, while internal teams and partners are provided with structured remediation workflows (e.g. rescheduling, reassignment, or escalation). SLA and scheduling commitments </w:t>
      </w:r>
      <w:r w:rsidR="00E56A00">
        <w:t>will need to</w:t>
      </w:r>
      <w:r>
        <w:t xml:space="preserve"> dynamically adjust based on exception states, and deviations </w:t>
      </w:r>
      <w:r w:rsidR="00E56A00">
        <w:t>should</w:t>
      </w:r>
      <w:r>
        <w:t xml:space="preserve"> be captured with reason codes and audit trails. </w:t>
      </w:r>
      <w:r w:rsidR="00E56A00">
        <w:t xml:space="preserve">The intent is to </w:t>
      </w:r>
      <w:r>
        <w:t>ensure that provisioning exceptions are managed predictably, minimising customer impact and operational disruption.</w:t>
      </w:r>
      <w:r w:rsidR="00E56A00">
        <w:t xml:space="preserve"> </w:t>
      </w:r>
    </w:p>
    <w:p w14:paraId="1A381987" w14:textId="77777777" w:rsidR="000904AD" w:rsidRPr="00004480" w:rsidRDefault="000904AD" w:rsidP="000904AD"/>
    <w:p w14:paraId="35733641" w14:textId="77777777" w:rsidR="000904AD" w:rsidRPr="00004480" w:rsidRDefault="000904AD" w:rsidP="000904AD">
      <w:pPr>
        <w:pStyle w:val="Heading4"/>
      </w:pPr>
      <w:r w:rsidRPr="00004480">
        <w:t>Data Migration and Consolidation</w:t>
      </w:r>
    </w:p>
    <w:p w14:paraId="1FF51C94" w14:textId="77777777" w:rsidR="000904AD" w:rsidRPr="00004480" w:rsidRDefault="000904AD" w:rsidP="000904AD">
      <w:r w:rsidRPr="00004480">
        <w:t xml:space="preserve">No specific data migration is required for Work Package </w:t>
      </w:r>
      <w:r>
        <w:t>8</w:t>
      </w:r>
      <w:r w:rsidRPr="00004480">
        <w:t>.</w:t>
      </w:r>
    </w:p>
    <w:p w14:paraId="07AF9BEB" w14:textId="19561FC0" w:rsidR="0054582D" w:rsidRDefault="0054582D" w:rsidP="0054582D"/>
    <w:p w14:paraId="4D3D811A" w14:textId="77777777" w:rsidR="001705C2" w:rsidRPr="00004480" w:rsidRDefault="001705C2" w:rsidP="001705C2">
      <w:pPr>
        <w:pStyle w:val="Heading4"/>
      </w:pPr>
      <w:r>
        <w:t>Delivery</w:t>
      </w:r>
      <w:r w:rsidRPr="00004480">
        <w:t xml:space="preserve"> approach</w:t>
      </w:r>
    </w:p>
    <w:p w14:paraId="4B8E9012" w14:textId="0AC4126F" w:rsidR="001705C2" w:rsidRDefault="00E85F2E" w:rsidP="001705C2">
      <w:pPr>
        <w:spacing w:after="120"/>
      </w:pPr>
      <w:r>
        <w:t>No functionality specifically for WP8 is planned</w:t>
      </w:r>
      <w:r w:rsidR="001705C2">
        <w:t xml:space="preserve"> for Release 1</w:t>
      </w:r>
      <w:r>
        <w:t>, although the core components delivered in this release for WP7 will underpin</w:t>
      </w:r>
      <w:r w:rsidR="00A16898">
        <w:t xml:space="preserve"> WP8</w:t>
      </w:r>
      <w:r w:rsidR="001705C2">
        <w:t>.</w:t>
      </w:r>
    </w:p>
    <w:p w14:paraId="6A97C4FE" w14:textId="26183D50" w:rsidR="00A4351C" w:rsidRPr="00004480" w:rsidRDefault="001705C2" w:rsidP="00650036">
      <w:pPr>
        <w:spacing w:after="120"/>
      </w:pPr>
      <w:r>
        <w:t xml:space="preserve">Release 2 will then build </w:t>
      </w:r>
      <w:r w:rsidR="00A16898">
        <w:t>upon WP7</w:t>
      </w:r>
      <w:r w:rsidR="005C3970">
        <w:t xml:space="preserve"> to introduce automation workflows for provisioning work orders</w:t>
      </w:r>
      <w:r>
        <w:t>.</w:t>
      </w:r>
      <w:r w:rsidR="005C3970">
        <w:t xml:space="preserve"> It will leverage the </w:t>
      </w:r>
      <w:r w:rsidR="00532C06">
        <w:t>core FSMT foundation, SPG gateway, and external vs internal routing logic that will already be in place.</w:t>
      </w:r>
      <w:r w:rsidR="00A55EFD">
        <w:t xml:space="preserve"> It is anticipated that there may be </w:t>
      </w:r>
      <w:r w:rsidR="00C8374B">
        <w:t xml:space="preserve">some </w:t>
      </w:r>
      <w:r w:rsidR="00A55EFD">
        <w:t xml:space="preserve">minor </w:t>
      </w:r>
      <w:r w:rsidR="00C8374B">
        <w:t>enhancements</w:t>
      </w:r>
      <w:r w:rsidR="00A55EFD">
        <w:t xml:space="preserve"> required for the SPG integration, in the event that provisioning work orders carry additional details that </w:t>
      </w:r>
      <w:r w:rsidR="00C8374B">
        <w:t>weren’t identified in WP7.</w:t>
      </w:r>
    </w:p>
    <w:p w14:paraId="6E69C42C" w14:textId="65B308D8" w:rsidR="00A4351C" w:rsidRPr="00650036" w:rsidRDefault="00A4351C" w:rsidP="00A4351C">
      <w:pPr>
        <w:pStyle w:val="Heading4"/>
        <w:rPr>
          <w:b/>
        </w:rPr>
      </w:pPr>
      <w:r w:rsidRPr="00004480">
        <w:rPr>
          <w:b/>
        </w:rPr>
        <w:t>Activities and Dependencies</w:t>
      </w:r>
    </w:p>
    <w:p w14:paraId="39409E4F" w14:textId="484508FE" w:rsidR="00EA50B6" w:rsidRPr="00004480" w:rsidRDefault="00A63B2F" w:rsidP="00891919">
      <w:r>
        <w:drawing>
          <wp:inline distT="0" distB="0" distL="0" distR="0" wp14:anchorId="23E228D5" wp14:editId="345BD6B3">
            <wp:extent cx="5726705" cy="2679133"/>
            <wp:effectExtent l="0" t="0" r="7620" b="6985"/>
            <wp:docPr id="16507970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97079" name=""/>
                    <pic:cNvPicPr/>
                  </pic:nvPicPr>
                  <pic:blipFill rotWithShape="1">
                    <a:blip r:embed="rId78">
                      <a:extLst>
                        <a:ext uri="{96DAC541-7B7A-43D3-8B79-37D633B846F1}">
                          <asvg:svgBlip xmlns:asvg="http://schemas.microsoft.com/office/drawing/2016/SVG/main" r:embed="rId79"/>
                        </a:ext>
                      </a:extLst>
                    </a:blip>
                    <a:srcRect t="13919" b="2915"/>
                    <a:stretch>
                      <a:fillRect/>
                    </a:stretch>
                  </pic:blipFill>
                  <pic:spPr bwMode="auto">
                    <a:xfrm>
                      <a:off x="0" y="0"/>
                      <a:ext cx="5727700" cy="2679599"/>
                    </a:xfrm>
                    <a:prstGeom prst="rect">
                      <a:avLst/>
                    </a:prstGeom>
                    <a:ln>
                      <a:noFill/>
                    </a:ln>
                    <a:extLst>
                      <a:ext uri="{53640926-AAD7-44D8-BBD7-CCE9431645EC}">
                        <a14:shadowObscured xmlns:a14="http://schemas.microsoft.com/office/drawing/2010/main"/>
                      </a:ext>
                    </a:extLst>
                  </pic:spPr>
                </pic:pic>
              </a:graphicData>
            </a:graphic>
          </wp:inline>
        </w:drawing>
      </w:r>
    </w:p>
    <w:p w14:paraId="4CE80D4B" w14:textId="77777777" w:rsidR="00D442CF" w:rsidRPr="00004480" w:rsidRDefault="00D442CF" w:rsidP="00A4351C"/>
    <w:p w14:paraId="01095172" w14:textId="77777777" w:rsidR="001734BD" w:rsidRDefault="001734BD" w:rsidP="001734BD">
      <w:pPr>
        <w:pStyle w:val="Heading4"/>
      </w:pPr>
      <w:r>
        <w:t>Out of scope</w:t>
      </w:r>
    </w:p>
    <w:p w14:paraId="5D86306B" w14:textId="77777777" w:rsidR="001734BD" w:rsidRDefault="001734BD" w:rsidP="001734BD">
      <w:r w:rsidRPr="00BD5403">
        <w:t>The following areas are considered out of scope from the proposed solution:</w:t>
      </w:r>
    </w:p>
    <w:p w14:paraId="7FFC66F0" w14:textId="2C72FFF5" w:rsidR="001734BD" w:rsidRDefault="001734BD" w:rsidP="00275D4E">
      <w:pPr>
        <w:pStyle w:val="ListParagraph"/>
        <w:numPr>
          <w:ilvl w:val="0"/>
          <w:numId w:val="98"/>
        </w:numPr>
      </w:pPr>
      <w:r>
        <w:t>Service Partner Gateway, including any implementation, modification, or deployment activities.</w:t>
      </w:r>
    </w:p>
    <w:p w14:paraId="609DEADF" w14:textId="70E1F10D" w:rsidR="005B4C34" w:rsidRDefault="005B4C34" w:rsidP="00275D4E">
      <w:pPr>
        <w:pStyle w:val="ListParagraph"/>
        <w:numPr>
          <w:ilvl w:val="0"/>
          <w:numId w:val="98"/>
        </w:numPr>
      </w:pPr>
      <w:r>
        <w:t>Experience APIs, including any implementation, modification or deployment activities.</w:t>
      </w:r>
    </w:p>
    <w:p w14:paraId="11060A57" w14:textId="77777777" w:rsidR="001734BD" w:rsidRDefault="001734BD" w:rsidP="00275D4E">
      <w:pPr>
        <w:pStyle w:val="ListParagraph"/>
        <w:numPr>
          <w:ilvl w:val="0"/>
          <w:numId w:val="98"/>
        </w:numPr>
      </w:pPr>
      <w:r>
        <w:t>Definition of standardised work order tasks and associated billing codes, which will be the responsibility of TFF.</w:t>
      </w:r>
    </w:p>
    <w:p w14:paraId="50D2A675" w14:textId="77777777" w:rsidR="00D64AC1" w:rsidRPr="00004480" w:rsidRDefault="00D64AC1" w:rsidP="00A4351C"/>
    <w:p w14:paraId="170AEDF5" w14:textId="17F63E64" w:rsidR="00216A22" w:rsidRPr="00602904" w:rsidRDefault="00216A22" w:rsidP="008D008C">
      <w:pPr>
        <w:pStyle w:val="Heading3CG"/>
        <w:rPr>
          <w:b/>
        </w:rPr>
      </w:pPr>
      <w:bookmarkStart w:id="212" w:name="_Toc231251439"/>
      <w:bookmarkStart w:id="213" w:name="_Toc231276469"/>
      <w:r w:rsidRPr="00004480">
        <w:rPr>
          <w:lang w:val="en-AU"/>
        </w:rPr>
        <w:t>Work Package 9: Internal Field Force Integration</w:t>
      </w:r>
      <w:bookmarkEnd w:id="212"/>
      <w:bookmarkEnd w:id="213"/>
    </w:p>
    <w:p w14:paraId="0A7834DF" w14:textId="77777777" w:rsidR="00F026F3" w:rsidRPr="001048BA" w:rsidRDefault="00F026F3" w:rsidP="00F026F3">
      <w:r w:rsidRPr="001048BA">
        <w:t>Work Package 9 extends the FSMT operating model to support internal delivery teams, applying the same integration and orchestration principles used for external partners (Ventia).</w:t>
      </w:r>
    </w:p>
    <w:p w14:paraId="1DE8B8C2" w14:textId="7CB50630" w:rsidR="00832D7F" w:rsidRPr="00004480" w:rsidRDefault="00832D7F" w:rsidP="00FB5975">
      <w:pPr>
        <w:pStyle w:val="Heading4"/>
        <w:rPr>
          <w:b/>
        </w:rPr>
      </w:pPr>
      <w:r w:rsidRPr="00004480">
        <w:rPr>
          <w:b/>
        </w:rPr>
        <w:t>Solution Details</w:t>
      </w:r>
    </w:p>
    <w:p w14:paraId="172D4804" w14:textId="77777777" w:rsidR="005D3C66" w:rsidRPr="001048BA" w:rsidRDefault="005D3C66" w:rsidP="005D3C66">
      <w:r w:rsidRPr="001048BA">
        <w:t>Business Objective 9 focuses on:</w:t>
      </w:r>
    </w:p>
    <w:p w14:paraId="3F307A40" w14:textId="77777777" w:rsidR="005D3C66" w:rsidRPr="001048BA" w:rsidRDefault="005D3C66" w:rsidP="00275D4E">
      <w:pPr>
        <w:numPr>
          <w:ilvl w:val="0"/>
          <w:numId w:val="92"/>
        </w:numPr>
      </w:pPr>
      <w:r w:rsidRPr="001048BA">
        <w:t>A consistent, unified operating model for all work execution (internal and external)</w:t>
      </w:r>
    </w:p>
    <w:p w14:paraId="41CEB6F3" w14:textId="77777777" w:rsidR="005D3C66" w:rsidRPr="001048BA" w:rsidRDefault="005D3C66" w:rsidP="00275D4E">
      <w:pPr>
        <w:numPr>
          <w:ilvl w:val="0"/>
          <w:numId w:val="92"/>
        </w:numPr>
      </w:pPr>
      <w:r w:rsidRPr="001048BA">
        <w:t>Standardised routing and lifecycle control</w:t>
      </w:r>
    </w:p>
    <w:p w14:paraId="324D6FFB" w14:textId="77777777" w:rsidR="005D3C66" w:rsidRPr="001048BA" w:rsidRDefault="005D3C66" w:rsidP="00275D4E">
      <w:pPr>
        <w:numPr>
          <w:ilvl w:val="0"/>
          <w:numId w:val="92"/>
        </w:numPr>
      </w:pPr>
      <w:r w:rsidRPr="001048BA">
        <w:t>Full visibility and traceability regardless of executor</w:t>
      </w:r>
    </w:p>
    <w:p w14:paraId="5FCDB2A5" w14:textId="77777777" w:rsidR="005D3C66" w:rsidRPr="001048BA" w:rsidRDefault="005D3C66" w:rsidP="005D3C66">
      <w:r w:rsidRPr="001048BA">
        <w:t> </w:t>
      </w:r>
    </w:p>
    <w:p w14:paraId="714B4233" w14:textId="77777777" w:rsidR="005D3C66" w:rsidRPr="001048BA" w:rsidRDefault="005D3C66" w:rsidP="005D3C66">
      <w:r w:rsidRPr="001048BA">
        <w:t>FSMT is implemented for WP9 to treat internal teams as service partners, leveraging the same SPG integration model used for external vendors. It does not introduce a new paradigm—it extends the existing architecture:</w:t>
      </w:r>
    </w:p>
    <w:p w14:paraId="6F378BB2" w14:textId="77777777" w:rsidR="005D3C66" w:rsidRPr="001048BA" w:rsidRDefault="005D3C66" w:rsidP="00275D4E">
      <w:pPr>
        <w:numPr>
          <w:ilvl w:val="0"/>
          <w:numId w:val="93"/>
        </w:numPr>
      </w:pPr>
      <w:r w:rsidRPr="001048BA">
        <w:t>WP7: Established FSMT + SPG for external assurance (fault repair)</w:t>
      </w:r>
    </w:p>
    <w:p w14:paraId="40F71E88" w14:textId="77777777" w:rsidR="005D3C66" w:rsidRPr="001048BA" w:rsidRDefault="005D3C66" w:rsidP="00275D4E">
      <w:pPr>
        <w:numPr>
          <w:ilvl w:val="0"/>
          <w:numId w:val="93"/>
        </w:numPr>
      </w:pPr>
      <w:r w:rsidRPr="001048BA">
        <w:t>WP8: Extended FSMT + SPG for provisioning (network build)</w:t>
      </w:r>
    </w:p>
    <w:p w14:paraId="635B0C6A" w14:textId="77777777" w:rsidR="005D3C66" w:rsidRPr="001048BA" w:rsidRDefault="005D3C66" w:rsidP="00275D4E">
      <w:pPr>
        <w:numPr>
          <w:ilvl w:val="0"/>
          <w:numId w:val="93"/>
        </w:numPr>
      </w:pPr>
      <w:r w:rsidRPr="001048BA">
        <w:t>WP9: Applies the same SPG-based interaction model to internal execution teams</w:t>
      </w:r>
    </w:p>
    <w:p w14:paraId="36F82383" w14:textId="77777777" w:rsidR="005D3C66" w:rsidRPr="001048BA" w:rsidRDefault="005D3C66" w:rsidP="005D3C66">
      <w:r w:rsidRPr="001048BA">
        <w:t> </w:t>
      </w:r>
    </w:p>
    <w:p w14:paraId="68772CBB" w14:textId="77777777" w:rsidR="005D3C66" w:rsidRPr="001048BA" w:rsidRDefault="005D3C66" w:rsidP="005D3C66">
      <w:r w:rsidRPr="001048BA">
        <w:t>All work, whether delivered by Ventia or internal teams, is routed via SPG using a consistent interaction pattern, ensuring uniform control, simplified integration, and consistent lifecycle governance.</w:t>
      </w:r>
    </w:p>
    <w:p w14:paraId="3EFC0176" w14:textId="77777777" w:rsidR="005D3C66" w:rsidRPr="001048BA" w:rsidRDefault="005D3C66" w:rsidP="005D3C66">
      <w:r w:rsidRPr="001048BA">
        <w:t> </w:t>
      </w:r>
    </w:p>
    <w:p w14:paraId="64D0EB8C" w14:textId="77777777" w:rsidR="005D3C66" w:rsidRPr="001048BA" w:rsidRDefault="005D3C66" w:rsidP="005D3C66">
      <w:r w:rsidRPr="001048BA">
        <w:t>In WP9, FSMT plays a dual role:</w:t>
      </w:r>
    </w:p>
    <w:p w14:paraId="3DE95857" w14:textId="77777777" w:rsidR="005D3C66" w:rsidRPr="001048BA" w:rsidRDefault="005D3C66" w:rsidP="00275D4E">
      <w:pPr>
        <w:numPr>
          <w:ilvl w:val="0"/>
          <w:numId w:val="94"/>
        </w:numPr>
      </w:pPr>
      <w:r w:rsidRPr="001048BA">
        <w:t>Primary Work Order Orchestrator (as in WP7/8)</w:t>
      </w:r>
    </w:p>
    <w:p w14:paraId="3BEECC76" w14:textId="77777777" w:rsidR="005D3C66" w:rsidRPr="001048BA" w:rsidRDefault="005D3C66" w:rsidP="00275D4E">
      <w:pPr>
        <w:numPr>
          <w:ilvl w:val="0"/>
          <w:numId w:val="94"/>
        </w:numPr>
      </w:pPr>
      <w:r w:rsidRPr="001048BA">
        <w:t>Execution host via SPG Client for internally assigned work</w:t>
      </w:r>
    </w:p>
    <w:p w14:paraId="53268FF3" w14:textId="77777777" w:rsidR="005D3C66" w:rsidRPr="001048BA" w:rsidRDefault="005D3C66" w:rsidP="005D3C66">
      <w:r w:rsidRPr="001048BA">
        <w:t> </w:t>
      </w:r>
    </w:p>
    <w:p w14:paraId="096D4941" w14:textId="77777777" w:rsidR="005D3C66" w:rsidRPr="001048BA" w:rsidRDefault="005D3C66" w:rsidP="005D3C66">
      <w:r w:rsidRPr="001048BA">
        <w:t>This introduces a key architectural extension, in that FSMT must consume its own SPG messages for internal work execution. To do so, an SPG Client capability will be implemented within FSMT, enabling it to receive tasks routed via SPG (as if it were an external partner), to interpret and process incoming task requests, and to create execution artefacts internally. It introduces a "controlled duplication" model:</w:t>
      </w:r>
    </w:p>
    <w:p w14:paraId="409FEC46" w14:textId="77777777" w:rsidR="005D3C66" w:rsidRPr="001048BA" w:rsidRDefault="005D3C66" w:rsidP="00275D4E">
      <w:pPr>
        <w:numPr>
          <w:ilvl w:val="0"/>
          <w:numId w:val="95"/>
        </w:numPr>
      </w:pPr>
      <w:r w:rsidRPr="001048BA">
        <w:t>Primary Work Order - End-to-end orchestration (created from demand and managed centrally)</w:t>
      </w:r>
    </w:p>
    <w:p w14:paraId="523812F8" w14:textId="77777777" w:rsidR="005D3C66" w:rsidRPr="001048BA" w:rsidRDefault="005D3C66" w:rsidP="00275D4E">
      <w:pPr>
        <w:numPr>
          <w:ilvl w:val="0"/>
          <w:numId w:val="95"/>
        </w:numPr>
      </w:pPr>
      <w:r w:rsidRPr="001048BA">
        <w:t>Execution Work Order - Created internally to manage SPG-assigned tasks</w:t>
      </w:r>
    </w:p>
    <w:p w14:paraId="4C3C9041" w14:textId="77777777" w:rsidR="005D3C66" w:rsidRPr="001048BA" w:rsidRDefault="005D3C66" w:rsidP="005D3C66">
      <w:r w:rsidRPr="001048BA">
        <w:t> </w:t>
      </w:r>
    </w:p>
    <w:p w14:paraId="4A76F77D" w14:textId="77777777" w:rsidR="005D3C66" w:rsidRPr="001048BA" w:rsidRDefault="005D3C66" w:rsidP="005D3C66">
      <w:r w:rsidRPr="001048BA">
        <w:t>The process flow is as follows:</w:t>
      </w:r>
    </w:p>
    <w:p w14:paraId="51014323" w14:textId="77777777" w:rsidR="005D3C66" w:rsidRPr="001048BA" w:rsidRDefault="005D3C66" w:rsidP="00275D4E">
      <w:pPr>
        <w:numPr>
          <w:ilvl w:val="0"/>
          <w:numId w:val="96"/>
        </w:numPr>
      </w:pPr>
      <w:r w:rsidRPr="001048BA">
        <w:t>Primary Work Order Created (FSMT)</w:t>
      </w:r>
    </w:p>
    <w:p w14:paraId="38796F8E" w14:textId="77777777" w:rsidR="005D3C66" w:rsidRPr="001048BA" w:rsidRDefault="005D3C66" w:rsidP="00275D4E">
      <w:pPr>
        <w:numPr>
          <w:ilvl w:val="1"/>
          <w:numId w:val="231"/>
        </w:numPr>
      </w:pPr>
      <w:r w:rsidRPr="001048BA">
        <w:t>Triggered from SOMT or incident (as per WP7/8)</w:t>
      </w:r>
    </w:p>
    <w:p w14:paraId="25B96C42" w14:textId="77777777" w:rsidR="005D3C66" w:rsidRPr="001048BA" w:rsidRDefault="005D3C66" w:rsidP="00275D4E">
      <w:pPr>
        <w:numPr>
          <w:ilvl w:val="1"/>
          <w:numId w:val="231"/>
        </w:numPr>
      </w:pPr>
      <w:r w:rsidRPr="001048BA">
        <w:t>Represents overall scope and lifecycle</w:t>
      </w:r>
    </w:p>
    <w:p w14:paraId="557AF95D" w14:textId="77777777" w:rsidR="005D3C66" w:rsidRPr="001048BA" w:rsidRDefault="005D3C66" w:rsidP="00275D4E">
      <w:pPr>
        <w:numPr>
          <w:ilvl w:val="0"/>
          <w:numId w:val="96"/>
        </w:numPr>
      </w:pPr>
      <w:r w:rsidRPr="001048BA">
        <w:t>Task Routed via SPG</w:t>
      </w:r>
    </w:p>
    <w:p w14:paraId="69BD595F" w14:textId="77777777" w:rsidR="005D3C66" w:rsidRPr="001048BA" w:rsidRDefault="005D3C66" w:rsidP="00275D4E">
      <w:pPr>
        <w:numPr>
          <w:ilvl w:val="1"/>
          <w:numId w:val="232"/>
        </w:numPr>
      </w:pPr>
      <w:r w:rsidRPr="001048BA">
        <w:t>Task designated as “internal execution”</w:t>
      </w:r>
    </w:p>
    <w:p w14:paraId="201A83A1" w14:textId="77777777" w:rsidR="005D3C66" w:rsidRPr="001048BA" w:rsidRDefault="005D3C66" w:rsidP="00275D4E">
      <w:pPr>
        <w:numPr>
          <w:ilvl w:val="1"/>
          <w:numId w:val="232"/>
        </w:numPr>
      </w:pPr>
      <w:r w:rsidRPr="001048BA">
        <w:t>Sent through SPG (same as Ventia routing)</w:t>
      </w:r>
    </w:p>
    <w:p w14:paraId="34388377" w14:textId="77777777" w:rsidR="005D3C66" w:rsidRPr="001048BA" w:rsidRDefault="005D3C66" w:rsidP="00275D4E">
      <w:pPr>
        <w:numPr>
          <w:ilvl w:val="0"/>
          <w:numId w:val="96"/>
        </w:numPr>
      </w:pPr>
      <w:r w:rsidRPr="001048BA">
        <w:t>SPG Client Receives Task (FSMT)</w:t>
      </w:r>
    </w:p>
    <w:p w14:paraId="77184D1C" w14:textId="77777777" w:rsidR="005D3C66" w:rsidRPr="001048BA" w:rsidRDefault="005D3C66" w:rsidP="00275D4E">
      <w:pPr>
        <w:numPr>
          <w:ilvl w:val="1"/>
          <w:numId w:val="233"/>
        </w:numPr>
      </w:pPr>
      <w:r w:rsidRPr="001048BA">
        <w:t>FSMT consumes the SPG message</w:t>
      </w:r>
    </w:p>
    <w:p w14:paraId="7A53260D" w14:textId="77777777" w:rsidR="005D3C66" w:rsidRPr="001048BA" w:rsidRDefault="005D3C66" w:rsidP="00275D4E">
      <w:pPr>
        <w:numPr>
          <w:ilvl w:val="1"/>
          <w:numId w:val="233"/>
        </w:numPr>
      </w:pPr>
      <w:r w:rsidRPr="001048BA">
        <w:t>Interprets it as a partner-issued task</w:t>
      </w:r>
    </w:p>
    <w:p w14:paraId="62E7BCBA" w14:textId="77777777" w:rsidR="005D3C66" w:rsidRPr="001048BA" w:rsidRDefault="005D3C66" w:rsidP="00275D4E">
      <w:pPr>
        <w:numPr>
          <w:ilvl w:val="0"/>
          <w:numId w:val="96"/>
        </w:numPr>
      </w:pPr>
      <w:r w:rsidRPr="001048BA">
        <w:t>Execution Work Order Created</w:t>
      </w:r>
    </w:p>
    <w:p w14:paraId="6F401D16" w14:textId="77777777" w:rsidR="005D3C66" w:rsidRPr="001048BA" w:rsidRDefault="005D3C66" w:rsidP="00275D4E">
      <w:pPr>
        <w:numPr>
          <w:ilvl w:val="1"/>
          <w:numId w:val="234"/>
        </w:numPr>
      </w:pPr>
      <w:r w:rsidRPr="001048BA">
        <w:t xml:space="preserve">FSMT creates a </w:t>
      </w:r>
      <w:r w:rsidRPr="001048BA">
        <w:rPr>
          <w:i/>
        </w:rPr>
        <w:t>secondary (duplicate) Work Order</w:t>
      </w:r>
    </w:p>
    <w:p w14:paraId="09A8B5F4" w14:textId="77777777" w:rsidR="005D3C66" w:rsidRPr="001048BA" w:rsidRDefault="005D3C66" w:rsidP="00275D4E">
      <w:pPr>
        <w:numPr>
          <w:ilvl w:val="1"/>
          <w:numId w:val="234"/>
        </w:numPr>
      </w:pPr>
      <w:r w:rsidRPr="001048BA">
        <w:t>Acts as the parent container for execution tasks</w:t>
      </w:r>
    </w:p>
    <w:p w14:paraId="285906EB" w14:textId="77777777" w:rsidR="005D3C66" w:rsidRPr="001048BA" w:rsidRDefault="005D3C66" w:rsidP="00275D4E">
      <w:pPr>
        <w:numPr>
          <w:ilvl w:val="0"/>
          <w:numId w:val="96"/>
        </w:numPr>
      </w:pPr>
      <w:r w:rsidRPr="001048BA">
        <w:t>Task Created Under Execution WO</w:t>
      </w:r>
    </w:p>
    <w:p w14:paraId="7A6B1E77" w14:textId="77777777" w:rsidR="005D3C66" w:rsidRPr="001048BA" w:rsidRDefault="005D3C66" w:rsidP="00275D4E">
      <w:pPr>
        <w:numPr>
          <w:ilvl w:val="1"/>
          <w:numId w:val="235"/>
        </w:numPr>
      </w:pPr>
      <w:r w:rsidRPr="001048BA">
        <w:t>Task assigned to internal resources/crews</w:t>
      </w:r>
    </w:p>
    <w:p w14:paraId="7A7CA4CD" w14:textId="77777777" w:rsidR="005D3C66" w:rsidRPr="001048BA" w:rsidRDefault="005D3C66" w:rsidP="00275D4E">
      <w:pPr>
        <w:numPr>
          <w:ilvl w:val="1"/>
          <w:numId w:val="235"/>
        </w:numPr>
      </w:pPr>
      <w:r w:rsidRPr="001048BA">
        <w:t>Managed through FSMT scheduling and dispatch</w:t>
      </w:r>
    </w:p>
    <w:p w14:paraId="1ACB4A21" w14:textId="77777777" w:rsidR="005D3C66" w:rsidRPr="001048BA" w:rsidRDefault="005D3C66" w:rsidP="00275D4E">
      <w:pPr>
        <w:numPr>
          <w:ilvl w:val="0"/>
          <w:numId w:val="96"/>
        </w:numPr>
      </w:pPr>
      <w:r w:rsidRPr="001048BA">
        <w:t>Status Updates Propagate Back</w:t>
      </w:r>
    </w:p>
    <w:p w14:paraId="03E79EFF" w14:textId="77777777" w:rsidR="005D3C66" w:rsidRPr="001048BA" w:rsidRDefault="005D3C66" w:rsidP="00275D4E">
      <w:pPr>
        <w:numPr>
          <w:ilvl w:val="1"/>
          <w:numId w:val="236"/>
        </w:numPr>
      </w:pPr>
      <w:r w:rsidRPr="001048BA">
        <w:t>Execution WO updates</w:t>
      </w:r>
    </w:p>
    <w:p w14:paraId="67CB494B" w14:textId="77777777" w:rsidR="005D3C66" w:rsidRPr="001048BA" w:rsidRDefault="005D3C66" w:rsidP="00275D4E">
      <w:pPr>
        <w:numPr>
          <w:ilvl w:val="1"/>
          <w:numId w:val="236"/>
        </w:numPr>
      </w:pPr>
      <w:r w:rsidRPr="001048BA">
        <w:t xml:space="preserve">Task updates sent via SPG back to: </w:t>
      </w:r>
    </w:p>
    <w:p w14:paraId="7CC7A5F9" w14:textId="77777777" w:rsidR="005D3C66" w:rsidRPr="001048BA" w:rsidRDefault="005D3C66" w:rsidP="00275D4E">
      <w:pPr>
        <w:numPr>
          <w:ilvl w:val="2"/>
          <w:numId w:val="237"/>
        </w:numPr>
        <w:ind w:left="1775" w:hanging="357"/>
      </w:pPr>
      <w:r w:rsidRPr="001048BA">
        <w:t>Primary Work Order</w:t>
      </w:r>
    </w:p>
    <w:p w14:paraId="12373899" w14:textId="77777777" w:rsidR="005D3C66" w:rsidRPr="001048BA" w:rsidRDefault="005D3C66" w:rsidP="00275D4E">
      <w:pPr>
        <w:numPr>
          <w:ilvl w:val="2"/>
          <w:numId w:val="237"/>
        </w:numPr>
        <w:ind w:left="1775" w:hanging="357"/>
      </w:pPr>
      <w:r w:rsidRPr="001048BA">
        <w:t>Overall orchestration flow</w:t>
      </w:r>
    </w:p>
    <w:p w14:paraId="6B82F1DD" w14:textId="77777777" w:rsidR="005D3C66" w:rsidRPr="001048BA" w:rsidRDefault="005D3C66" w:rsidP="005D3C66">
      <w:r w:rsidRPr="001048BA">
        <w:t> </w:t>
      </w:r>
    </w:p>
    <w:p w14:paraId="1985928A" w14:textId="77777777" w:rsidR="005D3C66" w:rsidRPr="001048BA" w:rsidRDefault="005D3C66" w:rsidP="005D3C66">
      <w:r w:rsidRPr="001048BA">
        <w:t>This is necessary to ensure consistent work order workflows and handling, and re-use of business logic from WP7 and WP8. Without it, internal and external processes would diverge and governance and traceability would degrade. It guarantees a single version of truth regardless of who is executing the field work and provides consistent lifecycle behaviour.</w:t>
      </w:r>
    </w:p>
    <w:p w14:paraId="3453774C" w14:textId="77777777" w:rsidR="005D3C66" w:rsidRPr="001048BA" w:rsidRDefault="005D3C66" w:rsidP="005D3C66">
      <w:r w:rsidRPr="001048BA">
        <w:t> </w:t>
      </w:r>
    </w:p>
    <w:p w14:paraId="01147D2C" w14:textId="77777777" w:rsidR="005D3C66" w:rsidRPr="001048BA" w:rsidRDefault="005D3C66" w:rsidP="005D3C66">
      <w:r w:rsidRPr="001048BA">
        <w:t>Some key differences do arise in how the internal field force executes the work:</w:t>
      </w:r>
    </w:p>
    <w:p w14:paraId="0A12BD4E" w14:textId="77777777" w:rsidR="005D3C66" w:rsidRPr="001048BA" w:rsidRDefault="005D3C66" w:rsidP="00275D4E">
      <w:pPr>
        <w:numPr>
          <w:ilvl w:val="0"/>
          <w:numId w:val="97"/>
        </w:numPr>
      </w:pPr>
      <w:r w:rsidRPr="001048BA">
        <w:t>SLAs can be defined against the Execution Work Orders to measure internal field force operations using specific KPIs tailored to drive internal operational efficiency. These do not replace SLAs at the Primary Work Order level, which are still required for consistency, but they do complement those SLAs.</w:t>
      </w:r>
    </w:p>
    <w:p w14:paraId="0BF51549" w14:textId="2B341AE4" w:rsidR="005D3C66" w:rsidRPr="001048BA" w:rsidRDefault="005D3C66" w:rsidP="00275D4E">
      <w:pPr>
        <w:numPr>
          <w:ilvl w:val="0"/>
          <w:numId w:val="97"/>
        </w:numPr>
      </w:pPr>
      <w:r w:rsidRPr="001048BA">
        <w:t>Internal field technicians will use the ServiceNow NowAgent mobile application to update Tasks in the field. However</w:t>
      </w:r>
      <w:r w:rsidR="00470DE9" w:rsidRPr="001048BA">
        <w:t>,</w:t>
      </w:r>
      <w:r w:rsidRPr="001048BA">
        <w:t xml:space="preserve"> they will still require the use of 3-GIS/ArcGIS to update PNI.</w:t>
      </w:r>
    </w:p>
    <w:p w14:paraId="543E361F" w14:textId="77777777" w:rsidR="005D3C66" w:rsidRPr="001048BA" w:rsidRDefault="005D3C66" w:rsidP="005D3C66">
      <w:r w:rsidRPr="001048BA">
        <w:t> </w:t>
      </w:r>
    </w:p>
    <w:p w14:paraId="71AF25FA" w14:textId="77777777" w:rsidR="005D3C66" w:rsidRPr="001048BA" w:rsidRDefault="005D3C66" w:rsidP="005D3C66">
      <w:r w:rsidRPr="001048BA">
        <w:t>Once implemented for WP9, ServiceNow FSMT extends the WP7 and WP8 architecture to support internal execution by:</w:t>
      </w:r>
    </w:p>
    <w:p w14:paraId="6750E0C1" w14:textId="77777777" w:rsidR="005D3C66" w:rsidRPr="001048BA" w:rsidRDefault="005D3C66" w:rsidP="00275D4E">
      <w:pPr>
        <w:numPr>
          <w:ilvl w:val="0"/>
          <w:numId w:val="98"/>
        </w:numPr>
      </w:pPr>
      <w:r w:rsidRPr="001048BA">
        <w:t>Introducing an SPG Client capability within FSMT</w:t>
      </w:r>
    </w:p>
    <w:p w14:paraId="24CB2C8C" w14:textId="77777777" w:rsidR="005D3C66" w:rsidRPr="001048BA" w:rsidRDefault="005D3C66" w:rsidP="00275D4E">
      <w:pPr>
        <w:numPr>
          <w:ilvl w:val="0"/>
          <w:numId w:val="98"/>
        </w:numPr>
      </w:pPr>
      <w:r w:rsidRPr="001048BA">
        <w:t>Routing internal work via the same SPG framework used for external partners</w:t>
      </w:r>
    </w:p>
    <w:p w14:paraId="2178C7EF" w14:textId="77777777" w:rsidR="005D3C66" w:rsidRPr="001048BA" w:rsidRDefault="005D3C66" w:rsidP="00275D4E">
      <w:pPr>
        <w:numPr>
          <w:ilvl w:val="0"/>
          <w:numId w:val="98"/>
        </w:numPr>
      </w:pPr>
      <w:r w:rsidRPr="001048BA">
        <w:t xml:space="preserve">Implementing a dual Work Order model: </w:t>
      </w:r>
    </w:p>
    <w:p w14:paraId="319AE3D5" w14:textId="77777777" w:rsidR="005D3C66" w:rsidRPr="001048BA" w:rsidRDefault="005D3C66" w:rsidP="00275D4E">
      <w:pPr>
        <w:numPr>
          <w:ilvl w:val="1"/>
          <w:numId w:val="98"/>
        </w:numPr>
        <w:ind w:left="1037" w:hanging="357"/>
      </w:pPr>
      <w:r w:rsidRPr="001048BA">
        <w:t>Primary WO for orchestration</w:t>
      </w:r>
    </w:p>
    <w:p w14:paraId="1E232B36" w14:textId="77777777" w:rsidR="005D3C66" w:rsidRPr="001048BA" w:rsidRDefault="005D3C66" w:rsidP="00275D4E">
      <w:pPr>
        <w:numPr>
          <w:ilvl w:val="1"/>
          <w:numId w:val="98"/>
        </w:numPr>
        <w:ind w:left="1037" w:hanging="357"/>
      </w:pPr>
      <w:r w:rsidRPr="001048BA">
        <w:t>Execution WO for internal delivery</w:t>
      </w:r>
    </w:p>
    <w:p w14:paraId="463D7F5F" w14:textId="77777777" w:rsidR="005D3C66" w:rsidRPr="001048BA" w:rsidRDefault="005D3C66" w:rsidP="00275D4E">
      <w:pPr>
        <w:numPr>
          <w:ilvl w:val="0"/>
          <w:numId w:val="98"/>
        </w:numPr>
      </w:pPr>
      <w:r w:rsidRPr="001048BA">
        <w:t>Ensuring bi-directional synchronisation and traceability across both</w:t>
      </w:r>
    </w:p>
    <w:p w14:paraId="404C47AA" w14:textId="77777777" w:rsidR="005D3C66" w:rsidRPr="001048BA" w:rsidRDefault="005D3C66" w:rsidP="005D3C66">
      <w:r w:rsidRPr="001048BA">
        <w:t> </w:t>
      </w:r>
    </w:p>
    <w:p w14:paraId="49660AAA" w14:textId="77777777" w:rsidR="005D3C66" w:rsidRPr="001048BA" w:rsidRDefault="005D3C66" w:rsidP="005D3C66">
      <w:r w:rsidRPr="001048BA">
        <w:t>This delivers Business Objective 9 by creating a fully unified, SPG-driven execution model, where internal and external work are managed consistently, transparently, and efficiently within FSMT.</w:t>
      </w:r>
    </w:p>
    <w:p w14:paraId="10465903" w14:textId="77777777" w:rsidR="0019009B" w:rsidRPr="001048BA" w:rsidRDefault="0019009B" w:rsidP="005D3C66"/>
    <w:p w14:paraId="2734F799" w14:textId="77777777" w:rsidR="002C10D6" w:rsidRDefault="002C10D6" w:rsidP="002C10D6">
      <w:pPr>
        <w:pStyle w:val="Heading4"/>
      </w:pPr>
      <w:r>
        <w:t>Exception handling</w:t>
      </w:r>
    </w:p>
    <w:p w14:paraId="7A675DB0" w14:textId="77777777" w:rsidR="000904AD" w:rsidRDefault="00AE5C57" w:rsidP="000904AD">
      <w:r>
        <w:t xml:space="preserve">As the architecture treats the internal field force as another “service partner”, </w:t>
      </w:r>
      <w:r w:rsidR="00AB2203">
        <w:t xml:space="preserve">with the same, standardised </w:t>
      </w:r>
      <w:r>
        <w:t xml:space="preserve">work management </w:t>
      </w:r>
      <w:r w:rsidR="00AB2203">
        <w:t>process</w:t>
      </w:r>
      <w:r>
        <w:t xml:space="preserve">, we can </w:t>
      </w:r>
      <w:r w:rsidR="002C10D6">
        <w:t xml:space="preserve">re-use the </w:t>
      </w:r>
      <w:r>
        <w:t xml:space="preserve">exception handling </w:t>
      </w:r>
      <w:r w:rsidR="002C10D6">
        <w:t>capability delivered for WP</w:t>
      </w:r>
      <w:r>
        <w:t>8</w:t>
      </w:r>
      <w:r w:rsidR="00AB2203">
        <w:t xml:space="preserve">, but with </w:t>
      </w:r>
      <w:r w:rsidR="005B316C">
        <w:t>an uplift in</w:t>
      </w:r>
      <w:r w:rsidR="00AB2203">
        <w:t xml:space="preserve"> capability</w:t>
      </w:r>
      <w:r w:rsidR="005B316C">
        <w:t xml:space="preserve"> that will also be applicable for WP8</w:t>
      </w:r>
      <w:r w:rsidR="00AB2203">
        <w:t xml:space="preserve">. </w:t>
      </w:r>
      <w:r w:rsidR="005B316C">
        <w:t xml:space="preserve">This </w:t>
      </w:r>
      <w:r w:rsidR="00AB2203">
        <w:t>additional capability</w:t>
      </w:r>
      <w:r w:rsidR="005B316C">
        <w:t xml:space="preserve"> is to address the need for</w:t>
      </w:r>
      <w:r w:rsidR="00AB2203">
        <w:t xml:space="preserve"> </w:t>
      </w:r>
      <w:r w:rsidR="00AB2203" w:rsidRPr="00AB2203">
        <w:t xml:space="preserve">WP9 </w:t>
      </w:r>
      <w:r w:rsidR="005B316C">
        <w:t>to</w:t>
      </w:r>
      <w:r w:rsidR="00AB2203" w:rsidRPr="00AB2203">
        <w:t xml:space="preserve"> support seamless reassignment and cross-team recovery in exception scenarios. Where internal teams cannot complete work (e.g. capacity constraints or specialised requirements), Work Orders must be transferable to external partners (and vice versa) without loss of context, status, or audit history. Exception handling </w:t>
      </w:r>
      <w:r w:rsidR="005B316C">
        <w:t>should</w:t>
      </w:r>
      <w:r w:rsidR="00AB2203" w:rsidRPr="00AB2203">
        <w:t xml:space="preserve"> therefore include mechanisms for reassignment, escalation, and prioritisation, all while maintaining end-to-end traceability and consistent SLA treatment. This unified approach </w:t>
      </w:r>
      <w:r w:rsidR="005B316C">
        <w:t>will ensure</w:t>
      </w:r>
      <w:r w:rsidR="00AB2203" w:rsidRPr="00AB2203">
        <w:t xml:space="preserve"> operational resilience, optimise resource utilisation, and prevent fragmentation in field service execution.</w:t>
      </w:r>
    </w:p>
    <w:p w14:paraId="59D4A479" w14:textId="77777777" w:rsidR="000904AD" w:rsidRPr="00004480" w:rsidRDefault="000904AD" w:rsidP="000904AD"/>
    <w:p w14:paraId="6A822BE9" w14:textId="77777777" w:rsidR="000904AD" w:rsidRPr="00004480" w:rsidRDefault="000904AD" w:rsidP="000904AD">
      <w:pPr>
        <w:pStyle w:val="Heading4"/>
      </w:pPr>
      <w:r w:rsidRPr="00004480">
        <w:t>Data Migration and Consolidation</w:t>
      </w:r>
    </w:p>
    <w:p w14:paraId="1EDB76F8" w14:textId="77777777" w:rsidR="000904AD" w:rsidRPr="00004480" w:rsidRDefault="000904AD" w:rsidP="000904AD">
      <w:r w:rsidRPr="00004480">
        <w:t xml:space="preserve">No specific data migration is required for Work Package </w:t>
      </w:r>
      <w:r>
        <w:t>9</w:t>
      </w:r>
      <w:r w:rsidRPr="00004480">
        <w:t>.</w:t>
      </w:r>
    </w:p>
    <w:p w14:paraId="0E6B3728" w14:textId="646FBC18" w:rsidR="00AB2203" w:rsidRDefault="00AB2203" w:rsidP="002C10D6"/>
    <w:p w14:paraId="6E9C9350" w14:textId="77777777" w:rsidR="0019009B" w:rsidRPr="00004480" w:rsidRDefault="0019009B" w:rsidP="0019009B">
      <w:pPr>
        <w:pStyle w:val="Heading4"/>
      </w:pPr>
      <w:r>
        <w:t>Delivery</w:t>
      </w:r>
      <w:r w:rsidRPr="00004480">
        <w:t xml:space="preserve"> approach</w:t>
      </w:r>
    </w:p>
    <w:p w14:paraId="07CC4A0B" w14:textId="498D0F82" w:rsidR="0019009B" w:rsidRDefault="0019009B" w:rsidP="0019009B">
      <w:pPr>
        <w:spacing w:after="120"/>
      </w:pPr>
      <w:r>
        <w:t>No functionality specifically for WP9 is planned for Release 1, although the core components delivered in this release for WP7 will underpin WP9.</w:t>
      </w:r>
    </w:p>
    <w:p w14:paraId="434143B7" w14:textId="3B7DB75E" w:rsidR="0019009B" w:rsidRDefault="0019009B" w:rsidP="0019009B">
      <w:pPr>
        <w:spacing w:after="120"/>
      </w:pPr>
      <w:r>
        <w:t xml:space="preserve">Release 2 will then build upon WP7 to introduce workflows for </w:t>
      </w:r>
      <w:r w:rsidR="001B7DC2">
        <w:t>fulfilment of</w:t>
      </w:r>
      <w:r>
        <w:t xml:space="preserve"> work orders</w:t>
      </w:r>
      <w:r w:rsidR="001B7DC2">
        <w:t xml:space="preserve"> by the internal field force, following the same pattern established for </w:t>
      </w:r>
      <w:r w:rsidR="00987082">
        <w:t>external service partners</w:t>
      </w:r>
      <w:r>
        <w:t>. It will leverage the core FSMT foundation, SPG gateway, and external vs internal routing logic that will already be in place</w:t>
      </w:r>
      <w:r w:rsidR="00987082">
        <w:t>, but it will also</w:t>
      </w:r>
      <w:r w:rsidR="00D4082E">
        <w:t xml:space="preserve"> require the implementation of an SPG Client for receiving internally</w:t>
      </w:r>
      <w:r w:rsidR="00470DE9">
        <w:t xml:space="preserve"> </w:t>
      </w:r>
      <w:r w:rsidR="00D4082E">
        <w:t>assigned work orders, and the adoption of the NowAgent mobile application for field updates to tasks</w:t>
      </w:r>
      <w:r>
        <w:t>.</w:t>
      </w:r>
    </w:p>
    <w:p w14:paraId="677A988A" w14:textId="08A32BB5" w:rsidR="00A4351C" w:rsidRPr="00004480" w:rsidRDefault="0053580F">
      <w:pPr>
        <w:spacing w:before="0" w:after="0"/>
        <w:jc w:val="left"/>
      </w:pPr>
      <w:r>
        <w:br w:type="page"/>
      </w:r>
    </w:p>
    <w:p w14:paraId="76D066C3" w14:textId="77777777" w:rsidR="00A4351C" w:rsidRPr="00004480" w:rsidRDefault="00A4351C" w:rsidP="00974BAB"/>
    <w:p w14:paraId="653ADE2A" w14:textId="77777777" w:rsidR="00A4351C" w:rsidRPr="00004480" w:rsidRDefault="00A4351C" w:rsidP="00A4351C">
      <w:pPr>
        <w:pStyle w:val="Heading4"/>
        <w:rPr>
          <w:b/>
        </w:rPr>
      </w:pPr>
      <w:r w:rsidRPr="00004480">
        <w:rPr>
          <w:b/>
        </w:rPr>
        <w:t>Activities and Dependencies</w:t>
      </w:r>
    </w:p>
    <w:p w14:paraId="4947EDCC" w14:textId="03AD5175" w:rsidR="00A4351C" w:rsidRPr="00004480" w:rsidRDefault="00A4351C" w:rsidP="00A4351C"/>
    <w:p w14:paraId="75EF23CE" w14:textId="42261E6E" w:rsidR="00DB7667" w:rsidRPr="0071118F" w:rsidRDefault="00FB61CF" w:rsidP="00355EA7">
      <w:r>
        <w:drawing>
          <wp:inline distT="0" distB="0" distL="0" distR="0" wp14:anchorId="0242E891" wp14:editId="14F659B5">
            <wp:extent cx="5727568" cy="2684958"/>
            <wp:effectExtent l="0" t="0" r="6985" b="1270"/>
            <wp:docPr id="5192469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46922" name=""/>
                    <pic:cNvPicPr/>
                  </pic:nvPicPr>
                  <pic:blipFill rotWithShape="1">
                    <a:blip r:embed="rId80">
                      <a:extLst>
                        <a:ext uri="{96DAC541-7B7A-43D3-8B79-37D633B846F1}">
                          <asvg:svgBlip xmlns:asvg="http://schemas.microsoft.com/office/drawing/2016/SVG/main" r:embed="rId81"/>
                        </a:ext>
                      </a:extLst>
                    </a:blip>
                    <a:srcRect t="13557" b="3109"/>
                    <a:stretch>
                      <a:fillRect/>
                    </a:stretch>
                  </pic:blipFill>
                  <pic:spPr bwMode="auto">
                    <a:xfrm>
                      <a:off x="0" y="0"/>
                      <a:ext cx="5727700" cy="2685020"/>
                    </a:xfrm>
                    <a:prstGeom prst="rect">
                      <a:avLst/>
                    </a:prstGeom>
                    <a:ln>
                      <a:noFill/>
                    </a:ln>
                    <a:extLst>
                      <a:ext uri="{53640926-AAD7-44D8-BBD7-CCE9431645EC}">
                        <a14:shadowObscured xmlns:a14="http://schemas.microsoft.com/office/drawing/2010/main"/>
                      </a:ext>
                    </a:extLst>
                  </pic:spPr>
                </pic:pic>
              </a:graphicData>
            </a:graphic>
          </wp:inline>
        </w:drawing>
      </w:r>
    </w:p>
    <w:p w14:paraId="64116102" w14:textId="77777777" w:rsidR="00D6751A" w:rsidRPr="00004480" w:rsidRDefault="00D6751A" w:rsidP="00A4351C"/>
    <w:p w14:paraId="640E4A80" w14:textId="08122E7C" w:rsidR="00BE5418" w:rsidRDefault="00BE5418" w:rsidP="00BE5418">
      <w:pPr>
        <w:pStyle w:val="Heading4"/>
      </w:pPr>
      <w:r>
        <w:t>Out of scope</w:t>
      </w:r>
    </w:p>
    <w:p w14:paraId="3BF81B2C" w14:textId="63457F37" w:rsidR="00BD5403" w:rsidRDefault="00BD5403" w:rsidP="00BD5403">
      <w:r w:rsidRPr="00BD5403">
        <w:t>The following areas are considered out of scope from the proposed solution:</w:t>
      </w:r>
    </w:p>
    <w:p w14:paraId="04C9558C" w14:textId="26E96E65" w:rsidR="00BE5418" w:rsidRDefault="00BD5403" w:rsidP="00275D4E">
      <w:pPr>
        <w:pStyle w:val="ListParagraph"/>
        <w:numPr>
          <w:ilvl w:val="0"/>
          <w:numId w:val="98"/>
        </w:numPr>
      </w:pPr>
      <w:r>
        <w:t xml:space="preserve">Service Partner Gateway, including any implementation, modification, </w:t>
      </w:r>
      <w:r w:rsidR="00321506">
        <w:t>or deployment activities.</w:t>
      </w:r>
    </w:p>
    <w:p w14:paraId="0D150C6A" w14:textId="7095DC84" w:rsidR="005B4C34" w:rsidRDefault="005B4C34" w:rsidP="00275D4E">
      <w:pPr>
        <w:pStyle w:val="ListParagraph"/>
        <w:numPr>
          <w:ilvl w:val="0"/>
          <w:numId w:val="98"/>
        </w:numPr>
      </w:pPr>
      <w:r>
        <w:t>Experience APIs, including any implementation, modification or deployment activities.</w:t>
      </w:r>
    </w:p>
    <w:p w14:paraId="5C0E4AB4" w14:textId="4C717E88" w:rsidR="00321506" w:rsidRDefault="00321506" w:rsidP="00275D4E">
      <w:pPr>
        <w:pStyle w:val="ListParagraph"/>
        <w:numPr>
          <w:ilvl w:val="0"/>
          <w:numId w:val="98"/>
        </w:numPr>
      </w:pPr>
      <w:r>
        <w:t xml:space="preserve">Definition of standardised work order tasks and associated billing codes, which </w:t>
      </w:r>
      <w:r w:rsidR="001734BD">
        <w:t>will be the responsibility of TFF.</w:t>
      </w:r>
    </w:p>
    <w:p w14:paraId="56B16C4F" w14:textId="77777777" w:rsidR="00BE5418" w:rsidRPr="00BE5418" w:rsidRDefault="00BE5418" w:rsidP="00BE5418"/>
    <w:p w14:paraId="2B87D763" w14:textId="5D5678EE" w:rsidR="00063092" w:rsidRPr="00D6751A" w:rsidRDefault="255F8974" w:rsidP="00885D9A">
      <w:pPr>
        <w:pStyle w:val="Heading3CG"/>
        <w:rPr>
          <w:b/>
        </w:rPr>
      </w:pPr>
      <w:commentRangeStart w:id="214"/>
      <w:r w:rsidRPr="00004480">
        <w:rPr>
          <w:lang w:val="en-AU"/>
        </w:rPr>
        <w:t xml:space="preserve"> </w:t>
      </w:r>
      <w:bookmarkStart w:id="215" w:name="_Toc231251440"/>
      <w:bookmarkStart w:id="216" w:name="_Toc231276470"/>
      <w:r w:rsidR="00216A22" w:rsidRPr="00D6751A">
        <w:rPr>
          <w:b/>
        </w:rPr>
        <w:t>Work Package 10: Work Order Finance System Integration</w:t>
      </w:r>
      <w:bookmarkEnd w:id="215"/>
      <w:bookmarkEnd w:id="216"/>
      <w:commentRangeEnd w:id="214"/>
      <w:r w:rsidR="007D23AD" w:rsidRPr="00D6751A">
        <w:rPr>
          <w:rStyle w:val="CommentReference"/>
          <w:rFonts w:cs="Arial"/>
          <w:b/>
          <w:sz w:val="20"/>
          <w:szCs w:val="26"/>
        </w:rPr>
        <w:commentReference w:id="214"/>
      </w:r>
    </w:p>
    <w:p w14:paraId="3144D031" w14:textId="70924859" w:rsidR="00626785" w:rsidRPr="0095444E" w:rsidRDefault="00626785" w:rsidP="0095444E">
      <w:pPr>
        <w:jc w:val="left"/>
      </w:pPr>
      <w:r w:rsidRPr="0095444E">
        <w:t xml:space="preserve">The solution provided will automate the </w:t>
      </w:r>
      <w:r w:rsidRPr="00885D9A">
        <w:rPr>
          <w:szCs w:val="20"/>
        </w:rPr>
        <w:t>Work Order billing and enabling controlled Work Order closure</w:t>
      </w:r>
      <w:r>
        <w:rPr>
          <w:szCs w:val="20"/>
        </w:rPr>
        <w:t xml:space="preserve">. It </w:t>
      </w:r>
      <w:r w:rsidR="00CF39BD">
        <w:rPr>
          <w:szCs w:val="20"/>
        </w:rPr>
        <w:t xml:space="preserve">will </w:t>
      </w:r>
      <w:r w:rsidRPr="00885D9A">
        <w:rPr>
          <w:szCs w:val="20"/>
        </w:rPr>
        <w:t>establish a seamless, event-driven integration between ServiceNow (FSMT) and Dynamics 365 Finance.</w:t>
      </w:r>
    </w:p>
    <w:p w14:paraId="7B90D6C0" w14:textId="77777777" w:rsidR="00626785" w:rsidRPr="00885D9A" w:rsidRDefault="00626785" w:rsidP="00885D9A">
      <w:pPr>
        <w:rPr>
          <w:szCs w:val="20"/>
        </w:rPr>
      </w:pPr>
    </w:p>
    <w:p w14:paraId="0E39A292" w14:textId="2FA2621C" w:rsidR="00E65C07" w:rsidRPr="00004480" w:rsidRDefault="009103EC" w:rsidP="00FB5975">
      <w:pPr>
        <w:pStyle w:val="Heading4"/>
      </w:pPr>
      <w:r w:rsidRPr="00004480">
        <w:rPr>
          <w:b/>
        </w:rPr>
        <w:t>Solution Details</w:t>
      </w:r>
    </w:p>
    <w:p w14:paraId="7DB47000" w14:textId="1EC2867E" w:rsidR="00E65C07" w:rsidRPr="00004480" w:rsidRDefault="00131E8D" w:rsidP="00DF7D20">
      <w:pPr>
        <w:jc w:val="left"/>
      </w:pPr>
      <w:r w:rsidRPr="00004480">
        <w:t>Th</w:t>
      </w:r>
      <w:r w:rsidR="00CF39BD">
        <w:t xml:space="preserve">e solution </w:t>
      </w:r>
      <w:r w:rsidRPr="00004480">
        <w:t>will ensure</w:t>
      </w:r>
      <w:r w:rsidR="00BF7104">
        <w:t xml:space="preserve"> an a</w:t>
      </w:r>
      <w:r w:rsidRPr="00004480">
        <w:t>utomated invoice generation based on validated work completion</w:t>
      </w:r>
      <w:r w:rsidR="00C23D82">
        <w:t>, a</w:t>
      </w:r>
      <w:r w:rsidRPr="00004480">
        <w:t>ccurate cost allocation (materials and labour)</w:t>
      </w:r>
      <w:r w:rsidR="00C23D82">
        <w:t>, s</w:t>
      </w:r>
      <w:r w:rsidRPr="00004480">
        <w:t>trong auditability and reconciliation across systems</w:t>
      </w:r>
      <w:r w:rsidR="00C23D82">
        <w:t xml:space="preserve"> with r</w:t>
      </w:r>
      <w:r w:rsidRPr="00004480">
        <w:t>educed manual intervention currently performed by the assurance team</w:t>
      </w:r>
      <w:r w:rsidR="0095444E">
        <w:t>.</w:t>
      </w:r>
    </w:p>
    <w:p w14:paraId="5D357172" w14:textId="0A8C5A06" w:rsidR="00300459" w:rsidRPr="00004480" w:rsidRDefault="00300459" w:rsidP="00DF7D20">
      <w:pPr>
        <w:jc w:val="left"/>
      </w:pPr>
      <w:r w:rsidRPr="00300459">
        <w:t>The </w:t>
      </w:r>
      <w:r w:rsidR="00303AB0">
        <w:t>end-to-end</w:t>
      </w:r>
      <w:r w:rsidR="00B53606">
        <w:t xml:space="preserve"> </w:t>
      </w:r>
      <w:r w:rsidRPr="00300459">
        <w:t>implemen</w:t>
      </w:r>
      <w:r w:rsidR="00B53606">
        <w:t xml:space="preserve">tation for </w:t>
      </w:r>
      <w:r w:rsidR="00683735">
        <w:t>work order</w:t>
      </w:r>
      <w:r w:rsidR="00B53606">
        <w:t xml:space="preserve"> billing </w:t>
      </w:r>
      <w:r w:rsidR="00B9678D">
        <w:t>will be</w:t>
      </w:r>
      <w:r w:rsidRPr="00300459">
        <w:t xml:space="preserve"> as follows: </w:t>
      </w:r>
    </w:p>
    <w:p w14:paraId="63230CFA" w14:textId="77777777" w:rsidR="000E37DB" w:rsidRPr="000E37DB" w:rsidRDefault="000E37DB" w:rsidP="00275D4E">
      <w:pPr>
        <w:pStyle w:val="ListParagraph"/>
        <w:numPr>
          <w:ilvl w:val="0"/>
          <w:numId w:val="116"/>
        </w:numPr>
        <w:spacing w:before="0" w:after="0" w:line="300" w:lineRule="atLeast"/>
        <w:jc w:val="left"/>
      </w:pPr>
      <w:r w:rsidRPr="000E37DB">
        <w:t>When a work order is completed in FSMT, a notification is automatically sent to Dynamics 365 through middleware to trigger the financial process.</w:t>
      </w:r>
    </w:p>
    <w:p w14:paraId="573F9EA6" w14:textId="7B75A2DC" w:rsidR="001E1606" w:rsidRPr="00004480" w:rsidRDefault="001E1606" w:rsidP="00275D4E">
      <w:pPr>
        <w:numPr>
          <w:ilvl w:val="0"/>
          <w:numId w:val="116"/>
        </w:numPr>
        <w:jc w:val="left"/>
      </w:pPr>
      <w:r w:rsidRPr="00004480">
        <w:t xml:space="preserve">This event will </w:t>
      </w:r>
      <w:r w:rsidR="005C4E42" w:rsidRPr="00004480">
        <w:t xml:space="preserve">update various fields </w:t>
      </w:r>
      <w:r w:rsidR="005F5E70" w:rsidRPr="00004480">
        <w:t xml:space="preserve">in D365 </w:t>
      </w:r>
    </w:p>
    <w:p w14:paraId="3EB61E59" w14:textId="77777777" w:rsidR="001E1606" w:rsidRPr="00004480" w:rsidRDefault="001E1606" w:rsidP="00275D4E">
      <w:pPr>
        <w:numPr>
          <w:ilvl w:val="1"/>
          <w:numId w:val="117"/>
        </w:numPr>
        <w:ind w:left="1094" w:hanging="357"/>
        <w:jc w:val="left"/>
      </w:pPr>
      <w:r w:rsidRPr="00004480">
        <w:t>Work Order ID</w:t>
      </w:r>
    </w:p>
    <w:p w14:paraId="6BB70037" w14:textId="77777777" w:rsidR="001E1606" w:rsidRPr="00004480" w:rsidRDefault="001E1606" w:rsidP="00275D4E">
      <w:pPr>
        <w:numPr>
          <w:ilvl w:val="1"/>
          <w:numId w:val="117"/>
        </w:numPr>
        <w:ind w:left="1094" w:hanging="357"/>
        <w:jc w:val="left"/>
      </w:pPr>
      <w:r w:rsidRPr="00004480">
        <w:t>Billing code(s)</w:t>
      </w:r>
    </w:p>
    <w:p w14:paraId="66902D8C" w14:textId="2043627D" w:rsidR="001E1606" w:rsidRPr="00004480" w:rsidRDefault="000C1E12" w:rsidP="00275D4E">
      <w:pPr>
        <w:numPr>
          <w:ilvl w:val="1"/>
          <w:numId w:val="117"/>
        </w:numPr>
        <w:ind w:left="1094" w:hanging="357"/>
        <w:jc w:val="left"/>
      </w:pPr>
      <w:r w:rsidRPr="00004480">
        <w:t>C</w:t>
      </w:r>
      <w:r w:rsidR="001E1606" w:rsidRPr="00004480">
        <w:t>ompletion status</w:t>
      </w:r>
    </w:p>
    <w:p w14:paraId="0A021EEC" w14:textId="4E4B1BCB" w:rsidR="001E1606" w:rsidRPr="00004480" w:rsidRDefault="001E1606" w:rsidP="00275D4E">
      <w:pPr>
        <w:numPr>
          <w:ilvl w:val="1"/>
          <w:numId w:val="117"/>
        </w:numPr>
        <w:ind w:left="1094" w:hanging="357"/>
        <w:jc w:val="left"/>
      </w:pPr>
      <w:r w:rsidRPr="00004480">
        <w:t>Labour</w:t>
      </w:r>
      <w:r w:rsidR="000C1E12" w:rsidRPr="00004480">
        <w:t xml:space="preserve"> costs</w:t>
      </w:r>
    </w:p>
    <w:p w14:paraId="434BE897" w14:textId="01EE2B02" w:rsidR="0092055A" w:rsidRPr="00004480" w:rsidRDefault="00132B77" w:rsidP="00275D4E">
      <w:pPr>
        <w:pStyle w:val="ListParagraph"/>
        <w:numPr>
          <w:ilvl w:val="0"/>
          <w:numId w:val="185"/>
        </w:numPr>
      </w:pPr>
      <w:r>
        <w:t xml:space="preserve">ServiceNow </w:t>
      </w:r>
      <w:r w:rsidR="004067A5" w:rsidRPr="00004480">
        <w:t xml:space="preserve">FSMT will trigger data for Work orders in D365 </w:t>
      </w:r>
      <w:r w:rsidR="00AE1E9C">
        <w:t xml:space="preserve">on </w:t>
      </w:r>
      <w:r w:rsidR="00745279" w:rsidRPr="00004480">
        <w:t>work order completion event</w:t>
      </w:r>
      <w:r w:rsidR="00AE1E9C">
        <w:t xml:space="preserve"> </w:t>
      </w:r>
      <w:r w:rsidR="004067A5" w:rsidRPr="00004480">
        <w:t xml:space="preserve">and create </w:t>
      </w:r>
      <w:r w:rsidR="0092055A" w:rsidRPr="00004480">
        <w:t xml:space="preserve">Purchase Orders </w:t>
      </w:r>
      <w:r w:rsidR="004067A5" w:rsidRPr="00004480">
        <w:t>with the re</w:t>
      </w:r>
      <w:r w:rsidR="007510B3">
        <w:t>levant</w:t>
      </w:r>
      <w:r w:rsidR="004067A5" w:rsidRPr="00004480">
        <w:t xml:space="preserve"> details</w:t>
      </w:r>
      <w:r w:rsidR="007510B3">
        <w:t>.</w:t>
      </w:r>
    </w:p>
    <w:p w14:paraId="664B55BE" w14:textId="3F2B1882" w:rsidR="004039B4" w:rsidRPr="00004480" w:rsidRDefault="004039B4" w:rsidP="00275D4E">
      <w:pPr>
        <w:pStyle w:val="ListParagraph"/>
        <w:numPr>
          <w:ilvl w:val="0"/>
          <w:numId w:val="185"/>
        </w:numPr>
      </w:pPr>
      <w:r w:rsidRPr="00004480">
        <w:t>Inventory movements</w:t>
      </w:r>
      <w:r w:rsidR="004067A5" w:rsidRPr="00004480">
        <w:t xml:space="preserve"> will be r</w:t>
      </w:r>
      <w:r w:rsidRPr="00004480">
        <w:t xml:space="preserve">ecorded via journals </w:t>
      </w:r>
      <w:r w:rsidR="007E09F6" w:rsidRPr="00004480">
        <w:t>(inventory movement journals</w:t>
      </w:r>
      <w:r w:rsidR="000D7D0F" w:rsidRPr="00004480">
        <w:t xml:space="preserve"> - </w:t>
      </w:r>
      <w:r w:rsidRPr="00004480">
        <w:t>manual</w:t>
      </w:r>
      <w:r w:rsidR="007E09F6" w:rsidRPr="00004480">
        <w:t>)</w:t>
      </w:r>
    </w:p>
    <w:p w14:paraId="22908A83" w14:textId="2A60DC1E" w:rsidR="00354A94" w:rsidRPr="00004480" w:rsidRDefault="004522A2" w:rsidP="00275D4E">
      <w:pPr>
        <w:pStyle w:val="ListParagraph"/>
        <w:numPr>
          <w:ilvl w:val="0"/>
          <w:numId w:val="185"/>
        </w:numPr>
      </w:pPr>
      <w:r>
        <w:t>After p</w:t>
      </w:r>
      <w:r w:rsidR="00354A94" w:rsidRPr="00004480">
        <w:t>osting the Purchase invoice</w:t>
      </w:r>
      <w:r w:rsidR="00CA0C31">
        <w:t>, system will allocate the amounts to the correct accounts</w:t>
      </w:r>
      <w:r w:rsidR="00354A94" w:rsidRPr="00004480">
        <w:t xml:space="preserve"> </w:t>
      </w:r>
      <w:r w:rsidR="006F1F5C">
        <w:t>ensuring</w:t>
      </w:r>
      <w:r w:rsidR="00D56500" w:rsidRPr="00004480">
        <w:t xml:space="preserve"> the work order details</w:t>
      </w:r>
      <w:r w:rsidR="006F1F5C">
        <w:t xml:space="preserve"> preserved</w:t>
      </w:r>
      <w:r w:rsidR="007510B3">
        <w:t>.</w:t>
      </w:r>
    </w:p>
    <w:p w14:paraId="752153DB" w14:textId="3F3A500C" w:rsidR="004F5EEE" w:rsidRPr="00004480" w:rsidRDefault="00D54ABB" w:rsidP="00275D4E">
      <w:pPr>
        <w:pStyle w:val="ListParagraph"/>
        <w:numPr>
          <w:ilvl w:val="0"/>
          <w:numId w:val="185"/>
        </w:numPr>
      </w:pPr>
      <w:r w:rsidRPr="00004480">
        <w:t xml:space="preserve">Middleware </w:t>
      </w:r>
      <w:r w:rsidR="00D53A8C" w:rsidRPr="00004480">
        <w:t>will take care of the da</w:t>
      </w:r>
      <w:r w:rsidR="0081198D" w:rsidRPr="00004480">
        <w:t>t</w:t>
      </w:r>
      <w:r w:rsidR="00D53A8C" w:rsidRPr="00004480">
        <w:t xml:space="preserve">a </w:t>
      </w:r>
      <w:r w:rsidR="0081198D" w:rsidRPr="00004480">
        <w:t>transformation,</w:t>
      </w:r>
      <w:r w:rsidR="00D53A8C" w:rsidRPr="00004480">
        <w:t xml:space="preserve"> validation, error handling and status communication</w:t>
      </w:r>
      <w:r w:rsidR="0081198D" w:rsidRPr="00004480">
        <w:t>. Success or failure messages will be tracked.</w:t>
      </w:r>
    </w:p>
    <w:p w14:paraId="33264033" w14:textId="77777777" w:rsidR="00A4351C" w:rsidRPr="00004480" w:rsidRDefault="00A4351C" w:rsidP="00A4351C">
      <w:pPr>
        <w:pStyle w:val="Heading4"/>
        <w:rPr>
          <w:b/>
        </w:rPr>
      </w:pPr>
      <w:r w:rsidRPr="00004480">
        <w:rPr>
          <w:b/>
        </w:rPr>
        <w:t>Activities and Dependencies</w:t>
      </w:r>
    </w:p>
    <w:p w14:paraId="142BEEED" w14:textId="26E3913B" w:rsidR="1C587E88" w:rsidRPr="00004480" w:rsidRDefault="0097701D" w:rsidP="00A4351C">
      <w:r>
        <w:drawing>
          <wp:inline distT="0" distB="0" distL="0" distR="0" wp14:anchorId="713C807C" wp14:editId="554C0D9E">
            <wp:extent cx="5727343" cy="2702431"/>
            <wp:effectExtent l="0" t="0" r="6985" b="3175"/>
            <wp:docPr id="17003666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6605" name=""/>
                    <pic:cNvPicPr/>
                  </pic:nvPicPr>
                  <pic:blipFill rotWithShape="1">
                    <a:blip r:embed="rId82">
                      <a:extLst>
                        <a:ext uri="{96DAC541-7B7A-43D3-8B79-37D633B846F1}">
                          <asvg:svgBlip xmlns:asvg="http://schemas.microsoft.com/office/drawing/2016/SVG/main" r:embed="rId83"/>
                        </a:ext>
                      </a:extLst>
                    </a:blip>
                    <a:srcRect t="13376" b="2743"/>
                    <a:stretch>
                      <a:fillRect/>
                    </a:stretch>
                  </pic:blipFill>
                  <pic:spPr bwMode="auto">
                    <a:xfrm>
                      <a:off x="0" y="0"/>
                      <a:ext cx="5727700" cy="2702599"/>
                    </a:xfrm>
                    <a:prstGeom prst="rect">
                      <a:avLst/>
                    </a:prstGeom>
                    <a:ln>
                      <a:noFill/>
                    </a:ln>
                    <a:extLst>
                      <a:ext uri="{53640926-AAD7-44D8-BBD7-CCE9431645EC}">
                        <a14:shadowObscured xmlns:a14="http://schemas.microsoft.com/office/drawing/2010/main"/>
                      </a:ext>
                    </a:extLst>
                  </pic:spPr>
                </pic:pic>
              </a:graphicData>
            </a:graphic>
          </wp:inline>
        </w:drawing>
      </w:r>
    </w:p>
    <w:p w14:paraId="653700DF" w14:textId="0DD62940" w:rsidR="00AE2D60" w:rsidRPr="00004480" w:rsidRDefault="00AE2D60" w:rsidP="00FB5975">
      <w:pPr>
        <w:pStyle w:val="Heading4"/>
        <w:rPr>
          <w:b/>
        </w:rPr>
      </w:pPr>
      <w:r w:rsidRPr="00004480">
        <w:rPr>
          <w:b/>
        </w:rPr>
        <w:t>Assumptions</w:t>
      </w:r>
    </w:p>
    <w:p w14:paraId="236574A8" w14:textId="77777777" w:rsidR="00C33510" w:rsidRPr="00004480" w:rsidRDefault="00C33510" w:rsidP="00C12CE0">
      <w:pPr>
        <w:spacing w:before="100" w:beforeAutospacing="1" w:after="100" w:afterAutospacing="1" w:line="300" w:lineRule="atLeast"/>
        <w:ind w:left="637" w:firstLine="227"/>
        <w:jc w:val="left"/>
        <w:rPr>
          <w:rFonts w:eastAsia="Times New Roman" w:cs="Segoe UI"/>
          <w:sz w:val="21"/>
          <w:szCs w:val="21"/>
          <w:lang w:eastAsia="en-IN"/>
        </w:rPr>
      </w:pPr>
      <w:r w:rsidRPr="00004480">
        <w:rPr>
          <w:rFonts w:eastAsia="Times New Roman" w:cs="Segoe UI"/>
          <w:sz w:val="21"/>
          <w:szCs w:val="21"/>
          <w:lang w:eastAsia="en-IN"/>
        </w:rPr>
        <w:t>The following assumptions apply to the proposed solution:</w:t>
      </w:r>
    </w:p>
    <w:p w14:paraId="52E7D5E3" w14:textId="5616D352" w:rsidR="00AE2D60" w:rsidRPr="005944CC" w:rsidRDefault="00942993" w:rsidP="00275D4E">
      <w:pPr>
        <w:pStyle w:val="ListParagraph"/>
        <w:numPr>
          <w:ilvl w:val="0"/>
          <w:numId w:val="180"/>
        </w:numPr>
        <w:rPr>
          <w:b/>
          <w:color w:val="000000" w:themeColor="text1"/>
        </w:rPr>
      </w:pPr>
      <w:r w:rsidRPr="00C12CE0">
        <w:t>Middleware availability</w:t>
      </w:r>
    </w:p>
    <w:p w14:paraId="10FCA831" w14:textId="3CD903AA" w:rsidR="00942993" w:rsidRPr="005944CC" w:rsidRDefault="004557A1" w:rsidP="00275D4E">
      <w:pPr>
        <w:pStyle w:val="ListParagraph"/>
        <w:numPr>
          <w:ilvl w:val="0"/>
          <w:numId w:val="180"/>
        </w:numPr>
        <w:rPr>
          <w:color w:val="000000" w:themeColor="text1"/>
        </w:rPr>
      </w:pPr>
      <w:r w:rsidRPr="00C12CE0">
        <w:t>Master data alignment</w:t>
      </w:r>
    </w:p>
    <w:p w14:paraId="7B17A3C1" w14:textId="51E04768" w:rsidR="004557A1" w:rsidRPr="005944CC" w:rsidRDefault="004557A1" w:rsidP="00275D4E">
      <w:pPr>
        <w:pStyle w:val="ListParagraph"/>
        <w:numPr>
          <w:ilvl w:val="0"/>
          <w:numId w:val="180"/>
        </w:numPr>
        <w:rPr>
          <w:color w:val="000000" w:themeColor="text1"/>
        </w:rPr>
      </w:pPr>
      <w:r w:rsidRPr="00C12CE0">
        <w:t>FSMT data quality</w:t>
      </w:r>
    </w:p>
    <w:p w14:paraId="632FFEED" w14:textId="7C6475A1" w:rsidR="004557A1" w:rsidRPr="00C12CE0" w:rsidRDefault="004557A1" w:rsidP="005E1285">
      <w:pPr>
        <w:rPr>
          <w:rFonts w:eastAsia="Times New Roman" w:cs="Segoe UI"/>
          <w:sz w:val="21"/>
          <w:szCs w:val="21"/>
          <w:lang w:eastAsia="en-IN"/>
        </w:rPr>
      </w:pPr>
    </w:p>
    <w:p w14:paraId="6E4CA89F" w14:textId="77777777" w:rsidR="009103EC" w:rsidRPr="00004480" w:rsidRDefault="009103EC" w:rsidP="00FB5975">
      <w:pPr>
        <w:pStyle w:val="Heading4"/>
        <w:rPr>
          <w:b/>
        </w:rPr>
      </w:pPr>
      <w:r w:rsidRPr="00004480">
        <w:rPr>
          <w:b/>
        </w:rPr>
        <w:t>Out of Scope</w:t>
      </w:r>
    </w:p>
    <w:p w14:paraId="3F2BDEE0" w14:textId="77777777" w:rsidR="00132B77" w:rsidRDefault="00132B77" w:rsidP="006637D1">
      <w:pPr>
        <w:ind w:left="637" w:firstLine="227"/>
      </w:pPr>
    </w:p>
    <w:p w14:paraId="44DDFEA2" w14:textId="0B6F12AB" w:rsidR="00C12CE0" w:rsidRPr="006637D1" w:rsidRDefault="006637D1" w:rsidP="006637D1">
      <w:pPr>
        <w:ind w:left="637" w:firstLine="227"/>
      </w:pPr>
      <w:r w:rsidRPr="006637D1">
        <w:t xml:space="preserve">The </w:t>
      </w:r>
      <w:r w:rsidR="00B607B2">
        <w:t xml:space="preserve">following </w:t>
      </w:r>
      <w:r w:rsidR="00132B77">
        <w:t>areas are considered out of scope from the proposed solution:</w:t>
      </w:r>
    </w:p>
    <w:p w14:paraId="23864B33" w14:textId="77777777" w:rsidR="006637D1" w:rsidRPr="00004480" w:rsidRDefault="006637D1" w:rsidP="00132B77"/>
    <w:p w14:paraId="0DEDBF32" w14:textId="21A4E215" w:rsidR="009103EC" w:rsidRPr="00004480" w:rsidRDefault="009103EC" w:rsidP="00275D4E">
      <w:pPr>
        <w:pStyle w:val="ListParagraph"/>
        <w:numPr>
          <w:ilvl w:val="0"/>
          <w:numId w:val="180"/>
        </w:numPr>
      </w:pPr>
      <w:r w:rsidRPr="00004480">
        <w:t xml:space="preserve">Vendor onboarding process </w:t>
      </w:r>
    </w:p>
    <w:p w14:paraId="74CC9623" w14:textId="50F65804" w:rsidR="009103EC" w:rsidRPr="00004480" w:rsidRDefault="009103EC" w:rsidP="00275D4E">
      <w:pPr>
        <w:pStyle w:val="ListParagraph"/>
        <w:numPr>
          <w:ilvl w:val="0"/>
          <w:numId w:val="180"/>
        </w:numPr>
      </w:pPr>
      <w:r w:rsidRPr="00004480">
        <w:t xml:space="preserve">Inventory management process </w:t>
      </w:r>
    </w:p>
    <w:p w14:paraId="67A8A6A9" w14:textId="159B65AD" w:rsidR="009103EC" w:rsidRPr="00004480" w:rsidRDefault="009103EC" w:rsidP="00275D4E">
      <w:pPr>
        <w:pStyle w:val="ListParagraph"/>
        <w:numPr>
          <w:ilvl w:val="0"/>
          <w:numId w:val="180"/>
        </w:numPr>
      </w:pPr>
      <w:r w:rsidRPr="00004480">
        <w:t xml:space="preserve">Handling of Vendor payments </w:t>
      </w:r>
    </w:p>
    <w:p w14:paraId="496F13F7" w14:textId="13234C6C" w:rsidR="00452D89" w:rsidRPr="00004480" w:rsidRDefault="009103EC" w:rsidP="00275D4E">
      <w:pPr>
        <w:pStyle w:val="ListParagraph"/>
        <w:numPr>
          <w:ilvl w:val="0"/>
          <w:numId w:val="180"/>
        </w:numPr>
      </w:pPr>
      <w:r w:rsidRPr="00004480">
        <w:t xml:space="preserve">Bank integration </w:t>
      </w:r>
    </w:p>
    <w:p w14:paraId="3D2F6836" w14:textId="77777777" w:rsidR="00452D89" w:rsidRPr="00004480" w:rsidRDefault="00452D89" w:rsidP="00452D89">
      <w:pPr>
        <w:rPr>
          <w:lang w:eastAsia="en-AU"/>
        </w:rPr>
      </w:pPr>
    </w:p>
    <w:p w14:paraId="761F85A3" w14:textId="7B7A48D9" w:rsidR="001F5F82" w:rsidRPr="001048BA" w:rsidRDefault="00282C3B" w:rsidP="00BB77E3">
      <w:pPr>
        <w:pStyle w:val="Heading2"/>
      </w:pPr>
      <w:bookmarkStart w:id="220" w:name="_Toc231251441"/>
      <w:bookmarkStart w:id="221" w:name="_Toc231276471"/>
      <w:r w:rsidRPr="001048BA">
        <w:t>Integration</w:t>
      </w:r>
      <w:bookmarkEnd w:id="220"/>
      <w:bookmarkEnd w:id="221"/>
    </w:p>
    <w:p w14:paraId="608F0749" w14:textId="77777777" w:rsidR="00946B9D" w:rsidRPr="00004480" w:rsidRDefault="001F5F82" w:rsidP="001F5F82">
      <w:pPr>
        <w:spacing w:before="0" w:after="0" w:line="300" w:lineRule="atLeast"/>
        <w:jc w:val="left"/>
        <w:rPr>
          <w:rFonts w:eastAsia="Times New Roman" w:cs="Segoe UI"/>
          <w:szCs w:val="20"/>
          <w:lang w:eastAsia="en-IN"/>
        </w:rPr>
      </w:pPr>
      <w:r w:rsidRPr="00004480">
        <w:rPr>
          <w:rFonts w:eastAsia="Times New Roman" w:cs="Segoe UI"/>
          <w:szCs w:val="20"/>
          <w:lang w:eastAsia="en-IN"/>
        </w:rPr>
        <w:t>Based on the requirements, we recognise multiple integration patterns and supporting platforms needed to enable seamless communication across systems.</w:t>
      </w:r>
      <w:r w:rsidR="00C6038E" w:rsidRPr="00004480">
        <w:rPr>
          <w:rFonts w:eastAsia="Times New Roman" w:cs="Segoe UI"/>
          <w:szCs w:val="20"/>
          <w:lang w:eastAsia="en-IN"/>
        </w:rPr>
        <w:t xml:space="preserve"> </w:t>
      </w:r>
    </w:p>
    <w:p w14:paraId="5F373F96" w14:textId="017646E6" w:rsidR="00390DD1" w:rsidRPr="00004480" w:rsidRDefault="00946B9D" w:rsidP="001F5F82">
      <w:pPr>
        <w:spacing w:before="0" w:after="0" w:line="300" w:lineRule="atLeast"/>
        <w:jc w:val="left"/>
        <w:rPr>
          <w:rFonts w:eastAsia="Times New Roman" w:cs="Segoe UI"/>
          <w:szCs w:val="20"/>
          <w:lang w:eastAsia="en-IN"/>
        </w:rPr>
      </w:pPr>
      <w:r w:rsidRPr="00004480">
        <w:rPr>
          <w:rFonts w:eastAsia="Times New Roman" w:cs="Segoe UI"/>
          <w:szCs w:val="20"/>
          <w:lang w:eastAsia="en-IN"/>
        </w:rPr>
        <w:t xml:space="preserve">Patterns are classified into 2 </w:t>
      </w:r>
      <w:r w:rsidR="00FB3C61" w:rsidRPr="00004480">
        <w:rPr>
          <w:rFonts w:eastAsia="Times New Roman" w:cs="Segoe UI"/>
          <w:szCs w:val="20"/>
          <w:lang w:eastAsia="en-IN"/>
        </w:rPr>
        <w:t xml:space="preserve">major categories: </w:t>
      </w:r>
      <w:r w:rsidR="00C6038E" w:rsidRPr="00004480">
        <w:rPr>
          <w:rFonts w:eastAsia="Times New Roman" w:cs="Segoe UI"/>
          <w:szCs w:val="20"/>
          <w:lang w:eastAsia="en-IN"/>
        </w:rPr>
        <w:t xml:space="preserve"> </w:t>
      </w:r>
    </w:p>
    <w:p w14:paraId="3256BAD2" w14:textId="4C62987C" w:rsidR="001F5F82" w:rsidRPr="00004480" w:rsidRDefault="00C6038E" w:rsidP="00275D4E">
      <w:pPr>
        <w:pStyle w:val="ListParagraph"/>
        <w:numPr>
          <w:ilvl w:val="0"/>
          <w:numId w:val="59"/>
        </w:numPr>
        <w:spacing w:before="0" w:after="0" w:line="300" w:lineRule="atLeast"/>
        <w:jc w:val="left"/>
        <w:rPr>
          <w:rFonts w:cs="Segoe UI"/>
          <w:lang w:eastAsia="en-IN"/>
        </w:rPr>
      </w:pPr>
      <w:r w:rsidRPr="00004480">
        <w:rPr>
          <w:rFonts w:cs="Segoe UI"/>
          <w:lang w:eastAsia="en-IN"/>
        </w:rPr>
        <w:t xml:space="preserve">API’s that </w:t>
      </w:r>
      <w:r w:rsidR="00BA72B5" w:rsidRPr="00004480">
        <w:rPr>
          <w:rFonts w:cs="Segoe UI"/>
          <w:lang w:eastAsia="en-IN"/>
        </w:rPr>
        <w:t xml:space="preserve">will </w:t>
      </w:r>
      <w:r w:rsidR="00ED6CAC" w:rsidRPr="00004480">
        <w:rPr>
          <w:rFonts w:cs="Segoe UI"/>
          <w:lang w:eastAsia="en-IN"/>
        </w:rPr>
        <w:t>integrate</w:t>
      </w:r>
      <w:r w:rsidR="00390DD1" w:rsidRPr="00004480">
        <w:rPr>
          <w:rFonts w:cs="Segoe UI"/>
          <w:lang w:eastAsia="en-IN"/>
        </w:rPr>
        <w:t xml:space="preserve"> into existing platform </w:t>
      </w:r>
      <w:r w:rsidR="00BA72B5" w:rsidRPr="00004480">
        <w:rPr>
          <w:rFonts w:cs="Segoe UI"/>
          <w:lang w:eastAsia="en-IN"/>
        </w:rPr>
        <w:t xml:space="preserve">of </w:t>
      </w:r>
      <w:r w:rsidR="00FB3C61" w:rsidRPr="00004480">
        <w:rPr>
          <w:rFonts w:cs="Segoe UI"/>
          <w:lang w:eastAsia="en-IN"/>
        </w:rPr>
        <w:t>“</w:t>
      </w:r>
      <w:r w:rsidR="00BA72B5" w:rsidRPr="00004480">
        <w:rPr>
          <w:rFonts w:cs="Segoe UI"/>
          <w:lang w:eastAsia="en-IN"/>
        </w:rPr>
        <w:t>Experience APIs</w:t>
      </w:r>
      <w:r w:rsidR="00FB3C61" w:rsidRPr="00004480">
        <w:rPr>
          <w:rFonts w:cs="Segoe UI"/>
          <w:lang w:eastAsia="en-IN"/>
        </w:rPr>
        <w:t>”</w:t>
      </w:r>
    </w:p>
    <w:p w14:paraId="58B42869" w14:textId="665CCD80" w:rsidR="00BA72B5" w:rsidRPr="00004480" w:rsidRDefault="00ED6CAC" w:rsidP="00275D4E">
      <w:pPr>
        <w:pStyle w:val="ListParagraph"/>
        <w:numPr>
          <w:ilvl w:val="0"/>
          <w:numId w:val="59"/>
        </w:numPr>
        <w:spacing w:before="0" w:after="0" w:line="300" w:lineRule="atLeast"/>
        <w:jc w:val="left"/>
        <w:rPr>
          <w:rFonts w:cs="Segoe UI"/>
          <w:lang w:eastAsia="en-IN"/>
        </w:rPr>
      </w:pPr>
      <w:r w:rsidRPr="00004480">
        <w:rPr>
          <w:rFonts w:cs="Segoe UI"/>
          <w:lang w:eastAsia="en-IN"/>
        </w:rPr>
        <w:t>APIs that are new and will be required for inte</w:t>
      </w:r>
      <w:r w:rsidR="00094060" w:rsidRPr="00004480">
        <w:rPr>
          <w:rFonts w:cs="Segoe UI"/>
          <w:lang w:eastAsia="en-IN"/>
        </w:rPr>
        <w:t>rnal</w:t>
      </w:r>
      <w:r w:rsidRPr="00004480">
        <w:rPr>
          <w:rFonts w:cs="Segoe UI"/>
          <w:lang w:eastAsia="en-IN"/>
        </w:rPr>
        <w:t xml:space="preserve"> communications </w:t>
      </w:r>
      <w:r w:rsidR="00094060" w:rsidRPr="00004480">
        <w:rPr>
          <w:rFonts w:cs="Segoe UI"/>
          <w:lang w:eastAsia="en-IN"/>
        </w:rPr>
        <w:t xml:space="preserve">that </w:t>
      </w:r>
      <w:r w:rsidR="00C4630A" w:rsidRPr="00004480">
        <w:rPr>
          <w:rFonts w:cs="Segoe UI"/>
          <w:lang w:eastAsia="en-IN"/>
        </w:rPr>
        <w:t xml:space="preserve">will be added into </w:t>
      </w:r>
      <w:r w:rsidR="00094060" w:rsidRPr="00004480">
        <w:rPr>
          <w:rFonts w:cs="Segoe UI"/>
          <w:lang w:eastAsia="en-IN"/>
        </w:rPr>
        <w:t xml:space="preserve">a </w:t>
      </w:r>
      <w:r w:rsidR="00C4630A" w:rsidRPr="00004480">
        <w:rPr>
          <w:rFonts w:cs="Segoe UI"/>
          <w:lang w:eastAsia="en-IN"/>
        </w:rPr>
        <w:t>new integrations platform called “Internal API Platform”</w:t>
      </w:r>
    </w:p>
    <w:p w14:paraId="4449E6D3" w14:textId="77777777" w:rsidR="001F5F82" w:rsidRDefault="001F5F82" w:rsidP="001F5F82"/>
    <w:p w14:paraId="720E4514" w14:textId="74926B23" w:rsidR="005672CC" w:rsidRDefault="00E511FC" w:rsidP="001F5F82">
      <w:r w:rsidRPr="00E511FC">
        <w:t>Capgemini will implement a governed integration resilience framework to ensure reliable, consistent, and fault-tolerant communication across all systems in the Tuatahi ecosystem</w:t>
      </w:r>
    </w:p>
    <w:p w14:paraId="764DB1D2" w14:textId="77777777" w:rsidR="00991F74" w:rsidRPr="00991F74" w:rsidRDefault="00991F74" w:rsidP="00991F74">
      <w:r w:rsidRPr="00991F74">
        <w:t>This approach aligns with:</w:t>
      </w:r>
    </w:p>
    <w:p w14:paraId="141663E8" w14:textId="61B8C509" w:rsidR="00991F74" w:rsidRDefault="00991F74" w:rsidP="00275D4E">
      <w:pPr>
        <w:pStyle w:val="ListParagraph"/>
        <w:numPr>
          <w:ilvl w:val="0"/>
          <w:numId w:val="139"/>
        </w:numPr>
      </w:pPr>
      <w:r w:rsidRPr="00991F74">
        <w:t>Tuatahi’s requirement for retry-resilience in integration gateways</w:t>
      </w:r>
    </w:p>
    <w:p w14:paraId="149BDF90" w14:textId="1E37B93D" w:rsidR="00991F74" w:rsidRDefault="00991F74" w:rsidP="00275D4E">
      <w:pPr>
        <w:pStyle w:val="ListParagraph"/>
        <w:numPr>
          <w:ilvl w:val="0"/>
          <w:numId w:val="139"/>
        </w:numPr>
      </w:pPr>
      <w:r w:rsidRPr="00991F74">
        <w:t>Expectations for integration backlog recovery, throttling, and error monitoring</w:t>
      </w:r>
    </w:p>
    <w:p w14:paraId="18168F91" w14:textId="136305B6" w:rsidR="00991F74" w:rsidRPr="00991F74" w:rsidRDefault="00991F74" w:rsidP="00275D4E">
      <w:pPr>
        <w:pStyle w:val="ListParagraph"/>
        <w:numPr>
          <w:ilvl w:val="0"/>
          <w:numId w:val="139"/>
        </w:numPr>
      </w:pPr>
      <w:r w:rsidRPr="00991F74">
        <w:t>Programme focus on exception tracking and quality control</w:t>
      </w:r>
    </w:p>
    <w:p w14:paraId="2531DA74" w14:textId="77777777" w:rsidR="00991F74" w:rsidRDefault="00991F74" w:rsidP="00991F74"/>
    <w:p w14:paraId="62291301" w14:textId="7ADCB93C" w:rsidR="001F5F82" w:rsidRPr="00004480" w:rsidRDefault="005712EB" w:rsidP="0095444E">
      <w:pPr>
        <w:pStyle w:val="Heading3CG"/>
      </w:pPr>
      <w:bookmarkStart w:id="222" w:name="_Toc231251442"/>
      <w:bookmarkStart w:id="223" w:name="_Toc231276472"/>
      <w:r w:rsidRPr="00004480">
        <w:t>Solution Details</w:t>
      </w:r>
      <w:bookmarkEnd w:id="222"/>
      <w:bookmarkEnd w:id="223"/>
    </w:p>
    <w:p w14:paraId="5CCAEBD9" w14:textId="2CD3928E" w:rsidR="001F5F82" w:rsidRDefault="001F5F82" w:rsidP="001B66AD">
      <w:pPr>
        <w:pStyle w:val="ListParagraph"/>
        <w:numPr>
          <w:ilvl w:val="0"/>
          <w:numId w:val="38"/>
        </w:numPr>
      </w:pPr>
      <w:r>
        <w:t xml:space="preserve">We understand that Experience API layer is an integration platform that exposes Business APIs to external </w:t>
      </w:r>
      <w:r w:rsidR="008A3C8C">
        <w:t xml:space="preserve">RSP </w:t>
      </w:r>
      <w:r>
        <w:t xml:space="preserve">as well as </w:t>
      </w:r>
      <w:r w:rsidR="008A3C8C">
        <w:t xml:space="preserve">to the </w:t>
      </w:r>
      <w:r>
        <w:t>internal systems</w:t>
      </w:r>
    </w:p>
    <w:p w14:paraId="6FC6BF8B" w14:textId="0DE953A6" w:rsidR="001F5F82" w:rsidRPr="00B27519" w:rsidRDefault="001F5F82" w:rsidP="001B66AD">
      <w:pPr>
        <w:pStyle w:val="ListParagraph"/>
        <w:numPr>
          <w:ilvl w:val="0"/>
          <w:numId w:val="38"/>
        </w:numPr>
      </w:pPr>
      <w:r>
        <w:t>We propose adding a</w:t>
      </w:r>
      <w:r w:rsidR="008A3C8C">
        <w:t xml:space="preserve"> new</w:t>
      </w:r>
      <w:r>
        <w:t xml:space="preserve"> internal integration platform following the same tech stack as that of experience API</w:t>
      </w:r>
      <w:r w:rsidR="00CD417F">
        <w:t>, the choice of technology so that:</w:t>
      </w:r>
    </w:p>
    <w:p w14:paraId="5BD65365" w14:textId="7A787137" w:rsidR="00B27519" w:rsidRDefault="00CD417F" w:rsidP="000C32BC">
      <w:pPr>
        <w:pStyle w:val="ListParagraph"/>
        <w:numPr>
          <w:ilvl w:val="1"/>
          <w:numId w:val="38"/>
        </w:numPr>
        <w:ind w:left="981" w:hanging="357"/>
      </w:pPr>
      <w:r>
        <w:t>It</w:t>
      </w:r>
      <w:r w:rsidR="00FD69CE">
        <w:t xml:space="preserve"> ensure</w:t>
      </w:r>
      <w:r>
        <w:t>s</w:t>
      </w:r>
      <w:r w:rsidR="00FD69CE">
        <w:t xml:space="preserve"> easy maintenance of the platform as requested by TFF </w:t>
      </w:r>
      <w:r w:rsidR="00E76AF1">
        <w:t xml:space="preserve">since this will follow same technical stack and framework </w:t>
      </w:r>
      <w:r w:rsidR="00970584">
        <w:t xml:space="preserve">it will be easier for TFF to maintain after </w:t>
      </w:r>
      <w:r w:rsidR="00970584" w:rsidRPr="00004480">
        <w:t>go</w:t>
      </w:r>
      <w:r w:rsidR="00BD28B6">
        <w:t>-</w:t>
      </w:r>
      <w:r w:rsidR="00970584" w:rsidRPr="00004480">
        <w:t>live/hyp</w:t>
      </w:r>
      <w:r w:rsidR="00BD28B6">
        <w:t>er</w:t>
      </w:r>
      <w:r w:rsidR="00970584" w:rsidRPr="00004480">
        <w:t>care</w:t>
      </w:r>
      <w:r w:rsidR="00970584">
        <w:t xml:space="preserve"> period</w:t>
      </w:r>
    </w:p>
    <w:p w14:paraId="542BB6EC" w14:textId="145C50B1" w:rsidR="00970584" w:rsidRDefault="008429C3" w:rsidP="000C32BC">
      <w:pPr>
        <w:pStyle w:val="ListParagraph"/>
        <w:numPr>
          <w:ilvl w:val="1"/>
          <w:numId w:val="38"/>
        </w:numPr>
        <w:ind w:left="981" w:hanging="357"/>
      </w:pPr>
      <w:r>
        <w:t xml:space="preserve">It </w:t>
      </w:r>
      <w:r w:rsidR="00492EB5">
        <w:t>avoids</w:t>
      </w:r>
      <w:r>
        <w:t xml:space="preserve"> any vendor lock-in</w:t>
      </w:r>
    </w:p>
    <w:p w14:paraId="172D6022" w14:textId="6B659F23" w:rsidR="008429C3" w:rsidRDefault="008429C3" w:rsidP="000C32BC">
      <w:pPr>
        <w:pStyle w:val="ListParagraph"/>
        <w:numPr>
          <w:ilvl w:val="1"/>
          <w:numId w:val="38"/>
        </w:numPr>
        <w:ind w:left="981" w:hanging="357"/>
      </w:pPr>
      <w:r>
        <w:t>Bui</w:t>
      </w:r>
      <w:r w:rsidR="006B6FAD">
        <w:t>l</w:t>
      </w:r>
      <w:r>
        <w:t xml:space="preserve">t on open source and so </w:t>
      </w:r>
      <w:r w:rsidR="00FB1482">
        <w:t>additional license requirements</w:t>
      </w:r>
    </w:p>
    <w:p w14:paraId="382F91BD" w14:textId="178C1DA9" w:rsidR="00FD69CE" w:rsidRDefault="00E77B31" w:rsidP="000C32BC">
      <w:pPr>
        <w:pStyle w:val="ListParagraph"/>
        <w:numPr>
          <w:ilvl w:val="1"/>
          <w:numId w:val="38"/>
        </w:numPr>
        <w:ind w:left="981" w:hanging="357"/>
      </w:pPr>
      <w:r>
        <w:t xml:space="preserve">In the </w:t>
      </w:r>
      <w:r w:rsidR="00422585">
        <w:t>overall architecture</w:t>
      </w:r>
      <w:r>
        <w:t xml:space="preserve">, the “Internal integration platform” </w:t>
      </w:r>
      <w:r w:rsidR="00422585">
        <w:t xml:space="preserve">will be found in the middle to highlight the integrations between internal systems like </w:t>
      </w:r>
      <w:r w:rsidR="004C642D">
        <w:t>ServiceNow</w:t>
      </w:r>
      <w:r w:rsidR="00422585">
        <w:t xml:space="preserve"> and </w:t>
      </w:r>
      <w:r w:rsidR="00A321B4">
        <w:t>Dynamics365 etc</w:t>
      </w:r>
    </w:p>
    <w:p w14:paraId="36AF1DED" w14:textId="77777777" w:rsidR="001F5F82" w:rsidRPr="003C0DCC" w:rsidRDefault="001F5F82" w:rsidP="001F5F82">
      <w:pPr>
        <w:ind w:left="1350"/>
      </w:pPr>
      <w:r w:rsidRPr="003C0DCC">
        <w:drawing>
          <wp:inline distT="0" distB="0" distL="0" distR="0" wp14:anchorId="1880D91A" wp14:editId="22158992">
            <wp:extent cx="3337810" cy="1511266"/>
            <wp:effectExtent l="0" t="0" r="0" b="0"/>
            <wp:docPr id="6887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762" name=""/>
                    <pic:cNvPicPr/>
                  </pic:nvPicPr>
                  <pic:blipFill>
                    <a:blip r:embed="rId84"/>
                    <a:stretch>
                      <a:fillRect/>
                    </a:stretch>
                  </pic:blipFill>
                  <pic:spPr>
                    <a:xfrm>
                      <a:off x="0" y="0"/>
                      <a:ext cx="3360013" cy="1521319"/>
                    </a:xfrm>
                    <a:prstGeom prst="rect">
                      <a:avLst/>
                    </a:prstGeom>
                  </pic:spPr>
                </pic:pic>
              </a:graphicData>
            </a:graphic>
          </wp:inline>
        </w:drawing>
      </w:r>
    </w:p>
    <w:p w14:paraId="6B59FEF5" w14:textId="77777777" w:rsidR="00D930DE" w:rsidRDefault="00D930DE" w:rsidP="00A53957">
      <w:pPr>
        <w:pStyle w:val="ListParagraph"/>
        <w:ind w:left="587"/>
      </w:pPr>
    </w:p>
    <w:p w14:paraId="771BCC42" w14:textId="76DB7035" w:rsidR="001F5F82" w:rsidRDefault="00D75828" w:rsidP="001B66AD">
      <w:pPr>
        <w:pStyle w:val="ListParagraph"/>
        <w:numPr>
          <w:ilvl w:val="0"/>
          <w:numId w:val="38"/>
        </w:numPr>
      </w:pPr>
      <w:r>
        <w:t xml:space="preserve">Various </w:t>
      </w:r>
      <w:r w:rsidR="000378F6">
        <w:t>Integrations categories are explained below</w:t>
      </w:r>
      <w:r w:rsidR="001F5F82">
        <w:t>:</w:t>
      </w:r>
    </w:p>
    <w:tbl>
      <w:tblPr>
        <w:tblW w:w="9133" w:type="dxa"/>
        <w:tblInd w:w="-5" w:type="dxa"/>
        <w:tblLook w:val="04A0" w:firstRow="1" w:lastRow="0" w:firstColumn="1" w:lastColumn="0" w:noHBand="0" w:noVBand="1"/>
      </w:tblPr>
      <w:tblGrid>
        <w:gridCol w:w="1417"/>
        <w:gridCol w:w="5698"/>
        <w:gridCol w:w="2018"/>
      </w:tblGrid>
      <w:tr w:rsidR="001F5F82" w:rsidRPr="000C32BC" w14:paraId="12E7C88F" w14:textId="77777777" w:rsidTr="000C32BC">
        <w:trPr>
          <w:trHeight w:val="734"/>
        </w:trPr>
        <w:tc>
          <w:tcPr>
            <w:tcW w:w="1417" w:type="dxa"/>
            <w:tcBorders>
              <w:bottom w:val="single" w:sz="4" w:space="0" w:color="A6A6A6"/>
            </w:tcBorders>
            <w:shd w:val="clear" w:color="auto" w:fill="0070C0"/>
            <w:noWrap/>
            <w:vAlign w:val="center"/>
          </w:tcPr>
          <w:p w14:paraId="007804E7" w14:textId="77777777" w:rsidR="001F5F82" w:rsidRPr="000C32BC" w:rsidRDefault="001F5F82">
            <w:pPr>
              <w:keepNext/>
              <w:keepLines/>
              <w:spacing w:before="0" w:after="0"/>
              <w:jc w:val="left"/>
              <w:rPr>
                <w:rFonts w:eastAsia="Times New Roman" w:cs="Times New Roman"/>
                <w:b/>
                <w:color w:val="FFFFFF" w:themeColor="background1"/>
                <w:szCs w:val="20"/>
                <w:lang w:eastAsia="en-IN"/>
              </w:rPr>
            </w:pPr>
            <w:r w:rsidRPr="000C32BC">
              <w:rPr>
                <w:rFonts w:eastAsia="Times New Roman" w:cs="Times New Roman"/>
                <w:b/>
                <w:color w:val="FFFFFF" w:themeColor="background1"/>
                <w:szCs w:val="20"/>
                <w:lang w:eastAsia="en-IN"/>
              </w:rPr>
              <w:t>Platforms</w:t>
            </w:r>
          </w:p>
        </w:tc>
        <w:tc>
          <w:tcPr>
            <w:tcW w:w="5698" w:type="dxa"/>
            <w:tcBorders>
              <w:bottom w:val="single" w:sz="4" w:space="0" w:color="A6A6A6"/>
            </w:tcBorders>
            <w:shd w:val="clear" w:color="auto" w:fill="0070C0"/>
            <w:vAlign w:val="center"/>
          </w:tcPr>
          <w:p w14:paraId="1760CE63" w14:textId="77777777" w:rsidR="001F5F82" w:rsidRPr="000C32BC" w:rsidRDefault="001F5F82">
            <w:pPr>
              <w:keepNext/>
              <w:keepLines/>
              <w:spacing w:before="0" w:after="0"/>
              <w:jc w:val="left"/>
              <w:rPr>
                <w:rFonts w:eastAsia="Times New Roman" w:cs="Times New Roman"/>
                <w:b/>
                <w:color w:val="FFFFFF" w:themeColor="background1"/>
                <w:szCs w:val="20"/>
                <w:lang w:eastAsia="en-IN"/>
              </w:rPr>
            </w:pPr>
            <w:r w:rsidRPr="000C32BC">
              <w:rPr>
                <w:rFonts w:eastAsia="Times New Roman" w:cs="Times New Roman"/>
                <w:b/>
                <w:color w:val="FFFFFF" w:themeColor="background1"/>
                <w:szCs w:val="20"/>
                <w:lang w:eastAsia="en-IN"/>
              </w:rPr>
              <w:t>Details</w:t>
            </w:r>
          </w:p>
        </w:tc>
        <w:tc>
          <w:tcPr>
            <w:tcW w:w="2018" w:type="dxa"/>
            <w:tcBorders>
              <w:bottom w:val="single" w:sz="4" w:space="0" w:color="A6A6A6"/>
            </w:tcBorders>
            <w:shd w:val="clear" w:color="auto" w:fill="0070C0"/>
            <w:vAlign w:val="center"/>
          </w:tcPr>
          <w:p w14:paraId="77DA75D8" w14:textId="77777777" w:rsidR="001F5F82" w:rsidRPr="000C32BC" w:rsidRDefault="001F5F82">
            <w:pPr>
              <w:keepNext/>
              <w:keepLines/>
              <w:spacing w:before="0" w:after="0"/>
              <w:jc w:val="left"/>
              <w:rPr>
                <w:rFonts w:eastAsia="Times New Roman" w:cs="Times New Roman"/>
                <w:b/>
                <w:color w:val="FFFFFF" w:themeColor="background1"/>
                <w:szCs w:val="20"/>
                <w:lang w:eastAsia="en-IN"/>
              </w:rPr>
            </w:pPr>
            <w:r w:rsidRPr="000C32BC">
              <w:rPr>
                <w:rFonts w:eastAsia="Times New Roman" w:cs="Times New Roman"/>
                <w:b/>
                <w:color w:val="FFFFFF" w:themeColor="background1"/>
                <w:szCs w:val="20"/>
                <w:lang w:eastAsia="en-IN"/>
              </w:rPr>
              <w:t>Existing Platform or New</w:t>
            </w:r>
          </w:p>
        </w:tc>
      </w:tr>
      <w:tr w:rsidR="001F5F82" w:rsidRPr="00DD715F" w14:paraId="48A774C0" w14:textId="77777777" w:rsidTr="00F42A26">
        <w:trPr>
          <w:trHeight w:val="567"/>
        </w:trPr>
        <w:tc>
          <w:tcPr>
            <w:tcW w:w="1417" w:type="dxa"/>
            <w:tcBorders>
              <w:top w:val="single" w:sz="4" w:space="0" w:color="A6A6A6"/>
              <w:bottom w:val="single" w:sz="4" w:space="0" w:color="A6A6A6" w:themeColor="background1" w:themeShade="A6"/>
            </w:tcBorders>
            <w:noWrap/>
            <w:vAlign w:val="center"/>
            <w:hideMark/>
          </w:tcPr>
          <w:p w14:paraId="6105D32A" w14:textId="77777777" w:rsidR="001F5F82" w:rsidRPr="0053580F" w:rsidRDefault="001F5F82">
            <w:pPr>
              <w:keepNext/>
              <w:keepLines/>
              <w:spacing w:before="0" w:after="0"/>
              <w:jc w:val="left"/>
              <w:rPr>
                <w:rFonts w:eastAsia="Times New Roman" w:cs="Times New Roman"/>
                <w:b/>
                <w:color w:val="0070C0"/>
                <w:szCs w:val="20"/>
                <w:lang w:eastAsia="en-IN"/>
              </w:rPr>
            </w:pPr>
            <w:r w:rsidRPr="0053580F">
              <w:rPr>
                <w:rFonts w:eastAsia="Times New Roman" w:cs="Times New Roman"/>
                <w:b/>
                <w:color w:val="0070C0"/>
                <w:szCs w:val="20"/>
                <w:lang w:eastAsia="en-IN"/>
              </w:rPr>
              <w:t>Experience API</w:t>
            </w:r>
          </w:p>
        </w:tc>
        <w:tc>
          <w:tcPr>
            <w:tcW w:w="5698" w:type="dxa"/>
            <w:tcBorders>
              <w:top w:val="single" w:sz="4" w:space="0" w:color="A6A6A6"/>
              <w:bottom w:val="single" w:sz="4" w:space="0" w:color="A6A6A6" w:themeColor="background1" w:themeShade="A6"/>
            </w:tcBorders>
            <w:vAlign w:val="center"/>
            <w:hideMark/>
          </w:tcPr>
          <w:p w14:paraId="3782DB75" w14:textId="77777777" w:rsidR="001F5F82" w:rsidRPr="00004480" w:rsidRDefault="001F5F82" w:rsidP="001B66AD">
            <w:pPr>
              <w:pStyle w:val="ListParagraph"/>
              <w:keepNext/>
              <w:keepLines/>
              <w:numPr>
                <w:ilvl w:val="0"/>
                <w:numId w:val="39"/>
              </w:numPr>
              <w:spacing w:before="0" w:after="0"/>
              <w:jc w:val="left"/>
              <w:rPr>
                <w:color w:val="000000"/>
                <w:lang w:eastAsia="en-IN"/>
              </w:rPr>
            </w:pPr>
            <w:r w:rsidRPr="00004480">
              <w:rPr>
                <w:color w:val="000000"/>
                <w:lang w:eastAsia="en-IN"/>
              </w:rPr>
              <w:t>API interactions will be routed through the Experience API layer.</w:t>
            </w:r>
          </w:p>
          <w:p w14:paraId="3229F23E" w14:textId="77777777" w:rsidR="001F5F82" w:rsidRPr="00004480" w:rsidRDefault="001F5F82" w:rsidP="001B66AD">
            <w:pPr>
              <w:pStyle w:val="ListParagraph"/>
              <w:keepNext/>
              <w:keepLines/>
              <w:numPr>
                <w:ilvl w:val="0"/>
                <w:numId w:val="39"/>
              </w:numPr>
              <w:spacing w:before="0" w:after="0"/>
              <w:jc w:val="left"/>
              <w:rPr>
                <w:color w:val="000000"/>
                <w:lang w:eastAsia="en-IN"/>
              </w:rPr>
            </w:pPr>
            <w:r w:rsidRPr="00004480">
              <w:rPr>
                <w:color w:val="000000"/>
                <w:lang w:eastAsia="en-IN"/>
              </w:rPr>
              <w:t>Each underlying system will be responsible for exposing its respective APIs.</w:t>
            </w:r>
          </w:p>
          <w:p w14:paraId="0E3F0D18" w14:textId="77777777" w:rsidR="001F5F82" w:rsidRPr="00004480" w:rsidRDefault="001F5F82" w:rsidP="001B66AD">
            <w:pPr>
              <w:pStyle w:val="ListParagraph"/>
              <w:keepNext/>
              <w:keepLines/>
              <w:numPr>
                <w:ilvl w:val="0"/>
                <w:numId w:val="39"/>
              </w:numPr>
              <w:spacing w:before="0" w:after="0"/>
              <w:jc w:val="left"/>
              <w:rPr>
                <w:color w:val="000000"/>
                <w:lang w:eastAsia="en-IN"/>
              </w:rPr>
            </w:pPr>
            <w:r w:rsidRPr="00004480">
              <w:rPr>
                <w:color w:val="000000"/>
                <w:lang w:eastAsia="en-IN"/>
              </w:rPr>
              <w:t>The TFF team is responsible for enhancements and configurations within the Experience API layer to ensure required functionalities are exposed and accessible.</w:t>
            </w:r>
          </w:p>
        </w:tc>
        <w:tc>
          <w:tcPr>
            <w:tcW w:w="2018" w:type="dxa"/>
            <w:tcBorders>
              <w:top w:val="single" w:sz="4" w:space="0" w:color="A6A6A6"/>
              <w:bottom w:val="single" w:sz="4" w:space="0" w:color="A6A6A6"/>
            </w:tcBorders>
            <w:vAlign w:val="center"/>
          </w:tcPr>
          <w:p w14:paraId="23E5F9A8" w14:textId="7C886255" w:rsidR="001F5F82" w:rsidRPr="00004480" w:rsidRDefault="001F5F82">
            <w:pPr>
              <w:keepNext/>
              <w:keepLines/>
              <w:spacing w:before="0" w:after="0"/>
              <w:jc w:val="left"/>
              <w:rPr>
                <w:rFonts w:eastAsia="Times New Roman" w:cs="Times New Roman"/>
                <w:color w:val="000000"/>
                <w:szCs w:val="20"/>
                <w:lang w:eastAsia="en-IN"/>
              </w:rPr>
            </w:pPr>
            <w:r w:rsidRPr="00004480">
              <w:rPr>
                <w:rFonts w:eastAsia="Times New Roman" w:cs="Times New Roman"/>
                <w:color w:val="000000"/>
                <w:szCs w:val="20"/>
                <w:lang w:eastAsia="en-IN"/>
              </w:rPr>
              <w:t>Existing</w:t>
            </w:r>
            <w:r w:rsidR="00F42A26" w:rsidRPr="00004480">
              <w:rPr>
                <w:rFonts w:eastAsia="Times New Roman" w:cs="Times New Roman"/>
                <w:color w:val="000000"/>
                <w:szCs w:val="20"/>
                <w:lang w:eastAsia="en-IN"/>
              </w:rPr>
              <w:t xml:space="preserve"> (new integrations to added/adjusted)</w:t>
            </w:r>
          </w:p>
        </w:tc>
      </w:tr>
      <w:tr w:rsidR="001F5F82" w:rsidRPr="00DD715F" w14:paraId="31973CB4" w14:textId="77777777" w:rsidTr="00F42A26">
        <w:trPr>
          <w:trHeight w:val="840"/>
        </w:trPr>
        <w:tc>
          <w:tcPr>
            <w:tcW w:w="1417" w:type="dxa"/>
            <w:tcBorders>
              <w:top w:val="single" w:sz="4" w:space="0" w:color="A6A6A6" w:themeColor="background1" w:themeShade="A6"/>
              <w:bottom w:val="single" w:sz="4" w:space="0" w:color="A6A6A6" w:themeColor="background1" w:themeShade="A6"/>
            </w:tcBorders>
            <w:noWrap/>
            <w:vAlign w:val="center"/>
            <w:hideMark/>
          </w:tcPr>
          <w:p w14:paraId="5B36D7F8" w14:textId="77777777" w:rsidR="001F5F82" w:rsidRPr="0053580F" w:rsidRDefault="001F5F82">
            <w:pPr>
              <w:keepNext/>
              <w:keepLines/>
              <w:spacing w:before="0" w:after="0"/>
              <w:jc w:val="left"/>
              <w:rPr>
                <w:rFonts w:eastAsia="Times New Roman" w:cs="Times New Roman"/>
                <w:b/>
                <w:color w:val="0070C0"/>
                <w:szCs w:val="20"/>
                <w:lang w:eastAsia="en-IN"/>
              </w:rPr>
            </w:pPr>
            <w:r w:rsidRPr="0053580F">
              <w:rPr>
                <w:rFonts w:eastAsia="Times New Roman" w:cs="Times New Roman"/>
                <w:b/>
                <w:color w:val="0070C0"/>
                <w:szCs w:val="20"/>
                <w:lang w:eastAsia="en-IN"/>
              </w:rPr>
              <w:t>Internal API Gateway</w:t>
            </w:r>
          </w:p>
        </w:tc>
        <w:tc>
          <w:tcPr>
            <w:tcW w:w="5698" w:type="dxa"/>
            <w:tcBorders>
              <w:top w:val="single" w:sz="4" w:space="0" w:color="A6A6A6" w:themeColor="background1" w:themeShade="A6"/>
              <w:bottom w:val="single" w:sz="4" w:space="0" w:color="A6A6A6" w:themeColor="background1" w:themeShade="A6"/>
            </w:tcBorders>
            <w:vAlign w:val="center"/>
            <w:hideMark/>
          </w:tcPr>
          <w:p w14:paraId="62082659" w14:textId="77777777" w:rsidR="001F5F82" w:rsidRPr="00004480" w:rsidRDefault="001F5F82" w:rsidP="00275D4E">
            <w:pPr>
              <w:pStyle w:val="ListParagraph"/>
              <w:keepNext/>
              <w:keepLines/>
              <w:numPr>
                <w:ilvl w:val="0"/>
                <w:numId w:val="72"/>
              </w:numPr>
              <w:spacing w:before="0" w:after="0"/>
              <w:jc w:val="left"/>
              <w:rPr>
                <w:color w:val="000000"/>
                <w:lang w:eastAsia="en-IN"/>
              </w:rPr>
            </w:pPr>
            <w:r w:rsidRPr="00004480">
              <w:rPr>
                <w:color w:val="000000"/>
                <w:lang w:eastAsia="en-IN"/>
              </w:rPr>
              <w:t>A new API Gateway will facilitate both internal system-to-system communication and Event-driven integrations</w:t>
            </w:r>
          </w:p>
        </w:tc>
        <w:tc>
          <w:tcPr>
            <w:tcW w:w="2018" w:type="dxa"/>
            <w:tcBorders>
              <w:top w:val="single" w:sz="4" w:space="0" w:color="A6A6A6"/>
              <w:bottom w:val="single" w:sz="4" w:space="0" w:color="A6A6A6" w:themeColor="background1" w:themeShade="A6"/>
            </w:tcBorders>
            <w:vAlign w:val="center"/>
          </w:tcPr>
          <w:p w14:paraId="6DB41BB1" w14:textId="5B36A6BA" w:rsidR="001F5F82" w:rsidRPr="00004480" w:rsidRDefault="001F5F82">
            <w:pPr>
              <w:keepNext/>
              <w:keepLines/>
              <w:spacing w:before="0" w:after="0"/>
              <w:jc w:val="left"/>
              <w:rPr>
                <w:rFonts w:eastAsia="Times New Roman" w:cs="Times New Roman"/>
                <w:color w:val="000000"/>
                <w:szCs w:val="20"/>
                <w:lang w:eastAsia="en-IN"/>
              </w:rPr>
            </w:pPr>
            <w:r w:rsidRPr="00004480">
              <w:rPr>
                <w:rFonts w:eastAsia="Times New Roman" w:cs="Times New Roman"/>
                <w:color w:val="000000"/>
                <w:szCs w:val="20"/>
                <w:lang w:eastAsia="en-IN"/>
              </w:rPr>
              <w:t>New</w:t>
            </w:r>
          </w:p>
        </w:tc>
      </w:tr>
      <w:tr w:rsidR="001F5F82" w:rsidRPr="00DD715F" w14:paraId="76F18CE0" w14:textId="77777777" w:rsidTr="00F42A26">
        <w:trPr>
          <w:trHeight w:val="840"/>
        </w:trPr>
        <w:tc>
          <w:tcPr>
            <w:tcW w:w="1417" w:type="dxa"/>
            <w:tcBorders>
              <w:top w:val="single" w:sz="4" w:space="0" w:color="A6A6A6" w:themeColor="background1" w:themeShade="A6"/>
              <w:bottom w:val="single" w:sz="4" w:space="0" w:color="A6A6A6" w:themeColor="background1" w:themeShade="A6"/>
            </w:tcBorders>
            <w:noWrap/>
            <w:vAlign w:val="center"/>
            <w:hideMark/>
          </w:tcPr>
          <w:p w14:paraId="12009258" w14:textId="77777777" w:rsidR="001F5F82" w:rsidRPr="0053580F" w:rsidRDefault="001F5F82">
            <w:pPr>
              <w:keepNext/>
              <w:keepLines/>
              <w:spacing w:before="0" w:after="0"/>
              <w:jc w:val="left"/>
              <w:rPr>
                <w:rFonts w:eastAsia="Times New Roman" w:cs="Times New Roman"/>
                <w:b/>
                <w:color w:val="0070C0"/>
                <w:szCs w:val="20"/>
                <w:lang w:eastAsia="en-IN"/>
              </w:rPr>
            </w:pPr>
            <w:r w:rsidRPr="0053580F">
              <w:rPr>
                <w:rFonts w:eastAsia="Times New Roman" w:cs="Times New Roman"/>
                <w:b/>
                <w:color w:val="0070C0"/>
                <w:szCs w:val="20"/>
                <w:lang w:eastAsia="en-IN"/>
              </w:rPr>
              <w:t>P2P</w:t>
            </w:r>
          </w:p>
        </w:tc>
        <w:tc>
          <w:tcPr>
            <w:tcW w:w="5698" w:type="dxa"/>
            <w:tcBorders>
              <w:top w:val="single" w:sz="4" w:space="0" w:color="A6A6A6" w:themeColor="background1" w:themeShade="A6"/>
              <w:bottom w:val="single" w:sz="4" w:space="0" w:color="A6A6A6" w:themeColor="background1" w:themeShade="A6"/>
            </w:tcBorders>
            <w:vAlign w:val="center"/>
            <w:hideMark/>
          </w:tcPr>
          <w:p w14:paraId="3AFB025A" w14:textId="318FCA2E" w:rsidR="001F5F82" w:rsidRPr="00004480" w:rsidRDefault="001F5F82" w:rsidP="00275D4E">
            <w:pPr>
              <w:pStyle w:val="ListParagraph"/>
              <w:keepNext/>
              <w:keepLines/>
              <w:numPr>
                <w:ilvl w:val="0"/>
                <w:numId w:val="72"/>
              </w:numPr>
              <w:spacing w:before="0" w:after="0"/>
              <w:jc w:val="left"/>
              <w:rPr>
                <w:color w:val="000000"/>
                <w:lang w:eastAsia="en-IN"/>
              </w:rPr>
            </w:pPr>
            <w:r w:rsidRPr="00004480">
              <w:rPr>
                <w:color w:val="000000"/>
                <w:lang w:eastAsia="en-IN"/>
              </w:rPr>
              <w:t xml:space="preserve">Integration with SPG handled directly by </w:t>
            </w:r>
            <w:r w:rsidR="004C642D">
              <w:rPr>
                <w:color w:val="000000"/>
                <w:lang w:eastAsia="en-IN"/>
              </w:rPr>
              <w:t>ServiceNow</w:t>
            </w:r>
            <w:r w:rsidRPr="00004480">
              <w:rPr>
                <w:color w:val="000000"/>
                <w:lang w:eastAsia="en-IN"/>
              </w:rPr>
              <w:t xml:space="preserve"> team and TFF</w:t>
            </w:r>
          </w:p>
        </w:tc>
        <w:tc>
          <w:tcPr>
            <w:tcW w:w="2018" w:type="dxa"/>
            <w:tcBorders>
              <w:top w:val="single" w:sz="4" w:space="0" w:color="A6A6A6" w:themeColor="background1" w:themeShade="A6"/>
              <w:bottom w:val="single" w:sz="4" w:space="0" w:color="A6A6A6" w:themeColor="background1" w:themeShade="A6"/>
            </w:tcBorders>
            <w:vAlign w:val="center"/>
          </w:tcPr>
          <w:p w14:paraId="4A95FC01" w14:textId="77777777" w:rsidR="001F5F82" w:rsidRPr="00004480" w:rsidRDefault="001F5F82">
            <w:pPr>
              <w:keepNext/>
              <w:keepLines/>
              <w:spacing w:before="0" w:after="0"/>
              <w:jc w:val="left"/>
              <w:rPr>
                <w:rFonts w:eastAsia="Times New Roman" w:cs="Times New Roman"/>
                <w:color w:val="000000"/>
                <w:szCs w:val="20"/>
                <w:lang w:eastAsia="en-IN"/>
              </w:rPr>
            </w:pPr>
            <w:r w:rsidRPr="00004480">
              <w:rPr>
                <w:rFonts w:eastAsia="Times New Roman" w:cs="Times New Roman"/>
                <w:color w:val="000000"/>
                <w:szCs w:val="20"/>
                <w:lang w:eastAsia="en-IN"/>
              </w:rPr>
              <w:t>New</w:t>
            </w:r>
          </w:p>
        </w:tc>
      </w:tr>
      <w:tr w:rsidR="001F5F82" w:rsidRPr="00DD715F" w14:paraId="6C2D9B94" w14:textId="77777777" w:rsidTr="00F42A26">
        <w:trPr>
          <w:trHeight w:val="567"/>
        </w:trPr>
        <w:tc>
          <w:tcPr>
            <w:tcW w:w="1417" w:type="dxa"/>
            <w:tcBorders>
              <w:top w:val="single" w:sz="4" w:space="0" w:color="A6A6A6" w:themeColor="background1" w:themeShade="A6"/>
              <w:bottom w:val="single" w:sz="4" w:space="0" w:color="A6A6A6" w:themeColor="background1" w:themeShade="A6"/>
            </w:tcBorders>
            <w:noWrap/>
            <w:vAlign w:val="center"/>
          </w:tcPr>
          <w:p w14:paraId="2BB65766" w14:textId="77777777" w:rsidR="001F5F82" w:rsidRPr="0053580F" w:rsidRDefault="001F5F82">
            <w:pPr>
              <w:keepNext/>
              <w:keepLines/>
              <w:spacing w:before="0" w:after="0"/>
              <w:jc w:val="left"/>
              <w:rPr>
                <w:rFonts w:eastAsia="Times New Roman" w:cs="Times New Roman"/>
                <w:b/>
                <w:color w:val="0070C0"/>
                <w:szCs w:val="20"/>
                <w:lang w:eastAsia="en-IN"/>
              </w:rPr>
            </w:pPr>
            <w:r w:rsidRPr="0053580F">
              <w:rPr>
                <w:rFonts w:eastAsia="Times New Roman" w:cs="Times New Roman"/>
                <w:b/>
                <w:color w:val="0070C0"/>
                <w:szCs w:val="20"/>
                <w:lang w:eastAsia="en-IN"/>
              </w:rPr>
              <w:t>Direct</w:t>
            </w:r>
          </w:p>
        </w:tc>
        <w:tc>
          <w:tcPr>
            <w:tcW w:w="5698" w:type="dxa"/>
            <w:tcBorders>
              <w:top w:val="single" w:sz="4" w:space="0" w:color="A6A6A6" w:themeColor="background1" w:themeShade="A6"/>
              <w:bottom w:val="single" w:sz="4" w:space="0" w:color="A6A6A6" w:themeColor="background1" w:themeShade="A6"/>
            </w:tcBorders>
            <w:vAlign w:val="center"/>
          </w:tcPr>
          <w:p w14:paraId="7AFB4A4F" w14:textId="2779C686" w:rsidR="001F5F82" w:rsidRPr="00004480" w:rsidRDefault="001F5F82" w:rsidP="001B66AD">
            <w:pPr>
              <w:pStyle w:val="ListParagraph"/>
              <w:keepNext/>
              <w:keepLines/>
              <w:numPr>
                <w:ilvl w:val="0"/>
                <w:numId w:val="40"/>
              </w:numPr>
              <w:spacing w:before="0" w:after="0"/>
              <w:jc w:val="left"/>
              <w:rPr>
                <w:color w:val="000000"/>
                <w:lang w:eastAsia="en-IN"/>
              </w:rPr>
            </w:pPr>
            <w:r w:rsidRPr="00004480">
              <w:rPr>
                <w:color w:val="000000"/>
                <w:lang w:eastAsia="en-IN"/>
              </w:rPr>
              <w:t>These integrations will involve secure, direct API calls from the respective consuming systems.</w:t>
            </w:r>
            <w:r w:rsidR="003677C9" w:rsidRPr="00004480">
              <w:rPr>
                <w:color w:val="000000"/>
                <w:lang w:eastAsia="en-IN"/>
              </w:rPr>
              <w:t xml:space="preserve"> </w:t>
            </w:r>
            <w:r w:rsidR="004214C4" w:rsidRPr="00004480">
              <w:rPr>
                <w:color w:val="000000"/>
                <w:lang w:eastAsia="en-IN"/>
              </w:rPr>
              <w:t>f</w:t>
            </w:r>
            <w:r w:rsidR="003677C9" w:rsidRPr="00004480">
              <w:rPr>
                <w:color w:val="000000"/>
                <w:lang w:eastAsia="en-IN"/>
              </w:rPr>
              <w:t xml:space="preserve">or e.g. Cribl, Okta </w:t>
            </w:r>
          </w:p>
        </w:tc>
        <w:tc>
          <w:tcPr>
            <w:tcW w:w="2018" w:type="dxa"/>
            <w:tcBorders>
              <w:top w:val="single" w:sz="4" w:space="0" w:color="A6A6A6" w:themeColor="background1" w:themeShade="A6"/>
              <w:bottom w:val="single" w:sz="4" w:space="0" w:color="A6A6A6" w:themeColor="background1" w:themeShade="A6"/>
            </w:tcBorders>
            <w:vAlign w:val="center"/>
          </w:tcPr>
          <w:p w14:paraId="155EAD5E" w14:textId="77777777" w:rsidR="001F5F82" w:rsidRPr="00004480" w:rsidRDefault="001F5F82">
            <w:pPr>
              <w:keepNext/>
              <w:keepLines/>
              <w:spacing w:before="0" w:after="0"/>
              <w:jc w:val="left"/>
              <w:rPr>
                <w:rFonts w:eastAsia="Times New Roman" w:cs="Times New Roman"/>
                <w:color w:val="000000"/>
                <w:szCs w:val="20"/>
                <w:lang w:eastAsia="en-IN"/>
              </w:rPr>
            </w:pPr>
            <w:r w:rsidRPr="00004480">
              <w:rPr>
                <w:rFonts w:eastAsia="Times New Roman" w:cs="Times New Roman"/>
                <w:color w:val="000000"/>
                <w:szCs w:val="20"/>
                <w:lang w:eastAsia="en-IN"/>
              </w:rPr>
              <w:t>New</w:t>
            </w:r>
          </w:p>
        </w:tc>
      </w:tr>
    </w:tbl>
    <w:p w14:paraId="2CB671F4" w14:textId="77777777" w:rsidR="001F5F82" w:rsidRPr="00AC13BB" w:rsidRDefault="001F5F82" w:rsidP="001F5F82"/>
    <w:p w14:paraId="6E3E7AC6" w14:textId="62F0A8AD" w:rsidR="001F5F82" w:rsidRDefault="001F5F82" w:rsidP="005C365C">
      <w:r w:rsidRPr="008216DC">
        <w:t xml:space="preserve">A detailed integration register (Excel document) has been prepared and added </w:t>
      </w:r>
      <w:r w:rsidR="00EF664E" w:rsidRPr="005C365C">
        <w:t>under</w:t>
      </w:r>
      <w:r w:rsidRPr="008216DC">
        <w:t xml:space="preserve"> </w:t>
      </w:r>
      <w:commentRangeStart w:id="224"/>
      <w:commentRangeStart w:id="225"/>
      <w:commentRangeStart w:id="226"/>
      <w:r w:rsidRPr="005C365C">
        <w:t xml:space="preserve">addendum </w:t>
      </w:r>
      <w:commentRangeEnd w:id="224"/>
      <w:r w:rsidRPr="005C365C">
        <w:rPr>
          <w:rStyle w:val="CommentReference"/>
          <w:rFonts w:cstheme="minorBidi"/>
          <w:sz w:val="20"/>
          <w:szCs w:val="24"/>
        </w:rPr>
        <w:commentReference w:id="224"/>
      </w:r>
      <w:commentRangeEnd w:id="225"/>
      <w:r w:rsidRPr="005C365C">
        <w:rPr>
          <w:rStyle w:val="CommentReference"/>
          <w:rFonts w:cstheme="minorBidi"/>
          <w:sz w:val="20"/>
          <w:szCs w:val="24"/>
        </w:rPr>
        <w:commentReference w:id="225"/>
      </w:r>
      <w:commentRangeEnd w:id="226"/>
      <w:r w:rsidRPr="005C365C">
        <w:rPr>
          <w:rStyle w:val="CommentReference"/>
          <w:rFonts w:cstheme="minorBidi"/>
          <w:sz w:val="20"/>
          <w:szCs w:val="24"/>
        </w:rPr>
        <w:commentReference w:id="226"/>
      </w:r>
      <w:r w:rsidR="00EF664E" w:rsidRPr="005C365C">
        <w:t>section titled</w:t>
      </w:r>
      <w:r w:rsidRPr="005D13CA">
        <w:t xml:space="preserve"> as </w:t>
      </w:r>
      <w:r w:rsidR="00891919">
        <w:t>“</w:t>
      </w:r>
      <w:r w:rsidR="00AC1D27" w:rsidRPr="00AC1D27">
        <w:t>Addendum 1 - Programme Horizon Integration Register</w:t>
      </w:r>
      <w:r w:rsidR="00AC1D27">
        <w:t>.xlsx”</w:t>
      </w:r>
      <w:r w:rsidRPr="008216DC">
        <w:t>. This workbook captures: Source and target systems, Integration types, Key interaction details, and boundaries</w:t>
      </w:r>
    </w:p>
    <w:p w14:paraId="17F5BD97" w14:textId="35B68157" w:rsidR="00D930DE" w:rsidRDefault="00D930DE" w:rsidP="00840704">
      <w:pPr>
        <w:ind w:left="227"/>
      </w:pPr>
    </w:p>
    <w:p w14:paraId="6DF8F5AA" w14:textId="77777777" w:rsidR="001F5F82" w:rsidRPr="008216DC" w:rsidRDefault="001F5F82" w:rsidP="001B66AD">
      <w:pPr>
        <w:pStyle w:val="ListParagraph"/>
        <w:numPr>
          <w:ilvl w:val="0"/>
          <w:numId w:val="38"/>
        </w:numPr>
      </w:pPr>
      <w:r>
        <w:t>During the design phase, this Integration Register will be</w:t>
      </w:r>
    </w:p>
    <w:p w14:paraId="02F55ECB" w14:textId="77777777" w:rsidR="001F5F82" w:rsidRPr="008216DC" w:rsidRDefault="001F5F82" w:rsidP="000C32BC">
      <w:pPr>
        <w:pStyle w:val="ListParagraph"/>
        <w:numPr>
          <w:ilvl w:val="1"/>
          <w:numId w:val="38"/>
        </w:numPr>
        <w:ind w:left="924" w:hanging="357"/>
      </w:pPr>
      <w:r w:rsidRPr="008216DC">
        <w:t xml:space="preserve">Validated </w:t>
      </w:r>
      <w:r>
        <w:t>and r</w:t>
      </w:r>
      <w:r w:rsidRPr="00774C26">
        <w:t>efined</w:t>
      </w:r>
      <w:r w:rsidRPr="008216DC">
        <w:t xml:space="preserve"> based on technical feasibility and business alignment</w:t>
      </w:r>
    </w:p>
    <w:p w14:paraId="1A4231BE" w14:textId="77777777" w:rsidR="001F5F82" w:rsidRDefault="001F5F82" w:rsidP="000C32BC">
      <w:pPr>
        <w:pStyle w:val="ListParagraph"/>
        <w:numPr>
          <w:ilvl w:val="1"/>
          <w:numId w:val="38"/>
        </w:numPr>
        <w:ind w:left="924" w:hanging="357"/>
      </w:pPr>
      <w:r w:rsidRPr="008216DC">
        <w:t>Finalised through mutual agreement on scope and implementation approach</w:t>
      </w:r>
    </w:p>
    <w:p w14:paraId="787B0F01" w14:textId="77777777" w:rsidR="001F5F82" w:rsidRDefault="001F5F82" w:rsidP="001B66AD">
      <w:pPr>
        <w:pStyle w:val="ListParagraph"/>
        <w:numPr>
          <w:ilvl w:val="0"/>
          <w:numId w:val="38"/>
        </w:numPr>
      </w:pPr>
      <w:r>
        <w:t>A summary of the count of integrations is as below:</w:t>
      </w:r>
    </w:p>
    <w:tbl>
      <w:tblPr>
        <w:tblW w:w="8725" w:type="dxa"/>
        <w:tblBorders>
          <w:insideH w:val="single" w:sz="4" w:space="0" w:color="D0CECE" w:themeColor="background2" w:themeShade="E6"/>
        </w:tblBorders>
        <w:tblLook w:val="04A0" w:firstRow="1" w:lastRow="0" w:firstColumn="1" w:lastColumn="0" w:noHBand="0" w:noVBand="1"/>
      </w:tblPr>
      <w:tblGrid>
        <w:gridCol w:w="1704"/>
        <w:gridCol w:w="988"/>
        <w:gridCol w:w="1686"/>
        <w:gridCol w:w="2270"/>
        <w:gridCol w:w="672"/>
        <w:gridCol w:w="1405"/>
      </w:tblGrid>
      <w:tr w:rsidR="001F5F82" w:rsidRPr="00831FE3" w14:paraId="34D7C9AC" w14:textId="77777777" w:rsidTr="000C32BC">
        <w:trPr>
          <w:trHeight w:val="290"/>
        </w:trPr>
        <w:tc>
          <w:tcPr>
            <w:tcW w:w="1704" w:type="dxa"/>
            <w:shd w:val="clear" w:color="auto" w:fill="0070C0"/>
            <w:noWrap/>
            <w:vAlign w:val="bottom"/>
            <w:hideMark/>
          </w:tcPr>
          <w:p w14:paraId="0757AD4C"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Responsibility</w:t>
            </w:r>
          </w:p>
        </w:tc>
        <w:tc>
          <w:tcPr>
            <w:tcW w:w="988" w:type="dxa"/>
            <w:shd w:val="clear" w:color="auto" w:fill="0070C0"/>
            <w:noWrap/>
            <w:vAlign w:val="bottom"/>
            <w:hideMark/>
          </w:tcPr>
          <w:p w14:paraId="499FF88D"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Direct</w:t>
            </w:r>
          </w:p>
        </w:tc>
        <w:tc>
          <w:tcPr>
            <w:tcW w:w="1686" w:type="dxa"/>
            <w:shd w:val="clear" w:color="auto" w:fill="0070C0"/>
            <w:noWrap/>
            <w:vAlign w:val="bottom"/>
            <w:hideMark/>
          </w:tcPr>
          <w:p w14:paraId="190F1F0E"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Experience API</w:t>
            </w:r>
          </w:p>
        </w:tc>
        <w:tc>
          <w:tcPr>
            <w:tcW w:w="2270" w:type="dxa"/>
            <w:shd w:val="clear" w:color="auto" w:fill="0070C0"/>
            <w:noWrap/>
            <w:vAlign w:val="bottom"/>
            <w:hideMark/>
          </w:tcPr>
          <w:p w14:paraId="742709CA"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Internal API Gateway</w:t>
            </w:r>
          </w:p>
        </w:tc>
        <w:tc>
          <w:tcPr>
            <w:tcW w:w="672" w:type="dxa"/>
            <w:shd w:val="clear" w:color="auto" w:fill="0070C0"/>
            <w:noWrap/>
            <w:vAlign w:val="bottom"/>
            <w:hideMark/>
          </w:tcPr>
          <w:p w14:paraId="18AF82F2"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P2P</w:t>
            </w:r>
          </w:p>
        </w:tc>
        <w:tc>
          <w:tcPr>
            <w:tcW w:w="1405" w:type="dxa"/>
            <w:shd w:val="clear" w:color="auto" w:fill="0070C0"/>
            <w:noWrap/>
            <w:vAlign w:val="bottom"/>
            <w:hideMark/>
          </w:tcPr>
          <w:p w14:paraId="203F3B6F" w14:textId="77777777" w:rsidR="001F5F82" w:rsidRPr="000C32BC" w:rsidRDefault="001F5F82" w:rsidP="000C32BC">
            <w:pPr>
              <w:spacing w:before="120" w:after="120"/>
              <w:jc w:val="left"/>
              <w:rPr>
                <w:rFonts w:eastAsia="Times New Roman" w:cs="Calibri"/>
                <w:b/>
                <w:color w:val="FFFFFF"/>
                <w:szCs w:val="20"/>
                <w:lang w:eastAsia="en-IN"/>
              </w:rPr>
            </w:pPr>
            <w:r w:rsidRPr="000C32BC">
              <w:rPr>
                <w:rFonts w:cs="Calibri"/>
                <w:b/>
                <w:color w:val="FFFFFF"/>
                <w:szCs w:val="20"/>
              </w:rPr>
              <w:t>Grand Total</w:t>
            </w:r>
          </w:p>
        </w:tc>
      </w:tr>
      <w:tr w:rsidR="001F5F82" w:rsidRPr="00831FE3" w14:paraId="1325CD81" w14:textId="77777777" w:rsidTr="000C32BC">
        <w:trPr>
          <w:trHeight w:val="290"/>
        </w:trPr>
        <w:tc>
          <w:tcPr>
            <w:tcW w:w="1704" w:type="dxa"/>
            <w:noWrap/>
            <w:vAlign w:val="bottom"/>
            <w:hideMark/>
          </w:tcPr>
          <w:p w14:paraId="556095BD" w14:textId="77777777" w:rsidR="001F5F82" w:rsidRPr="000C32BC" w:rsidRDefault="001F5F82" w:rsidP="000C32BC">
            <w:pPr>
              <w:spacing w:before="120" w:after="120"/>
              <w:jc w:val="left"/>
              <w:rPr>
                <w:rFonts w:eastAsia="Times New Roman" w:cs="Calibri"/>
                <w:color w:val="000000"/>
                <w:sz w:val="18"/>
                <w:szCs w:val="18"/>
                <w:lang w:eastAsia="en-IN"/>
              </w:rPr>
            </w:pPr>
            <w:r w:rsidRPr="000C32BC">
              <w:rPr>
                <w:rFonts w:cs="Calibri"/>
                <w:color w:val="000000"/>
                <w:sz w:val="18"/>
                <w:szCs w:val="18"/>
              </w:rPr>
              <w:t>CG</w:t>
            </w:r>
          </w:p>
        </w:tc>
        <w:tc>
          <w:tcPr>
            <w:tcW w:w="988" w:type="dxa"/>
            <w:noWrap/>
            <w:vAlign w:val="bottom"/>
            <w:hideMark/>
          </w:tcPr>
          <w:p w14:paraId="755D4DB9"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w:t>
            </w:r>
          </w:p>
        </w:tc>
        <w:tc>
          <w:tcPr>
            <w:tcW w:w="1686" w:type="dxa"/>
            <w:noWrap/>
            <w:vAlign w:val="bottom"/>
            <w:hideMark/>
          </w:tcPr>
          <w:p w14:paraId="177B98C9" w14:textId="1AB7573D" w:rsidR="001F5F82" w:rsidRPr="000C32BC" w:rsidRDefault="00450B31" w:rsidP="000C32BC">
            <w:pPr>
              <w:spacing w:before="120" w:after="120"/>
              <w:jc w:val="center"/>
              <w:rPr>
                <w:rFonts w:eastAsia="Times New Roman" w:cs="Calibri"/>
                <w:color w:val="000000"/>
                <w:sz w:val="18"/>
                <w:szCs w:val="18"/>
                <w:lang w:eastAsia="en-IN"/>
              </w:rPr>
            </w:pPr>
            <w:r w:rsidRPr="000C32BC">
              <w:rPr>
                <w:rFonts w:eastAsia="Times New Roman" w:cs="Calibri"/>
                <w:color w:val="000000"/>
                <w:sz w:val="18"/>
                <w:szCs w:val="18"/>
                <w:lang w:eastAsia="en-IN"/>
              </w:rPr>
              <w:t>-</w:t>
            </w:r>
          </w:p>
        </w:tc>
        <w:tc>
          <w:tcPr>
            <w:tcW w:w="2270" w:type="dxa"/>
            <w:noWrap/>
            <w:vAlign w:val="bottom"/>
            <w:hideMark/>
          </w:tcPr>
          <w:p w14:paraId="7BA1241E"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24</w:t>
            </w:r>
          </w:p>
        </w:tc>
        <w:tc>
          <w:tcPr>
            <w:tcW w:w="672" w:type="dxa"/>
            <w:noWrap/>
            <w:vAlign w:val="bottom"/>
            <w:hideMark/>
          </w:tcPr>
          <w:p w14:paraId="6FF38F94" w14:textId="6E94243A" w:rsidR="001F5F82" w:rsidRPr="000C32BC" w:rsidRDefault="00450B31" w:rsidP="000C32BC">
            <w:pPr>
              <w:spacing w:before="120" w:after="120"/>
              <w:jc w:val="center"/>
              <w:rPr>
                <w:rFonts w:eastAsia="Times New Roman" w:cs="Calibri"/>
                <w:color w:val="000000"/>
                <w:sz w:val="18"/>
                <w:szCs w:val="18"/>
                <w:lang w:eastAsia="en-IN"/>
              </w:rPr>
            </w:pPr>
            <w:r w:rsidRPr="000C32BC">
              <w:rPr>
                <w:rFonts w:eastAsia="Times New Roman" w:cs="Calibri"/>
                <w:color w:val="000000"/>
                <w:sz w:val="18"/>
                <w:szCs w:val="18"/>
                <w:lang w:eastAsia="en-IN"/>
              </w:rPr>
              <w:t>-</w:t>
            </w:r>
          </w:p>
        </w:tc>
        <w:tc>
          <w:tcPr>
            <w:tcW w:w="1405" w:type="dxa"/>
            <w:noWrap/>
            <w:vAlign w:val="bottom"/>
            <w:hideMark/>
          </w:tcPr>
          <w:p w14:paraId="6DD80431"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26</w:t>
            </w:r>
          </w:p>
        </w:tc>
      </w:tr>
      <w:tr w:rsidR="001F5F82" w:rsidRPr="00831FE3" w14:paraId="17CC7B42" w14:textId="77777777" w:rsidTr="000C32BC">
        <w:trPr>
          <w:trHeight w:val="290"/>
        </w:trPr>
        <w:tc>
          <w:tcPr>
            <w:tcW w:w="1704" w:type="dxa"/>
            <w:tcBorders>
              <w:bottom w:val="single" w:sz="4" w:space="0" w:color="D0CECE" w:themeColor="background2" w:themeShade="E6"/>
            </w:tcBorders>
            <w:noWrap/>
            <w:vAlign w:val="bottom"/>
            <w:hideMark/>
          </w:tcPr>
          <w:p w14:paraId="2C499186" w14:textId="77777777" w:rsidR="001F5F82" w:rsidRPr="000C32BC" w:rsidRDefault="001F5F82" w:rsidP="000C32BC">
            <w:pPr>
              <w:spacing w:before="120" w:after="120"/>
              <w:jc w:val="left"/>
              <w:rPr>
                <w:rFonts w:eastAsia="Times New Roman" w:cs="Calibri"/>
                <w:color w:val="000000"/>
                <w:sz w:val="18"/>
                <w:szCs w:val="18"/>
                <w:lang w:eastAsia="en-IN"/>
              </w:rPr>
            </w:pPr>
            <w:r w:rsidRPr="000C32BC">
              <w:rPr>
                <w:rFonts w:cs="Calibri"/>
                <w:color w:val="000000"/>
                <w:sz w:val="18"/>
                <w:szCs w:val="18"/>
              </w:rPr>
              <w:t>TFF</w:t>
            </w:r>
          </w:p>
        </w:tc>
        <w:tc>
          <w:tcPr>
            <w:tcW w:w="988" w:type="dxa"/>
            <w:tcBorders>
              <w:bottom w:val="single" w:sz="4" w:space="0" w:color="D0CECE" w:themeColor="background2" w:themeShade="E6"/>
            </w:tcBorders>
            <w:noWrap/>
            <w:vAlign w:val="bottom"/>
            <w:hideMark/>
          </w:tcPr>
          <w:p w14:paraId="1D609C58" w14:textId="443EC9EB" w:rsidR="001F5F82" w:rsidRPr="000C32BC" w:rsidRDefault="00450B31" w:rsidP="000C32BC">
            <w:pPr>
              <w:spacing w:before="120" w:after="120"/>
              <w:jc w:val="center"/>
              <w:rPr>
                <w:rFonts w:eastAsia="Times New Roman" w:cs="Calibri"/>
                <w:color w:val="000000"/>
                <w:sz w:val="18"/>
                <w:szCs w:val="18"/>
                <w:lang w:eastAsia="en-IN"/>
              </w:rPr>
            </w:pPr>
            <w:r w:rsidRPr="000C32BC">
              <w:rPr>
                <w:rFonts w:eastAsia="Times New Roman" w:cs="Calibri"/>
                <w:color w:val="000000"/>
                <w:sz w:val="18"/>
                <w:szCs w:val="18"/>
                <w:lang w:eastAsia="en-IN"/>
              </w:rPr>
              <w:t>-</w:t>
            </w:r>
          </w:p>
        </w:tc>
        <w:tc>
          <w:tcPr>
            <w:tcW w:w="1686" w:type="dxa"/>
            <w:tcBorders>
              <w:bottom w:val="single" w:sz="4" w:space="0" w:color="D0CECE" w:themeColor="background2" w:themeShade="E6"/>
            </w:tcBorders>
            <w:noWrap/>
            <w:vAlign w:val="bottom"/>
            <w:hideMark/>
          </w:tcPr>
          <w:p w14:paraId="1E5AAD91"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23</w:t>
            </w:r>
          </w:p>
        </w:tc>
        <w:tc>
          <w:tcPr>
            <w:tcW w:w="2270" w:type="dxa"/>
            <w:tcBorders>
              <w:bottom w:val="single" w:sz="4" w:space="0" w:color="D0CECE" w:themeColor="background2" w:themeShade="E6"/>
            </w:tcBorders>
            <w:noWrap/>
            <w:vAlign w:val="bottom"/>
            <w:hideMark/>
          </w:tcPr>
          <w:p w14:paraId="17C1661A" w14:textId="069A7556" w:rsidR="001F5F82" w:rsidRPr="000C32BC" w:rsidRDefault="00450B31" w:rsidP="000C32BC">
            <w:pPr>
              <w:spacing w:before="120" w:after="120"/>
              <w:jc w:val="center"/>
              <w:rPr>
                <w:rFonts w:eastAsia="Times New Roman" w:cs="Calibri"/>
                <w:color w:val="000000"/>
                <w:sz w:val="18"/>
                <w:szCs w:val="18"/>
                <w:lang w:eastAsia="en-IN"/>
              </w:rPr>
            </w:pPr>
            <w:r w:rsidRPr="000C32BC">
              <w:rPr>
                <w:rFonts w:eastAsia="Times New Roman" w:cs="Calibri"/>
                <w:color w:val="000000"/>
                <w:sz w:val="18"/>
                <w:szCs w:val="18"/>
                <w:lang w:eastAsia="en-IN"/>
              </w:rPr>
              <w:t>-</w:t>
            </w:r>
          </w:p>
        </w:tc>
        <w:tc>
          <w:tcPr>
            <w:tcW w:w="672" w:type="dxa"/>
            <w:tcBorders>
              <w:bottom w:val="single" w:sz="4" w:space="0" w:color="D0CECE" w:themeColor="background2" w:themeShade="E6"/>
            </w:tcBorders>
            <w:noWrap/>
            <w:vAlign w:val="bottom"/>
            <w:hideMark/>
          </w:tcPr>
          <w:p w14:paraId="71769F6D"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w:t>
            </w:r>
          </w:p>
        </w:tc>
        <w:tc>
          <w:tcPr>
            <w:tcW w:w="1405" w:type="dxa"/>
            <w:tcBorders>
              <w:bottom w:val="single" w:sz="4" w:space="0" w:color="D0CECE" w:themeColor="background2" w:themeShade="E6"/>
            </w:tcBorders>
            <w:noWrap/>
            <w:vAlign w:val="bottom"/>
            <w:hideMark/>
          </w:tcPr>
          <w:p w14:paraId="6ECF0A56" w14:textId="77777777" w:rsidR="001F5F82" w:rsidRPr="000C32BC" w:rsidRDefault="001F5F82" w:rsidP="000C32BC">
            <w:pPr>
              <w:spacing w:before="120" w:after="120"/>
              <w:jc w:val="center"/>
              <w:rPr>
                <w:rFonts w:eastAsia="Times New Roman" w:cs="Calibri"/>
                <w:color w:val="000000"/>
                <w:sz w:val="18"/>
                <w:szCs w:val="18"/>
                <w:lang w:eastAsia="en-IN"/>
              </w:rPr>
            </w:pPr>
            <w:r w:rsidRPr="000C32BC">
              <w:rPr>
                <w:rFonts w:cs="Calibri"/>
                <w:color w:val="000000"/>
                <w:sz w:val="18"/>
                <w:szCs w:val="18"/>
              </w:rPr>
              <w:t>25</w:t>
            </w:r>
          </w:p>
        </w:tc>
      </w:tr>
      <w:tr w:rsidR="001F5F82" w:rsidRPr="00831FE3" w14:paraId="00A9103F" w14:textId="77777777" w:rsidTr="000C32BC">
        <w:trPr>
          <w:trHeight w:val="290"/>
        </w:trPr>
        <w:tc>
          <w:tcPr>
            <w:tcW w:w="1704" w:type="dxa"/>
            <w:tcBorders>
              <w:top w:val="single" w:sz="4" w:space="0" w:color="D0CECE" w:themeColor="background2" w:themeShade="E6"/>
              <w:bottom w:val="single" w:sz="4" w:space="0" w:color="D0CECE" w:themeColor="background2" w:themeShade="E6"/>
            </w:tcBorders>
            <w:noWrap/>
            <w:vAlign w:val="bottom"/>
            <w:hideMark/>
          </w:tcPr>
          <w:p w14:paraId="1AA149C0" w14:textId="77777777" w:rsidR="001F5F82" w:rsidRPr="000C32BC" w:rsidRDefault="001F5F82" w:rsidP="000C32BC">
            <w:pPr>
              <w:spacing w:before="120" w:after="120"/>
              <w:jc w:val="left"/>
              <w:rPr>
                <w:rFonts w:eastAsia="Times New Roman" w:cs="Calibri"/>
                <w:b/>
                <w:color w:val="000000"/>
                <w:sz w:val="18"/>
                <w:szCs w:val="18"/>
                <w:lang w:eastAsia="en-IN"/>
              </w:rPr>
            </w:pPr>
            <w:r w:rsidRPr="000C32BC">
              <w:rPr>
                <w:rFonts w:cs="Calibri"/>
                <w:b/>
                <w:color w:val="000000"/>
                <w:sz w:val="18"/>
                <w:szCs w:val="18"/>
              </w:rPr>
              <w:t>Grand Total</w:t>
            </w:r>
          </w:p>
        </w:tc>
        <w:tc>
          <w:tcPr>
            <w:tcW w:w="988" w:type="dxa"/>
            <w:tcBorders>
              <w:top w:val="single" w:sz="4" w:space="0" w:color="D0CECE" w:themeColor="background2" w:themeShade="E6"/>
              <w:bottom w:val="single" w:sz="4" w:space="0" w:color="D0CECE" w:themeColor="background2" w:themeShade="E6"/>
            </w:tcBorders>
            <w:noWrap/>
            <w:vAlign w:val="bottom"/>
            <w:hideMark/>
          </w:tcPr>
          <w:p w14:paraId="38971C1F" w14:textId="77777777" w:rsidR="001F5F82" w:rsidRPr="000C32BC" w:rsidRDefault="001F5F82" w:rsidP="000C32BC">
            <w:pPr>
              <w:spacing w:before="120" w:after="120"/>
              <w:jc w:val="center"/>
              <w:rPr>
                <w:rFonts w:eastAsia="Times New Roman" w:cs="Calibri"/>
                <w:b/>
                <w:color w:val="000000"/>
                <w:sz w:val="18"/>
                <w:szCs w:val="18"/>
                <w:lang w:eastAsia="en-IN"/>
              </w:rPr>
            </w:pPr>
            <w:r w:rsidRPr="000C32BC">
              <w:rPr>
                <w:rFonts w:cs="Calibri"/>
                <w:b/>
                <w:color w:val="000000"/>
                <w:sz w:val="18"/>
                <w:szCs w:val="18"/>
              </w:rPr>
              <w:t>2</w:t>
            </w:r>
          </w:p>
        </w:tc>
        <w:tc>
          <w:tcPr>
            <w:tcW w:w="1686" w:type="dxa"/>
            <w:tcBorders>
              <w:top w:val="single" w:sz="4" w:space="0" w:color="D0CECE" w:themeColor="background2" w:themeShade="E6"/>
              <w:bottom w:val="single" w:sz="4" w:space="0" w:color="D0CECE" w:themeColor="background2" w:themeShade="E6"/>
            </w:tcBorders>
            <w:noWrap/>
            <w:vAlign w:val="bottom"/>
            <w:hideMark/>
          </w:tcPr>
          <w:p w14:paraId="181EB525" w14:textId="77777777" w:rsidR="001F5F82" w:rsidRPr="000C32BC" w:rsidRDefault="001F5F82" w:rsidP="000C32BC">
            <w:pPr>
              <w:spacing w:before="120" w:after="120"/>
              <w:jc w:val="center"/>
              <w:rPr>
                <w:rFonts w:eastAsia="Times New Roman" w:cs="Calibri"/>
                <w:b/>
                <w:color w:val="000000"/>
                <w:sz w:val="18"/>
                <w:szCs w:val="18"/>
                <w:lang w:eastAsia="en-IN"/>
              </w:rPr>
            </w:pPr>
            <w:r w:rsidRPr="000C32BC">
              <w:rPr>
                <w:rFonts w:cs="Calibri"/>
                <w:b/>
                <w:color w:val="000000"/>
                <w:sz w:val="18"/>
                <w:szCs w:val="18"/>
              </w:rPr>
              <w:t>23</w:t>
            </w:r>
          </w:p>
        </w:tc>
        <w:tc>
          <w:tcPr>
            <w:tcW w:w="2270" w:type="dxa"/>
            <w:tcBorders>
              <w:top w:val="single" w:sz="4" w:space="0" w:color="D0CECE" w:themeColor="background2" w:themeShade="E6"/>
              <w:bottom w:val="single" w:sz="4" w:space="0" w:color="D0CECE" w:themeColor="background2" w:themeShade="E6"/>
            </w:tcBorders>
            <w:noWrap/>
            <w:vAlign w:val="bottom"/>
            <w:hideMark/>
          </w:tcPr>
          <w:p w14:paraId="6D1804C9" w14:textId="77777777" w:rsidR="001F5F82" w:rsidRPr="000C32BC" w:rsidRDefault="001F5F82" w:rsidP="000C32BC">
            <w:pPr>
              <w:spacing w:before="120" w:after="120"/>
              <w:jc w:val="center"/>
              <w:rPr>
                <w:rFonts w:eastAsia="Times New Roman" w:cs="Calibri"/>
                <w:b/>
                <w:color w:val="000000"/>
                <w:sz w:val="18"/>
                <w:szCs w:val="18"/>
                <w:lang w:eastAsia="en-IN"/>
              </w:rPr>
            </w:pPr>
            <w:r w:rsidRPr="000C32BC">
              <w:rPr>
                <w:rFonts w:cs="Calibri"/>
                <w:b/>
                <w:color w:val="000000"/>
                <w:sz w:val="18"/>
                <w:szCs w:val="18"/>
              </w:rPr>
              <w:t>24</w:t>
            </w:r>
          </w:p>
        </w:tc>
        <w:tc>
          <w:tcPr>
            <w:tcW w:w="672" w:type="dxa"/>
            <w:tcBorders>
              <w:top w:val="single" w:sz="4" w:space="0" w:color="D0CECE" w:themeColor="background2" w:themeShade="E6"/>
              <w:bottom w:val="single" w:sz="4" w:space="0" w:color="D0CECE" w:themeColor="background2" w:themeShade="E6"/>
            </w:tcBorders>
            <w:noWrap/>
            <w:vAlign w:val="bottom"/>
            <w:hideMark/>
          </w:tcPr>
          <w:p w14:paraId="4D7C83A3" w14:textId="77777777" w:rsidR="001F5F82" w:rsidRPr="000C32BC" w:rsidRDefault="001F5F82" w:rsidP="000C32BC">
            <w:pPr>
              <w:spacing w:before="120" w:after="120"/>
              <w:jc w:val="center"/>
              <w:rPr>
                <w:rFonts w:eastAsia="Times New Roman" w:cs="Calibri"/>
                <w:b/>
                <w:color w:val="000000"/>
                <w:sz w:val="18"/>
                <w:szCs w:val="18"/>
                <w:lang w:eastAsia="en-IN"/>
              </w:rPr>
            </w:pPr>
            <w:r w:rsidRPr="000C32BC">
              <w:rPr>
                <w:rFonts w:cs="Calibri"/>
                <w:b/>
                <w:color w:val="000000"/>
                <w:sz w:val="18"/>
                <w:szCs w:val="18"/>
              </w:rPr>
              <w:t>2</w:t>
            </w:r>
          </w:p>
        </w:tc>
        <w:tc>
          <w:tcPr>
            <w:tcW w:w="1405" w:type="dxa"/>
            <w:tcBorders>
              <w:top w:val="single" w:sz="4" w:space="0" w:color="D0CECE" w:themeColor="background2" w:themeShade="E6"/>
              <w:bottom w:val="single" w:sz="4" w:space="0" w:color="D0CECE" w:themeColor="background2" w:themeShade="E6"/>
            </w:tcBorders>
            <w:noWrap/>
            <w:vAlign w:val="bottom"/>
            <w:hideMark/>
          </w:tcPr>
          <w:p w14:paraId="3CD2DE5B" w14:textId="77777777" w:rsidR="001F5F82" w:rsidRPr="000C32BC" w:rsidRDefault="001F5F82" w:rsidP="000C32BC">
            <w:pPr>
              <w:spacing w:before="120" w:after="120"/>
              <w:jc w:val="center"/>
              <w:rPr>
                <w:rFonts w:eastAsia="Times New Roman" w:cs="Calibri"/>
                <w:b/>
                <w:color w:val="000000"/>
                <w:sz w:val="18"/>
                <w:szCs w:val="18"/>
                <w:lang w:eastAsia="en-IN"/>
              </w:rPr>
            </w:pPr>
            <w:r w:rsidRPr="000C32BC">
              <w:rPr>
                <w:rFonts w:cs="Calibri"/>
                <w:b/>
                <w:color w:val="000000"/>
                <w:sz w:val="18"/>
                <w:szCs w:val="18"/>
              </w:rPr>
              <w:t>51</w:t>
            </w:r>
          </w:p>
        </w:tc>
      </w:tr>
    </w:tbl>
    <w:p w14:paraId="70E0E36D" w14:textId="77777777" w:rsidR="001F5F82" w:rsidRDefault="001F5F82" w:rsidP="001F5F82"/>
    <w:p w14:paraId="3BD86FCA" w14:textId="7AA4666E" w:rsidR="004844D7" w:rsidRPr="00004480" w:rsidRDefault="004844D7" w:rsidP="000C32BC">
      <w:pPr>
        <w:pStyle w:val="ListParagraph"/>
        <w:numPr>
          <w:ilvl w:val="1"/>
          <w:numId w:val="38"/>
        </w:numPr>
        <w:ind w:left="924" w:hanging="357"/>
      </w:pPr>
      <w:r w:rsidRPr="00004480">
        <w:t>Go-live of the integrations are planned along with the work</w:t>
      </w:r>
      <w:r w:rsidR="00840704" w:rsidRPr="00004480">
        <w:t xml:space="preserve"> </w:t>
      </w:r>
      <w:r w:rsidRPr="00004480">
        <w:t>pa</w:t>
      </w:r>
      <w:r w:rsidR="00840704" w:rsidRPr="00004480">
        <w:t>cka</w:t>
      </w:r>
      <w:r w:rsidRPr="00004480">
        <w:t>ge go</w:t>
      </w:r>
      <w:r w:rsidR="00840704" w:rsidRPr="00004480">
        <w:t>-</w:t>
      </w:r>
      <w:r w:rsidRPr="00004480">
        <w:t xml:space="preserve">lives where the integrations are </w:t>
      </w:r>
      <w:r w:rsidR="00DC30F2" w:rsidRPr="00004480">
        <w:t>required; and their hypercare period will follow</w:t>
      </w:r>
    </w:p>
    <w:p w14:paraId="3F2D0596" w14:textId="34BA75EB" w:rsidR="004844D7" w:rsidRPr="00004480" w:rsidRDefault="004844D7" w:rsidP="000C32BC">
      <w:pPr>
        <w:pStyle w:val="ListParagraph"/>
        <w:numPr>
          <w:ilvl w:val="1"/>
          <w:numId w:val="38"/>
        </w:numPr>
        <w:ind w:left="924" w:hanging="357"/>
      </w:pPr>
      <w:r w:rsidRPr="00004480">
        <w:t>Integrations that are owned by TFF, i.e</w:t>
      </w:r>
      <w:r w:rsidR="004C642D" w:rsidRPr="00004480">
        <w:t>.</w:t>
      </w:r>
      <w:r w:rsidRPr="00004480">
        <w:t xml:space="preserve"> </w:t>
      </w:r>
      <w:r w:rsidR="00C6038E" w:rsidRPr="00004480">
        <w:t xml:space="preserve">the </w:t>
      </w:r>
      <w:r w:rsidR="00677AC6" w:rsidRPr="00004480">
        <w:t xml:space="preserve">“Experience APIs” are not considered in the </w:t>
      </w:r>
      <w:r w:rsidR="00256F96" w:rsidRPr="00004480">
        <w:t xml:space="preserve">estimations while it is assumed that source and target systems </w:t>
      </w:r>
      <w:r w:rsidR="00F85024" w:rsidRPr="00004480">
        <w:t>will enable the integration endpoints for the “Experience APIs” to consume</w:t>
      </w:r>
      <w:r w:rsidR="00C6038E" w:rsidRPr="00004480">
        <w:t xml:space="preserve"> </w:t>
      </w:r>
    </w:p>
    <w:p w14:paraId="55145092" w14:textId="2CB4EE69" w:rsidR="00163916" w:rsidRPr="00004480" w:rsidRDefault="00163916" w:rsidP="000C32BC">
      <w:pPr>
        <w:pStyle w:val="ListParagraph"/>
        <w:numPr>
          <w:ilvl w:val="1"/>
          <w:numId w:val="38"/>
        </w:numPr>
        <w:ind w:left="924" w:hanging="357"/>
      </w:pPr>
      <w:r w:rsidRPr="00004480">
        <w:t xml:space="preserve">Hypercare </w:t>
      </w:r>
      <w:r w:rsidR="00F0500A" w:rsidRPr="00004480">
        <w:t>solutioned for</w:t>
      </w:r>
      <w:r w:rsidRPr="00004480">
        <w:t xml:space="preserve"> (1 month) and post hypercare (3 months)</w:t>
      </w:r>
    </w:p>
    <w:p w14:paraId="13FE34EA" w14:textId="77777777" w:rsidR="005712EB" w:rsidRPr="00004480" w:rsidRDefault="005712EB" w:rsidP="005712EB">
      <w:pPr>
        <w:pStyle w:val="ListParagraph"/>
        <w:ind w:left="1307"/>
      </w:pPr>
    </w:p>
    <w:p w14:paraId="5B2CAB73" w14:textId="77777777" w:rsidR="005712EB" w:rsidRPr="00004480" w:rsidRDefault="005712EB" w:rsidP="00FB5975">
      <w:pPr>
        <w:pStyle w:val="Heading4"/>
        <w:rPr>
          <w:b/>
        </w:rPr>
      </w:pPr>
      <w:r w:rsidRPr="00004480">
        <w:rPr>
          <w:b/>
        </w:rPr>
        <w:t xml:space="preserve">Deployment Architecture </w:t>
      </w:r>
    </w:p>
    <w:p w14:paraId="7E6CC026" w14:textId="18D3BD98" w:rsidR="00D4051B" w:rsidRPr="00004480" w:rsidRDefault="00D4051B" w:rsidP="00D4051B">
      <w:pPr>
        <w:ind w:left="864"/>
      </w:pPr>
      <w:r w:rsidRPr="00004480">
        <w:t xml:space="preserve">With the known details around the “Experience APIs” platform, an architecture has been put for the internal integration platform as shown below: </w:t>
      </w:r>
    </w:p>
    <w:p w14:paraId="5BBA3391" w14:textId="11024BCE" w:rsidR="005712EB" w:rsidRPr="00004480" w:rsidRDefault="00D87679" w:rsidP="005712EB">
      <w:r w:rsidRPr="00D87679">
        <w:drawing>
          <wp:inline distT="0" distB="0" distL="0" distR="0" wp14:anchorId="2DD817E5" wp14:editId="2336C8BB">
            <wp:extent cx="5727700" cy="3204845"/>
            <wp:effectExtent l="0" t="0" r="0" b="0"/>
            <wp:docPr id="11" name="Picture 10">
              <a:extLst xmlns:a="http://schemas.openxmlformats.org/drawingml/2006/main">
                <a:ext uri="{FF2B5EF4-FFF2-40B4-BE49-F238E27FC236}">
                  <a16:creationId xmlns:a16="http://schemas.microsoft.com/office/drawing/2014/main" id="{F5AE5301-4F73-341F-92DA-FFA615C54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5AE5301-4F73-341F-92DA-FFA615C54BB4}"/>
                        </a:ext>
                      </a:extLst>
                    </pic:cNvPr>
                    <pic:cNvPicPr>
                      <a:picLocks noChangeAspect="1"/>
                    </pic:cNvPicPr>
                  </pic:nvPicPr>
                  <pic:blipFill>
                    <a:blip r:embed="rId85"/>
                    <a:stretch>
                      <a:fillRect/>
                    </a:stretch>
                  </pic:blipFill>
                  <pic:spPr>
                    <a:xfrm>
                      <a:off x="0" y="0"/>
                      <a:ext cx="5727700" cy="3204845"/>
                    </a:xfrm>
                    <a:prstGeom prst="rect">
                      <a:avLst/>
                    </a:prstGeom>
                  </pic:spPr>
                </pic:pic>
              </a:graphicData>
            </a:graphic>
          </wp:inline>
        </w:drawing>
      </w:r>
    </w:p>
    <w:p w14:paraId="115924E2" w14:textId="77777777" w:rsidR="005712EB" w:rsidRPr="00F0500A" w:rsidRDefault="005712EB" w:rsidP="0087284E">
      <w:pPr>
        <w:pStyle w:val="ListParagraph"/>
        <w:numPr>
          <w:ilvl w:val="1"/>
          <w:numId w:val="38"/>
        </w:numPr>
        <w:ind w:left="867" w:hanging="357"/>
        <w:rPr>
          <w:b/>
        </w:rPr>
      </w:pPr>
      <w:r w:rsidRPr="00F0500A">
        <w:rPr>
          <w:b/>
        </w:rPr>
        <w:t>Considerations</w:t>
      </w:r>
    </w:p>
    <w:p w14:paraId="23E8B876" w14:textId="1AA22387" w:rsidR="005712EB" w:rsidRDefault="005712EB" w:rsidP="00275D4E">
      <w:pPr>
        <w:pStyle w:val="ListParagraph"/>
        <w:numPr>
          <w:ilvl w:val="2"/>
          <w:numId w:val="238"/>
        </w:numPr>
        <w:ind w:left="1264" w:hanging="357"/>
      </w:pPr>
      <w:r>
        <w:t>Inline with Experience API architecture, the internal integration platform is also design – this will enable TFF to easily maintain the platform after hypercare support</w:t>
      </w:r>
    </w:p>
    <w:p w14:paraId="31F94FD9" w14:textId="77777777" w:rsidR="005712EB" w:rsidRDefault="005712EB" w:rsidP="00275D4E">
      <w:pPr>
        <w:pStyle w:val="ListParagraph"/>
        <w:numPr>
          <w:ilvl w:val="2"/>
          <w:numId w:val="238"/>
        </w:numPr>
        <w:ind w:left="1264" w:hanging="357"/>
      </w:pPr>
      <w:r>
        <w:t xml:space="preserve">Event processing is required for few integrations and already SQS is being used in the landscape from Experience API scope, during discovery the need for AWS Kinesis or EventBridge will be evaluated and approval taken from TFF. </w:t>
      </w:r>
    </w:p>
    <w:p w14:paraId="0B515AC4" w14:textId="2B856BF2" w:rsidR="00307B8A" w:rsidRDefault="00307B8A" w:rsidP="00275D4E">
      <w:pPr>
        <w:pStyle w:val="ListParagraph"/>
        <w:numPr>
          <w:ilvl w:val="2"/>
          <w:numId w:val="238"/>
        </w:numPr>
        <w:ind w:left="1264" w:hanging="357"/>
      </w:pPr>
      <w:r>
        <w:t>Following services from AWS has been planned:</w:t>
      </w:r>
    </w:p>
    <w:p w14:paraId="00D130BC" w14:textId="5EBF0F6E" w:rsidR="00673F8A" w:rsidRPr="00004480" w:rsidRDefault="00673F8A" w:rsidP="00275D4E">
      <w:pPr>
        <w:pStyle w:val="ListParagraph"/>
        <w:numPr>
          <w:ilvl w:val="3"/>
          <w:numId w:val="239"/>
        </w:numPr>
        <w:ind w:left="1661" w:hanging="357"/>
      </w:pPr>
      <w:r w:rsidRPr="00004480">
        <w:t>ECS on EC2</w:t>
      </w:r>
      <w:r w:rsidR="00DA6C30" w:rsidRPr="00004480">
        <w:t>/Fargate</w:t>
      </w:r>
      <w:r w:rsidR="00307B8A" w:rsidRPr="00004480">
        <w:t xml:space="preserve">- </w:t>
      </w:r>
      <w:r w:rsidR="00F8724D" w:rsidRPr="00004480">
        <w:t xml:space="preserve">Custom integration components will be </w:t>
      </w:r>
      <w:r w:rsidRPr="00004480">
        <w:t xml:space="preserve">deployed as docker containers using AWS Elastic Container Services. </w:t>
      </w:r>
    </w:p>
    <w:p w14:paraId="6C51B07C" w14:textId="04BC7528" w:rsidR="00673F8A" w:rsidRPr="00004480" w:rsidRDefault="00673F8A" w:rsidP="00275D4E">
      <w:pPr>
        <w:pStyle w:val="ListParagraph"/>
        <w:numPr>
          <w:ilvl w:val="3"/>
          <w:numId w:val="239"/>
        </w:numPr>
        <w:ind w:left="1661" w:hanging="357"/>
      </w:pPr>
      <w:r w:rsidRPr="00004480">
        <w:t>Lambda functions</w:t>
      </w:r>
      <w:r w:rsidR="00142D12" w:rsidRPr="00004480">
        <w:t>/Step Functions</w:t>
      </w:r>
      <w:r w:rsidR="00307B8A" w:rsidRPr="00004480">
        <w:t xml:space="preserve">- </w:t>
      </w:r>
      <w:r w:rsidRPr="00004480">
        <w:t>To handle a few data transformation scenarios, the solution includes a limited number of optional AWS Lambda utilities</w:t>
      </w:r>
      <w:r w:rsidR="00142D12" w:rsidRPr="00004480">
        <w:t xml:space="preserve"> or step</w:t>
      </w:r>
      <w:r w:rsidRPr="00004480">
        <w:t xml:space="preserve"> functions. </w:t>
      </w:r>
    </w:p>
    <w:p w14:paraId="0E933010" w14:textId="624EF0D9" w:rsidR="00673F8A" w:rsidRPr="00004480" w:rsidRDefault="00673F8A" w:rsidP="00275D4E">
      <w:pPr>
        <w:pStyle w:val="ListParagraph"/>
        <w:numPr>
          <w:ilvl w:val="3"/>
          <w:numId w:val="239"/>
        </w:numPr>
        <w:ind w:left="1661" w:hanging="357"/>
      </w:pPr>
      <w:r w:rsidRPr="00004480">
        <w:t>Static Portal Assets – Amazon S3</w:t>
      </w:r>
      <w:r w:rsidR="00307B8A" w:rsidRPr="00004480">
        <w:t>- For any storage requirements</w:t>
      </w:r>
      <w:r w:rsidRPr="00004480">
        <w:t xml:space="preserve"> </w:t>
      </w:r>
      <w:r w:rsidR="0015764D" w:rsidRPr="00004480">
        <w:t>for intermediate storage for data manipulation</w:t>
      </w:r>
    </w:p>
    <w:p w14:paraId="581B2509" w14:textId="662E3A0D" w:rsidR="0015764D" w:rsidRDefault="0015764D" w:rsidP="00275D4E">
      <w:pPr>
        <w:pStyle w:val="ListParagraph"/>
        <w:numPr>
          <w:ilvl w:val="3"/>
          <w:numId w:val="239"/>
        </w:numPr>
        <w:ind w:left="1661" w:hanging="357"/>
      </w:pPr>
      <w:r>
        <w:t xml:space="preserve">API gateway – to act as a gateway and to provide a security and scalability for all </w:t>
      </w:r>
      <w:r w:rsidR="00E62809">
        <w:t>integrations</w:t>
      </w:r>
    </w:p>
    <w:p w14:paraId="22099F3A" w14:textId="4528E1A0" w:rsidR="00E62809" w:rsidRPr="00307B8A" w:rsidRDefault="00E62809" w:rsidP="00275D4E">
      <w:pPr>
        <w:pStyle w:val="ListParagraph"/>
        <w:numPr>
          <w:ilvl w:val="3"/>
          <w:numId w:val="239"/>
        </w:numPr>
        <w:ind w:left="1661" w:hanging="357"/>
      </w:pPr>
      <w:r>
        <w:t xml:space="preserve">For event processing </w:t>
      </w:r>
      <w:r w:rsidR="00402918">
        <w:t xml:space="preserve">choice will be made between SQS or Event bridge or Kinesis </w:t>
      </w:r>
      <w:r w:rsidR="00956093">
        <w:t>after discovery phase</w:t>
      </w:r>
    </w:p>
    <w:p w14:paraId="53480AED" w14:textId="7537C4A2" w:rsidR="005415B4" w:rsidRPr="00307B8A" w:rsidRDefault="005415B4" w:rsidP="00275D4E">
      <w:pPr>
        <w:pStyle w:val="ListParagraph"/>
        <w:numPr>
          <w:ilvl w:val="3"/>
          <w:numId w:val="239"/>
        </w:numPr>
        <w:ind w:left="1661" w:hanging="357"/>
      </w:pPr>
      <w:r>
        <w:t xml:space="preserve">AWS API gateway in front gives a scalability as well as security </w:t>
      </w:r>
      <w:r w:rsidR="0084012D">
        <w:t xml:space="preserve">functionality. </w:t>
      </w:r>
      <w:r w:rsidR="00A77878" w:rsidRPr="00004480">
        <w:t>Capgemini will enforce API rate limiting and input validation through a centralised API Gateway and policy-driven security framework, ensuring controlled access, protection against abuse, and consistent data validation aligned with Tuatahi’s security standards and Experience API governance model</w:t>
      </w:r>
      <w:r w:rsidR="00506A23" w:rsidRPr="00004480">
        <w:t>.</w:t>
      </w:r>
    </w:p>
    <w:p w14:paraId="63622AD4" w14:textId="3E053BFF" w:rsidR="00183EAA" w:rsidRPr="00307B8A" w:rsidRDefault="00183EAA" w:rsidP="00275D4E">
      <w:pPr>
        <w:pStyle w:val="ListParagraph"/>
        <w:numPr>
          <w:ilvl w:val="2"/>
          <w:numId w:val="240"/>
        </w:numPr>
        <w:ind w:left="1264" w:hanging="357"/>
      </w:pPr>
      <w:r>
        <w:t xml:space="preserve">An API first approach has been selected for the </w:t>
      </w:r>
      <w:r w:rsidR="00CC151F">
        <w:t>internal integration platform too. With the given details here is the integration pattern that is suggested:</w:t>
      </w:r>
    </w:p>
    <w:p w14:paraId="21A96D46" w14:textId="77777777" w:rsidR="0087284E" w:rsidRDefault="0087284E">
      <w:pPr>
        <w:spacing w:before="0" w:after="0"/>
        <w:jc w:val="left"/>
        <w:rPr>
          <w:rFonts w:eastAsia="Times New Roman" w:cs="Times New Roman"/>
          <w:szCs w:val="20"/>
          <w:lang w:eastAsia="en-AU"/>
        </w:rPr>
      </w:pPr>
      <w:r>
        <w:br w:type="page"/>
      </w:r>
    </w:p>
    <w:p w14:paraId="248C0091" w14:textId="77777777" w:rsidR="00183EAA" w:rsidRPr="00307B8A" w:rsidRDefault="00183EAA" w:rsidP="0087284E">
      <w:pPr>
        <w:pStyle w:val="ListParagraph"/>
        <w:ind w:left="1264"/>
      </w:pPr>
    </w:p>
    <w:tbl>
      <w:tblPr>
        <w:tblW w:w="5000" w:type="pct"/>
        <w:tblBorders>
          <w:insideH w:val="single" w:sz="4" w:space="0" w:color="D0CECE" w:themeColor="background2" w:themeShade="E6"/>
        </w:tblBorders>
        <w:tblLook w:val="04A0" w:firstRow="1" w:lastRow="0" w:firstColumn="1" w:lastColumn="0" w:noHBand="0" w:noVBand="1"/>
      </w:tblPr>
      <w:tblGrid>
        <w:gridCol w:w="4727"/>
        <w:gridCol w:w="2702"/>
        <w:gridCol w:w="1591"/>
      </w:tblGrid>
      <w:tr w:rsidR="00CC151F" w:rsidRPr="00CC151F" w14:paraId="3040A67B" w14:textId="317F51BC" w:rsidTr="0087284E">
        <w:trPr>
          <w:trHeight w:val="290"/>
        </w:trPr>
        <w:tc>
          <w:tcPr>
            <w:tcW w:w="2620" w:type="pct"/>
            <w:shd w:val="clear" w:color="auto" w:fill="0070C0"/>
            <w:noWrap/>
            <w:vAlign w:val="bottom"/>
            <w:hideMark/>
          </w:tcPr>
          <w:p w14:paraId="324655E0" w14:textId="156A2E5F" w:rsidR="00CC151F" w:rsidRPr="00004480" w:rsidRDefault="00CC151F" w:rsidP="0087284E">
            <w:pPr>
              <w:spacing w:before="120" w:after="120"/>
              <w:jc w:val="left"/>
              <w:rPr>
                <w:rFonts w:ascii="Calibri" w:eastAsia="Times New Roman" w:hAnsi="Calibri" w:cs="Calibri"/>
                <w:b/>
                <w:color w:val="FFFFFF"/>
                <w:sz w:val="22"/>
                <w:szCs w:val="22"/>
                <w:lang w:eastAsia="en-IN"/>
              </w:rPr>
            </w:pPr>
            <w:r w:rsidRPr="00004480">
              <w:rPr>
                <w:rFonts w:ascii="Calibri" w:eastAsia="Times New Roman" w:hAnsi="Calibri" w:cs="Calibri"/>
                <w:b/>
                <w:color w:val="FFFFFF"/>
                <w:sz w:val="22"/>
                <w:szCs w:val="22"/>
                <w:lang w:eastAsia="en-IN"/>
              </w:rPr>
              <w:t>Integration Pattern</w:t>
            </w:r>
          </w:p>
        </w:tc>
        <w:tc>
          <w:tcPr>
            <w:tcW w:w="1498" w:type="pct"/>
            <w:shd w:val="clear" w:color="auto" w:fill="0070C0"/>
            <w:noWrap/>
            <w:vAlign w:val="bottom"/>
            <w:hideMark/>
          </w:tcPr>
          <w:p w14:paraId="4F594F36" w14:textId="77777777" w:rsidR="00CC151F" w:rsidRPr="00004480" w:rsidRDefault="00CC151F" w:rsidP="0087284E">
            <w:pPr>
              <w:spacing w:before="120" w:after="120"/>
              <w:jc w:val="left"/>
              <w:rPr>
                <w:rFonts w:ascii="Calibri" w:eastAsia="Times New Roman" w:hAnsi="Calibri" w:cs="Calibri"/>
                <w:b/>
                <w:color w:val="FFFFFF"/>
                <w:sz w:val="22"/>
                <w:szCs w:val="22"/>
                <w:lang w:eastAsia="en-IN"/>
              </w:rPr>
            </w:pPr>
            <w:r w:rsidRPr="00004480">
              <w:rPr>
                <w:rFonts w:ascii="Calibri" w:eastAsia="Times New Roman" w:hAnsi="Calibri" w:cs="Calibri"/>
                <w:b/>
                <w:color w:val="FFFFFF"/>
                <w:sz w:val="22"/>
                <w:szCs w:val="22"/>
                <w:lang w:eastAsia="en-IN"/>
              </w:rPr>
              <w:t>Count</w:t>
            </w:r>
          </w:p>
        </w:tc>
        <w:tc>
          <w:tcPr>
            <w:tcW w:w="882" w:type="pct"/>
            <w:shd w:val="clear" w:color="auto" w:fill="0070C0"/>
          </w:tcPr>
          <w:p w14:paraId="06F336DE" w14:textId="77777777" w:rsidR="0087284E" w:rsidRPr="00004480" w:rsidRDefault="0087284E" w:rsidP="0087284E">
            <w:pPr>
              <w:spacing w:before="120" w:after="120"/>
              <w:jc w:val="left"/>
              <w:rPr>
                <w:rFonts w:ascii="Calibri" w:eastAsia="Times New Roman" w:hAnsi="Calibri" w:cs="Calibri"/>
                <w:b/>
                <w:color w:val="FFFFFF"/>
                <w:sz w:val="22"/>
                <w:szCs w:val="22"/>
                <w:lang w:eastAsia="en-IN"/>
              </w:rPr>
            </w:pPr>
          </w:p>
        </w:tc>
      </w:tr>
      <w:tr w:rsidR="00CC151F" w:rsidRPr="00CC151F" w14:paraId="29674F5D" w14:textId="00AE0132" w:rsidTr="0087284E">
        <w:trPr>
          <w:trHeight w:val="290"/>
        </w:trPr>
        <w:tc>
          <w:tcPr>
            <w:tcW w:w="2620" w:type="pct"/>
            <w:noWrap/>
            <w:vAlign w:val="bottom"/>
            <w:hideMark/>
          </w:tcPr>
          <w:p w14:paraId="3B3F8AAF" w14:textId="77777777" w:rsidR="00CC151F" w:rsidRPr="00004480" w:rsidRDefault="00CC151F" w:rsidP="0087284E">
            <w:pPr>
              <w:spacing w:before="120" w:after="120"/>
              <w:jc w:val="left"/>
              <w:rPr>
                <w:rFonts w:ascii="Calibri" w:eastAsia="Times New Roman" w:hAnsi="Calibri" w:cs="Calibri"/>
                <w:color w:val="000000"/>
                <w:sz w:val="22"/>
                <w:szCs w:val="22"/>
                <w:lang w:eastAsia="en-IN"/>
              </w:rPr>
            </w:pPr>
            <w:r w:rsidRPr="00004480">
              <w:rPr>
                <w:rFonts w:ascii="Calibri" w:eastAsia="Times New Roman" w:hAnsi="Calibri" w:cs="Calibri"/>
                <w:color w:val="000000"/>
                <w:sz w:val="22"/>
                <w:szCs w:val="22"/>
                <w:lang w:eastAsia="en-IN"/>
              </w:rPr>
              <w:t>API</w:t>
            </w:r>
          </w:p>
        </w:tc>
        <w:tc>
          <w:tcPr>
            <w:tcW w:w="1498" w:type="pct"/>
            <w:noWrap/>
            <w:vAlign w:val="bottom"/>
            <w:hideMark/>
          </w:tcPr>
          <w:p w14:paraId="0FB838CA" w14:textId="77777777" w:rsidR="00CC151F" w:rsidRPr="00004480" w:rsidRDefault="00CC151F" w:rsidP="0087284E">
            <w:pPr>
              <w:spacing w:before="120" w:after="120"/>
              <w:jc w:val="right"/>
              <w:rPr>
                <w:rFonts w:ascii="Calibri" w:eastAsia="Times New Roman" w:hAnsi="Calibri" w:cs="Calibri"/>
                <w:color w:val="000000"/>
                <w:sz w:val="22"/>
                <w:szCs w:val="22"/>
                <w:lang w:eastAsia="en-IN"/>
              </w:rPr>
            </w:pPr>
            <w:r w:rsidRPr="00004480">
              <w:rPr>
                <w:rFonts w:ascii="Calibri" w:eastAsia="Times New Roman" w:hAnsi="Calibri" w:cs="Calibri"/>
                <w:color w:val="000000"/>
                <w:sz w:val="22"/>
                <w:szCs w:val="22"/>
                <w:lang w:eastAsia="en-IN"/>
              </w:rPr>
              <w:t>18</w:t>
            </w:r>
          </w:p>
        </w:tc>
        <w:tc>
          <w:tcPr>
            <w:tcW w:w="882" w:type="pct"/>
          </w:tcPr>
          <w:p w14:paraId="02F840F0" w14:textId="77777777" w:rsidR="0087284E" w:rsidRPr="00004480" w:rsidRDefault="0087284E" w:rsidP="0087284E">
            <w:pPr>
              <w:spacing w:before="120" w:after="120"/>
              <w:jc w:val="right"/>
              <w:rPr>
                <w:rFonts w:ascii="Calibri" w:eastAsia="Times New Roman" w:hAnsi="Calibri" w:cs="Calibri"/>
                <w:color w:val="000000"/>
                <w:sz w:val="22"/>
                <w:szCs w:val="22"/>
                <w:lang w:eastAsia="en-IN"/>
              </w:rPr>
            </w:pPr>
          </w:p>
        </w:tc>
      </w:tr>
      <w:tr w:rsidR="00CC151F" w:rsidRPr="00CC151F" w14:paraId="0FBB6BEB" w14:textId="6EE3ABB6" w:rsidTr="0087284E">
        <w:trPr>
          <w:trHeight w:val="290"/>
        </w:trPr>
        <w:tc>
          <w:tcPr>
            <w:tcW w:w="2620" w:type="pct"/>
            <w:tcBorders>
              <w:bottom w:val="single" w:sz="4" w:space="0" w:color="D0CECE" w:themeColor="background2" w:themeShade="E6"/>
            </w:tcBorders>
            <w:noWrap/>
            <w:vAlign w:val="bottom"/>
            <w:hideMark/>
          </w:tcPr>
          <w:p w14:paraId="7B5C5C2D" w14:textId="77777777" w:rsidR="00CC151F" w:rsidRPr="00004480" w:rsidRDefault="00CC151F" w:rsidP="0087284E">
            <w:pPr>
              <w:spacing w:before="120" w:after="120"/>
              <w:jc w:val="left"/>
              <w:rPr>
                <w:rFonts w:ascii="Calibri" w:eastAsia="Times New Roman" w:hAnsi="Calibri" w:cs="Calibri"/>
                <w:color w:val="000000"/>
                <w:sz w:val="22"/>
                <w:szCs w:val="22"/>
                <w:lang w:eastAsia="en-IN"/>
              </w:rPr>
            </w:pPr>
            <w:r w:rsidRPr="00004480">
              <w:rPr>
                <w:rFonts w:ascii="Calibri" w:eastAsia="Times New Roman" w:hAnsi="Calibri" w:cs="Calibri"/>
                <w:color w:val="000000"/>
                <w:sz w:val="22"/>
                <w:szCs w:val="22"/>
                <w:lang w:eastAsia="en-IN"/>
              </w:rPr>
              <w:t>Event</w:t>
            </w:r>
          </w:p>
        </w:tc>
        <w:tc>
          <w:tcPr>
            <w:tcW w:w="1498" w:type="pct"/>
            <w:tcBorders>
              <w:bottom w:val="single" w:sz="4" w:space="0" w:color="D0CECE" w:themeColor="background2" w:themeShade="E6"/>
            </w:tcBorders>
            <w:noWrap/>
            <w:vAlign w:val="bottom"/>
            <w:hideMark/>
          </w:tcPr>
          <w:p w14:paraId="21492FCC" w14:textId="77777777" w:rsidR="00CC151F" w:rsidRPr="00004480" w:rsidRDefault="00CC151F" w:rsidP="0087284E">
            <w:pPr>
              <w:spacing w:before="120" w:after="120"/>
              <w:jc w:val="right"/>
              <w:rPr>
                <w:rFonts w:ascii="Calibri" w:eastAsia="Times New Roman" w:hAnsi="Calibri" w:cs="Calibri"/>
                <w:color w:val="000000"/>
                <w:sz w:val="22"/>
                <w:szCs w:val="22"/>
                <w:lang w:eastAsia="en-IN"/>
              </w:rPr>
            </w:pPr>
            <w:r w:rsidRPr="00004480">
              <w:rPr>
                <w:rFonts w:ascii="Calibri" w:eastAsia="Times New Roman" w:hAnsi="Calibri" w:cs="Calibri"/>
                <w:color w:val="000000"/>
                <w:sz w:val="22"/>
                <w:szCs w:val="22"/>
                <w:lang w:eastAsia="en-IN"/>
              </w:rPr>
              <w:t>6</w:t>
            </w:r>
          </w:p>
        </w:tc>
        <w:tc>
          <w:tcPr>
            <w:tcW w:w="882" w:type="pct"/>
            <w:tcBorders>
              <w:bottom w:val="single" w:sz="4" w:space="0" w:color="D0CECE" w:themeColor="background2" w:themeShade="E6"/>
            </w:tcBorders>
          </w:tcPr>
          <w:p w14:paraId="291A21BE" w14:textId="77777777" w:rsidR="0087284E" w:rsidRPr="00004480" w:rsidRDefault="0087284E" w:rsidP="0087284E">
            <w:pPr>
              <w:spacing w:before="120" w:after="120"/>
              <w:jc w:val="right"/>
              <w:rPr>
                <w:rFonts w:ascii="Calibri" w:eastAsia="Times New Roman" w:hAnsi="Calibri" w:cs="Calibri"/>
                <w:color w:val="000000"/>
                <w:sz w:val="22"/>
                <w:szCs w:val="22"/>
                <w:lang w:eastAsia="en-IN"/>
              </w:rPr>
            </w:pPr>
          </w:p>
        </w:tc>
      </w:tr>
      <w:tr w:rsidR="00CC151F" w:rsidRPr="00CC151F" w14:paraId="6095FAD8" w14:textId="02715EF9" w:rsidTr="0087284E">
        <w:trPr>
          <w:trHeight w:val="290"/>
        </w:trPr>
        <w:tc>
          <w:tcPr>
            <w:tcW w:w="2620" w:type="pct"/>
            <w:tcBorders>
              <w:top w:val="single" w:sz="4" w:space="0" w:color="D0CECE" w:themeColor="background2" w:themeShade="E6"/>
              <w:bottom w:val="single" w:sz="4" w:space="0" w:color="D0CECE" w:themeColor="background2" w:themeShade="E6"/>
            </w:tcBorders>
            <w:noWrap/>
            <w:vAlign w:val="bottom"/>
            <w:hideMark/>
          </w:tcPr>
          <w:p w14:paraId="2427E2CD" w14:textId="77777777" w:rsidR="00CC151F" w:rsidRPr="00004480" w:rsidRDefault="00CC151F" w:rsidP="0087284E">
            <w:pPr>
              <w:spacing w:before="120" w:after="120"/>
              <w:jc w:val="left"/>
              <w:rPr>
                <w:rFonts w:ascii="Calibri" w:eastAsia="Times New Roman" w:hAnsi="Calibri" w:cs="Calibri"/>
                <w:b/>
                <w:color w:val="000000"/>
                <w:sz w:val="22"/>
                <w:szCs w:val="22"/>
                <w:lang w:eastAsia="en-IN"/>
              </w:rPr>
            </w:pPr>
            <w:r w:rsidRPr="00004480">
              <w:rPr>
                <w:rFonts w:ascii="Calibri" w:eastAsia="Times New Roman" w:hAnsi="Calibri" w:cs="Calibri"/>
                <w:b/>
                <w:color w:val="000000"/>
                <w:sz w:val="22"/>
                <w:szCs w:val="22"/>
                <w:lang w:eastAsia="en-IN"/>
              </w:rPr>
              <w:t>Grand Total</w:t>
            </w:r>
          </w:p>
        </w:tc>
        <w:tc>
          <w:tcPr>
            <w:tcW w:w="1498" w:type="pct"/>
            <w:tcBorders>
              <w:top w:val="single" w:sz="4" w:space="0" w:color="D0CECE" w:themeColor="background2" w:themeShade="E6"/>
              <w:bottom w:val="single" w:sz="4" w:space="0" w:color="D0CECE" w:themeColor="background2" w:themeShade="E6"/>
            </w:tcBorders>
            <w:noWrap/>
            <w:vAlign w:val="bottom"/>
            <w:hideMark/>
          </w:tcPr>
          <w:p w14:paraId="29349071" w14:textId="77777777" w:rsidR="00CC151F" w:rsidRPr="00004480" w:rsidRDefault="00CC151F" w:rsidP="0087284E">
            <w:pPr>
              <w:spacing w:before="120" w:after="120"/>
              <w:jc w:val="right"/>
              <w:rPr>
                <w:rFonts w:ascii="Calibri" w:eastAsia="Times New Roman" w:hAnsi="Calibri" w:cs="Calibri"/>
                <w:b/>
                <w:color w:val="000000"/>
                <w:sz w:val="22"/>
                <w:szCs w:val="22"/>
                <w:lang w:eastAsia="en-IN"/>
              </w:rPr>
            </w:pPr>
            <w:r w:rsidRPr="00004480">
              <w:rPr>
                <w:rFonts w:ascii="Calibri" w:eastAsia="Times New Roman" w:hAnsi="Calibri" w:cs="Calibri"/>
                <w:b/>
                <w:color w:val="000000"/>
                <w:sz w:val="22"/>
                <w:szCs w:val="22"/>
                <w:lang w:eastAsia="en-IN"/>
              </w:rPr>
              <w:t>24</w:t>
            </w:r>
          </w:p>
        </w:tc>
        <w:tc>
          <w:tcPr>
            <w:tcW w:w="882" w:type="pct"/>
            <w:tcBorders>
              <w:top w:val="single" w:sz="4" w:space="0" w:color="D0CECE" w:themeColor="background2" w:themeShade="E6"/>
              <w:bottom w:val="single" w:sz="4" w:space="0" w:color="D0CECE" w:themeColor="background2" w:themeShade="E6"/>
            </w:tcBorders>
          </w:tcPr>
          <w:p w14:paraId="0E26986A" w14:textId="77777777" w:rsidR="0087284E" w:rsidRPr="00004480" w:rsidRDefault="0087284E" w:rsidP="0087284E">
            <w:pPr>
              <w:spacing w:before="120" w:after="120"/>
              <w:jc w:val="right"/>
              <w:rPr>
                <w:rFonts w:ascii="Calibri" w:eastAsia="Times New Roman" w:hAnsi="Calibri" w:cs="Calibri"/>
                <w:b/>
                <w:color w:val="000000"/>
                <w:sz w:val="22"/>
                <w:szCs w:val="22"/>
                <w:lang w:eastAsia="en-IN"/>
              </w:rPr>
            </w:pPr>
          </w:p>
        </w:tc>
      </w:tr>
    </w:tbl>
    <w:p w14:paraId="744EA7B8" w14:textId="77777777" w:rsidR="006806D5" w:rsidRPr="00163916" w:rsidRDefault="006806D5" w:rsidP="00163916"/>
    <w:p w14:paraId="7E81C2AF" w14:textId="6B8C5109" w:rsidR="001F5F82" w:rsidRPr="00004480" w:rsidRDefault="001F5F82" w:rsidP="0095444E">
      <w:pPr>
        <w:pStyle w:val="Heading3CG"/>
      </w:pPr>
      <w:bookmarkStart w:id="228" w:name="_Toc231251443"/>
      <w:bookmarkStart w:id="229" w:name="_Toc231276473"/>
      <w:r w:rsidRPr="00004480">
        <w:t xml:space="preserve">Activities and </w:t>
      </w:r>
      <w:r w:rsidR="00A25BF8" w:rsidRPr="00004480">
        <w:t xml:space="preserve">Key </w:t>
      </w:r>
      <w:r w:rsidR="000B09EF" w:rsidRPr="00004480">
        <w:t>Dependencies</w:t>
      </w:r>
      <w:r w:rsidRPr="00004480">
        <w:t>:</w:t>
      </w:r>
      <w:bookmarkEnd w:id="228"/>
      <w:bookmarkEnd w:id="229"/>
    </w:p>
    <w:p w14:paraId="160EB626" w14:textId="446D381D" w:rsidR="00365F53" w:rsidRPr="00004480" w:rsidRDefault="00365F53" w:rsidP="00365F53">
      <w:r w:rsidRPr="00004480">
        <w:t xml:space="preserve">Activities </w:t>
      </w:r>
      <w:r w:rsidR="000B09EF" w:rsidRPr="00004480">
        <w:t>and dependencies are detailed below:</w:t>
      </w:r>
    </w:p>
    <w:p w14:paraId="5316A324" w14:textId="77777777" w:rsidR="001F5F82" w:rsidRDefault="001F5F82" w:rsidP="001F5F82"/>
    <w:p w14:paraId="267D87C1" w14:textId="5D477DAD" w:rsidR="001F5F82" w:rsidRDefault="00DE4D18" w:rsidP="001F5F82">
      <w:r w:rsidRPr="001048BA">
        <w:drawing>
          <wp:inline distT="0" distB="0" distL="0" distR="0" wp14:anchorId="04912906" wp14:editId="13B4057C">
            <wp:extent cx="5724250" cy="2760756"/>
            <wp:effectExtent l="0" t="0" r="0" b="1905"/>
            <wp:docPr id="981673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9975" cy="2768340"/>
                    </a:xfrm>
                    <a:prstGeom prst="rect">
                      <a:avLst/>
                    </a:prstGeom>
                    <a:noFill/>
                  </pic:spPr>
                </pic:pic>
              </a:graphicData>
            </a:graphic>
          </wp:inline>
        </w:drawing>
      </w:r>
    </w:p>
    <w:p w14:paraId="429D5A4B" w14:textId="77777777" w:rsidR="00CD6A54" w:rsidRDefault="00CD6A54" w:rsidP="001F5F82"/>
    <w:p w14:paraId="21299D03" w14:textId="779A90F4" w:rsidR="007A406A" w:rsidRPr="00004480" w:rsidRDefault="00D57566" w:rsidP="00FB5975">
      <w:pPr>
        <w:pStyle w:val="Heading4"/>
        <w:rPr>
          <w:b/>
        </w:rPr>
      </w:pPr>
      <w:r w:rsidRPr="00004480">
        <w:rPr>
          <w:b/>
        </w:rPr>
        <w:t>Detailed Dependencies</w:t>
      </w:r>
    </w:p>
    <w:p w14:paraId="17785B55" w14:textId="77777777" w:rsidR="00D258A7" w:rsidRPr="00004480" w:rsidRDefault="00D258A7" w:rsidP="00275D4E">
      <w:pPr>
        <w:pStyle w:val="ListParagraph"/>
        <w:numPr>
          <w:ilvl w:val="1"/>
          <w:numId w:val="241"/>
        </w:numPr>
        <w:ind w:left="1264" w:hanging="357"/>
      </w:pPr>
      <w:r w:rsidRPr="00004480">
        <w:t>A dedicated Tuatahi portal product owner will be available throughout the project to provide direction and resolve blockers.</w:t>
      </w:r>
    </w:p>
    <w:p w14:paraId="002E3C20" w14:textId="08DECF8D" w:rsidR="00E95685" w:rsidRPr="00004480" w:rsidRDefault="006C4DF2" w:rsidP="00275D4E">
      <w:pPr>
        <w:pStyle w:val="ListParagraph"/>
        <w:numPr>
          <w:ilvl w:val="1"/>
          <w:numId w:val="241"/>
        </w:numPr>
        <w:ind w:left="1264" w:hanging="357"/>
      </w:pPr>
      <w:r w:rsidRPr="00004480">
        <w:t>Access to required stakeholders and SMEs will be ensured, with availability supporting timely engagement, a single round of feedback per deliverable, and approvals and feedback provided by Tuatahi within 3 business days of submission</w:t>
      </w:r>
    </w:p>
    <w:p w14:paraId="654DD16F" w14:textId="007FC765" w:rsidR="006C4DF2" w:rsidRPr="00004480" w:rsidRDefault="009179E7" w:rsidP="00275D4E">
      <w:pPr>
        <w:pStyle w:val="ListParagraph"/>
        <w:numPr>
          <w:ilvl w:val="1"/>
          <w:numId w:val="241"/>
        </w:numPr>
        <w:ind w:left="1264" w:hanging="357"/>
      </w:pPr>
      <w:r w:rsidRPr="00004480">
        <w:t xml:space="preserve">Required services in </w:t>
      </w:r>
      <w:r w:rsidR="00DC2C22" w:rsidRPr="00004480">
        <w:t>AWS provisioning will be handled by TFF infrastructure team</w:t>
      </w:r>
      <w:r w:rsidR="00C74F22" w:rsidRPr="00004480">
        <w:t xml:space="preserve"> along with any requirement around network, DNS etc</w:t>
      </w:r>
    </w:p>
    <w:p w14:paraId="50759129" w14:textId="77777777" w:rsidR="00C74F22" w:rsidRPr="00004480" w:rsidRDefault="00C74F22" w:rsidP="00275D4E">
      <w:pPr>
        <w:pStyle w:val="ListParagraph"/>
        <w:numPr>
          <w:ilvl w:val="1"/>
          <w:numId w:val="241"/>
        </w:numPr>
        <w:ind w:left="1264" w:hanging="357"/>
      </w:pPr>
      <w:r w:rsidRPr="00004480">
        <w:t xml:space="preserve">AWS services used for the solution will be deployed in TFF AWS environment and cost incurred will be calculated after finalisation of architecture. </w:t>
      </w:r>
    </w:p>
    <w:p w14:paraId="4659763E" w14:textId="45033814" w:rsidR="009179E7" w:rsidRPr="00004480" w:rsidRDefault="00A341A4" w:rsidP="00275D4E">
      <w:pPr>
        <w:pStyle w:val="ListParagraph"/>
        <w:numPr>
          <w:ilvl w:val="1"/>
          <w:numId w:val="241"/>
        </w:numPr>
        <w:ind w:left="1264" w:hanging="357"/>
      </w:pPr>
      <w:r w:rsidRPr="00004480">
        <w:t>Performance and penetration testing execution will be TFF responsibility and support will be provided by Capgemini team</w:t>
      </w:r>
    </w:p>
    <w:p w14:paraId="53A05044" w14:textId="483416F2" w:rsidR="009F6136" w:rsidRPr="00004480" w:rsidRDefault="009F6136" w:rsidP="00275D4E">
      <w:pPr>
        <w:pStyle w:val="ListParagraph"/>
        <w:numPr>
          <w:ilvl w:val="1"/>
          <w:numId w:val="241"/>
        </w:numPr>
        <w:ind w:left="1264" w:hanging="357"/>
      </w:pPr>
      <w:r w:rsidRPr="00004480">
        <w:t>Licenses for Github copilot for the development phase will be provided by TFF</w:t>
      </w:r>
    </w:p>
    <w:p w14:paraId="0F6EC93A" w14:textId="490619DE" w:rsidR="009179E7" w:rsidRPr="00004480" w:rsidRDefault="00D80228">
      <w:pPr>
        <w:spacing w:before="0" w:after="0"/>
        <w:jc w:val="left"/>
      </w:pPr>
      <w:r>
        <w:br w:type="page"/>
      </w:r>
    </w:p>
    <w:p w14:paraId="0A1B44F3" w14:textId="77777777" w:rsidR="009179E7" w:rsidRPr="00004480" w:rsidRDefault="009179E7" w:rsidP="009179E7">
      <w:pPr>
        <w:pStyle w:val="ListParagraph"/>
      </w:pPr>
    </w:p>
    <w:p w14:paraId="5A7DBC9E" w14:textId="1B7D0421" w:rsidR="007A406A" w:rsidRPr="00004480" w:rsidRDefault="007A406A" w:rsidP="00FB5975">
      <w:pPr>
        <w:pStyle w:val="Heading4"/>
        <w:rPr>
          <w:b/>
        </w:rPr>
      </w:pPr>
      <w:r w:rsidRPr="001048BA">
        <w:rPr>
          <w:b/>
        </w:rPr>
        <w:t xml:space="preserve">RACI </w:t>
      </w:r>
    </w:p>
    <w:p w14:paraId="24B9DDA8" w14:textId="3DCE57DE" w:rsidR="007A406A" w:rsidRDefault="007A406A" w:rsidP="007A406A">
      <w:r>
        <w:t xml:space="preserve">Integration governance distinguishes between internal platform integration and external ecosystems interfaces. Capgemini leads design and delivery of </w:t>
      </w:r>
      <w:r w:rsidR="00183E89" w:rsidRPr="001048BA">
        <w:t>“Internal integration platform”</w:t>
      </w:r>
      <w:r w:rsidRPr="001048BA">
        <w:t>.</w:t>
      </w:r>
      <w:r>
        <w:t xml:space="preserve"> Tuatahi retains ownership of </w:t>
      </w:r>
      <w:r w:rsidR="00183E89" w:rsidRPr="001048BA">
        <w:t>“</w:t>
      </w:r>
      <w:r>
        <w:t>Experience API</w:t>
      </w:r>
      <w:r w:rsidR="00206286" w:rsidRPr="001048BA">
        <w:t>” platform</w:t>
      </w:r>
      <w:r>
        <w:t xml:space="preserve"> and external stakeholder relationships. </w:t>
      </w: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272"/>
        <w:gridCol w:w="1845"/>
        <w:gridCol w:w="5903"/>
      </w:tblGrid>
      <w:tr w:rsidR="00372D00" w14:paraId="2EBDDF43" w14:textId="77777777">
        <w:trPr>
          <w:trHeight w:val="367"/>
        </w:trPr>
        <w:tc>
          <w:tcPr>
            <w:tcW w:w="705" w:type="pct"/>
            <w:vAlign w:val="center"/>
          </w:tcPr>
          <w:p w14:paraId="32DF6DBF" w14:textId="77777777" w:rsidR="00372D00" w:rsidRPr="00C527A9" w:rsidRDefault="00372D00">
            <w:pPr>
              <w:spacing w:before="120" w:after="120"/>
              <w:jc w:val="center"/>
            </w:pPr>
            <w:r w:rsidRPr="00C527A9">
              <w:t>(R)</w:t>
            </w:r>
          </w:p>
        </w:tc>
        <w:tc>
          <w:tcPr>
            <w:tcW w:w="1023" w:type="pct"/>
          </w:tcPr>
          <w:p w14:paraId="408219DE" w14:textId="77777777" w:rsidR="00372D00" w:rsidRDefault="00372D00">
            <w:pPr>
              <w:spacing w:before="120" w:after="120"/>
            </w:pPr>
            <w:r>
              <w:t xml:space="preserve">Responsible </w:t>
            </w:r>
          </w:p>
        </w:tc>
        <w:tc>
          <w:tcPr>
            <w:tcW w:w="3272" w:type="pct"/>
          </w:tcPr>
          <w:p w14:paraId="5A273F8D" w14:textId="77777777" w:rsidR="00372D00" w:rsidRDefault="00372D00">
            <w:pPr>
              <w:spacing w:before="120" w:after="120"/>
            </w:pPr>
            <w:r>
              <w:t>Carries out the process or activity</w:t>
            </w:r>
          </w:p>
        </w:tc>
      </w:tr>
      <w:tr w:rsidR="00372D00" w14:paraId="61BC7FAA" w14:textId="77777777">
        <w:trPr>
          <w:trHeight w:val="424"/>
        </w:trPr>
        <w:tc>
          <w:tcPr>
            <w:tcW w:w="705" w:type="pct"/>
          </w:tcPr>
          <w:p w14:paraId="452ADB6A" w14:textId="77777777" w:rsidR="00372D00" w:rsidRPr="008A02F8" w:rsidRDefault="00372D00">
            <w:pPr>
              <w:spacing w:before="120" w:after="120"/>
              <w:jc w:val="center"/>
            </w:pPr>
            <w:r>
              <w:t>(A)</w:t>
            </w:r>
          </w:p>
        </w:tc>
        <w:tc>
          <w:tcPr>
            <w:tcW w:w="1023" w:type="pct"/>
          </w:tcPr>
          <w:p w14:paraId="183055B1" w14:textId="77777777" w:rsidR="00372D00" w:rsidRDefault="00372D00">
            <w:pPr>
              <w:spacing w:before="120" w:after="120"/>
            </w:pPr>
            <w:r>
              <w:rPr>
                <w:rFonts w:eastAsiaTheme="minorHAnsi" w:cstheme="minorBidi"/>
                <w:szCs w:val="24"/>
                <w:lang w:eastAsia="en-US"/>
              </w:rPr>
              <w:t xml:space="preserve">Accountable </w:t>
            </w:r>
          </w:p>
        </w:tc>
        <w:tc>
          <w:tcPr>
            <w:tcW w:w="3272" w:type="pct"/>
          </w:tcPr>
          <w:p w14:paraId="11541529" w14:textId="77777777" w:rsidR="00372D00" w:rsidRDefault="00372D00">
            <w:pPr>
              <w:spacing w:before="120" w:after="120"/>
            </w:pPr>
            <w:r>
              <w:t xml:space="preserve">Owns the process or activity being completed </w:t>
            </w:r>
          </w:p>
        </w:tc>
      </w:tr>
      <w:tr w:rsidR="00372D00" w14:paraId="302F4941" w14:textId="77777777">
        <w:trPr>
          <w:trHeight w:val="482"/>
        </w:trPr>
        <w:tc>
          <w:tcPr>
            <w:tcW w:w="705" w:type="pct"/>
          </w:tcPr>
          <w:p w14:paraId="177A7853" w14:textId="77777777" w:rsidR="00372D00" w:rsidRDefault="00372D00">
            <w:pPr>
              <w:spacing w:before="120" w:after="120"/>
              <w:jc w:val="center"/>
            </w:pPr>
            <w:r>
              <w:t>(C)</w:t>
            </w:r>
          </w:p>
        </w:tc>
        <w:tc>
          <w:tcPr>
            <w:tcW w:w="1023" w:type="pct"/>
          </w:tcPr>
          <w:p w14:paraId="5066BA47" w14:textId="77777777" w:rsidR="00372D00" w:rsidRDefault="00372D00">
            <w:pPr>
              <w:spacing w:before="120" w:after="120"/>
            </w:pPr>
            <w:r>
              <w:t xml:space="preserve">Consulted </w:t>
            </w:r>
          </w:p>
        </w:tc>
        <w:tc>
          <w:tcPr>
            <w:tcW w:w="3272" w:type="pct"/>
          </w:tcPr>
          <w:p w14:paraId="1005237E" w14:textId="77777777" w:rsidR="00372D00" w:rsidRDefault="00372D00">
            <w:pPr>
              <w:spacing w:before="120" w:after="120"/>
            </w:pPr>
            <w:r>
              <w:t xml:space="preserve">Stakeholder or subject matter who is consulted to provide input </w:t>
            </w:r>
          </w:p>
        </w:tc>
      </w:tr>
      <w:tr w:rsidR="00372D00" w14:paraId="1D7DA831" w14:textId="77777777">
        <w:trPr>
          <w:trHeight w:val="424"/>
        </w:trPr>
        <w:tc>
          <w:tcPr>
            <w:tcW w:w="705" w:type="pct"/>
          </w:tcPr>
          <w:p w14:paraId="211A0A19" w14:textId="77777777" w:rsidR="00372D00" w:rsidRPr="008A02F8" w:rsidRDefault="00372D00">
            <w:pPr>
              <w:spacing w:before="120" w:after="120"/>
              <w:jc w:val="center"/>
            </w:pPr>
            <w:r>
              <w:t>(I)</w:t>
            </w:r>
          </w:p>
        </w:tc>
        <w:tc>
          <w:tcPr>
            <w:tcW w:w="1023" w:type="pct"/>
          </w:tcPr>
          <w:p w14:paraId="7F021F7E" w14:textId="77777777" w:rsidR="00372D00" w:rsidRDefault="00372D00">
            <w:pPr>
              <w:spacing w:before="120" w:after="120"/>
            </w:pPr>
            <w:r>
              <w:t xml:space="preserve">Informed </w:t>
            </w:r>
          </w:p>
        </w:tc>
        <w:tc>
          <w:tcPr>
            <w:tcW w:w="3272" w:type="pct"/>
          </w:tcPr>
          <w:p w14:paraId="0F7F30BE" w14:textId="77777777" w:rsidR="00372D00" w:rsidRDefault="00372D00">
            <w:pPr>
              <w:spacing w:before="120" w:after="120"/>
            </w:pPr>
            <w:r>
              <w:t>Receive the output of activity</w:t>
            </w:r>
          </w:p>
        </w:tc>
      </w:tr>
    </w:tbl>
    <w:p w14:paraId="09792ADC" w14:textId="77777777" w:rsidR="007A406A" w:rsidRDefault="007A406A" w:rsidP="007A406A"/>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4320"/>
        <w:gridCol w:w="888"/>
        <w:gridCol w:w="953"/>
        <w:gridCol w:w="953"/>
        <w:gridCol w:w="953"/>
        <w:gridCol w:w="953"/>
      </w:tblGrid>
      <w:tr w:rsidR="007A406A" w:rsidRPr="00D80228" w14:paraId="1F8A196A" w14:textId="77777777" w:rsidTr="00D80228">
        <w:trPr>
          <w:cantSplit/>
          <w:trHeight w:val="1544"/>
        </w:trPr>
        <w:tc>
          <w:tcPr>
            <w:tcW w:w="2395" w:type="pct"/>
            <w:tcBorders>
              <w:top w:val="nil"/>
              <w:bottom w:val="single" w:sz="4" w:space="0" w:color="D0CECE" w:themeColor="background2" w:themeShade="E6"/>
              <w:right w:val="single" w:sz="4" w:space="0" w:color="D0CECE" w:themeColor="background2" w:themeShade="E6"/>
            </w:tcBorders>
            <w:shd w:val="clear" w:color="auto" w:fill="0070C0"/>
            <w:vAlign w:val="center"/>
          </w:tcPr>
          <w:p w14:paraId="086DEF93" w14:textId="77777777" w:rsidR="007A406A" w:rsidRPr="00D80228" w:rsidRDefault="007A406A" w:rsidP="00D80228">
            <w:pPr>
              <w:jc w:val="left"/>
              <w:rPr>
                <w:b/>
                <w:color w:val="FFFFFF" w:themeColor="background1"/>
              </w:rPr>
            </w:pPr>
            <w:r w:rsidRPr="00D80228">
              <w:rPr>
                <w:b/>
                <w:color w:val="FFFFFF" w:themeColor="background1"/>
              </w:rPr>
              <w:t xml:space="preserve">Activity </w:t>
            </w:r>
          </w:p>
        </w:tc>
        <w:tc>
          <w:tcPr>
            <w:tcW w:w="493" w:type="pct"/>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vAlign w:val="center"/>
          </w:tcPr>
          <w:p w14:paraId="7C8C8FF9" w14:textId="77777777" w:rsidR="007A406A" w:rsidRPr="00D80228" w:rsidRDefault="007A406A" w:rsidP="00D80228">
            <w:pPr>
              <w:jc w:val="left"/>
              <w:rPr>
                <w:b/>
                <w:color w:val="FFFFFF" w:themeColor="background1"/>
              </w:rPr>
            </w:pPr>
            <w:r w:rsidRPr="00D80228">
              <w:rPr>
                <w:b/>
                <w:color w:val="FFFFFF" w:themeColor="background1"/>
              </w:rPr>
              <w:t>Scope</w:t>
            </w:r>
          </w:p>
        </w:tc>
        <w:tc>
          <w:tcPr>
            <w:tcW w:w="528" w:type="pct"/>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extDirection w:val="btLr"/>
            <w:vAlign w:val="center"/>
          </w:tcPr>
          <w:p w14:paraId="377C3ECA" w14:textId="77777777" w:rsidR="007A406A" w:rsidRPr="00D80228" w:rsidRDefault="007A406A">
            <w:pPr>
              <w:ind w:left="113" w:right="113"/>
              <w:jc w:val="left"/>
              <w:rPr>
                <w:b/>
                <w:color w:val="FFFFFF" w:themeColor="background1"/>
              </w:rPr>
            </w:pPr>
            <w:r w:rsidRPr="00D80228">
              <w:rPr>
                <w:b/>
                <w:color w:val="FFFFFF" w:themeColor="background1"/>
              </w:rPr>
              <w:t>TFF Architecture / TDA/ ARB</w:t>
            </w:r>
          </w:p>
        </w:tc>
        <w:tc>
          <w:tcPr>
            <w:tcW w:w="528" w:type="pct"/>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extDirection w:val="btLr"/>
            <w:vAlign w:val="center"/>
          </w:tcPr>
          <w:p w14:paraId="6C954E69" w14:textId="77777777" w:rsidR="007A406A" w:rsidRPr="00D80228" w:rsidRDefault="007A406A">
            <w:pPr>
              <w:ind w:left="113" w:right="113"/>
              <w:jc w:val="left"/>
              <w:rPr>
                <w:b/>
                <w:color w:val="FFFFFF" w:themeColor="background1"/>
              </w:rPr>
            </w:pPr>
            <w:r w:rsidRPr="00D80228">
              <w:rPr>
                <w:b/>
                <w:color w:val="FFFFFF" w:themeColor="background1"/>
              </w:rPr>
              <w:t>TFF Programme Lead</w:t>
            </w:r>
          </w:p>
        </w:tc>
        <w:tc>
          <w:tcPr>
            <w:tcW w:w="528" w:type="pct"/>
            <w:tcBorders>
              <w:top w:val="nil"/>
              <w:left w:val="single" w:sz="4" w:space="0" w:color="D0CECE" w:themeColor="background2" w:themeShade="E6"/>
              <w:bottom w:val="single" w:sz="4" w:space="0" w:color="D0CECE" w:themeColor="background2" w:themeShade="E6"/>
              <w:right w:val="single" w:sz="4" w:space="0" w:color="D0CECE" w:themeColor="background2" w:themeShade="E6"/>
            </w:tcBorders>
            <w:shd w:val="clear" w:color="auto" w:fill="0070C0"/>
            <w:textDirection w:val="btLr"/>
            <w:vAlign w:val="center"/>
          </w:tcPr>
          <w:p w14:paraId="65627C2A" w14:textId="77777777" w:rsidR="007A406A" w:rsidRPr="00D80228" w:rsidRDefault="007A406A">
            <w:pPr>
              <w:ind w:left="113" w:right="113"/>
              <w:jc w:val="left"/>
              <w:rPr>
                <w:b/>
                <w:color w:val="FFFFFF" w:themeColor="background1"/>
              </w:rPr>
            </w:pPr>
            <w:r w:rsidRPr="00D80228">
              <w:rPr>
                <w:b/>
                <w:color w:val="FFFFFF" w:themeColor="background1"/>
              </w:rPr>
              <w:t>Capgemini Integration Lead</w:t>
            </w:r>
          </w:p>
        </w:tc>
        <w:tc>
          <w:tcPr>
            <w:tcW w:w="528" w:type="pct"/>
            <w:tcBorders>
              <w:top w:val="nil"/>
              <w:left w:val="single" w:sz="4" w:space="0" w:color="D0CECE" w:themeColor="background2" w:themeShade="E6"/>
              <w:bottom w:val="single" w:sz="4" w:space="0" w:color="D0CECE" w:themeColor="background2" w:themeShade="E6"/>
            </w:tcBorders>
            <w:shd w:val="clear" w:color="auto" w:fill="0070C0"/>
            <w:textDirection w:val="btLr"/>
            <w:vAlign w:val="center"/>
          </w:tcPr>
          <w:p w14:paraId="0E424628" w14:textId="77777777" w:rsidR="007A406A" w:rsidRPr="00D80228" w:rsidRDefault="007A406A">
            <w:pPr>
              <w:ind w:left="113" w:right="113"/>
              <w:jc w:val="left"/>
              <w:rPr>
                <w:b/>
                <w:color w:val="FFFFFF" w:themeColor="background1"/>
              </w:rPr>
            </w:pPr>
            <w:r w:rsidRPr="00D80228">
              <w:rPr>
                <w:b/>
                <w:color w:val="FFFFFF" w:themeColor="background1"/>
              </w:rPr>
              <w:t>Capgemini Workstream / Testing Lead</w:t>
            </w:r>
          </w:p>
        </w:tc>
      </w:tr>
      <w:tr w:rsidR="007A406A" w:rsidRPr="00D80228" w14:paraId="4E0B85B8" w14:textId="77777777" w:rsidTr="00D80228">
        <w:trPr>
          <w:trHeight w:val="379"/>
        </w:trPr>
        <w:tc>
          <w:tcPr>
            <w:tcW w:w="2395" w:type="pct"/>
            <w:tcBorders>
              <w:top w:val="single" w:sz="4" w:space="0" w:color="D0CECE" w:themeColor="background2" w:themeShade="E6"/>
            </w:tcBorders>
          </w:tcPr>
          <w:p w14:paraId="344BD9CC" w14:textId="77777777" w:rsidR="007A406A" w:rsidRPr="00D80228" w:rsidRDefault="007A406A">
            <w:pPr>
              <w:jc w:val="left"/>
              <w:rPr>
                <w:sz w:val="18"/>
                <w:szCs w:val="18"/>
              </w:rPr>
            </w:pPr>
            <w:r w:rsidRPr="00D80228">
              <w:rPr>
                <w:sz w:val="18"/>
                <w:szCs w:val="18"/>
              </w:rPr>
              <w:t xml:space="preserve">Integration architecture principles and target state design </w:t>
            </w:r>
          </w:p>
        </w:tc>
        <w:tc>
          <w:tcPr>
            <w:tcW w:w="493" w:type="pct"/>
            <w:tcBorders>
              <w:top w:val="single" w:sz="4" w:space="0" w:color="D0CECE" w:themeColor="background2" w:themeShade="E6"/>
            </w:tcBorders>
          </w:tcPr>
          <w:p w14:paraId="5CEF35DC" w14:textId="77777777" w:rsidR="007A406A" w:rsidRPr="00D80228" w:rsidRDefault="007A406A">
            <w:pPr>
              <w:rPr>
                <w:sz w:val="18"/>
                <w:szCs w:val="18"/>
              </w:rPr>
            </w:pPr>
            <w:r w:rsidRPr="00D80228">
              <w:rPr>
                <w:color w:val="002060"/>
                <w:sz w:val="18"/>
                <w:szCs w:val="18"/>
              </w:rPr>
              <w:t>Int</w:t>
            </w:r>
          </w:p>
        </w:tc>
        <w:tc>
          <w:tcPr>
            <w:tcW w:w="528" w:type="pct"/>
            <w:tcBorders>
              <w:top w:val="single" w:sz="4" w:space="0" w:color="D0CECE" w:themeColor="background2" w:themeShade="E6"/>
            </w:tcBorders>
          </w:tcPr>
          <w:p w14:paraId="5FF20F16" w14:textId="77777777" w:rsidR="007A406A" w:rsidRPr="00D80228" w:rsidRDefault="007A406A">
            <w:pPr>
              <w:rPr>
                <w:sz w:val="18"/>
                <w:szCs w:val="18"/>
              </w:rPr>
            </w:pPr>
            <w:r w:rsidRPr="00D80228">
              <w:rPr>
                <w:sz w:val="18"/>
                <w:szCs w:val="18"/>
              </w:rPr>
              <w:t>A</w:t>
            </w:r>
          </w:p>
        </w:tc>
        <w:tc>
          <w:tcPr>
            <w:tcW w:w="528" w:type="pct"/>
            <w:tcBorders>
              <w:top w:val="single" w:sz="4" w:space="0" w:color="D0CECE" w:themeColor="background2" w:themeShade="E6"/>
            </w:tcBorders>
          </w:tcPr>
          <w:p w14:paraId="15C1FA57" w14:textId="77777777" w:rsidR="007A406A" w:rsidRPr="00D80228" w:rsidRDefault="007A406A">
            <w:pPr>
              <w:rPr>
                <w:sz w:val="18"/>
                <w:szCs w:val="18"/>
              </w:rPr>
            </w:pPr>
            <w:r w:rsidRPr="00D80228">
              <w:rPr>
                <w:sz w:val="18"/>
                <w:szCs w:val="18"/>
              </w:rPr>
              <w:t>C</w:t>
            </w:r>
          </w:p>
        </w:tc>
        <w:tc>
          <w:tcPr>
            <w:tcW w:w="528" w:type="pct"/>
            <w:tcBorders>
              <w:top w:val="single" w:sz="4" w:space="0" w:color="D0CECE" w:themeColor="background2" w:themeShade="E6"/>
            </w:tcBorders>
          </w:tcPr>
          <w:p w14:paraId="1798DBD2" w14:textId="77777777" w:rsidR="007A406A" w:rsidRPr="00D80228" w:rsidRDefault="007A406A">
            <w:pPr>
              <w:rPr>
                <w:sz w:val="18"/>
                <w:szCs w:val="18"/>
              </w:rPr>
            </w:pPr>
            <w:r w:rsidRPr="00D80228">
              <w:rPr>
                <w:sz w:val="18"/>
                <w:szCs w:val="18"/>
              </w:rPr>
              <w:t>R</w:t>
            </w:r>
          </w:p>
        </w:tc>
        <w:tc>
          <w:tcPr>
            <w:tcW w:w="528" w:type="pct"/>
            <w:tcBorders>
              <w:top w:val="single" w:sz="4" w:space="0" w:color="D0CECE" w:themeColor="background2" w:themeShade="E6"/>
            </w:tcBorders>
          </w:tcPr>
          <w:p w14:paraId="5E35B91D" w14:textId="77777777" w:rsidR="007A406A" w:rsidRPr="00D80228" w:rsidRDefault="007A406A">
            <w:pPr>
              <w:rPr>
                <w:sz w:val="18"/>
                <w:szCs w:val="18"/>
              </w:rPr>
            </w:pPr>
            <w:r w:rsidRPr="00D80228">
              <w:rPr>
                <w:sz w:val="18"/>
                <w:szCs w:val="18"/>
              </w:rPr>
              <w:t>C</w:t>
            </w:r>
          </w:p>
        </w:tc>
      </w:tr>
      <w:tr w:rsidR="007A406A" w:rsidRPr="00D80228" w14:paraId="6B518DFF" w14:textId="77777777" w:rsidTr="00D80228">
        <w:trPr>
          <w:trHeight w:val="379"/>
        </w:trPr>
        <w:tc>
          <w:tcPr>
            <w:tcW w:w="2395" w:type="pct"/>
          </w:tcPr>
          <w:p w14:paraId="2B15CB2C" w14:textId="6AAA4C65" w:rsidR="007A406A" w:rsidRPr="00D80228" w:rsidRDefault="007A406A">
            <w:pPr>
              <w:jc w:val="left"/>
              <w:rPr>
                <w:sz w:val="18"/>
                <w:szCs w:val="18"/>
              </w:rPr>
            </w:pPr>
            <w:r w:rsidRPr="00D80228">
              <w:rPr>
                <w:sz w:val="18"/>
                <w:szCs w:val="18"/>
              </w:rPr>
              <w:t xml:space="preserve">API alignment and pattern definition </w:t>
            </w:r>
          </w:p>
        </w:tc>
        <w:tc>
          <w:tcPr>
            <w:tcW w:w="493" w:type="pct"/>
          </w:tcPr>
          <w:p w14:paraId="7E201CF7" w14:textId="77777777" w:rsidR="007A406A" w:rsidRPr="00D80228" w:rsidRDefault="007A406A">
            <w:pPr>
              <w:rPr>
                <w:color w:val="002060"/>
                <w:sz w:val="18"/>
                <w:szCs w:val="18"/>
              </w:rPr>
            </w:pPr>
            <w:r w:rsidRPr="00D80228">
              <w:rPr>
                <w:color w:val="002060"/>
                <w:sz w:val="18"/>
                <w:szCs w:val="18"/>
              </w:rPr>
              <w:t>Int</w:t>
            </w:r>
          </w:p>
        </w:tc>
        <w:tc>
          <w:tcPr>
            <w:tcW w:w="528" w:type="pct"/>
          </w:tcPr>
          <w:p w14:paraId="31042299" w14:textId="77777777" w:rsidR="007A406A" w:rsidRPr="00D80228" w:rsidRDefault="007A406A">
            <w:pPr>
              <w:rPr>
                <w:sz w:val="18"/>
                <w:szCs w:val="18"/>
              </w:rPr>
            </w:pPr>
            <w:r w:rsidRPr="00D80228">
              <w:rPr>
                <w:sz w:val="18"/>
                <w:szCs w:val="18"/>
              </w:rPr>
              <w:t>A</w:t>
            </w:r>
          </w:p>
        </w:tc>
        <w:tc>
          <w:tcPr>
            <w:tcW w:w="528" w:type="pct"/>
          </w:tcPr>
          <w:p w14:paraId="2ADFE1DC" w14:textId="77777777" w:rsidR="007A406A" w:rsidRPr="00D80228" w:rsidRDefault="007A406A">
            <w:pPr>
              <w:rPr>
                <w:sz w:val="18"/>
                <w:szCs w:val="18"/>
              </w:rPr>
            </w:pPr>
            <w:r w:rsidRPr="00D80228">
              <w:rPr>
                <w:sz w:val="18"/>
                <w:szCs w:val="18"/>
              </w:rPr>
              <w:t>C</w:t>
            </w:r>
          </w:p>
        </w:tc>
        <w:tc>
          <w:tcPr>
            <w:tcW w:w="528" w:type="pct"/>
          </w:tcPr>
          <w:p w14:paraId="18DF2A58" w14:textId="77777777" w:rsidR="007A406A" w:rsidRPr="00D80228" w:rsidRDefault="007A406A">
            <w:pPr>
              <w:rPr>
                <w:sz w:val="18"/>
                <w:szCs w:val="18"/>
              </w:rPr>
            </w:pPr>
            <w:r w:rsidRPr="00D80228">
              <w:rPr>
                <w:sz w:val="18"/>
                <w:szCs w:val="18"/>
              </w:rPr>
              <w:t>R</w:t>
            </w:r>
          </w:p>
        </w:tc>
        <w:tc>
          <w:tcPr>
            <w:tcW w:w="528" w:type="pct"/>
          </w:tcPr>
          <w:p w14:paraId="44682B4A" w14:textId="77777777" w:rsidR="007A406A" w:rsidRPr="00D80228" w:rsidRDefault="007A406A">
            <w:pPr>
              <w:rPr>
                <w:sz w:val="18"/>
                <w:szCs w:val="18"/>
              </w:rPr>
            </w:pPr>
            <w:r w:rsidRPr="00D80228">
              <w:rPr>
                <w:sz w:val="18"/>
                <w:szCs w:val="18"/>
              </w:rPr>
              <w:t>C</w:t>
            </w:r>
          </w:p>
        </w:tc>
      </w:tr>
      <w:tr w:rsidR="007A406A" w:rsidRPr="00D80228" w14:paraId="43EE5F3C" w14:textId="77777777" w:rsidTr="00D80228">
        <w:trPr>
          <w:trHeight w:val="379"/>
        </w:trPr>
        <w:tc>
          <w:tcPr>
            <w:tcW w:w="2395" w:type="pct"/>
          </w:tcPr>
          <w:p w14:paraId="32C160DB" w14:textId="77777777" w:rsidR="007A406A" w:rsidRPr="00D80228" w:rsidRDefault="007A406A">
            <w:pPr>
              <w:jc w:val="left"/>
              <w:rPr>
                <w:sz w:val="18"/>
                <w:szCs w:val="18"/>
              </w:rPr>
            </w:pPr>
            <w:r w:rsidRPr="00D80228">
              <w:rPr>
                <w:sz w:val="18"/>
                <w:szCs w:val="18"/>
              </w:rPr>
              <w:t xml:space="preserve">AWS alignment for API and integration components </w:t>
            </w:r>
          </w:p>
        </w:tc>
        <w:tc>
          <w:tcPr>
            <w:tcW w:w="493" w:type="pct"/>
          </w:tcPr>
          <w:p w14:paraId="3FAD76B8" w14:textId="77777777" w:rsidR="007A406A" w:rsidRPr="00D80228" w:rsidRDefault="007A406A">
            <w:pPr>
              <w:rPr>
                <w:color w:val="002060"/>
                <w:sz w:val="18"/>
                <w:szCs w:val="18"/>
              </w:rPr>
            </w:pPr>
            <w:r w:rsidRPr="00D80228">
              <w:rPr>
                <w:color w:val="002060"/>
                <w:sz w:val="18"/>
                <w:szCs w:val="18"/>
              </w:rPr>
              <w:t>Int</w:t>
            </w:r>
          </w:p>
        </w:tc>
        <w:tc>
          <w:tcPr>
            <w:tcW w:w="528" w:type="pct"/>
          </w:tcPr>
          <w:p w14:paraId="7CB03D6B" w14:textId="77777777" w:rsidR="007A406A" w:rsidRPr="00D80228" w:rsidRDefault="007A406A">
            <w:pPr>
              <w:rPr>
                <w:sz w:val="18"/>
                <w:szCs w:val="18"/>
              </w:rPr>
            </w:pPr>
            <w:r w:rsidRPr="00D80228">
              <w:rPr>
                <w:sz w:val="18"/>
                <w:szCs w:val="18"/>
              </w:rPr>
              <w:t>A</w:t>
            </w:r>
          </w:p>
        </w:tc>
        <w:tc>
          <w:tcPr>
            <w:tcW w:w="528" w:type="pct"/>
          </w:tcPr>
          <w:p w14:paraId="48442CB4" w14:textId="34D84FCB" w:rsidR="007A406A" w:rsidRPr="00D80228" w:rsidRDefault="007A406A">
            <w:pPr>
              <w:rPr>
                <w:sz w:val="18"/>
                <w:szCs w:val="18"/>
              </w:rPr>
            </w:pPr>
            <w:r w:rsidRPr="00D80228">
              <w:rPr>
                <w:sz w:val="18"/>
                <w:szCs w:val="18"/>
              </w:rPr>
              <w:t>C</w:t>
            </w:r>
          </w:p>
        </w:tc>
        <w:tc>
          <w:tcPr>
            <w:tcW w:w="528" w:type="pct"/>
          </w:tcPr>
          <w:p w14:paraId="48BF3226" w14:textId="77777777" w:rsidR="007A406A" w:rsidRPr="00D80228" w:rsidRDefault="007A406A">
            <w:pPr>
              <w:rPr>
                <w:sz w:val="18"/>
                <w:szCs w:val="18"/>
              </w:rPr>
            </w:pPr>
            <w:r w:rsidRPr="00D80228">
              <w:rPr>
                <w:sz w:val="18"/>
                <w:szCs w:val="18"/>
              </w:rPr>
              <w:t>R/C</w:t>
            </w:r>
          </w:p>
        </w:tc>
        <w:tc>
          <w:tcPr>
            <w:tcW w:w="528" w:type="pct"/>
          </w:tcPr>
          <w:p w14:paraId="69F3AADA" w14:textId="77777777" w:rsidR="007A406A" w:rsidRPr="00D80228" w:rsidRDefault="007A406A">
            <w:pPr>
              <w:rPr>
                <w:sz w:val="18"/>
                <w:szCs w:val="18"/>
              </w:rPr>
            </w:pPr>
            <w:r w:rsidRPr="00D80228">
              <w:rPr>
                <w:sz w:val="18"/>
                <w:szCs w:val="18"/>
              </w:rPr>
              <w:t>C</w:t>
            </w:r>
          </w:p>
        </w:tc>
      </w:tr>
      <w:tr w:rsidR="007A406A" w:rsidRPr="00D80228" w14:paraId="745C085D" w14:textId="77777777" w:rsidTr="00D80228">
        <w:trPr>
          <w:trHeight w:val="379"/>
        </w:trPr>
        <w:tc>
          <w:tcPr>
            <w:tcW w:w="2395" w:type="pct"/>
          </w:tcPr>
          <w:p w14:paraId="2AC86C2C" w14:textId="77777777" w:rsidR="007A406A" w:rsidRPr="00D80228" w:rsidRDefault="007A406A">
            <w:pPr>
              <w:jc w:val="left"/>
              <w:rPr>
                <w:sz w:val="18"/>
                <w:szCs w:val="18"/>
              </w:rPr>
            </w:pPr>
            <w:r w:rsidRPr="00D80228">
              <w:rPr>
                <w:sz w:val="18"/>
                <w:szCs w:val="18"/>
              </w:rPr>
              <w:t xml:space="preserve">API contract definition Capgemini delivered outcomes </w:t>
            </w:r>
          </w:p>
        </w:tc>
        <w:tc>
          <w:tcPr>
            <w:tcW w:w="493" w:type="pct"/>
          </w:tcPr>
          <w:p w14:paraId="65EA929F" w14:textId="77777777" w:rsidR="007A406A" w:rsidRPr="00D80228" w:rsidRDefault="007A406A">
            <w:pPr>
              <w:rPr>
                <w:sz w:val="18"/>
                <w:szCs w:val="18"/>
              </w:rPr>
            </w:pPr>
            <w:r w:rsidRPr="00D80228">
              <w:rPr>
                <w:color w:val="002060"/>
                <w:sz w:val="18"/>
                <w:szCs w:val="18"/>
              </w:rPr>
              <w:t>Int</w:t>
            </w:r>
          </w:p>
        </w:tc>
        <w:tc>
          <w:tcPr>
            <w:tcW w:w="528" w:type="pct"/>
          </w:tcPr>
          <w:p w14:paraId="7307D844" w14:textId="5AA0AE6E" w:rsidR="007A406A" w:rsidRPr="00D80228" w:rsidRDefault="00AA7952">
            <w:pPr>
              <w:rPr>
                <w:sz w:val="18"/>
                <w:szCs w:val="18"/>
              </w:rPr>
            </w:pPr>
            <w:r w:rsidRPr="00D80228">
              <w:rPr>
                <w:sz w:val="18"/>
                <w:szCs w:val="18"/>
              </w:rPr>
              <w:t>A</w:t>
            </w:r>
          </w:p>
        </w:tc>
        <w:tc>
          <w:tcPr>
            <w:tcW w:w="528" w:type="pct"/>
          </w:tcPr>
          <w:p w14:paraId="2742BF45" w14:textId="0E296243" w:rsidR="007A406A" w:rsidRPr="00D80228" w:rsidRDefault="0005113F">
            <w:pPr>
              <w:rPr>
                <w:sz w:val="18"/>
                <w:szCs w:val="18"/>
              </w:rPr>
            </w:pPr>
            <w:r w:rsidRPr="00D80228">
              <w:rPr>
                <w:sz w:val="18"/>
                <w:szCs w:val="18"/>
              </w:rPr>
              <w:t>C</w:t>
            </w:r>
          </w:p>
        </w:tc>
        <w:tc>
          <w:tcPr>
            <w:tcW w:w="528" w:type="pct"/>
          </w:tcPr>
          <w:p w14:paraId="7B3BCA16" w14:textId="77777777" w:rsidR="007A406A" w:rsidRPr="00D80228" w:rsidRDefault="007A406A">
            <w:pPr>
              <w:rPr>
                <w:sz w:val="18"/>
                <w:szCs w:val="18"/>
              </w:rPr>
            </w:pPr>
            <w:r w:rsidRPr="00D80228">
              <w:rPr>
                <w:sz w:val="18"/>
                <w:szCs w:val="18"/>
              </w:rPr>
              <w:t>R</w:t>
            </w:r>
          </w:p>
        </w:tc>
        <w:tc>
          <w:tcPr>
            <w:tcW w:w="528" w:type="pct"/>
          </w:tcPr>
          <w:p w14:paraId="3FC49A30" w14:textId="77777777" w:rsidR="007A406A" w:rsidRPr="00D80228" w:rsidRDefault="007A406A">
            <w:pPr>
              <w:rPr>
                <w:sz w:val="18"/>
                <w:szCs w:val="18"/>
              </w:rPr>
            </w:pPr>
            <w:r w:rsidRPr="00D80228">
              <w:rPr>
                <w:sz w:val="18"/>
                <w:szCs w:val="18"/>
              </w:rPr>
              <w:t>R/C</w:t>
            </w:r>
          </w:p>
        </w:tc>
      </w:tr>
      <w:tr w:rsidR="007A406A" w:rsidRPr="00D80228" w14:paraId="1B97700A" w14:textId="77777777" w:rsidTr="00D80228">
        <w:trPr>
          <w:trHeight w:val="379"/>
        </w:trPr>
        <w:tc>
          <w:tcPr>
            <w:tcW w:w="2395" w:type="pct"/>
          </w:tcPr>
          <w:p w14:paraId="2DC01572" w14:textId="77777777" w:rsidR="007A406A" w:rsidRPr="00D80228" w:rsidRDefault="007A406A">
            <w:pPr>
              <w:jc w:val="left"/>
              <w:rPr>
                <w:sz w:val="18"/>
                <w:szCs w:val="18"/>
              </w:rPr>
            </w:pPr>
            <w:r w:rsidRPr="00D80228">
              <w:rPr>
                <w:sz w:val="18"/>
                <w:szCs w:val="18"/>
              </w:rPr>
              <w:t xml:space="preserve">Technical decision logging and design governance </w:t>
            </w:r>
          </w:p>
        </w:tc>
        <w:tc>
          <w:tcPr>
            <w:tcW w:w="493" w:type="pct"/>
          </w:tcPr>
          <w:p w14:paraId="3D037F8B" w14:textId="77777777" w:rsidR="007A406A" w:rsidRPr="00D80228" w:rsidRDefault="007A406A">
            <w:pPr>
              <w:rPr>
                <w:color w:val="002060"/>
                <w:sz w:val="18"/>
                <w:szCs w:val="18"/>
              </w:rPr>
            </w:pPr>
            <w:r w:rsidRPr="00D80228">
              <w:rPr>
                <w:color w:val="002060"/>
                <w:sz w:val="18"/>
                <w:szCs w:val="18"/>
              </w:rPr>
              <w:t>Int</w:t>
            </w:r>
          </w:p>
        </w:tc>
        <w:tc>
          <w:tcPr>
            <w:tcW w:w="528" w:type="pct"/>
          </w:tcPr>
          <w:p w14:paraId="4A40DC20" w14:textId="77777777" w:rsidR="007A406A" w:rsidRPr="00D80228" w:rsidRDefault="007A406A">
            <w:pPr>
              <w:rPr>
                <w:sz w:val="18"/>
                <w:szCs w:val="18"/>
              </w:rPr>
            </w:pPr>
            <w:r w:rsidRPr="00D80228">
              <w:rPr>
                <w:sz w:val="18"/>
                <w:szCs w:val="18"/>
              </w:rPr>
              <w:t>A</w:t>
            </w:r>
          </w:p>
        </w:tc>
        <w:tc>
          <w:tcPr>
            <w:tcW w:w="528" w:type="pct"/>
          </w:tcPr>
          <w:p w14:paraId="620AF7A7" w14:textId="77777777" w:rsidR="007A406A" w:rsidRPr="00D80228" w:rsidRDefault="007A406A">
            <w:pPr>
              <w:rPr>
                <w:sz w:val="18"/>
                <w:szCs w:val="18"/>
              </w:rPr>
            </w:pPr>
            <w:r w:rsidRPr="00D80228">
              <w:rPr>
                <w:sz w:val="18"/>
                <w:szCs w:val="18"/>
              </w:rPr>
              <w:t>C</w:t>
            </w:r>
          </w:p>
        </w:tc>
        <w:tc>
          <w:tcPr>
            <w:tcW w:w="528" w:type="pct"/>
          </w:tcPr>
          <w:p w14:paraId="73B1F50B" w14:textId="77777777" w:rsidR="007A406A" w:rsidRPr="00D80228" w:rsidRDefault="007A406A">
            <w:pPr>
              <w:rPr>
                <w:sz w:val="18"/>
                <w:szCs w:val="18"/>
              </w:rPr>
            </w:pPr>
            <w:r w:rsidRPr="00D80228">
              <w:rPr>
                <w:sz w:val="18"/>
                <w:szCs w:val="18"/>
              </w:rPr>
              <w:t>R</w:t>
            </w:r>
          </w:p>
        </w:tc>
        <w:tc>
          <w:tcPr>
            <w:tcW w:w="528" w:type="pct"/>
          </w:tcPr>
          <w:p w14:paraId="0D128C27" w14:textId="77777777" w:rsidR="007A406A" w:rsidRPr="00D80228" w:rsidRDefault="007A406A">
            <w:pPr>
              <w:rPr>
                <w:sz w:val="18"/>
                <w:szCs w:val="18"/>
              </w:rPr>
            </w:pPr>
            <w:r w:rsidRPr="00D80228">
              <w:rPr>
                <w:sz w:val="18"/>
                <w:szCs w:val="18"/>
              </w:rPr>
              <w:t>I</w:t>
            </w:r>
          </w:p>
        </w:tc>
      </w:tr>
      <w:tr w:rsidR="007A406A" w:rsidRPr="00D80228" w14:paraId="29965D91" w14:textId="77777777" w:rsidTr="00D80228">
        <w:trPr>
          <w:trHeight w:val="379"/>
        </w:trPr>
        <w:tc>
          <w:tcPr>
            <w:tcW w:w="2395" w:type="pct"/>
            <w:shd w:val="clear" w:color="auto" w:fill="00B0F0"/>
          </w:tcPr>
          <w:p w14:paraId="1BB1E822" w14:textId="487A5780" w:rsidR="007A406A" w:rsidRPr="00D80228" w:rsidRDefault="007A406A">
            <w:pPr>
              <w:jc w:val="left"/>
              <w:rPr>
                <w:b/>
                <w:color w:val="FFFFFF" w:themeColor="background1"/>
                <w:sz w:val="18"/>
                <w:szCs w:val="18"/>
              </w:rPr>
            </w:pPr>
            <w:r w:rsidRPr="00D80228">
              <w:rPr>
                <w:b/>
                <w:color w:val="FFFFFF" w:themeColor="background1"/>
                <w:sz w:val="18"/>
                <w:szCs w:val="18"/>
              </w:rPr>
              <w:t xml:space="preserve">Internal Integration </w:t>
            </w:r>
            <w:r w:rsidR="00D65E19" w:rsidRPr="00D80228">
              <w:rPr>
                <w:b/>
                <w:color w:val="FFFFFF" w:themeColor="background1"/>
                <w:sz w:val="18"/>
                <w:szCs w:val="18"/>
              </w:rPr>
              <w:t>Platform</w:t>
            </w:r>
            <w:r w:rsidRPr="00D80228">
              <w:rPr>
                <w:b/>
                <w:color w:val="FFFFFF" w:themeColor="background1"/>
                <w:sz w:val="18"/>
                <w:szCs w:val="18"/>
              </w:rPr>
              <w:t xml:space="preserve"> </w:t>
            </w:r>
          </w:p>
        </w:tc>
        <w:tc>
          <w:tcPr>
            <w:tcW w:w="493" w:type="pct"/>
            <w:shd w:val="clear" w:color="auto" w:fill="00B0F0"/>
          </w:tcPr>
          <w:p w14:paraId="1323122F" w14:textId="77777777" w:rsidR="007A406A" w:rsidRPr="00D80228" w:rsidRDefault="007A406A">
            <w:pPr>
              <w:rPr>
                <w:b/>
                <w:color w:val="FFFFFF" w:themeColor="background1"/>
                <w:sz w:val="18"/>
                <w:szCs w:val="18"/>
              </w:rPr>
            </w:pPr>
          </w:p>
        </w:tc>
        <w:tc>
          <w:tcPr>
            <w:tcW w:w="528" w:type="pct"/>
            <w:shd w:val="clear" w:color="auto" w:fill="00B0F0"/>
          </w:tcPr>
          <w:p w14:paraId="437D4088" w14:textId="77777777" w:rsidR="007A406A" w:rsidRPr="00D80228" w:rsidRDefault="007A406A">
            <w:pPr>
              <w:rPr>
                <w:b/>
                <w:color w:val="FFFFFF" w:themeColor="background1"/>
                <w:sz w:val="18"/>
                <w:szCs w:val="18"/>
              </w:rPr>
            </w:pPr>
          </w:p>
        </w:tc>
        <w:tc>
          <w:tcPr>
            <w:tcW w:w="528" w:type="pct"/>
            <w:shd w:val="clear" w:color="auto" w:fill="00B0F0"/>
          </w:tcPr>
          <w:p w14:paraId="1C875A48" w14:textId="77777777" w:rsidR="007A406A" w:rsidRPr="00D80228" w:rsidRDefault="007A406A">
            <w:pPr>
              <w:rPr>
                <w:b/>
                <w:color w:val="FFFFFF" w:themeColor="background1"/>
                <w:sz w:val="18"/>
                <w:szCs w:val="18"/>
              </w:rPr>
            </w:pPr>
          </w:p>
        </w:tc>
        <w:tc>
          <w:tcPr>
            <w:tcW w:w="528" w:type="pct"/>
            <w:shd w:val="clear" w:color="auto" w:fill="00B0F0"/>
          </w:tcPr>
          <w:p w14:paraId="6CB34053" w14:textId="77777777" w:rsidR="007A406A" w:rsidRPr="00D80228" w:rsidRDefault="007A406A">
            <w:pPr>
              <w:rPr>
                <w:b/>
                <w:color w:val="FFFFFF" w:themeColor="background1"/>
                <w:sz w:val="18"/>
                <w:szCs w:val="18"/>
              </w:rPr>
            </w:pPr>
          </w:p>
        </w:tc>
        <w:tc>
          <w:tcPr>
            <w:tcW w:w="528" w:type="pct"/>
            <w:shd w:val="clear" w:color="auto" w:fill="00B0F0"/>
          </w:tcPr>
          <w:p w14:paraId="33B7B48D" w14:textId="77777777" w:rsidR="007A406A" w:rsidRPr="00D80228" w:rsidRDefault="007A406A">
            <w:pPr>
              <w:rPr>
                <w:b/>
                <w:color w:val="FFFFFF" w:themeColor="background1"/>
                <w:sz w:val="18"/>
                <w:szCs w:val="18"/>
              </w:rPr>
            </w:pPr>
          </w:p>
        </w:tc>
      </w:tr>
      <w:tr w:rsidR="007A406A" w:rsidRPr="00D80228" w14:paraId="73732D4A" w14:textId="77777777" w:rsidTr="00D80228">
        <w:trPr>
          <w:trHeight w:val="379"/>
        </w:trPr>
        <w:tc>
          <w:tcPr>
            <w:tcW w:w="2395" w:type="pct"/>
          </w:tcPr>
          <w:p w14:paraId="08903D13" w14:textId="77777777" w:rsidR="007A406A" w:rsidRPr="00D80228" w:rsidRDefault="007A406A">
            <w:pPr>
              <w:jc w:val="left"/>
              <w:rPr>
                <w:sz w:val="18"/>
                <w:szCs w:val="18"/>
              </w:rPr>
            </w:pPr>
            <w:r w:rsidRPr="00D80228">
              <w:rPr>
                <w:sz w:val="18"/>
                <w:szCs w:val="18"/>
              </w:rPr>
              <w:t xml:space="preserve">Integration: ServiceNow, D365, GIS/3GIS and portal </w:t>
            </w:r>
          </w:p>
        </w:tc>
        <w:tc>
          <w:tcPr>
            <w:tcW w:w="493" w:type="pct"/>
          </w:tcPr>
          <w:p w14:paraId="2083BAA0" w14:textId="77777777" w:rsidR="007A406A" w:rsidRPr="00D80228" w:rsidRDefault="007A406A">
            <w:pPr>
              <w:rPr>
                <w:color w:val="002060"/>
                <w:sz w:val="18"/>
                <w:szCs w:val="18"/>
              </w:rPr>
            </w:pPr>
            <w:r w:rsidRPr="00D80228">
              <w:rPr>
                <w:color w:val="002060"/>
                <w:sz w:val="18"/>
                <w:szCs w:val="18"/>
              </w:rPr>
              <w:t>Int</w:t>
            </w:r>
          </w:p>
        </w:tc>
        <w:tc>
          <w:tcPr>
            <w:tcW w:w="528" w:type="pct"/>
          </w:tcPr>
          <w:p w14:paraId="789B52DB" w14:textId="77777777" w:rsidR="007A406A" w:rsidRPr="00D80228" w:rsidRDefault="007A406A">
            <w:pPr>
              <w:rPr>
                <w:sz w:val="18"/>
                <w:szCs w:val="18"/>
              </w:rPr>
            </w:pPr>
            <w:r w:rsidRPr="00D80228">
              <w:rPr>
                <w:sz w:val="18"/>
                <w:szCs w:val="18"/>
              </w:rPr>
              <w:t>C</w:t>
            </w:r>
          </w:p>
        </w:tc>
        <w:tc>
          <w:tcPr>
            <w:tcW w:w="528" w:type="pct"/>
          </w:tcPr>
          <w:p w14:paraId="50447CC3" w14:textId="54E35B0D" w:rsidR="007A406A" w:rsidRPr="00D80228" w:rsidRDefault="0005113F">
            <w:pPr>
              <w:rPr>
                <w:sz w:val="18"/>
                <w:szCs w:val="18"/>
              </w:rPr>
            </w:pPr>
            <w:r w:rsidRPr="00D80228">
              <w:rPr>
                <w:sz w:val="18"/>
                <w:szCs w:val="18"/>
              </w:rPr>
              <w:t>C</w:t>
            </w:r>
          </w:p>
        </w:tc>
        <w:tc>
          <w:tcPr>
            <w:tcW w:w="528" w:type="pct"/>
          </w:tcPr>
          <w:p w14:paraId="53ABB104" w14:textId="77777777" w:rsidR="007A406A" w:rsidRPr="00D80228" w:rsidRDefault="007A406A">
            <w:pPr>
              <w:rPr>
                <w:sz w:val="18"/>
                <w:szCs w:val="18"/>
              </w:rPr>
            </w:pPr>
            <w:r w:rsidRPr="00D80228">
              <w:rPr>
                <w:sz w:val="18"/>
                <w:szCs w:val="18"/>
              </w:rPr>
              <w:t>R</w:t>
            </w:r>
          </w:p>
        </w:tc>
        <w:tc>
          <w:tcPr>
            <w:tcW w:w="528" w:type="pct"/>
          </w:tcPr>
          <w:p w14:paraId="7CB2D3C5" w14:textId="77777777" w:rsidR="007A406A" w:rsidRPr="00D80228" w:rsidRDefault="007A406A">
            <w:pPr>
              <w:rPr>
                <w:sz w:val="18"/>
                <w:szCs w:val="18"/>
              </w:rPr>
            </w:pPr>
            <w:r w:rsidRPr="00D80228">
              <w:rPr>
                <w:sz w:val="18"/>
                <w:szCs w:val="18"/>
              </w:rPr>
              <w:t>R</w:t>
            </w:r>
          </w:p>
        </w:tc>
      </w:tr>
      <w:tr w:rsidR="007A406A" w:rsidRPr="00D80228" w14:paraId="43F338B7" w14:textId="77777777" w:rsidTr="00D80228">
        <w:trPr>
          <w:trHeight w:val="379"/>
        </w:trPr>
        <w:tc>
          <w:tcPr>
            <w:tcW w:w="2395" w:type="pct"/>
          </w:tcPr>
          <w:p w14:paraId="249D727C" w14:textId="77777777" w:rsidR="007A406A" w:rsidRPr="00D80228" w:rsidRDefault="007A406A">
            <w:pPr>
              <w:jc w:val="left"/>
              <w:rPr>
                <w:sz w:val="18"/>
                <w:szCs w:val="18"/>
              </w:rPr>
            </w:pPr>
            <w:r w:rsidRPr="00D80228">
              <w:rPr>
                <w:sz w:val="18"/>
                <w:szCs w:val="18"/>
              </w:rPr>
              <w:t xml:space="preserve">Integration with downstream retained systems </w:t>
            </w:r>
          </w:p>
        </w:tc>
        <w:tc>
          <w:tcPr>
            <w:tcW w:w="493" w:type="pct"/>
          </w:tcPr>
          <w:p w14:paraId="473DC99A" w14:textId="77777777" w:rsidR="007A406A" w:rsidRPr="00D80228" w:rsidRDefault="007A406A">
            <w:pPr>
              <w:rPr>
                <w:color w:val="002060"/>
                <w:sz w:val="18"/>
                <w:szCs w:val="18"/>
              </w:rPr>
            </w:pPr>
            <w:r w:rsidRPr="00D80228">
              <w:rPr>
                <w:color w:val="002060"/>
                <w:sz w:val="18"/>
                <w:szCs w:val="18"/>
              </w:rPr>
              <w:t>Int</w:t>
            </w:r>
          </w:p>
        </w:tc>
        <w:tc>
          <w:tcPr>
            <w:tcW w:w="528" w:type="pct"/>
          </w:tcPr>
          <w:p w14:paraId="286BE885" w14:textId="77777777" w:rsidR="007A406A" w:rsidRPr="00D80228" w:rsidRDefault="007A406A">
            <w:pPr>
              <w:rPr>
                <w:sz w:val="18"/>
                <w:szCs w:val="18"/>
              </w:rPr>
            </w:pPr>
            <w:r w:rsidRPr="00D80228">
              <w:rPr>
                <w:sz w:val="18"/>
                <w:szCs w:val="18"/>
              </w:rPr>
              <w:t>A</w:t>
            </w:r>
          </w:p>
        </w:tc>
        <w:tc>
          <w:tcPr>
            <w:tcW w:w="528" w:type="pct"/>
          </w:tcPr>
          <w:p w14:paraId="521CE6AB" w14:textId="0736F818" w:rsidR="007A406A" w:rsidRPr="00D80228" w:rsidRDefault="0005113F">
            <w:pPr>
              <w:rPr>
                <w:sz w:val="18"/>
                <w:szCs w:val="18"/>
              </w:rPr>
            </w:pPr>
            <w:r w:rsidRPr="00D80228">
              <w:rPr>
                <w:sz w:val="18"/>
                <w:szCs w:val="18"/>
              </w:rPr>
              <w:t>R/</w:t>
            </w:r>
            <w:r w:rsidR="007A406A" w:rsidRPr="00D80228">
              <w:rPr>
                <w:sz w:val="18"/>
                <w:szCs w:val="18"/>
              </w:rPr>
              <w:t>C</w:t>
            </w:r>
          </w:p>
        </w:tc>
        <w:tc>
          <w:tcPr>
            <w:tcW w:w="528" w:type="pct"/>
          </w:tcPr>
          <w:p w14:paraId="18B1223F" w14:textId="77777777" w:rsidR="007A406A" w:rsidRPr="00D80228" w:rsidRDefault="007A406A">
            <w:pPr>
              <w:rPr>
                <w:sz w:val="18"/>
                <w:szCs w:val="18"/>
              </w:rPr>
            </w:pPr>
            <w:r w:rsidRPr="00D80228">
              <w:rPr>
                <w:sz w:val="18"/>
                <w:szCs w:val="18"/>
              </w:rPr>
              <w:t>R/C</w:t>
            </w:r>
          </w:p>
        </w:tc>
        <w:tc>
          <w:tcPr>
            <w:tcW w:w="528" w:type="pct"/>
          </w:tcPr>
          <w:p w14:paraId="5E7B86E7" w14:textId="77777777" w:rsidR="007A406A" w:rsidRPr="00D80228" w:rsidRDefault="007A406A">
            <w:pPr>
              <w:rPr>
                <w:sz w:val="18"/>
                <w:szCs w:val="18"/>
              </w:rPr>
            </w:pPr>
            <w:r w:rsidRPr="00D80228">
              <w:rPr>
                <w:sz w:val="18"/>
                <w:szCs w:val="18"/>
              </w:rPr>
              <w:t>R/C</w:t>
            </w:r>
          </w:p>
        </w:tc>
      </w:tr>
      <w:tr w:rsidR="007A406A" w:rsidRPr="00D80228" w14:paraId="4D5208AE" w14:textId="77777777" w:rsidTr="00D80228">
        <w:trPr>
          <w:trHeight w:val="379"/>
        </w:trPr>
        <w:tc>
          <w:tcPr>
            <w:tcW w:w="2395" w:type="pct"/>
          </w:tcPr>
          <w:p w14:paraId="64D3946D" w14:textId="77777777" w:rsidR="007A406A" w:rsidRPr="00D80228" w:rsidRDefault="007A406A">
            <w:pPr>
              <w:jc w:val="left"/>
              <w:rPr>
                <w:sz w:val="18"/>
                <w:szCs w:val="18"/>
              </w:rPr>
            </w:pPr>
            <w:r w:rsidRPr="00D80228">
              <w:rPr>
                <w:sz w:val="18"/>
                <w:szCs w:val="18"/>
              </w:rPr>
              <w:t xml:space="preserve">Integration dependency identification tracking </w:t>
            </w:r>
          </w:p>
        </w:tc>
        <w:tc>
          <w:tcPr>
            <w:tcW w:w="493" w:type="pct"/>
          </w:tcPr>
          <w:p w14:paraId="23F21289" w14:textId="77777777" w:rsidR="007A406A" w:rsidRPr="00D80228" w:rsidRDefault="007A406A">
            <w:pPr>
              <w:rPr>
                <w:color w:val="002060"/>
                <w:sz w:val="18"/>
                <w:szCs w:val="18"/>
              </w:rPr>
            </w:pPr>
            <w:r w:rsidRPr="00D80228">
              <w:rPr>
                <w:color w:val="002060"/>
                <w:sz w:val="18"/>
                <w:szCs w:val="18"/>
              </w:rPr>
              <w:t>Int</w:t>
            </w:r>
          </w:p>
        </w:tc>
        <w:tc>
          <w:tcPr>
            <w:tcW w:w="528" w:type="pct"/>
          </w:tcPr>
          <w:p w14:paraId="18BDCBB1" w14:textId="77777777" w:rsidR="007A406A" w:rsidRPr="00D80228" w:rsidRDefault="007A406A">
            <w:pPr>
              <w:rPr>
                <w:sz w:val="18"/>
                <w:szCs w:val="18"/>
              </w:rPr>
            </w:pPr>
            <w:r w:rsidRPr="00D80228">
              <w:rPr>
                <w:sz w:val="18"/>
                <w:szCs w:val="18"/>
              </w:rPr>
              <w:t>C</w:t>
            </w:r>
          </w:p>
        </w:tc>
        <w:tc>
          <w:tcPr>
            <w:tcW w:w="528" w:type="pct"/>
          </w:tcPr>
          <w:p w14:paraId="4E1C80EF" w14:textId="77777777" w:rsidR="007A406A" w:rsidRPr="00D80228" w:rsidRDefault="007A406A">
            <w:pPr>
              <w:rPr>
                <w:sz w:val="18"/>
                <w:szCs w:val="18"/>
              </w:rPr>
            </w:pPr>
            <w:r w:rsidRPr="00D80228">
              <w:rPr>
                <w:sz w:val="18"/>
                <w:szCs w:val="18"/>
              </w:rPr>
              <w:t>A</w:t>
            </w:r>
          </w:p>
        </w:tc>
        <w:tc>
          <w:tcPr>
            <w:tcW w:w="528" w:type="pct"/>
          </w:tcPr>
          <w:p w14:paraId="170709DE" w14:textId="77777777" w:rsidR="007A406A" w:rsidRPr="00D80228" w:rsidRDefault="007A406A">
            <w:pPr>
              <w:rPr>
                <w:sz w:val="18"/>
                <w:szCs w:val="18"/>
              </w:rPr>
            </w:pPr>
            <w:r w:rsidRPr="00D80228">
              <w:rPr>
                <w:sz w:val="18"/>
                <w:szCs w:val="18"/>
              </w:rPr>
              <w:t>R</w:t>
            </w:r>
          </w:p>
        </w:tc>
        <w:tc>
          <w:tcPr>
            <w:tcW w:w="528" w:type="pct"/>
          </w:tcPr>
          <w:p w14:paraId="04124E49" w14:textId="77777777" w:rsidR="007A406A" w:rsidRPr="00D80228" w:rsidRDefault="007A406A">
            <w:pPr>
              <w:rPr>
                <w:sz w:val="18"/>
                <w:szCs w:val="18"/>
              </w:rPr>
            </w:pPr>
            <w:r w:rsidRPr="00D80228">
              <w:rPr>
                <w:sz w:val="18"/>
                <w:szCs w:val="18"/>
              </w:rPr>
              <w:t>R/C</w:t>
            </w:r>
          </w:p>
        </w:tc>
      </w:tr>
      <w:tr w:rsidR="007A406A" w:rsidRPr="00D80228" w14:paraId="1DFF82F1" w14:textId="77777777" w:rsidTr="00D80228">
        <w:trPr>
          <w:trHeight w:val="379"/>
        </w:trPr>
        <w:tc>
          <w:tcPr>
            <w:tcW w:w="2395" w:type="pct"/>
          </w:tcPr>
          <w:p w14:paraId="5F23E3F6" w14:textId="77777777" w:rsidR="007A406A" w:rsidRPr="00D80228" w:rsidRDefault="007A406A">
            <w:pPr>
              <w:jc w:val="left"/>
              <w:rPr>
                <w:sz w:val="18"/>
                <w:szCs w:val="18"/>
              </w:rPr>
            </w:pPr>
            <w:r w:rsidRPr="00D80228">
              <w:rPr>
                <w:sz w:val="18"/>
                <w:szCs w:val="18"/>
              </w:rPr>
              <w:t xml:space="preserve">Integration test strategy, defect triage and remediation </w:t>
            </w:r>
          </w:p>
        </w:tc>
        <w:tc>
          <w:tcPr>
            <w:tcW w:w="493" w:type="pct"/>
          </w:tcPr>
          <w:p w14:paraId="7EED2BA8" w14:textId="77777777" w:rsidR="007A406A" w:rsidRPr="00D80228" w:rsidRDefault="007A406A">
            <w:pPr>
              <w:rPr>
                <w:color w:val="002060"/>
                <w:sz w:val="18"/>
                <w:szCs w:val="18"/>
              </w:rPr>
            </w:pPr>
            <w:r w:rsidRPr="00D80228">
              <w:rPr>
                <w:color w:val="002060"/>
                <w:sz w:val="18"/>
                <w:szCs w:val="18"/>
              </w:rPr>
              <w:t>Int</w:t>
            </w:r>
          </w:p>
        </w:tc>
        <w:tc>
          <w:tcPr>
            <w:tcW w:w="528" w:type="pct"/>
          </w:tcPr>
          <w:p w14:paraId="6BB0BD52" w14:textId="77777777" w:rsidR="007A406A" w:rsidRPr="00D80228" w:rsidRDefault="007A406A">
            <w:pPr>
              <w:rPr>
                <w:sz w:val="18"/>
                <w:szCs w:val="18"/>
              </w:rPr>
            </w:pPr>
            <w:r w:rsidRPr="00D80228">
              <w:rPr>
                <w:sz w:val="18"/>
                <w:szCs w:val="18"/>
              </w:rPr>
              <w:t>C</w:t>
            </w:r>
          </w:p>
        </w:tc>
        <w:tc>
          <w:tcPr>
            <w:tcW w:w="528" w:type="pct"/>
          </w:tcPr>
          <w:p w14:paraId="3E74E3D1" w14:textId="200A808C" w:rsidR="007A406A" w:rsidRPr="00D80228" w:rsidRDefault="0005113F">
            <w:pPr>
              <w:rPr>
                <w:sz w:val="18"/>
                <w:szCs w:val="18"/>
              </w:rPr>
            </w:pPr>
            <w:r w:rsidRPr="00D80228">
              <w:rPr>
                <w:sz w:val="18"/>
                <w:szCs w:val="18"/>
              </w:rPr>
              <w:t>C</w:t>
            </w:r>
          </w:p>
        </w:tc>
        <w:tc>
          <w:tcPr>
            <w:tcW w:w="528" w:type="pct"/>
          </w:tcPr>
          <w:p w14:paraId="3A990F04" w14:textId="2364D626" w:rsidR="007A406A" w:rsidRPr="00D80228" w:rsidRDefault="00697981">
            <w:pPr>
              <w:rPr>
                <w:sz w:val="18"/>
                <w:szCs w:val="18"/>
              </w:rPr>
            </w:pPr>
            <w:r w:rsidRPr="00D80228">
              <w:rPr>
                <w:sz w:val="18"/>
                <w:szCs w:val="18"/>
              </w:rPr>
              <w:t>C</w:t>
            </w:r>
          </w:p>
        </w:tc>
        <w:tc>
          <w:tcPr>
            <w:tcW w:w="528" w:type="pct"/>
          </w:tcPr>
          <w:p w14:paraId="1CE1D044" w14:textId="1144210C" w:rsidR="007A406A" w:rsidRPr="00D80228" w:rsidRDefault="007A406A">
            <w:pPr>
              <w:rPr>
                <w:sz w:val="18"/>
                <w:szCs w:val="18"/>
              </w:rPr>
            </w:pPr>
            <w:r w:rsidRPr="00D80228">
              <w:rPr>
                <w:sz w:val="18"/>
                <w:szCs w:val="18"/>
              </w:rPr>
              <w:t>A</w:t>
            </w:r>
            <w:r w:rsidR="00697981" w:rsidRPr="00D80228">
              <w:rPr>
                <w:sz w:val="18"/>
                <w:szCs w:val="18"/>
              </w:rPr>
              <w:t>/R</w:t>
            </w:r>
          </w:p>
        </w:tc>
      </w:tr>
      <w:tr w:rsidR="007A406A" w:rsidRPr="00D80228" w14:paraId="2E370D79" w14:textId="77777777" w:rsidTr="00D80228">
        <w:trPr>
          <w:trHeight w:val="379"/>
        </w:trPr>
        <w:tc>
          <w:tcPr>
            <w:tcW w:w="2395" w:type="pct"/>
            <w:shd w:val="clear" w:color="auto" w:fill="00B0F0"/>
          </w:tcPr>
          <w:p w14:paraId="6E4F20E7" w14:textId="359FD724" w:rsidR="007A406A" w:rsidRPr="00D80228" w:rsidRDefault="00691132">
            <w:pPr>
              <w:jc w:val="left"/>
              <w:rPr>
                <w:b/>
                <w:color w:val="FFFFFF" w:themeColor="background1"/>
                <w:sz w:val="18"/>
                <w:szCs w:val="18"/>
              </w:rPr>
            </w:pPr>
            <w:r w:rsidRPr="00D80228">
              <w:rPr>
                <w:b/>
                <w:color w:val="FFFFFF" w:themeColor="background1"/>
                <w:sz w:val="18"/>
                <w:szCs w:val="18"/>
              </w:rPr>
              <w:t>Experience API Platform</w:t>
            </w:r>
            <w:r w:rsidR="0005113F" w:rsidRPr="00D80228">
              <w:rPr>
                <w:b/>
                <w:color w:val="FFFFFF" w:themeColor="background1"/>
                <w:sz w:val="18"/>
                <w:szCs w:val="18"/>
              </w:rPr>
              <w:t xml:space="preserve"> </w:t>
            </w:r>
          </w:p>
        </w:tc>
        <w:tc>
          <w:tcPr>
            <w:tcW w:w="493" w:type="pct"/>
            <w:shd w:val="clear" w:color="auto" w:fill="00B0F0"/>
          </w:tcPr>
          <w:p w14:paraId="6CAE3773" w14:textId="77777777" w:rsidR="007A406A" w:rsidRPr="00D80228" w:rsidRDefault="007A406A">
            <w:pPr>
              <w:rPr>
                <w:b/>
                <w:color w:val="FFFFFF" w:themeColor="background1"/>
                <w:sz w:val="18"/>
                <w:szCs w:val="18"/>
              </w:rPr>
            </w:pPr>
          </w:p>
        </w:tc>
        <w:tc>
          <w:tcPr>
            <w:tcW w:w="528" w:type="pct"/>
            <w:shd w:val="clear" w:color="auto" w:fill="00B0F0"/>
          </w:tcPr>
          <w:p w14:paraId="72922897" w14:textId="77777777" w:rsidR="007A406A" w:rsidRPr="00D80228" w:rsidRDefault="007A406A">
            <w:pPr>
              <w:rPr>
                <w:b/>
                <w:color w:val="FFFFFF" w:themeColor="background1"/>
                <w:sz w:val="18"/>
                <w:szCs w:val="18"/>
              </w:rPr>
            </w:pPr>
          </w:p>
        </w:tc>
        <w:tc>
          <w:tcPr>
            <w:tcW w:w="528" w:type="pct"/>
            <w:shd w:val="clear" w:color="auto" w:fill="00B0F0"/>
          </w:tcPr>
          <w:p w14:paraId="74B17BE2" w14:textId="77777777" w:rsidR="007A406A" w:rsidRPr="00D80228" w:rsidRDefault="007A406A">
            <w:pPr>
              <w:rPr>
                <w:b/>
                <w:color w:val="FFFFFF" w:themeColor="background1"/>
                <w:sz w:val="18"/>
                <w:szCs w:val="18"/>
              </w:rPr>
            </w:pPr>
          </w:p>
        </w:tc>
        <w:tc>
          <w:tcPr>
            <w:tcW w:w="528" w:type="pct"/>
            <w:shd w:val="clear" w:color="auto" w:fill="00B0F0"/>
          </w:tcPr>
          <w:p w14:paraId="5BA641CE" w14:textId="77777777" w:rsidR="007A406A" w:rsidRPr="00D80228" w:rsidRDefault="007A406A">
            <w:pPr>
              <w:rPr>
                <w:b/>
                <w:color w:val="FFFFFF" w:themeColor="background1"/>
                <w:sz w:val="18"/>
                <w:szCs w:val="18"/>
              </w:rPr>
            </w:pPr>
          </w:p>
        </w:tc>
        <w:tc>
          <w:tcPr>
            <w:tcW w:w="528" w:type="pct"/>
            <w:shd w:val="clear" w:color="auto" w:fill="00B0F0"/>
          </w:tcPr>
          <w:p w14:paraId="143772AD" w14:textId="77777777" w:rsidR="007A406A" w:rsidRPr="00D80228" w:rsidRDefault="007A406A">
            <w:pPr>
              <w:rPr>
                <w:b/>
                <w:color w:val="FFFFFF" w:themeColor="background1"/>
                <w:sz w:val="18"/>
                <w:szCs w:val="18"/>
              </w:rPr>
            </w:pPr>
          </w:p>
        </w:tc>
      </w:tr>
      <w:tr w:rsidR="007A406A" w:rsidRPr="00D80228" w14:paraId="7A00332B" w14:textId="77777777" w:rsidTr="00D80228">
        <w:trPr>
          <w:trHeight w:val="379"/>
        </w:trPr>
        <w:tc>
          <w:tcPr>
            <w:tcW w:w="2395" w:type="pct"/>
          </w:tcPr>
          <w:p w14:paraId="110C9E65" w14:textId="77777777" w:rsidR="007A406A" w:rsidRPr="00D80228" w:rsidRDefault="007A406A">
            <w:pPr>
              <w:jc w:val="left"/>
              <w:rPr>
                <w:sz w:val="18"/>
                <w:szCs w:val="18"/>
              </w:rPr>
            </w:pPr>
            <w:r w:rsidRPr="00D80228">
              <w:rPr>
                <w:sz w:val="18"/>
                <w:szCs w:val="18"/>
              </w:rPr>
              <w:t xml:space="preserve">RSP Facing interface requirements </w:t>
            </w:r>
          </w:p>
        </w:tc>
        <w:tc>
          <w:tcPr>
            <w:tcW w:w="493" w:type="pct"/>
          </w:tcPr>
          <w:p w14:paraId="2C254E74" w14:textId="77777777" w:rsidR="007A406A" w:rsidRPr="00D80228" w:rsidRDefault="007A406A">
            <w:pPr>
              <w:rPr>
                <w:color w:val="002060"/>
                <w:sz w:val="18"/>
                <w:szCs w:val="18"/>
              </w:rPr>
            </w:pPr>
            <w:r w:rsidRPr="00D80228">
              <w:rPr>
                <w:color w:val="ED7D31" w:themeColor="accent2"/>
                <w:sz w:val="18"/>
                <w:szCs w:val="18"/>
              </w:rPr>
              <w:t xml:space="preserve">Ext </w:t>
            </w:r>
          </w:p>
        </w:tc>
        <w:tc>
          <w:tcPr>
            <w:tcW w:w="528" w:type="pct"/>
          </w:tcPr>
          <w:p w14:paraId="2E3F6FBD" w14:textId="77777777" w:rsidR="007A406A" w:rsidRPr="00D80228" w:rsidRDefault="007A406A">
            <w:pPr>
              <w:rPr>
                <w:sz w:val="18"/>
                <w:szCs w:val="18"/>
              </w:rPr>
            </w:pPr>
            <w:r w:rsidRPr="00D80228">
              <w:rPr>
                <w:sz w:val="18"/>
                <w:szCs w:val="18"/>
              </w:rPr>
              <w:t>C</w:t>
            </w:r>
          </w:p>
        </w:tc>
        <w:tc>
          <w:tcPr>
            <w:tcW w:w="528" w:type="pct"/>
          </w:tcPr>
          <w:p w14:paraId="0A1671EB" w14:textId="2DE48B4A" w:rsidR="007A406A" w:rsidRPr="00D80228" w:rsidRDefault="0005113F">
            <w:pPr>
              <w:rPr>
                <w:sz w:val="18"/>
                <w:szCs w:val="18"/>
              </w:rPr>
            </w:pPr>
            <w:r w:rsidRPr="00D80228">
              <w:rPr>
                <w:sz w:val="18"/>
                <w:szCs w:val="18"/>
              </w:rPr>
              <w:t>A</w:t>
            </w:r>
            <w:r w:rsidR="00657038" w:rsidRPr="00D80228">
              <w:rPr>
                <w:sz w:val="18"/>
                <w:szCs w:val="18"/>
              </w:rPr>
              <w:t>, R</w:t>
            </w:r>
          </w:p>
        </w:tc>
        <w:tc>
          <w:tcPr>
            <w:tcW w:w="528" w:type="pct"/>
          </w:tcPr>
          <w:p w14:paraId="65B601FC" w14:textId="77777777" w:rsidR="007A406A" w:rsidRPr="00D80228" w:rsidRDefault="007A406A">
            <w:pPr>
              <w:rPr>
                <w:sz w:val="18"/>
                <w:szCs w:val="18"/>
              </w:rPr>
            </w:pPr>
            <w:r w:rsidRPr="00D80228">
              <w:rPr>
                <w:sz w:val="18"/>
                <w:szCs w:val="18"/>
              </w:rPr>
              <w:t>C</w:t>
            </w:r>
          </w:p>
        </w:tc>
        <w:tc>
          <w:tcPr>
            <w:tcW w:w="528" w:type="pct"/>
          </w:tcPr>
          <w:p w14:paraId="1276FE23" w14:textId="2BD7B731" w:rsidR="007A406A" w:rsidRPr="00D80228" w:rsidRDefault="007A406A">
            <w:pPr>
              <w:rPr>
                <w:sz w:val="18"/>
                <w:szCs w:val="18"/>
              </w:rPr>
            </w:pPr>
            <w:r w:rsidRPr="00D80228">
              <w:rPr>
                <w:sz w:val="18"/>
                <w:szCs w:val="18"/>
              </w:rPr>
              <w:t>C</w:t>
            </w:r>
          </w:p>
        </w:tc>
      </w:tr>
      <w:tr w:rsidR="007A406A" w:rsidRPr="00D80228" w14:paraId="3D0FC5D4" w14:textId="77777777" w:rsidTr="00D80228">
        <w:trPr>
          <w:trHeight w:val="379"/>
        </w:trPr>
        <w:tc>
          <w:tcPr>
            <w:tcW w:w="2395" w:type="pct"/>
          </w:tcPr>
          <w:p w14:paraId="74B7EA22" w14:textId="77777777" w:rsidR="007A406A" w:rsidRPr="00D80228" w:rsidRDefault="007A406A">
            <w:pPr>
              <w:jc w:val="left"/>
              <w:rPr>
                <w:sz w:val="18"/>
                <w:szCs w:val="18"/>
              </w:rPr>
            </w:pPr>
            <w:r w:rsidRPr="00D80228">
              <w:rPr>
                <w:sz w:val="18"/>
                <w:szCs w:val="18"/>
              </w:rPr>
              <w:t xml:space="preserve">RSP facing API and portal technical collateral </w:t>
            </w:r>
          </w:p>
        </w:tc>
        <w:tc>
          <w:tcPr>
            <w:tcW w:w="493" w:type="pct"/>
          </w:tcPr>
          <w:p w14:paraId="4E9E21BF" w14:textId="77777777" w:rsidR="007A406A" w:rsidRPr="00D80228" w:rsidRDefault="007A406A">
            <w:pPr>
              <w:rPr>
                <w:color w:val="002060"/>
                <w:sz w:val="18"/>
                <w:szCs w:val="18"/>
              </w:rPr>
            </w:pPr>
            <w:r w:rsidRPr="00D80228">
              <w:rPr>
                <w:color w:val="ED7D31" w:themeColor="accent2"/>
                <w:sz w:val="18"/>
                <w:szCs w:val="18"/>
              </w:rPr>
              <w:t xml:space="preserve">Ext </w:t>
            </w:r>
          </w:p>
        </w:tc>
        <w:tc>
          <w:tcPr>
            <w:tcW w:w="528" w:type="pct"/>
          </w:tcPr>
          <w:p w14:paraId="23817EEB" w14:textId="262D2B58" w:rsidR="007A406A" w:rsidRPr="00D80228" w:rsidRDefault="00657038">
            <w:pPr>
              <w:rPr>
                <w:sz w:val="18"/>
                <w:szCs w:val="18"/>
              </w:rPr>
            </w:pPr>
            <w:r w:rsidRPr="00D80228">
              <w:rPr>
                <w:sz w:val="18"/>
                <w:szCs w:val="18"/>
              </w:rPr>
              <w:t>A</w:t>
            </w:r>
          </w:p>
        </w:tc>
        <w:tc>
          <w:tcPr>
            <w:tcW w:w="528" w:type="pct"/>
          </w:tcPr>
          <w:p w14:paraId="19F12DBC" w14:textId="22AFCFC1" w:rsidR="007A406A" w:rsidRPr="00D80228" w:rsidRDefault="00691132">
            <w:pPr>
              <w:rPr>
                <w:sz w:val="18"/>
                <w:szCs w:val="18"/>
              </w:rPr>
            </w:pPr>
            <w:r w:rsidRPr="00D80228">
              <w:rPr>
                <w:sz w:val="18"/>
                <w:szCs w:val="18"/>
              </w:rPr>
              <w:t>R</w:t>
            </w:r>
          </w:p>
        </w:tc>
        <w:tc>
          <w:tcPr>
            <w:tcW w:w="528" w:type="pct"/>
          </w:tcPr>
          <w:p w14:paraId="08B8C0DB" w14:textId="242D2FF0" w:rsidR="007A406A" w:rsidRPr="00D80228" w:rsidRDefault="007A406A">
            <w:pPr>
              <w:rPr>
                <w:sz w:val="18"/>
                <w:szCs w:val="18"/>
              </w:rPr>
            </w:pPr>
            <w:r w:rsidRPr="00D80228">
              <w:rPr>
                <w:sz w:val="18"/>
                <w:szCs w:val="18"/>
              </w:rPr>
              <w:t>C</w:t>
            </w:r>
          </w:p>
        </w:tc>
        <w:tc>
          <w:tcPr>
            <w:tcW w:w="528" w:type="pct"/>
          </w:tcPr>
          <w:p w14:paraId="32CB51D9" w14:textId="2C89BF7B" w:rsidR="007A406A" w:rsidRPr="00D80228" w:rsidRDefault="00691132">
            <w:pPr>
              <w:rPr>
                <w:sz w:val="18"/>
                <w:szCs w:val="18"/>
              </w:rPr>
            </w:pPr>
            <w:r w:rsidRPr="00D80228">
              <w:rPr>
                <w:sz w:val="18"/>
                <w:szCs w:val="18"/>
              </w:rPr>
              <w:t>C</w:t>
            </w:r>
          </w:p>
        </w:tc>
      </w:tr>
      <w:tr w:rsidR="007A406A" w:rsidRPr="00D80228" w14:paraId="402E9A94" w14:textId="77777777" w:rsidTr="00D80228">
        <w:trPr>
          <w:trHeight w:val="379"/>
        </w:trPr>
        <w:tc>
          <w:tcPr>
            <w:tcW w:w="2395" w:type="pct"/>
          </w:tcPr>
          <w:p w14:paraId="2125213F" w14:textId="77777777" w:rsidR="007A406A" w:rsidRPr="00D80228" w:rsidRDefault="007A406A">
            <w:pPr>
              <w:jc w:val="left"/>
              <w:rPr>
                <w:sz w:val="18"/>
                <w:szCs w:val="18"/>
              </w:rPr>
            </w:pPr>
            <w:r w:rsidRPr="00D80228">
              <w:rPr>
                <w:sz w:val="18"/>
                <w:szCs w:val="18"/>
              </w:rPr>
              <w:t xml:space="preserve">RSP relationship management for interface changes </w:t>
            </w:r>
          </w:p>
        </w:tc>
        <w:tc>
          <w:tcPr>
            <w:tcW w:w="493" w:type="pct"/>
          </w:tcPr>
          <w:p w14:paraId="28792F73" w14:textId="77777777" w:rsidR="007A406A" w:rsidRPr="00D80228" w:rsidRDefault="007A406A">
            <w:pPr>
              <w:rPr>
                <w:color w:val="002060"/>
                <w:sz w:val="18"/>
                <w:szCs w:val="18"/>
              </w:rPr>
            </w:pPr>
            <w:r w:rsidRPr="00D80228">
              <w:rPr>
                <w:color w:val="ED7D31" w:themeColor="accent2"/>
                <w:sz w:val="18"/>
                <w:szCs w:val="18"/>
              </w:rPr>
              <w:t xml:space="preserve">Ext </w:t>
            </w:r>
          </w:p>
        </w:tc>
        <w:tc>
          <w:tcPr>
            <w:tcW w:w="528" w:type="pct"/>
          </w:tcPr>
          <w:p w14:paraId="4C1E2625" w14:textId="77777777" w:rsidR="007A406A" w:rsidRPr="00D80228" w:rsidRDefault="007A406A">
            <w:pPr>
              <w:rPr>
                <w:sz w:val="18"/>
                <w:szCs w:val="18"/>
              </w:rPr>
            </w:pPr>
            <w:r w:rsidRPr="00D80228">
              <w:rPr>
                <w:sz w:val="18"/>
                <w:szCs w:val="18"/>
              </w:rPr>
              <w:t>I</w:t>
            </w:r>
          </w:p>
        </w:tc>
        <w:tc>
          <w:tcPr>
            <w:tcW w:w="528" w:type="pct"/>
          </w:tcPr>
          <w:p w14:paraId="0A4D708A" w14:textId="79D3A7B6" w:rsidR="007A406A" w:rsidRPr="00D80228" w:rsidRDefault="0005113F">
            <w:pPr>
              <w:rPr>
                <w:sz w:val="18"/>
                <w:szCs w:val="18"/>
              </w:rPr>
            </w:pPr>
            <w:r w:rsidRPr="00D80228">
              <w:rPr>
                <w:sz w:val="18"/>
                <w:szCs w:val="18"/>
              </w:rPr>
              <w:t>A</w:t>
            </w:r>
            <w:r w:rsidR="00691132" w:rsidRPr="00D80228">
              <w:rPr>
                <w:sz w:val="18"/>
                <w:szCs w:val="18"/>
              </w:rPr>
              <w:t>, R</w:t>
            </w:r>
          </w:p>
        </w:tc>
        <w:tc>
          <w:tcPr>
            <w:tcW w:w="528" w:type="pct"/>
          </w:tcPr>
          <w:p w14:paraId="3F4F4683" w14:textId="02A67472" w:rsidR="007A406A" w:rsidRPr="00D80228" w:rsidRDefault="007A406A">
            <w:pPr>
              <w:rPr>
                <w:sz w:val="18"/>
                <w:szCs w:val="18"/>
              </w:rPr>
            </w:pPr>
            <w:r w:rsidRPr="00D80228">
              <w:rPr>
                <w:sz w:val="18"/>
                <w:szCs w:val="18"/>
              </w:rPr>
              <w:t>C</w:t>
            </w:r>
          </w:p>
        </w:tc>
        <w:tc>
          <w:tcPr>
            <w:tcW w:w="528" w:type="pct"/>
          </w:tcPr>
          <w:p w14:paraId="5F50F75D" w14:textId="67671D15" w:rsidR="007A406A" w:rsidRPr="00D80228" w:rsidRDefault="007A406A">
            <w:pPr>
              <w:rPr>
                <w:sz w:val="18"/>
                <w:szCs w:val="18"/>
              </w:rPr>
            </w:pPr>
            <w:r w:rsidRPr="00D80228">
              <w:rPr>
                <w:sz w:val="18"/>
                <w:szCs w:val="18"/>
              </w:rPr>
              <w:t>C</w:t>
            </w:r>
          </w:p>
        </w:tc>
      </w:tr>
      <w:tr w:rsidR="007A406A" w:rsidRPr="00D80228" w14:paraId="79053519" w14:textId="77777777" w:rsidTr="00D80228">
        <w:trPr>
          <w:trHeight w:val="379"/>
        </w:trPr>
        <w:tc>
          <w:tcPr>
            <w:tcW w:w="2395" w:type="pct"/>
          </w:tcPr>
          <w:p w14:paraId="56ECF9E7" w14:textId="77777777" w:rsidR="007A406A" w:rsidRPr="00D80228" w:rsidRDefault="007A406A">
            <w:pPr>
              <w:jc w:val="left"/>
              <w:rPr>
                <w:sz w:val="18"/>
                <w:szCs w:val="18"/>
              </w:rPr>
            </w:pPr>
            <w:r w:rsidRPr="00D80228">
              <w:rPr>
                <w:sz w:val="18"/>
                <w:szCs w:val="18"/>
              </w:rPr>
              <w:t xml:space="preserve">RSP testing coordination </w:t>
            </w:r>
          </w:p>
        </w:tc>
        <w:tc>
          <w:tcPr>
            <w:tcW w:w="493" w:type="pct"/>
          </w:tcPr>
          <w:p w14:paraId="5C3C0076" w14:textId="77777777" w:rsidR="007A406A" w:rsidRPr="00D80228" w:rsidRDefault="007A406A">
            <w:pPr>
              <w:rPr>
                <w:color w:val="002060"/>
                <w:sz w:val="18"/>
                <w:szCs w:val="18"/>
              </w:rPr>
            </w:pPr>
            <w:r w:rsidRPr="00D80228">
              <w:rPr>
                <w:color w:val="ED7D31" w:themeColor="accent2"/>
                <w:sz w:val="18"/>
                <w:szCs w:val="18"/>
              </w:rPr>
              <w:t xml:space="preserve">Ext </w:t>
            </w:r>
          </w:p>
        </w:tc>
        <w:tc>
          <w:tcPr>
            <w:tcW w:w="528" w:type="pct"/>
          </w:tcPr>
          <w:p w14:paraId="04EA9E24" w14:textId="77777777" w:rsidR="007A406A" w:rsidRPr="00D80228" w:rsidRDefault="007A406A">
            <w:pPr>
              <w:rPr>
                <w:sz w:val="18"/>
                <w:szCs w:val="18"/>
              </w:rPr>
            </w:pPr>
            <w:r w:rsidRPr="00D80228">
              <w:rPr>
                <w:sz w:val="18"/>
                <w:szCs w:val="18"/>
              </w:rPr>
              <w:t>C</w:t>
            </w:r>
          </w:p>
        </w:tc>
        <w:tc>
          <w:tcPr>
            <w:tcW w:w="528" w:type="pct"/>
          </w:tcPr>
          <w:p w14:paraId="139CD0B8" w14:textId="29DE781B" w:rsidR="007A406A" w:rsidRPr="00D80228" w:rsidRDefault="0005113F">
            <w:pPr>
              <w:rPr>
                <w:sz w:val="18"/>
                <w:szCs w:val="18"/>
              </w:rPr>
            </w:pPr>
            <w:r w:rsidRPr="00D80228">
              <w:rPr>
                <w:sz w:val="18"/>
                <w:szCs w:val="18"/>
              </w:rPr>
              <w:t>A</w:t>
            </w:r>
            <w:r w:rsidR="00691132" w:rsidRPr="00D80228">
              <w:rPr>
                <w:sz w:val="18"/>
                <w:szCs w:val="18"/>
              </w:rPr>
              <w:t>/R</w:t>
            </w:r>
          </w:p>
        </w:tc>
        <w:tc>
          <w:tcPr>
            <w:tcW w:w="528" w:type="pct"/>
          </w:tcPr>
          <w:p w14:paraId="519F5900" w14:textId="77777777" w:rsidR="007A406A" w:rsidRPr="00D80228" w:rsidRDefault="007A406A">
            <w:pPr>
              <w:rPr>
                <w:sz w:val="18"/>
                <w:szCs w:val="18"/>
              </w:rPr>
            </w:pPr>
            <w:r w:rsidRPr="00D80228">
              <w:rPr>
                <w:sz w:val="18"/>
                <w:szCs w:val="18"/>
              </w:rPr>
              <w:t>C</w:t>
            </w:r>
          </w:p>
        </w:tc>
        <w:tc>
          <w:tcPr>
            <w:tcW w:w="528" w:type="pct"/>
          </w:tcPr>
          <w:p w14:paraId="69262FD0" w14:textId="74262A5E" w:rsidR="007A406A" w:rsidRPr="00D80228" w:rsidRDefault="007A406A">
            <w:pPr>
              <w:rPr>
                <w:sz w:val="18"/>
                <w:szCs w:val="18"/>
              </w:rPr>
            </w:pPr>
            <w:r w:rsidRPr="00D80228">
              <w:rPr>
                <w:sz w:val="18"/>
                <w:szCs w:val="18"/>
              </w:rPr>
              <w:t>C</w:t>
            </w:r>
          </w:p>
        </w:tc>
      </w:tr>
      <w:tr w:rsidR="007A406A" w:rsidRPr="00D80228" w14:paraId="7A64FD9D" w14:textId="77777777" w:rsidTr="00D80228">
        <w:trPr>
          <w:trHeight w:val="379"/>
        </w:trPr>
        <w:tc>
          <w:tcPr>
            <w:tcW w:w="2395" w:type="pct"/>
            <w:shd w:val="clear" w:color="auto" w:fill="00B0F0"/>
          </w:tcPr>
          <w:p w14:paraId="323B213C" w14:textId="77777777" w:rsidR="007A406A" w:rsidRPr="00D80228" w:rsidRDefault="007A406A">
            <w:pPr>
              <w:jc w:val="left"/>
              <w:rPr>
                <w:b/>
                <w:color w:val="FFFFFF" w:themeColor="background1"/>
                <w:sz w:val="18"/>
                <w:szCs w:val="18"/>
              </w:rPr>
            </w:pPr>
            <w:r w:rsidRPr="00D80228">
              <w:rPr>
                <w:b/>
                <w:color w:val="FFFFFF" w:themeColor="background1"/>
                <w:sz w:val="18"/>
                <w:szCs w:val="18"/>
              </w:rPr>
              <w:t xml:space="preserve">Go-live, Cutover and Post Go-live </w:t>
            </w:r>
          </w:p>
        </w:tc>
        <w:tc>
          <w:tcPr>
            <w:tcW w:w="493" w:type="pct"/>
            <w:shd w:val="clear" w:color="auto" w:fill="00B0F0"/>
          </w:tcPr>
          <w:p w14:paraId="2176C43B" w14:textId="77777777" w:rsidR="007A406A" w:rsidRPr="00D80228" w:rsidRDefault="007A406A">
            <w:pPr>
              <w:rPr>
                <w:b/>
                <w:color w:val="FFFFFF" w:themeColor="background1"/>
                <w:sz w:val="18"/>
                <w:szCs w:val="18"/>
              </w:rPr>
            </w:pPr>
          </w:p>
        </w:tc>
        <w:tc>
          <w:tcPr>
            <w:tcW w:w="528" w:type="pct"/>
            <w:shd w:val="clear" w:color="auto" w:fill="00B0F0"/>
          </w:tcPr>
          <w:p w14:paraId="6452BF35" w14:textId="77777777" w:rsidR="007A406A" w:rsidRPr="00D80228" w:rsidRDefault="007A406A">
            <w:pPr>
              <w:rPr>
                <w:b/>
                <w:color w:val="FFFFFF" w:themeColor="background1"/>
                <w:sz w:val="18"/>
                <w:szCs w:val="18"/>
              </w:rPr>
            </w:pPr>
          </w:p>
        </w:tc>
        <w:tc>
          <w:tcPr>
            <w:tcW w:w="528" w:type="pct"/>
            <w:shd w:val="clear" w:color="auto" w:fill="00B0F0"/>
          </w:tcPr>
          <w:p w14:paraId="67AF1E60" w14:textId="77777777" w:rsidR="007A406A" w:rsidRPr="00D80228" w:rsidRDefault="007A406A">
            <w:pPr>
              <w:rPr>
                <w:b/>
                <w:color w:val="FFFFFF" w:themeColor="background1"/>
                <w:sz w:val="18"/>
                <w:szCs w:val="18"/>
              </w:rPr>
            </w:pPr>
          </w:p>
        </w:tc>
        <w:tc>
          <w:tcPr>
            <w:tcW w:w="528" w:type="pct"/>
            <w:shd w:val="clear" w:color="auto" w:fill="00B0F0"/>
          </w:tcPr>
          <w:p w14:paraId="16D54766" w14:textId="77777777" w:rsidR="007A406A" w:rsidRPr="00D80228" w:rsidRDefault="007A406A">
            <w:pPr>
              <w:rPr>
                <w:b/>
                <w:color w:val="FFFFFF" w:themeColor="background1"/>
                <w:sz w:val="18"/>
                <w:szCs w:val="18"/>
              </w:rPr>
            </w:pPr>
          </w:p>
        </w:tc>
        <w:tc>
          <w:tcPr>
            <w:tcW w:w="528" w:type="pct"/>
            <w:shd w:val="clear" w:color="auto" w:fill="00B0F0"/>
          </w:tcPr>
          <w:p w14:paraId="0F20DA57" w14:textId="77777777" w:rsidR="007A406A" w:rsidRPr="00D80228" w:rsidRDefault="007A406A">
            <w:pPr>
              <w:rPr>
                <w:b/>
                <w:color w:val="FFFFFF" w:themeColor="background1"/>
                <w:sz w:val="18"/>
                <w:szCs w:val="18"/>
              </w:rPr>
            </w:pPr>
          </w:p>
        </w:tc>
      </w:tr>
      <w:tr w:rsidR="007A406A" w:rsidRPr="00D80228" w14:paraId="3CD9E80D" w14:textId="77777777" w:rsidTr="00D80228">
        <w:trPr>
          <w:trHeight w:val="379"/>
        </w:trPr>
        <w:tc>
          <w:tcPr>
            <w:tcW w:w="2395" w:type="pct"/>
          </w:tcPr>
          <w:p w14:paraId="0F627137" w14:textId="77777777" w:rsidR="007A406A" w:rsidRPr="00D80228" w:rsidRDefault="007A406A">
            <w:pPr>
              <w:jc w:val="left"/>
              <w:rPr>
                <w:sz w:val="18"/>
                <w:szCs w:val="18"/>
              </w:rPr>
            </w:pPr>
            <w:r w:rsidRPr="00D80228">
              <w:rPr>
                <w:sz w:val="18"/>
                <w:szCs w:val="18"/>
              </w:rPr>
              <w:t>Cutover planning for integration components</w:t>
            </w:r>
          </w:p>
        </w:tc>
        <w:tc>
          <w:tcPr>
            <w:tcW w:w="493" w:type="pct"/>
          </w:tcPr>
          <w:p w14:paraId="4E9E0426" w14:textId="77777777" w:rsidR="007A406A" w:rsidRPr="00D80228" w:rsidRDefault="007A406A">
            <w:pPr>
              <w:rPr>
                <w:color w:val="7030A0"/>
                <w:sz w:val="18"/>
                <w:szCs w:val="18"/>
              </w:rPr>
            </w:pPr>
            <w:r w:rsidRPr="00D80228">
              <w:rPr>
                <w:color w:val="7030A0"/>
                <w:sz w:val="18"/>
                <w:szCs w:val="18"/>
              </w:rPr>
              <w:t xml:space="preserve">Both </w:t>
            </w:r>
          </w:p>
        </w:tc>
        <w:tc>
          <w:tcPr>
            <w:tcW w:w="528" w:type="pct"/>
          </w:tcPr>
          <w:p w14:paraId="1F121659" w14:textId="77777777" w:rsidR="007A406A" w:rsidRPr="00D80228" w:rsidRDefault="007A406A">
            <w:pPr>
              <w:rPr>
                <w:sz w:val="18"/>
                <w:szCs w:val="18"/>
              </w:rPr>
            </w:pPr>
            <w:r w:rsidRPr="00D80228">
              <w:rPr>
                <w:sz w:val="18"/>
                <w:szCs w:val="18"/>
              </w:rPr>
              <w:t>C</w:t>
            </w:r>
          </w:p>
        </w:tc>
        <w:tc>
          <w:tcPr>
            <w:tcW w:w="528" w:type="pct"/>
          </w:tcPr>
          <w:p w14:paraId="7F256B4B" w14:textId="77777777" w:rsidR="007A406A" w:rsidRPr="00D80228" w:rsidRDefault="007A406A">
            <w:pPr>
              <w:rPr>
                <w:sz w:val="18"/>
                <w:szCs w:val="18"/>
              </w:rPr>
            </w:pPr>
            <w:r w:rsidRPr="00D80228">
              <w:rPr>
                <w:sz w:val="18"/>
                <w:szCs w:val="18"/>
              </w:rPr>
              <w:t>A</w:t>
            </w:r>
          </w:p>
        </w:tc>
        <w:tc>
          <w:tcPr>
            <w:tcW w:w="528" w:type="pct"/>
          </w:tcPr>
          <w:p w14:paraId="53605049" w14:textId="77777777" w:rsidR="007A406A" w:rsidRPr="00D80228" w:rsidRDefault="007A406A">
            <w:pPr>
              <w:rPr>
                <w:sz w:val="18"/>
                <w:szCs w:val="18"/>
              </w:rPr>
            </w:pPr>
            <w:r w:rsidRPr="00D80228">
              <w:rPr>
                <w:sz w:val="18"/>
                <w:szCs w:val="18"/>
              </w:rPr>
              <w:t>R</w:t>
            </w:r>
          </w:p>
        </w:tc>
        <w:tc>
          <w:tcPr>
            <w:tcW w:w="528" w:type="pct"/>
          </w:tcPr>
          <w:p w14:paraId="30F4DD48" w14:textId="77777777" w:rsidR="007A406A" w:rsidRPr="00D80228" w:rsidRDefault="007A406A">
            <w:pPr>
              <w:rPr>
                <w:sz w:val="18"/>
                <w:szCs w:val="18"/>
              </w:rPr>
            </w:pPr>
            <w:r w:rsidRPr="00D80228">
              <w:rPr>
                <w:sz w:val="18"/>
                <w:szCs w:val="18"/>
              </w:rPr>
              <w:t xml:space="preserve">R/C </w:t>
            </w:r>
          </w:p>
        </w:tc>
      </w:tr>
      <w:tr w:rsidR="007A406A" w:rsidRPr="00D80228" w14:paraId="3FC8BDD0" w14:textId="77777777" w:rsidTr="00D80228">
        <w:trPr>
          <w:trHeight w:val="379"/>
        </w:trPr>
        <w:tc>
          <w:tcPr>
            <w:tcW w:w="2395" w:type="pct"/>
            <w:tcBorders>
              <w:bottom w:val="single" w:sz="4" w:space="0" w:color="D0CECE" w:themeColor="background2" w:themeShade="E6"/>
            </w:tcBorders>
          </w:tcPr>
          <w:p w14:paraId="0EA80CD9" w14:textId="77777777" w:rsidR="007A406A" w:rsidRPr="00D80228" w:rsidRDefault="007A406A">
            <w:pPr>
              <w:jc w:val="left"/>
              <w:rPr>
                <w:sz w:val="18"/>
                <w:szCs w:val="18"/>
              </w:rPr>
            </w:pPr>
            <w:r w:rsidRPr="00D80228">
              <w:rPr>
                <w:sz w:val="18"/>
                <w:szCs w:val="18"/>
              </w:rPr>
              <w:t xml:space="preserve">Go-live readiness for integration scope </w:t>
            </w:r>
          </w:p>
        </w:tc>
        <w:tc>
          <w:tcPr>
            <w:tcW w:w="493" w:type="pct"/>
            <w:tcBorders>
              <w:bottom w:val="single" w:sz="4" w:space="0" w:color="D0CECE" w:themeColor="background2" w:themeShade="E6"/>
            </w:tcBorders>
          </w:tcPr>
          <w:p w14:paraId="6001974E" w14:textId="77777777" w:rsidR="007A406A" w:rsidRPr="00D80228" w:rsidRDefault="007A406A">
            <w:pPr>
              <w:rPr>
                <w:color w:val="7030A0"/>
                <w:sz w:val="18"/>
                <w:szCs w:val="18"/>
              </w:rPr>
            </w:pPr>
            <w:r w:rsidRPr="00D80228">
              <w:rPr>
                <w:color w:val="7030A0"/>
                <w:sz w:val="18"/>
                <w:szCs w:val="18"/>
              </w:rPr>
              <w:t xml:space="preserve">Both </w:t>
            </w:r>
          </w:p>
        </w:tc>
        <w:tc>
          <w:tcPr>
            <w:tcW w:w="528" w:type="pct"/>
            <w:tcBorders>
              <w:bottom w:val="single" w:sz="4" w:space="0" w:color="D0CECE" w:themeColor="background2" w:themeShade="E6"/>
            </w:tcBorders>
          </w:tcPr>
          <w:p w14:paraId="38166733" w14:textId="77777777" w:rsidR="007A406A" w:rsidRPr="00D80228" w:rsidRDefault="007A406A">
            <w:pPr>
              <w:rPr>
                <w:sz w:val="18"/>
                <w:szCs w:val="18"/>
              </w:rPr>
            </w:pPr>
            <w:r w:rsidRPr="00D80228">
              <w:rPr>
                <w:sz w:val="18"/>
                <w:szCs w:val="18"/>
              </w:rPr>
              <w:t>A</w:t>
            </w:r>
          </w:p>
        </w:tc>
        <w:tc>
          <w:tcPr>
            <w:tcW w:w="528" w:type="pct"/>
            <w:tcBorders>
              <w:bottom w:val="single" w:sz="4" w:space="0" w:color="D0CECE" w:themeColor="background2" w:themeShade="E6"/>
            </w:tcBorders>
          </w:tcPr>
          <w:p w14:paraId="671C6140" w14:textId="77777777" w:rsidR="007A406A" w:rsidRPr="00D80228" w:rsidRDefault="007A406A">
            <w:pPr>
              <w:rPr>
                <w:sz w:val="18"/>
                <w:szCs w:val="18"/>
              </w:rPr>
            </w:pPr>
            <w:r w:rsidRPr="00D80228">
              <w:rPr>
                <w:sz w:val="18"/>
                <w:szCs w:val="18"/>
              </w:rPr>
              <w:t>A</w:t>
            </w:r>
          </w:p>
        </w:tc>
        <w:tc>
          <w:tcPr>
            <w:tcW w:w="528" w:type="pct"/>
            <w:tcBorders>
              <w:bottom w:val="single" w:sz="4" w:space="0" w:color="D0CECE" w:themeColor="background2" w:themeShade="E6"/>
            </w:tcBorders>
          </w:tcPr>
          <w:p w14:paraId="1468BA67" w14:textId="77777777" w:rsidR="007A406A" w:rsidRPr="00D80228" w:rsidRDefault="007A406A">
            <w:pPr>
              <w:rPr>
                <w:sz w:val="18"/>
                <w:szCs w:val="18"/>
              </w:rPr>
            </w:pPr>
            <w:r w:rsidRPr="00D80228">
              <w:rPr>
                <w:sz w:val="18"/>
                <w:szCs w:val="18"/>
              </w:rPr>
              <w:t xml:space="preserve">R/C </w:t>
            </w:r>
          </w:p>
        </w:tc>
        <w:tc>
          <w:tcPr>
            <w:tcW w:w="528" w:type="pct"/>
            <w:tcBorders>
              <w:bottom w:val="single" w:sz="4" w:space="0" w:color="D0CECE" w:themeColor="background2" w:themeShade="E6"/>
            </w:tcBorders>
          </w:tcPr>
          <w:p w14:paraId="10C3BA24" w14:textId="77777777" w:rsidR="007A406A" w:rsidRPr="00D80228" w:rsidRDefault="007A406A">
            <w:pPr>
              <w:rPr>
                <w:sz w:val="18"/>
                <w:szCs w:val="18"/>
              </w:rPr>
            </w:pPr>
            <w:r w:rsidRPr="00D80228">
              <w:rPr>
                <w:sz w:val="18"/>
                <w:szCs w:val="18"/>
              </w:rPr>
              <w:t xml:space="preserve">R/C </w:t>
            </w:r>
          </w:p>
        </w:tc>
      </w:tr>
      <w:tr w:rsidR="007A406A" w:rsidRPr="00D80228" w14:paraId="4632EC49" w14:textId="77777777" w:rsidTr="00D80228">
        <w:trPr>
          <w:trHeight w:val="379"/>
        </w:trPr>
        <w:tc>
          <w:tcPr>
            <w:tcW w:w="2395" w:type="pct"/>
            <w:tcBorders>
              <w:top w:val="single" w:sz="4" w:space="0" w:color="D0CECE" w:themeColor="background2" w:themeShade="E6"/>
              <w:bottom w:val="single" w:sz="4" w:space="0" w:color="D0CECE" w:themeColor="background2" w:themeShade="E6"/>
            </w:tcBorders>
          </w:tcPr>
          <w:p w14:paraId="13269A06" w14:textId="77777777" w:rsidR="007A406A" w:rsidRPr="00D80228" w:rsidRDefault="007A406A">
            <w:pPr>
              <w:jc w:val="left"/>
              <w:rPr>
                <w:sz w:val="18"/>
                <w:szCs w:val="18"/>
              </w:rPr>
            </w:pPr>
            <w:r w:rsidRPr="00D80228">
              <w:rPr>
                <w:sz w:val="18"/>
                <w:szCs w:val="18"/>
              </w:rPr>
              <w:t>Post go-live support for external facing integration</w:t>
            </w:r>
          </w:p>
        </w:tc>
        <w:tc>
          <w:tcPr>
            <w:tcW w:w="493" w:type="pct"/>
            <w:tcBorders>
              <w:top w:val="single" w:sz="4" w:space="0" w:color="D0CECE" w:themeColor="background2" w:themeShade="E6"/>
              <w:bottom w:val="single" w:sz="4" w:space="0" w:color="D0CECE" w:themeColor="background2" w:themeShade="E6"/>
            </w:tcBorders>
          </w:tcPr>
          <w:p w14:paraId="4AEF9A44" w14:textId="77777777" w:rsidR="007A406A" w:rsidRPr="00D80228" w:rsidRDefault="007A406A">
            <w:pPr>
              <w:rPr>
                <w:color w:val="ED7D31" w:themeColor="accent2"/>
                <w:sz w:val="18"/>
                <w:szCs w:val="18"/>
              </w:rPr>
            </w:pPr>
            <w:r w:rsidRPr="00D80228">
              <w:rPr>
                <w:color w:val="ED7D31" w:themeColor="accent2"/>
                <w:sz w:val="18"/>
                <w:szCs w:val="18"/>
              </w:rPr>
              <w:t>Ext</w:t>
            </w:r>
          </w:p>
        </w:tc>
        <w:tc>
          <w:tcPr>
            <w:tcW w:w="528" w:type="pct"/>
            <w:tcBorders>
              <w:top w:val="single" w:sz="4" w:space="0" w:color="D0CECE" w:themeColor="background2" w:themeShade="E6"/>
              <w:bottom w:val="single" w:sz="4" w:space="0" w:color="D0CECE" w:themeColor="background2" w:themeShade="E6"/>
            </w:tcBorders>
          </w:tcPr>
          <w:p w14:paraId="64FE047C" w14:textId="77777777" w:rsidR="007A406A" w:rsidRPr="00D80228" w:rsidRDefault="007A406A">
            <w:pPr>
              <w:rPr>
                <w:sz w:val="18"/>
                <w:szCs w:val="18"/>
              </w:rPr>
            </w:pPr>
            <w:r w:rsidRPr="00D80228">
              <w:rPr>
                <w:sz w:val="18"/>
                <w:szCs w:val="18"/>
              </w:rPr>
              <w:t>C</w:t>
            </w:r>
          </w:p>
        </w:tc>
        <w:tc>
          <w:tcPr>
            <w:tcW w:w="528" w:type="pct"/>
            <w:tcBorders>
              <w:top w:val="single" w:sz="4" w:space="0" w:color="D0CECE" w:themeColor="background2" w:themeShade="E6"/>
              <w:bottom w:val="single" w:sz="4" w:space="0" w:color="D0CECE" w:themeColor="background2" w:themeShade="E6"/>
            </w:tcBorders>
          </w:tcPr>
          <w:p w14:paraId="708F4D6B" w14:textId="4FC21196" w:rsidR="007A406A" w:rsidRPr="00D80228" w:rsidRDefault="007A406A">
            <w:pPr>
              <w:rPr>
                <w:sz w:val="18"/>
                <w:szCs w:val="18"/>
              </w:rPr>
            </w:pPr>
            <w:r w:rsidRPr="00D80228">
              <w:rPr>
                <w:sz w:val="18"/>
                <w:szCs w:val="18"/>
              </w:rPr>
              <w:t>A</w:t>
            </w:r>
            <w:r w:rsidR="00697981" w:rsidRPr="00D80228">
              <w:rPr>
                <w:sz w:val="18"/>
                <w:szCs w:val="18"/>
              </w:rPr>
              <w:t>/R</w:t>
            </w:r>
          </w:p>
        </w:tc>
        <w:tc>
          <w:tcPr>
            <w:tcW w:w="528" w:type="pct"/>
            <w:tcBorders>
              <w:top w:val="single" w:sz="4" w:space="0" w:color="D0CECE" w:themeColor="background2" w:themeShade="E6"/>
              <w:bottom w:val="single" w:sz="4" w:space="0" w:color="D0CECE" w:themeColor="background2" w:themeShade="E6"/>
            </w:tcBorders>
          </w:tcPr>
          <w:p w14:paraId="61C7763C" w14:textId="299D0BF8" w:rsidR="007A406A" w:rsidRPr="00D80228" w:rsidRDefault="007A406A">
            <w:pPr>
              <w:rPr>
                <w:sz w:val="18"/>
                <w:szCs w:val="18"/>
              </w:rPr>
            </w:pPr>
            <w:r w:rsidRPr="00D80228">
              <w:rPr>
                <w:sz w:val="18"/>
                <w:szCs w:val="18"/>
              </w:rPr>
              <w:t>C</w:t>
            </w:r>
          </w:p>
        </w:tc>
        <w:tc>
          <w:tcPr>
            <w:tcW w:w="528" w:type="pct"/>
            <w:tcBorders>
              <w:top w:val="single" w:sz="4" w:space="0" w:color="D0CECE" w:themeColor="background2" w:themeShade="E6"/>
              <w:bottom w:val="single" w:sz="4" w:space="0" w:color="D0CECE" w:themeColor="background2" w:themeShade="E6"/>
            </w:tcBorders>
          </w:tcPr>
          <w:p w14:paraId="3C0FD388" w14:textId="37A565C0" w:rsidR="007A406A" w:rsidRPr="00D80228" w:rsidRDefault="007A406A">
            <w:pPr>
              <w:rPr>
                <w:sz w:val="18"/>
                <w:szCs w:val="18"/>
              </w:rPr>
            </w:pPr>
            <w:r w:rsidRPr="00D80228">
              <w:rPr>
                <w:sz w:val="18"/>
                <w:szCs w:val="18"/>
              </w:rPr>
              <w:t>C</w:t>
            </w:r>
          </w:p>
        </w:tc>
      </w:tr>
    </w:tbl>
    <w:p w14:paraId="201F146C" w14:textId="77777777" w:rsidR="00DE227E" w:rsidRDefault="00DE227E" w:rsidP="001F5F82"/>
    <w:p w14:paraId="5A81F9A9" w14:textId="77777777" w:rsidR="008D0C21" w:rsidRDefault="008D0C21">
      <w:pPr>
        <w:spacing w:before="0" w:after="0"/>
        <w:jc w:val="left"/>
      </w:pPr>
      <w:r>
        <w:br w:type="page"/>
      </w:r>
    </w:p>
    <w:p w14:paraId="65D4D27A" w14:textId="77777777" w:rsidR="00DE227E" w:rsidRDefault="00DE227E" w:rsidP="001F5F82"/>
    <w:p w14:paraId="38CDAB44" w14:textId="53D79789" w:rsidR="001F5F82" w:rsidRPr="00450B31" w:rsidRDefault="0058715C" w:rsidP="00450B31">
      <w:pPr>
        <w:pStyle w:val="Heading3"/>
        <w:rPr>
          <w:b/>
        </w:rPr>
      </w:pPr>
      <w:bookmarkStart w:id="230" w:name="_Toc231251444"/>
      <w:bookmarkStart w:id="231" w:name="_Toc231276474"/>
      <w:r w:rsidRPr="00004480">
        <w:rPr>
          <w:b/>
        </w:rPr>
        <w:t>6.4.</w:t>
      </w:r>
      <w:r w:rsidR="00BD04AE" w:rsidRPr="00004480">
        <w:rPr>
          <w:b/>
        </w:rPr>
        <w:t xml:space="preserve">1.4 </w:t>
      </w:r>
      <w:r w:rsidR="00DE227E" w:rsidRPr="00004480">
        <w:rPr>
          <w:b/>
        </w:rPr>
        <w:t>Out of Scope</w:t>
      </w:r>
      <w:bookmarkEnd w:id="230"/>
      <w:bookmarkEnd w:id="231"/>
    </w:p>
    <w:p w14:paraId="6A524CA7" w14:textId="77777777" w:rsidR="00A644DE" w:rsidRPr="00004480" w:rsidRDefault="00A644DE" w:rsidP="00275D4E">
      <w:pPr>
        <w:pStyle w:val="ListParagraph"/>
        <w:numPr>
          <w:ilvl w:val="0"/>
          <w:numId w:val="59"/>
        </w:numPr>
      </w:pPr>
      <w:r w:rsidRPr="00004480">
        <w:t>Scope is limited to the list and complexity of integrations shown in the addendum for integration register; any changes to that will result in impact to timeline and efforts</w:t>
      </w:r>
    </w:p>
    <w:p w14:paraId="1E59CD23" w14:textId="77777777" w:rsidR="001F5F82" w:rsidRPr="00004480" w:rsidRDefault="001F5F82" w:rsidP="0082434A">
      <w:pPr>
        <w:rPr>
          <w:lang w:eastAsia="en-AU"/>
          <w:rPrChange w:id="232" w:author="Russo, Paul" w:date="2026-05-29T12:39:00Z" w16du:dateUtc="2026-05-29T07:09:00Z">
            <w:rPr>
              <w:lang w:val="en-US"/>
            </w:rPr>
          </w:rPrChange>
        </w:rPr>
      </w:pPr>
    </w:p>
    <w:p w14:paraId="726F0B9A" w14:textId="185F4A10" w:rsidR="00452D89" w:rsidRPr="001048BA" w:rsidRDefault="00282C3B" w:rsidP="00BB77E3">
      <w:pPr>
        <w:pStyle w:val="Heading2"/>
      </w:pPr>
      <w:bookmarkStart w:id="233" w:name="_Ref231202419"/>
      <w:bookmarkStart w:id="234" w:name="_Toc231251445"/>
      <w:bookmarkStart w:id="235" w:name="_Toc231276475"/>
      <w:r w:rsidRPr="001048BA">
        <w:t>Data Migration (Non-GIS Data)</w:t>
      </w:r>
      <w:bookmarkEnd w:id="233"/>
      <w:bookmarkEnd w:id="234"/>
      <w:bookmarkEnd w:id="235"/>
    </w:p>
    <w:p w14:paraId="16687CA5" w14:textId="6A83228E" w:rsidR="00181CCC" w:rsidRPr="00004480" w:rsidRDefault="00AF6A28" w:rsidP="00181CCC">
      <w:r w:rsidRPr="00004480">
        <w:t>Tuatahi</w:t>
      </w:r>
      <w:r w:rsidR="00181CCC" w:rsidRPr="00004480">
        <w:t xml:space="preserve"> has embarked on the modernization journey with their Horizon program</w:t>
      </w:r>
      <w:r>
        <w:t>me</w:t>
      </w:r>
      <w:r w:rsidR="00181CCC" w:rsidRPr="00004480">
        <w:t xml:space="preserve"> that requires carefully planned data management activities such as Data Migration and Data Cleansing to the new solution for cutover and archiving legacy data from legacy applications allowing decommissioning activities. From the technical approach, toolset, applications and planning considerations these activities are grouped as GIS Data related data activities and Non-GIS related data activities. </w:t>
      </w:r>
    </w:p>
    <w:p w14:paraId="4182742C" w14:textId="77777777" w:rsidR="00181CCC" w:rsidRPr="00004480" w:rsidRDefault="00181CCC" w:rsidP="00181CCC"/>
    <w:p w14:paraId="2693C8C2" w14:textId="204314D2" w:rsidR="00BD6131" w:rsidRPr="001048BA" w:rsidRDefault="00BD6131" w:rsidP="00BB77E3">
      <w:pPr>
        <w:pStyle w:val="Heading3CG"/>
      </w:pPr>
      <w:bookmarkStart w:id="236" w:name="_Toc231251446"/>
      <w:bookmarkStart w:id="237" w:name="_Toc231276476"/>
      <w:r w:rsidRPr="00004480">
        <w:rPr>
          <w:lang w:val="en-AU"/>
        </w:rPr>
        <w:t>Solution Details</w:t>
      </w:r>
      <w:bookmarkEnd w:id="236"/>
      <w:bookmarkEnd w:id="237"/>
      <w:r w:rsidR="002B33A3">
        <w:t xml:space="preserve"> </w:t>
      </w:r>
    </w:p>
    <w:p w14:paraId="7044F39F" w14:textId="77777777" w:rsidR="002B33A3" w:rsidRPr="00004480" w:rsidRDefault="002B33A3" w:rsidP="00296C18"/>
    <w:p w14:paraId="0A9C7138" w14:textId="554A7D75" w:rsidR="00F368E6" w:rsidRPr="00004480" w:rsidRDefault="00F368E6" w:rsidP="00F368E6">
      <w:r w:rsidRPr="00004480">
        <w:t xml:space="preserve">GIS data is related to Network inventory (including Geospatial data) and is sourced mostly from ODN and Place source systems and 3 GIS as target system. Data Migration, cleansing and data archival of this data will be handled as part of Workstream B and Work package 6. </w:t>
      </w:r>
      <w:r w:rsidRPr="005D13CA">
        <w:t>It is described in detail in section</w:t>
      </w:r>
      <w:r w:rsidR="005D13CA" w:rsidRPr="005D13CA">
        <w:t xml:space="preserve"> </w:t>
      </w:r>
      <w:r w:rsidR="005D13CA" w:rsidRPr="005D13CA">
        <w:fldChar w:fldCharType="begin"/>
      </w:r>
      <w:r w:rsidR="005D13CA" w:rsidRPr="005D13CA">
        <w:instrText xml:space="preserve"> REF _Ref231246390 \w </w:instrText>
      </w:r>
      <w:r w:rsidR="005D13CA">
        <w:instrText xml:space="preserve"> \* MERGEFORMAT </w:instrText>
      </w:r>
      <w:r w:rsidR="005D13CA" w:rsidRPr="005D13CA">
        <w:fldChar w:fldCharType="separate"/>
      </w:r>
      <w:r w:rsidR="005D13CA" w:rsidRPr="005D13CA">
        <w:t>6.2</w:t>
      </w:r>
      <w:r w:rsidR="005D13CA" w:rsidRPr="005D13CA">
        <w:fldChar w:fldCharType="end"/>
      </w:r>
      <w:r w:rsidR="005D13CA" w:rsidRPr="005D13CA">
        <w:fldChar w:fldCharType="begin"/>
      </w:r>
      <w:r w:rsidR="005D13CA" w:rsidRPr="005D13CA">
        <w:instrText xml:space="preserve"> REF _Ref231246398 </w:instrText>
      </w:r>
      <w:r w:rsidR="005D13CA">
        <w:instrText xml:space="preserve"> \* MERGEFORMAT </w:instrText>
      </w:r>
      <w:r w:rsidR="005D13CA" w:rsidRPr="005D13CA">
        <w:fldChar w:fldCharType="separate"/>
      </w:r>
      <w:r w:rsidR="005D13CA" w:rsidRPr="005D13CA">
        <w:t>Workstream B: Network</w:t>
      </w:r>
      <w:r w:rsidR="005D13CA" w:rsidRPr="005D13CA">
        <w:fldChar w:fldCharType="end"/>
      </w:r>
      <w:r w:rsidR="005D13CA" w:rsidRPr="005D13CA">
        <w:t>.</w:t>
      </w:r>
    </w:p>
    <w:p w14:paraId="2EB035FB" w14:textId="77777777" w:rsidR="00F368E6" w:rsidRPr="00004480" w:rsidRDefault="00F368E6" w:rsidP="00F368E6"/>
    <w:p w14:paraId="3913A059" w14:textId="77777777" w:rsidR="00F368E6" w:rsidRPr="00004480" w:rsidRDefault="00F368E6" w:rsidP="00F368E6">
      <w:r w:rsidRPr="00004480">
        <w:t xml:space="preserve">Non-GIS data handles customer, asset, OPSR and billing data and is sourced from Telflow and Inomial source systems and Service Now (CSMT, SOMT) and Dynamics 365 F&amp;O (Billing) as target system. Data Migration, cleansing and data archival of this data will be handled as part of Workstream A and Work package 1,2 and 3. It is described in detail in this section. </w:t>
      </w:r>
    </w:p>
    <w:p w14:paraId="0FCFB96D" w14:textId="77777777" w:rsidR="00CA1691" w:rsidRPr="00004480" w:rsidRDefault="00CA1691" w:rsidP="00CA1691"/>
    <w:p w14:paraId="1AF5161A" w14:textId="6674578C" w:rsidR="00135E3F" w:rsidRPr="00905E2B" w:rsidRDefault="00135E3F" w:rsidP="00D34997">
      <w:pPr>
        <w:pStyle w:val="Heading3CG"/>
        <w:rPr>
          <w:b/>
        </w:rPr>
      </w:pPr>
      <w:bookmarkStart w:id="238" w:name="_Toc231251447"/>
      <w:bookmarkStart w:id="239" w:name="_Toc231276477"/>
      <w:r w:rsidRPr="00004480">
        <w:rPr>
          <w:lang w:val="en-AU"/>
        </w:rPr>
        <w:t>Scope</w:t>
      </w:r>
      <w:bookmarkEnd w:id="238"/>
      <w:bookmarkEnd w:id="239"/>
    </w:p>
    <w:p w14:paraId="2FBC2067" w14:textId="77777777" w:rsidR="003068F2" w:rsidRPr="00004480" w:rsidRDefault="003068F2" w:rsidP="003068F2">
      <w:r w:rsidRPr="00004480">
        <w:t xml:space="preserve">Below is the detailed description of in scope/out scope activities, systems and sizing pertaining to Non-GIS Data Migration, cleansing and data archival: </w:t>
      </w:r>
    </w:p>
    <w:p w14:paraId="5F33E775" w14:textId="77777777" w:rsidR="003068F2" w:rsidRPr="00004480" w:rsidRDefault="003068F2" w:rsidP="003068F2"/>
    <w:p w14:paraId="65435DC0" w14:textId="77777777" w:rsidR="003068F2" w:rsidRPr="00004480" w:rsidRDefault="003068F2" w:rsidP="003068F2">
      <w:r w:rsidRPr="00004480">
        <w:t>In Scope:</w:t>
      </w:r>
    </w:p>
    <w:tbl>
      <w:tblPr>
        <w:tblW w:w="9062" w:type="dxa"/>
        <w:tblBorders>
          <w:top w:val="single" w:sz="8" w:space="0" w:color="FFFFFF"/>
          <w:left w:val="single" w:sz="8" w:space="0" w:color="FFFFFF"/>
          <w:bottom w:val="single" w:sz="4" w:space="0" w:color="808080" w:themeColor="background1" w:themeShade="80"/>
          <w:right w:val="single" w:sz="8" w:space="0" w:color="FFFFFF"/>
          <w:insideH w:val="single" w:sz="4" w:space="0" w:color="D0CECE" w:themeColor="background2" w:themeShade="E6"/>
          <w:insideV w:val="single" w:sz="8" w:space="0" w:color="FFFFFF"/>
        </w:tblBorders>
        <w:shd w:val="clear" w:color="auto" w:fill="FFFFFF" w:themeFill="background1"/>
        <w:tblCellMar>
          <w:left w:w="85" w:type="dxa"/>
          <w:right w:w="85" w:type="dxa"/>
        </w:tblCellMar>
        <w:tblLook w:val="0600" w:firstRow="0" w:lastRow="0" w:firstColumn="0" w:lastColumn="0" w:noHBand="1" w:noVBand="1"/>
      </w:tblPr>
      <w:tblGrid>
        <w:gridCol w:w="557"/>
        <w:gridCol w:w="8505"/>
      </w:tblGrid>
      <w:tr w:rsidR="003068F2" w:rsidRPr="003A3A04" w14:paraId="16BB1ABA" w14:textId="77777777" w:rsidTr="003A3A04">
        <w:trPr>
          <w:trHeight w:val="192"/>
          <w:tblHeader/>
        </w:trPr>
        <w:tc>
          <w:tcPr>
            <w:tcW w:w="557" w:type="dxa"/>
            <w:shd w:val="clear" w:color="auto" w:fill="0070C0"/>
            <w:tcMar>
              <w:top w:w="15" w:type="dxa"/>
              <w:left w:w="15" w:type="dxa"/>
              <w:bottom w:w="0" w:type="dxa"/>
              <w:right w:w="15" w:type="dxa"/>
            </w:tcMar>
            <w:hideMark/>
          </w:tcPr>
          <w:p w14:paraId="64707E51" w14:textId="4B3C1EBF" w:rsidR="003068F2" w:rsidRPr="003A3A04" w:rsidRDefault="003068F2" w:rsidP="008D0C21">
            <w:pPr>
              <w:spacing w:before="120" w:after="120"/>
              <w:ind w:left="113"/>
              <w:jc w:val="center"/>
              <w:rPr>
                <w:b/>
                <w:color w:val="FFFFFF" w:themeColor="background1"/>
                <w:sz w:val="18"/>
                <w:szCs w:val="18"/>
              </w:rPr>
            </w:pPr>
            <w:r w:rsidRPr="003A3A04">
              <w:rPr>
                <w:b/>
                <w:color w:val="FFFFFF" w:themeColor="background1"/>
                <w:sz w:val="18"/>
                <w:szCs w:val="18"/>
              </w:rPr>
              <w:t>Sr.</w:t>
            </w:r>
          </w:p>
        </w:tc>
        <w:tc>
          <w:tcPr>
            <w:tcW w:w="8505" w:type="dxa"/>
            <w:shd w:val="clear" w:color="auto" w:fill="0070C0"/>
            <w:tcMar>
              <w:top w:w="15" w:type="dxa"/>
              <w:left w:w="15" w:type="dxa"/>
              <w:bottom w:w="0" w:type="dxa"/>
              <w:right w:w="15" w:type="dxa"/>
            </w:tcMar>
            <w:hideMark/>
          </w:tcPr>
          <w:p w14:paraId="4AAAD506" w14:textId="77777777" w:rsidR="003068F2" w:rsidRPr="003A3A04" w:rsidRDefault="003068F2" w:rsidP="008D0C21">
            <w:pPr>
              <w:spacing w:before="120" w:after="120"/>
              <w:ind w:left="113"/>
              <w:rPr>
                <w:b/>
                <w:color w:val="FFFFFF" w:themeColor="background1"/>
                <w:sz w:val="18"/>
                <w:szCs w:val="18"/>
              </w:rPr>
            </w:pPr>
            <w:r w:rsidRPr="003A3A04">
              <w:rPr>
                <w:b/>
                <w:color w:val="FFFFFF" w:themeColor="background1"/>
                <w:sz w:val="18"/>
                <w:szCs w:val="18"/>
              </w:rPr>
              <w:t>Description</w:t>
            </w:r>
          </w:p>
        </w:tc>
      </w:tr>
      <w:tr w:rsidR="003068F2" w:rsidRPr="008D0C21" w14:paraId="57B577AA" w14:textId="77777777" w:rsidTr="008D0C21">
        <w:trPr>
          <w:trHeight w:val="520"/>
        </w:trPr>
        <w:tc>
          <w:tcPr>
            <w:tcW w:w="557" w:type="dxa"/>
            <w:shd w:val="clear" w:color="auto" w:fill="FFFFFF" w:themeFill="background1"/>
            <w:tcMar>
              <w:top w:w="15" w:type="dxa"/>
              <w:left w:w="15" w:type="dxa"/>
              <w:bottom w:w="0" w:type="dxa"/>
              <w:right w:w="15" w:type="dxa"/>
            </w:tcMar>
            <w:hideMark/>
          </w:tcPr>
          <w:p w14:paraId="22FD195B" w14:textId="77777777" w:rsidR="003068F2" w:rsidRPr="008D0C21" w:rsidRDefault="003068F2" w:rsidP="008D0C21">
            <w:pPr>
              <w:spacing w:before="120" w:after="120"/>
              <w:ind w:left="113"/>
              <w:jc w:val="center"/>
              <w:rPr>
                <w:sz w:val="18"/>
                <w:szCs w:val="18"/>
              </w:rPr>
            </w:pPr>
            <w:r w:rsidRPr="008D0C21">
              <w:rPr>
                <w:sz w:val="18"/>
                <w:szCs w:val="18"/>
              </w:rPr>
              <w:t>1</w:t>
            </w:r>
          </w:p>
        </w:tc>
        <w:tc>
          <w:tcPr>
            <w:tcW w:w="8505" w:type="dxa"/>
            <w:shd w:val="clear" w:color="auto" w:fill="FFFFFF" w:themeFill="background1"/>
            <w:tcMar>
              <w:top w:w="15" w:type="dxa"/>
              <w:left w:w="15" w:type="dxa"/>
              <w:bottom w:w="0" w:type="dxa"/>
              <w:right w:w="15" w:type="dxa"/>
            </w:tcMar>
            <w:hideMark/>
          </w:tcPr>
          <w:p w14:paraId="62C26BFB" w14:textId="49A2F866" w:rsidR="003068F2" w:rsidRPr="008D0C21" w:rsidRDefault="003068F2" w:rsidP="008D0C21">
            <w:pPr>
              <w:spacing w:before="120" w:after="120"/>
              <w:ind w:left="113"/>
              <w:rPr>
                <w:sz w:val="18"/>
                <w:szCs w:val="18"/>
              </w:rPr>
            </w:pPr>
            <w:r w:rsidRPr="008D0C21">
              <w:rPr>
                <w:sz w:val="18"/>
                <w:szCs w:val="18"/>
              </w:rPr>
              <w:t>Telflow (up to 21 tables and approx</w:t>
            </w:r>
            <w:r w:rsidR="00887715" w:rsidRPr="008D0C21">
              <w:rPr>
                <w:sz w:val="18"/>
                <w:szCs w:val="18"/>
              </w:rPr>
              <w:t>imately</w:t>
            </w:r>
            <w:r w:rsidRPr="008D0C21">
              <w:rPr>
                <w:sz w:val="18"/>
                <w:szCs w:val="18"/>
              </w:rPr>
              <w:t xml:space="preserve"> 2500 attributes) and Inomial (up to 14 tables and 76 attributes) are considered as Source system for ServiceNow (CSMT, SOMT) and D365 F&amp;O (Billing module) as Target systems for non-GIS data processing. </w:t>
            </w:r>
          </w:p>
        </w:tc>
      </w:tr>
      <w:tr w:rsidR="003068F2" w:rsidRPr="008D0C21" w14:paraId="2FB744C3" w14:textId="77777777" w:rsidTr="008D0C21">
        <w:trPr>
          <w:trHeight w:val="522"/>
        </w:trPr>
        <w:tc>
          <w:tcPr>
            <w:tcW w:w="557" w:type="dxa"/>
            <w:shd w:val="clear" w:color="auto" w:fill="FFFFFF" w:themeFill="background1"/>
            <w:tcMar>
              <w:top w:w="15" w:type="dxa"/>
              <w:left w:w="15" w:type="dxa"/>
              <w:bottom w:w="0" w:type="dxa"/>
              <w:right w:w="15" w:type="dxa"/>
            </w:tcMar>
            <w:hideMark/>
          </w:tcPr>
          <w:p w14:paraId="67BC9BC8" w14:textId="77777777" w:rsidR="003068F2" w:rsidRPr="008D0C21" w:rsidRDefault="003068F2" w:rsidP="008D0C21">
            <w:pPr>
              <w:spacing w:before="120" w:after="120"/>
              <w:ind w:left="113"/>
              <w:jc w:val="center"/>
              <w:rPr>
                <w:sz w:val="18"/>
                <w:szCs w:val="18"/>
              </w:rPr>
            </w:pPr>
            <w:r w:rsidRPr="008D0C21">
              <w:rPr>
                <w:sz w:val="18"/>
                <w:szCs w:val="18"/>
              </w:rPr>
              <w:t>2</w:t>
            </w:r>
          </w:p>
        </w:tc>
        <w:tc>
          <w:tcPr>
            <w:tcW w:w="8505" w:type="dxa"/>
            <w:shd w:val="clear" w:color="auto" w:fill="FFFFFF" w:themeFill="background1"/>
            <w:tcMar>
              <w:top w:w="15" w:type="dxa"/>
              <w:left w:w="15" w:type="dxa"/>
              <w:bottom w:w="0" w:type="dxa"/>
              <w:right w:w="15" w:type="dxa"/>
            </w:tcMar>
            <w:hideMark/>
          </w:tcPr>
          <w:p w14:paraId="49B13E7E" w14:textId="77777777" w:rsidR="003068F2" w:rsidRPr="008D0C21" w:rsidRDefault="003068F2" w:rsidP="008D0C21">
            <w:pPr>
              <w:spacing w:before="120" w:after="120"/>
              <w:ind w:left="113"/>
              <w:rPr>
                <w:sz w:val="18"/>
                <w:szCs w:val="18"/>
              </w:rPr>
            </w:pPr>
            <w:r w:rsidRPr="008D0C21">
              <w:rPr>
                <w:sz w:val="18"/>
                <w:szCs w:val="18"/>
              </w:rPr>
              <w:t>Data Migration of Recurring Billing Contracts from Inomial source system to Dynamics 365 F&amp;O - Subscription Billing Suite for up to 4 entities and up to 150 attributes. Refer table for source and target entities and complexity details.</w:t>
            </w:r>
          </w:p>
        </w:tc>
      </w:tr>
      <w:tr w:rsidR="003068F2" w:rsidRPr="008D0C21" w14:paraId="6AF0542E" w14:textId="77777777" w:rsidTr="008D0C21">
        <w:trPr>
          <w:trHeight w:val="693"/>
        </w:trPr>
        <w:tc>
          <w:tcPr>
            <w:tcW w:w="557" w:type="dxa"/>
            <w:shd w:val="clear" w:color="auto" w:fill="FFFFFF" w:themeFill="background1"/>
            <w:tcMar>
              <w:top w:w="15" w:type="dxa"/>
              <w:left w:w="15" w:type="dxa"/>
              <w:bottom w:w="0" w:type="dxa"/>
              <w:right w:w="15" w:type="dxa"/>
            </w:tcMar>
            <w:hideMark/>
          </w:tcPr>
          <w:p w14:paraId="24D5B047" w14:textId="77777777" w:rsidR="003068F2" w:rsidRPr="008D0C21" w:rsidRDefault="003068F2" w:rsidP="008D0C21">
            <w:pPr>
              <w:spacing w:before="120" w:after="120"/>
              <w:ind w:left="113"/>
              <w:jc w:val="center"/>
              <w:rPr>
                <w:sz w:val="18"/>
                <w:szCs w:val="18"/>
              </w:rPr>
            </w:pPr>
            <w:r w:rsidRPr="008D0C21">
              <w:rPr>
                <w:sz w:val="18"/>
                <w:szCs w:val="18"/>
              </w:rPr>
              <w:t>3</w:t>
            </w:r>
          </w:p>
        </w:tc>
        <w:tc>
          <w:tcPr>
            <w:tcW w:w="8505" w:type="dxa"/>
            <w:shd w:val="clear" w:color="auto" w:fill="FFFFFF" w:themeFill="background1"/>
            <w:tcMar>
              <w:top w:w="15" w:type="dxa"/>
              <w:left w:w="15" w:type="dxa"/>
              <w:bottom w:w="0" w:type="dxa"/>
              <w:right w:w="15" w:type="dxa"/>
            </w:tcMar>
            <w:hideMark/>
          </w:tcPr>
          <w:p w14:paraId="34D8598D" w14:textId="5B3ACEC9" w:rsidR="003068F2" w:rsidRPr="008D0C21" w:rsidRDefault="003068F2" w:rsidP="008D0C21">
            <w:pPr>
              <w:spacing w:before="120" w:after="120"/>
              <w:ind w:left="113"/>
              <w:rPr>
                <w:sz w:val="18"/>
                <w:szCs w:val="18"/>
              </w:rPr>
            </w:pPr>
            <w:r w:rsidRPr="008D0C21">
              <w:rPr>
                <w:sz w:val="18"/>
                <w:szCs w:val="18"/>
              </w:rPr>
              <w:t xml:space="preserve">Data Migration of Customer and Asset data from Telflow source system to ServiceNow Customer Service Manager for Telecommunications (CSMT) for up to 6 entities and up to 75 attributes. Refer </w:t>
            </w:r>
            <w:r w:rsidR="00FA3A45" w:rsidRPr="008D0C21">
              <w:rPr>
                <w:sz w:val="18"/>
                <w:szCs w:val="18"/>
              </w:rPr>
              <w:t xml:space="preserve">to the Data Migration Register from </w:t>
            </w:r>
            <w:r w:rsidR="00FA3A45" w:rsidRPr="005D13CA">
              <w:rPr>
                <w:sz w:val="18"/>
                <w:szCs w:val="18"/>
              </w:rPr>
              <w:t>Addendum 2</w:t>
            </w:r>
            <w:r w:rsidR="00FA3A45" w:rsidRPr="008D0C21">
              <w:rPr>
                <w:sz w:val="18"/>
                <w:szCs w:val="18"/>
              </w:rPr>
              <w:t xml:space="preserve"> for </w:t>
            </w:r>
            <w:r w:rsidR="00355841" w:rsidRPr="008D0C21">
              <w:rPr>
                <w:sz w:val="18"/>
                <w:szCs w:val="18"/>
              </w:rPr>
              <w:t>complexity and entity details.</w:t>
            </w:r>
          </w:p>
        </w:tc>
      </w:tr>
      <w:tr w:rsidR="003068F2" w:rsidRPr="008D0C21" w14:paraId="1E0366F0" w14:textId="77777777" w:rsidTr="008D0C21">
        <w:trPr>
          <w:trHeight w:val="692"/>
        </w:trPr>
        <w:tc>
          <w:tcPr>
            <w:tcW w:w="557" w:type="dxa"/>
            <w:shd w:val="clear" w:color="auto" w:fill="FFFFFF" w:themeFill="background1"/>
            <w:tcMar>
              <w:top w:w="15" w:type="dxa"/>
              <w:left w:w="15" w:type="dxa"/>
              <w:bottom w:w="0" w:type="dxa"/>
              <w:right w:w="15" w:type="dxa"/>
            </w:tcMar>
            <w:hideMark/>
          </w:tcPr>
          <w:p w14:paraId="20DA6060" w14:textId="77777777" w:rsidR="003068F2" w:rsidRPr="008D0C21" w:rsidRDefault="003068F2" w:rsidP="008D0C21">
            <w:pPr>
              <w:spacing w:before="120" w:after="120"/>
              <w:ind w:left="113"/>
              <w:jc w:val="center"/>
              <w:rPr>
                <w:sz w:val="18"/>
                <w:szCs w:val="18"/>
              </w:rPr>
            </w:pPr>
            <w:r w:rsidRPr="008D0C21">
              <w:rPr>
                <w:sz w:val="18"/>
                <w:szCs w:val="18"/>
              </w:rPr>
              <w:t>4</w:t>
            </w:r>
          </w:p>
        </w:tc>
        <w:tc>
          <w:tcPr>
            <w:tcW w:w="8505" w:type="dxa"/>
            <w:shd w:val="clear" w:color="auto" w:fill="FFFFFF" w:themeFill="background1"/>
            <w:tcMar>
              <w:top w:w="15" w:type="dxa"/>
              <w:left w:w="15" w:type="dxa"/>
              <w:bottom w:w="0" w:type="dxa"/>
              <w:right w:w="15" w:type="dxa"/>
            </w:tcMar>
            <w:hideMark/>
          </w:tcPr>
          <w:p w14:paraId="74AFF97F" w14:textId="7FFE884A" w:rsidR="003068F2" w:rsidRPr="008D0C21" w:rsidRDefault="003068F2" w:rsidP="008D0C21">
            <w:pPr>
              <w:spacing w:before="120" w:after="120"/>
              <w:ind w:left="113"/>
              <w:rPr>
                <w:sz w:val="18"/>
                <w:szCs w:val="18"/>
              </w:rPr>
            </w:pPr>
            <w:r w:rsidRPr="008D0C21">
              <w:rPr>
                <w:sz w:val="18"/>
                <w:szCs w:val="18"/>
              </w:rPr>
              <w:t xml:space="preserve">Data Migration of Order, Product, Service, and Resource structural specifications (OPSR Templates) alongside transactional logs (Sales data) from the Telflow source system to ServiceNow Sales and Order Manager for Telecommunications (SOMT) for up to 7 entities and up to 85 attributes. </w:t>
            </w:r>
            <w:r w:rsidR="00355841" w:rsidRPr="008D0C21">
              <w:rPr>
                <w:sz w:val="18"/>
                <w:szCs w:val="18"/>
              </w:rPr>
              <w:t xml:space="preserve">Refer to the Data Migration Register from </w:t>
            </w:r>
            <w:r w:rsidR="00355841" w:rsidRPr="005D13CA">
              <w:rPr>
                <w:sz w:val="18"/>
                <w:szCs w:val="18"/>
              </w:rPr>
              <w:t>Addendum 2</w:t>
            </w:r>
            <w:r w:rsidR="00355841" w:rsidRPr="008D0C21">
              <w:rPr>
                <w:sz w:val="18"/>
                <w:szCs w:val="18"/>
              </w:rPr>
              <w:t xml:space="preserve"> for complexity and entity details.</w:t>
            </w:r>
          </w:p>
        </w:tc>
      </w:tr>
      <w:tr w:rsidR="003068F2" w:rsidRPr="008D0C21" w14:paraId="2EBDF9AC" w14:textId="77777777" w:rsidTr="008D0C21">
        <w:trPr>
          <w:trHeight w:val="522"/>
        </w:trPr>
        <w:tc>
          <w:tcPr>
            <w:tcW w:w="557" w:type="dxa"/>
            <w:shd w:val="clear" w:color="auto" w:fill="FFFFFF" w:themeFill="background1"/>
            <w:tcMar>
              <w:top w:w="15" w:type="dxa"/>
              <w:left w:w="15" w:type="dxa"/>
              <w:bottom w:w="0" w:type="dxa"/>
              <w:right w:w="15" w:type="dxa"/>
            </w:tcMar>
            <w:hideMark/>
          </w:tcPr>
          <w:p w14:paraId="0390CAF3" w14:textId="77777777" w:rsidR="003068F2" w:rsidRPr="008D0C21" w:rsidRDefault="003068F2" w:rsidP="008D0C21">
            <w:pPr>
              <w:spacing w:before="120" w:after="120"/>
              <w:ind w:left="113"/>
              <w:jc w:val="center"/>
              <w:rPr>
                <w:sz w:val="18"/>
                <w:szCs w:val="18"/>
              </w:rPr>
            </w:pPr>
            <w:r w:rsidRPr="008D0C21">
              <w:rPr>
                <w:sz w:val="18"/>
                <w:szCs w:val="18"/>
              </w:rPr>
              <w:t>5</w:t>
            </w:r>
          </w:p>
        </w:tc>
        <w:tc>
          <w:tcPr>
            <w:tcW w:w="8505" w:type="dxa"/>
            <w:shd w:val="clear" w:color="auto" w:fill="FFFFFF" w:themeFill="background1"/>
            <w:tcMar>
              <w:top w:w="15" w:type="dxa"/>
              <w:left w:w="15" w:type="dxa"/>
              <w:bottom w:w="0" w:type="dxa"/>
              <w:right w:w="15" w:type="dxa"/>
            </w:tcMar>
            <w:hideMark/>
          </w:tcPr>
          <w:p w14:paraId="64C683DF" w14:textId="32591A34" w:rsidR="003068F2" w:rsidRPr="008D0C21" w:rsidRDefault="003068F2" w:rsidP="008D0C21">
            <w:pPr>
              <w:spacing w:before="120" w:after="120"/>
              <w:ind w:left="113"/>
              <w:jc w:val="left"/>
              <w:rPr>
                <w:sz w:val="18"/>
                <w:szCs w:val="18"/>
              </w:rPr>
            </w:pPr>
            <w:r w:rsidRPr="008D0C21">
              <w:rPr>
                <w:sz w:val="18"/>
                <w:szCs w:val="18"/>
              </w:rPr>
              <w:t>Active and historical data migration to S</w:t>
            </w:r>
            <w:r w:rsidR="000020A9" w:rsidRPr="008D0C21">
              <w:rPr>
                <w:sz w:val="18"/>
                <w:szCs w:val="18"/>
              </w:rPr>
              <w:t>erviceNow</w:t>
            </w:r>
            <w:r w:rsidRPr="008D0C21">
              <w:rPr>
                <w:sz w:val="18"/>
                <w:szCs w:val="18"/>
              </w:rPr>
              <w:t xml:space="preserve"> and D365 for 70-80 RSP &amp; 5000K Retail and 2500 Business Customers with ~ 5000K Retail contracts, 2500 Business Contracts, 1 mil inventory records and 1.7 mil orders.</w:t>
            </w:r>
          </w:p>
        </w:tc>
      </w:tr>
      <w:tr w:rsidR="00C23BC9" w:rsidRPr="008D0C21" w14:paraId="20F78790" w14:textId="77777777" w:rsidTr="008D0C21">
        <w:trPr>
          <w:trHeight w:val="346"/>
        </w:trPr>
        <w:tc>
          <w:tcPr>
            <w:tcW w:w="557" w:type="dxa"/>
            <w:shd w:val="clear" w:color="auto" w:fill="FFFFFF" w:themeFill="background1"/>
            <w:tcMar>
              <w:top w:w="15" w:type="dxa"/>
              <w:left w:w="15" w:type="dxa"/>
              <w:bottom w:w="0" w:type="dxa"/>
              <w:right w:w="15" w:type="dxa"/>
            </w:tcMar>
          </w:tcPr>
          <w:p w14:paraId="49201865" w14:textId="77777777" w:rsidR="00C23BC9" w:rsidRPr="008D0C21" w:rsidRDefault="00C23BC9" w:rsidP="008D0C21">
            <w:pPr>
              <w:spacing w:before="120" w:after="120"/>
              <w:ind w:left="113"/>
              <w:jc w:val="center"/>
              <w:rPr>
                <w:sz w:val="18"/>
                <w:szCs w:val="18"/>
              </w:rPr>
            </w:pPr>
            <w:r w:rsidRPr="008D0C21">
              <w:rPr>
                <w:sz w:val="18"/>
                <w:szCs w:val="18"/>
              </w:rPr>
              <w:t>6</w:t>
            </w:r>
          </w:p>
        </w:tc>
        <w:tc>
          <w:tcPr>
            <w:tcW w:w="8505" w:type="dxa"/>
            <w:shd w:val="clear" w:color="auto" w:fill="FFFFFF" w:themeFill="background1"/>
            <w:tcMar>
              <w:top w:w="15" w:type="dxa"/>
              <w:left w:w="15" w:type="dxa"/>
              <w:bottom w:w="0" w:type="dxa"/>
              <w:right w:w="15" w:type="dxa"/>
            </w:tcMar>
          </w:tcPr>
          <w:p w14:paraId="6F54BD85" w14:textId="20373FC8" w:rsidR="00C23BC9" w:rsidRPr="008D0C21" w:rsidRDefault="00C23BC9" w:rsidP="008D0C21">
            <w:pPr>
              <w:spacing w:before="120" w:after="120"/>
              <w:ind w:left="113"/>
              <w:rPr>
                <w:sz w:val="18"/>
                <w:szCs w:val="18"/>
              </w:rPr>
            </w:pPr>
            <w:r w:rsidRPr="008D0C21">
              <w:rPr>
                <w:sz w:val="18"/>
                <w:szCs w:val="18"/>
              </w:rPr>
              <w:t>Migration of bulk data load in two release cycles to D365 and ServiceNow.</w:t>
            </w:r>
          </w:p>
        </w:tc>
      </w:tr>
      <w:tr w:rsidR="00C23BC9" w:rsidRPr="008D0C21" w14:paraId="261031CB" w14:textId="77777777" w:rsidTr="008D0C21">
        <w:trPr>
          <w:trHeight w:val="346"/>
        </w:trPr>
        <w:tc>
          <w:tcPr>
            <w:tcW w:w="557" w:type="dxa"/>
            <w:shd w:val="clear" w:color="auto" w:fill="FFFFFF" w:themeFill="background1"/>
            <w:tcMar>
              <w:top w:w="15" w:type="dxa"/>
              <w:left w:w="15" w:type="dxa"/>
              <w:bottom w:w="0" w:type="dxa"/>
              <w:right w:w="15" w:type="dxa"/>
            </w:tcMar>
            <w:hideMark/>
          </w:tcPr>
          <w:p w14:paraId="531856AF" w14:textId="77777777" w:rsidR="00C23BC9" w:rsidRPr="008D0C21" w:rsidRDefault="00C23BC9" w:rsidP="008D0C21">
            <w:pPr>
              <w:spacing w:before="120" w:after="120"/>
              <w:ind w:left="113"/>
              <w:jc w:val="center"/>
              <w:rPr>
                <w:sz w:val="18"/>
                <w:szCs w:val="18"/>
              </w:rPr>
            </w:pPr>
            <w:r w:rsidRPr="008D0C21">
              <w:rPr>
                <w:sz w:val="18"/>
                <w:szCs w:val="18"/>
              </w:rPr>
              <w:t>7</w:t>
            </w:r>
          </w:p>
        </w:tc>
        <w:tc>
          <w:tcPr>
            <w:tcW w:w="8505" w:type="dxa"/>
            <w:shd w:val="clear" w:color="auto" w:fill="FFFFFF" w:themeFill="background1"/>
            <w:tcMar>
              <w:top w:w="15" w:type="dxa"/>
              <w:left w:w="15" w:type="dxa"/>
              <w:bottom w:w="0" w:type="dxa"/>
              <w:right w:w="15" w:type="dxa"/>
            </w:tcMar>
          </w:tcPr>
          <w:p w14:paraId="67C25A54" w14:textId="02969505" w:rsidR="00C23BC9" w:rsidRPr="008D0C21" w:rsidRDefault="00C23BC9" w:rsidP="008D0C21">
            <w:pPr>
              <w:spacing w:before="120" w:after="120"/>
              <w:ind w:left="113"/>
              <w:rPr>
                <w:sz w:val="18"/>
                <w:szCs w:val="18"/>
              </w:rPr>
            </w:pPr>
            <w:r w:rsidRPr="008D0C21">
              <w:rPr>
                <w:sz w:val="18"/>
                <w:szCs w:val="18"/>
              </w:rPr>
              <w:t>Data migration to archive data from Inomial and Telflow sources to archival data storage (e.g. Azure Data Lake) to support continual reporting and allow decommissioning of such sources by TFF.</w:t>
            </w:r>
          </w:p>
        </w:tc>
      </w:tr>
      <w:tr w:rsidR="00C23BC9" w:rsidRPr="008D0C21" w14:paraId="6BBE8925" w14:textId="77777777" w:rsidTr="008D0C21">
        <w:trPr>
          <w:trHeight w:val="351"/>
        </w:trPr>
        <w:tc>
          <w:tcPr>
            <w:tcW w:w="557" w:type="dxa"/>
            <w:shd w:val="clear" w:color="auto" w:fill="FFFFFF" w:themeFill="background1"/>
            <w:tcMar>
              <w:top w:w="15" w:type="dxa"/>
              <w:left w:w="15" w:type="dxa"/>
              <w:bottom w:w="0" w:type="dxa"/>
              <w:right w:w="15" w:type="dxa"/>
            </w:tcMar>
            <w:hideMark/>
          </w:tcPr>
          <w:p w14:paraId="5652F417" w14:textId="77777777" w:rsidR="00C23BC9" w:rsidRPr="008D0C21" w:rsidRDefault="00C23BC9" w:rsidP="008D0C21">
            <w:pPr>
              <w:spacing w:before="120" w:after="120"/>
              <w:ind w:left="113"/>
              <w:jc w:val="center"/>
              <w:rPr>
                <w:sz w:val="18"/>
                <w:szCs w:val="18"/>
              </w:rPr>
            </w:pPr>
            <w:r w:rsidRPr="008D0C21">
              <w:rPr>
                <w:sz w:val="18"/>
                <w:szCs w:val="18"/>
              </w:rPr>
              <w:t>8</w:t>
            </w:r>
          </w:p>
        </w:tc>
        <w:tc>
          <w:tcPr>
            <w:tcW w:w="8505" w:type="dxa"/>
            <w:shd w:val="clear" w:color="auto" w:fill="FFFFFF" w:themeFill="background1"/>
            <w:tcMar>
              <w:top w:w="15" w:type="dxa"/>
              <w:left w:w="15" w:type="dxa"/>
              <w:bottom w:w="0" w:type="dxa"/>
              <w:right w:w="15" w:type="dxa"/>
            </w:tcMar>
          </w:tcPr>
          <w:p w14:paraId="476AEACD" w14:textId="65DF82DF" w:rsidR="00C23BC9" w:rsidRPr="008D0C21" w:rsidRDefault="00C23BC9" w:rsidP="008D0C21">
            <w:pPr>
              <w:spacing w:before="120" w:after="120"/>
              <w:ind w:left="113"/>
              <w:rPr>
                <w:sz w:val="18"/>
                <w:szCs w:val="18"/>
              </w:rPr>
            </w:pPr>
            <w:r w:rsidRPr="008D0C21">
              <w:rPr>
                <w:sz w:val="18"/>
                <w:szCs w:val="18"/>
              </w:rPr>
              <w:t>Technical reconciliation of the migrated data based on the system, row, total counts. Create standard data migration reconciliation report - row count, subtotal count, fallout reports for migration run.</w:t>
            </w:r>
          </w:p>
        </w:tc>
      </w:tr>
      <w:tr w:rsidR="00C23BC9" w:rsidRPr="008D0C21" w14:paraId="674CD2D2" w14:textId="77777777" w:rsidTr="008D0C21">
        <w:trPr>
          <w:trHeight w:val="351"/>
        </w:trPr>
        <w:tc>
          <w:tcPr>
            <w:tcW w:w="557" w:type="dxa"/>
            <w:shd w:val="clear" w:color="auto" w:fill="FFFFFF" w:themeFill="background1"/>
            <w:tcMar>
              <w:top w:w="15" w:type="dxa"/>
              <w:left w:w="15" w:type="dxa"/>
              <w:bottom w:w="0" w:type="dxa"/>
              <w:right w:w="15" w:type="dxa"/>
            </w:tcMar>
          </w:tcPr>
          <w:p w14:paraId="07A04602" w14:textId="77777777" w:rsidR="00C23BC9" w:rsidRPr="008D0C21" w:rsidRDefault="00C23BC9" w:rsidP="008D0C21">
            <w:pPr>
              <w:spacing w:before="120" w:after="120"/>
              <w:ind w:left="113"/>
              <w:jc w:val="center"/>
              <w:rPr>
                <w:sz w:val="18"/>
                <w:szCs w:val="18"/>
              </w:rPr>
            </w:pPr>
            <w:r w:rsidRPr="008D0C21">
              <w:rPr>
                <w:sz w:val="18"/>
                <w:szCs w:val="18"/>
              </w:rPr>
              <w:t>9</w:t>
            </w:r>
          </w:p>
        </w:tc>
        <w:tc>
          <w:tcPr>
            <w:tcW w:w="8505" w:type="dxa"/>
            <w:shd w:val="clear" w:color="auto" w:fill="FFFFFF" w:themeFill="background1"/>
            <w:tcMar>
              <w:top w:w="15" w:type="dxa"/>
              <w:left w:w="15" w:type="dxa"/>
              <w:bottom w:w="0" w:type="dxa"/>
              <w:right w:w="15" w:type="dxa"/>
            </w:tcMar>
          </w:tcPr>
          <w:p w14:paraId="2AAA6E0E" w14:textId="4AAC80FD" w:rsidR="00C23BC9" w:rsidRPr="008D0C21" w:rsidRDefault="00C23BC9" w:rsidP="008D0C21">
            <w:pPr>
              <w:spacing w:before="120" w:after="120"/>
              <w:ind w:left="113"/>
              <w:rPr>
                <w:sz w:val="18"/>
                <w:szCs w:val="18"/>
              </w:rPr>
            </w:pPr>
            <w:r w:rsidRPr="008D0C21">
              <w:rPr>
                <w:sz w:val="18"/>
                <w:szCs w:val="18"/>
              </w:rPr>
              <w:t>Technical source data profiling for Inomial and Telflow source systems (File/DB copy provided by TFF) to inform correctness of data mapping and any data quality (fitment) issues.</w:t>
            </w:r>
          </w:p>
        </w:tc>
      </w:tr>
      <w:tr w:rsidR="00C23BC9" w:rsidRPr="008D0C21" w14:paraId="3B0D846A" w14:textId="77777777" w:rsidTr="008D0C21">
        <w:trPr>
          <w:trHeight w:val="351"/>
        </w:trPr>
        <w:tc>
          <w:tcPr>
            <w:tcW w:w="557" w:type="dxa"/>
            <w:shd w:val="clear" w:color="auto" w:fill="FFFFFF" w:themeFill="background1"/>
            <w:tcMar>
              <w:top w:w="15" w:type="dxa"/>
              <w:left w:w="15" w:type="dxa"/>
              <w:bottom w:w="0" w:type="dxa"/>
              <w:right w:w="15" w:type="dxa"/>
            </w:tcMar>
          </w:tcPr>
          <w:p w14:paraId="0940A3ED" w14:textId="77777777" w:rsidR="00C23BC9" w:rsidRPr="008D0C21" w:rsidRDefault="00C23BC9" w:rsidP="008D0C21">
            <w:pPr>
              <w:spacing w:before="120" w:after="120"/>
              <w:ind w:left="113"/>
              <w:jc w:val="center"/>
              <w:rPr>
                <w:sz w:val="18"/>
                <w:szCs w:val="18"/>
              </w:rPr>
            </w:pPr>
            <w:r w:rsidRPr="008D0C21">
              <w:rPr>
                <w:sz w:val="18"/>
                <w:szCs w:val="18"/>
              </w:rPr>
              <w:t>10</w:t>
            </w:r>
          </w:p>
        </w:tc>
        <w:tc>
          <w:tcPr>
            <w:tcW w:w="8505" w:type="dxa"/>
            <w:shd w:val="clear" w:color="auto" w:fill="FFFFFF" w:themeFill="background1"/>
            <w:tcMar>
              <w:top w:w="15" w:type="dxa"/>
              <w:left w:w="15" w:type="dxa"/>
              <w:bottom w:w="0" w:type="dxa"/>
              <w:right w:w="15" w:type="dxa"/>
            </w:tcMar>
          </w:tcPr>
          <w:p w14:paraId="0FDD6237" w14:textId="56DD4625" w:rsidR="00C23BC9" w:rsidRPr="008D0C21" w:rsidRDefault="00C23BC9" w:rsidP="008D0C21">
            <w:pPr>
              <w:spacing w:before="120" w:after="120"/>
              <w:ind w:left="113"/>
              <w:rPr>
                <w:sz w:val="18"/>
                <w:szCs w:val="18"/>
              </w:rPr>
            </w:pPr>
            <w:r w:rsidRPr="008D0C21">
              <w:rPr>
                <w:sz w:val="18"/>
                <w:szCs w:val="18"/>
              </w:rPr>
              <w:t>Technical data cleaning is performed in the migration system with up to 20 simple, 8 medium and 3 complex data cleansing rules applied as per agreed mapping design based on data profiling outcome or load requirement.</w:t>
            </w:r>
          </w:p>
        </w:tc>
      </w:tr>
      <w:tr w:rsidR="00C23BC9" w:rsidRPr="008D0C21" w14:paraId="49CDE9D3" w14:textId="77777777" w:rsidTr="008D0C21">
        <w:trPr>
          <w:trHeight w:val="522"/>
        </w:trPr>
        <w:tc>
          <w:tcPr>
            <w:tcW w:w="557" w:type="dxa"/>
            <w:tcBorders>
              <w:bottom w:val="single" w:sz="4" w:space="0" w:color="D0CECE" w:themeColor="background2" w:themeShade="E6"/>
            </w:tcBorders>
            <w:shd w:val="clear" w:color="auto" w:fill="FFFFFF" w:themeFill="background1"/>
            <w:tcMar>
              <w:top w:w="15" w:type="dxa"/>
              <w:left w:w="15" w:type="dxa"/>
              <w:bottom w:w="0" w:type="dxa"/>
              <w:right w:w="15" w:type="dxa"/>
            </w:tcMar>
          </w:tcPr>
          <w:p w14:paraId="109DA556" w14:textId="77777777" w:rsidR="00C23BC9" w:rsidRPr="008D0C21" w:rsidRDefault="00C23BC9" w:rsidP="008D0C21">
            <w:pPr>
              <w:spacing w:before="120" w:after="120"/>
              <w:ind w:left="113"/>
              <w:jc w:val="center"/>
              <w:rPr>
                <w:sz w:val="18"/>
                <w:szCs w:val="18"/>
              </w:rPr>
            </w:pPr>
            <w:r w:rsidRPr="008D0C21">
              <w:rPr>
                <w:sz w:val="18"/>
                <w:szCs w:val="18"/>
              </w:rPr>
              <w:t>11</w:t>
            </w:r>
          </w:p>
        </w:tc>
        <w:tc>
          <w:tcPr>
            <w:tcW w:w="8505" w:type="dxa"/>
            <w:tcBorders>
              <w:bottom w:val="single" w:sz="4" w:space="0" w:color="D0CECE" w:themeColor="background2" w:themeShade="E6"/>
            </w:tcBorders>
            <w:shd w:val="clear" w:color="auto" w:fill="FFFFFF" w:themeFill="background1"/>
            <w:tcMar>
              <w:top w:w="15" w:type="dxa"/>
              <w:left w:w="15" w:type="dxa"/>
              <w:bottom w:w="0" w:type="dxa"/>
              <w:right w:w="15" w:type="dxa"/>
            </w:tcMar>
          </w:tcPr>
          <w:p w14:paraId="0ADC8B05" w14:textId="01D8EA4A" w:rsidR="00C23BC9" w:rsidRPr="008D0C21" w:rsidRDefault="00C23BC9" w:rsidP="008D0C21">
            <w:pPr>
              <w:spacing w:before="120" w:after="120"/>
              <w:ind w:left="113"/>
              <w:rPr>
                <w:sz w:val="18"/>
                <w:szCs w:val="18"/>
              </w:rPr>
            </w:pPr>
            <w:r w:rsidRPr="008D0C21">
              <w:rPr>
                <w:sz w:val="18"/>
                <w:szCs w:val="18"/>
              </w:rPr>
              <w:t>Scope Include up to 4x2 End-to-end data migration runs to support System Testing, SIT, End-to-end User Testing and UAT for both releases i.e. 3 Work Packages (WP1, WP2, WP3).</w:t>
            </w:r>
          </w:p>
        </w:tc>
      </w:tr>
      <w:tr w:rsidR="00C23BC9" w:rsidRPr="008D0C21" w14:paraId="47F9D655" w14:textId="77777777" w:rsidTr="008D0C21">
        <w:trPr>
          <w:trHeight w:val="520"/>
        </w:trPr>
        <w:tc>
          <w:tcPr>
            <w:tcW w:w="557" w:type="dxa"/>
            <w:tcBorders>
              <w:top w:val="single" w:sz="4" w:space="0" w:color="D0CECE" w:themeColor="background2" w:themeShade="E6"/>
              <w:bottom w:val="single" w:sz="4" w:space="0" w:color="D0CECE" w:themeColor="background2" w:themeShade="E6"/>
            </w:tcBorders>
            <w:shd w:val="clear" w:color="auto" w:fill="FFFFFF" w:themeFill="background1"/>
            <w:tcMar>
              <w:top w:w="15" w:type="dxa"/>
              <w:left w:w="15" w:type="dxa"/>
              <w:bottom w:w="0" w:type="dxa"/>
              <w:right w:w="15" w:type="dxa"/>
            </w:tcMar>
          </w:tcPr>
          <w:p w14:paraId="08B852AC" w14:textId="62E145DB" w:rsidR="00C23BC9" w:rsidRPr="008D0C21" w:rsidRDefault="00C23BC9" w:rsidP="008D0C21">
            <w:pPr>
              <w:spacing w:before="120" w:after="120"/>
              <w:ind w:left="113"/>
              <w:jc w:val="center"/>
              <w:rPr>
                <w:sz w:val="18"/>
                <w:szCs w:val="18"/>
              </w:rPr>
            </w:pPr>
            <w:r w:rsidRPr="008D0C21">
              <w:rPr>
                <w:sz w:val="18"/>
                <w:szCs w:val="18"/>
              </w:rPr>
              <w:t>12</w:t>
            </w:r>
          </w:p>
        </w:tc>
        <w:tc>
          <w:tcPr>
            <w:tcW w:w="8505" w:type="dxa"/>
            <w:tcBorders>
              <w:top w:val="single" w:sz="4" w:space="0" w:color="D0CECE" w:themeColor="background2" w:themeShade="E6"/>
              <w:bottom w:val="single" w:sz="4" w:space="0" w:color="D0CECE" w:themeColor="background2" w:themeShade="E6"/>
            </w:tcBorders>
            <w:shd w:val="clear" w:color="auto" w:fill="FFFFFF" w:themeFill="background1"/>
            <w:tcMar>
              <w:top w:w="15" w:type="dxa"/>
              <w:left w:w="15" w:type="dxa"/>
              <w:bottom w:w="0" w:type="dxa"/>
              <w:right w:w="15" w:type="dxa"/>
            </w:tcMar>
          </w:tcPr>
          <w:p w14:paraId="22483A85" w14:textId="79A0BB1F" w:rsidR="00C23BC9" w:rsidRPr="008D0C21" w:rsidRDefault="00C23BC9" w:rsidP="008D0C21">
            <w:pPr>
              <w:spacing w:before="120" w:after="120"/>
              <w:ind w:left="113"/>
              <w:rPr>
                <w:sz w:val="18"/>
                <w:szCs w:val="18"/>
              </w:rPr>
            </w:pPr>
            <w:r w:rsidRPr="008D0C21">
              <w:rPr>
                <w:sz w:val="18"/>
                <w:szCs w:val="18"/>
              </w:rPr>
              <w:t>AS-IS document migration from Telflow system to ServiceNow (CSMT, SOMT) for up to 700 GB or up to 600K documents.</w:t>
            </w:r>
          </w:p>
        </w:tc>
      </w:tr>
    </w:tbl>
    <w:p w14:paraId="47D43A3B" w14:textId="77777777" w:rsidR="003068F2" w:rsidRPr="00004480" w:rsidRDefault="003068F2" w:rsidP="003068F2"/>
    <w:p w14:paraId="13ABDA2C" w14:textId="77777777" w:rsidR="003068F2" w:rsidRPr="00004480" w:rsidRDefault="003068F2" w:rsidP="003068F2">
      <w:r w:rsidRPr="00004480">
        <w:t>Out Scope:</w:t>
      </w:r>
    </w:p>
    <w:tbl>
      <w:tblPr>
        <w:tblW w:w="8921" w:type="dxa"/>
        <w:tblBorders>
          <w:insideH w:val="single" w:sz="4" w:space="0" w:color="D0CECE" w:themeColor="background2" w:themeShade="E6"/>
        </w:tblBorders>
        <w:shd w:val="clear" w:color="auto" w:fill="FFFFFF" w:themeFill="background1"/>
        <w:tblCellMar>
          <w:left w:w="0" w:type="dxa"/>
          <w:right w:w="0" w:type="dxa"/>
        </w:tblCellMar>
        <w:tblLook w:val="0600" w:firstRow="0" w:lastRow="0" w:firstColumn="0" w:lastColumn="0" w:noHBand="1" w:noVBand="1"/>
      </w:tblPr>
      <w:tblGrid>
        <w:gridCol w:w="679"/>
        <w:gridCol w:w="8242"/>
      </w:tblGrid>
      <w:tr w:rsidR="003068F2" w:rsidRPr="00A147BC" w14:paraId="16B5DD58" w14:textId="77777777" w:rsidTr="003A3A04">
        <w:trPr>
          <w:trHeight w:val="347"/>
          <w:tblHeader/>
        </w:trPr>
        <w:tc>
          <w:tcPr>
            <w:tcW w:w="679" w:type="dxa"/>
            <w:tcBorders>
              <w:top w:val="nil"/>
              <w:bottom w:val="single" w:sz="4" w:space="0" w:color="D0CECE" w:themeColor="background2" w:themeShade="E6"/>
              <w:right w:val="single" w:sz="4" w:space="0" w:color="D0CECE" w:themeColor="background2" w:themeShade="E6"/>
            </w:tcBorders>
            <w:shd w:val="clear" w:color="auto" w:fill="0070C0"/>
            <w:tcMar>
              <w:top w:w="11" w:type="dxa"/>
              <w:left w:w="11" w:type="dxa"/>
              <w:bottom w:w="0" w:type="dxa"/>
              <w:right w:w="11" w:type="dxa"/>
            </w:tcMar>
            <w:hideMark/>
          </w:tcPr>
          <w:p w14:paraId="42DD8D58" w14:textId="77777777" w:rsidR="003068F2" w:rsidRPr="005E0E35" w:rsidRDefault="003068F2" w:rsidP="002A354F">
            <w:pPr>
              <w:spacing w:before="120" w:after="120"/>
              <w:ind w:left="113"/>
              <w:rPr>
                <w:color w:val="FFFFFF" w:themeColor="background1"/>
              </w:rPr>
            </w:pPr>
            <w:r w:rsidRPr="005E0E35">
              <w:rPr>
                <w:color w:val="FFFFFF" w:themeColor="background1"/>
              </w:rPr>
              <w:t>Sr. No</w:t>
            </w:r>
          </w:p>
        </w:tc>
        <w:tc>
          <w:tcPr>
            <w:tcW w:w="8242" w:type="dxa"/>
            <w:tcBorders>
              <w:top w:val="nil"/>
              <w:left w:val="single" w:sz="4" w:space="0" w:color="D0CECE" w:themeColor="background2" w:themeShade="E6"/>
              <w:bottom w:val="single" w:sz="4" w:space="0" w:color="D0CECE" w:themeColor="background2" w:themeShade="E6"/>
            </w:tcBorders>
            <w:shd w:val="clear" w:color="auto" w:fill="0070C0"/>
            <w:tcMar>
              <w:top w:w="11" w:type="dxa"/>
              <w:left w:w="11" w:type="dxa"/>
              <w:bottom w:w="0" w:type="dxa"/>
              <w:right w:w="11" w:type="dxa"/>
            </w:tcMar>
            <w:hideMark/>
          </w:tcPr>
          <w:p w14:paraId="48844E1F" w14:textId="77777777" w:rsidR="003068F2" w:rsidRPr="005E0E35" w:rsidRDefault="003068F2" w:rsidP="002A354F">
            <w:pPr>
              <w:spacing w:before="120" w:after="120"/>
              <w:ind w:left="113"/>
              <w:rPr>
                <w:color w:val="FFFFFF" w:themeColor="background1"/>
              </w:rPr>
            </w:pPr>
            <w:r w:rsidRPr="005E0E35">
              <w:rPr>
                <w:color w:val="FFFFFF" w:themeColor="background1"/>
              </w:rPr>
              <w:t>I&amp;D Out-scope</w:t>
            </w:r>
          </w:p>
        </w:tc>
      </w:tr>
      <w:tr w:rsidR="003068F2" w:rsidRPr="008D0C21" w14:paraId="1D6F2B6A" w14:textId="77777777" w:rsidTr="008D0C21">
        <w:trPr>
          <w:trHeight w:val="486"/>
        </w:trPr>
        <w:tc>
          <w:tcPr>
            <w:tcW w:w="679" w:type="dxa"/>
            <w:tcBorders>
              <w:top w:val="single" w:sz="4" w:space="0" w:color="D0CECE" w:themeColor="background2" w:themeShade="E6"/>
            </w:tcBorders>
            <w:shd w:val="clear" w:color="auto" w:fill="FFFFFF" w:themeFill="background1"/>
            <w:tcMar>
              <w:top w:w="11" w:type="dxa"/>
              <w:left w:w="11" w:type="dxa"/>
              <w:bottom w:w="0" w:type="dxa"/>
              <w:right w:w="11" w:type="dxa"/>
            </w:tcMar>
            <w:hideMark/>
          </w:tcPr>
          <w:p w14:paraId="59F949E4" w14:textId="77777777" w:rsidR="003068F2" w:rsidRPr="008D0C21" w:rsidRDefault="003068F2" w:rsidP="002A354F">
            <w:pPr>
              <w:spacing w:before="120" w:after="120"/>
              <w:ind w:left="113"/>
              <w:rPr>
                <w:sz w:val="18"/>
                <w:szCs w:val="18"/>
              </w:rPr>
            </w:pPr>
            <w:r w:rsidRPr="008D0C21">
              <w:rPr>
                <w:sz w:val="18"/>
                <w:szCs w:val="18"/>
              </w:rPr>
              <w:t>1</w:t>
            </w:r>
          </w:p>
        </w:tc>
        <w:tc>
          <w:tcPr>
            <w:tcW w:w="8242" w:type="dxa"/>
            <w:tcBorders>
              <w:top w:val="single" w:sz="4" w:space="0" w:color="D0CECE" w:themeColor="background2" w:themeShade="E6"/>
            </w:tcBorders>
            <w:shd w:val="clear" w:color="auto" w:fill="FFFFFF" w:themeFill="background1"/>
            <w:tcMar>
              <w:top w:w="11" w:type="dxa"/>
              <w:left w:w="11" w:type="dxa"/>
              <w:bottom w:w="0" w:type="dxa"/>
              <w:right w:w="11" w:type="dxa"/>
            </w:tcMar>
            <w:hideMark/>
          </w:tcPr>
          <w:p w14:paraId="4B949043" w14:textId="77777777" w:rsidR="003068F2" w:rsidRPr="008D0C21" w:rsidRDefault="003068F2" w:rsidP="002A354F">
            <w:pPr>
              <w:spacing w:before="120" w:after="120"/>
              <w:ind w:left="113"/>
              <w:rPr>
                <w:sz w:val="18"/>
                <w:szCs w:val="18"/>
              </w:rPr>
            </w:pPr>
            <w:r w:rsidRPr="008D0C21">
              <w:rPr>
                <w:sz w:val="18"/>
                <w:szCs w:val="18"/>
              </w:rPr>
              <w:t xml:space="preserve">Data migration and archival of non-GIS data from source and target systems/modules other than those specified in-scope section. </w:t>
            </w:r>
          </w:p>
        </w:tc>
      </w:tr>
      <w:tr w:rsidR="003068F2" w:rsidRPr="008D0C21" w14:paraId="722688C6" w14:textId="77777777" w:rsidTr="008D0C21">
        <w:trPr>
          <w:trHeight w:val="555"/>
        </w:trPr>
        <w:tc>
          <w:tcPr>
            <w:tcW w:w="679" w:type="dxa"/>
            <w:shd w:val="clear" w:color="auto" w:fill="FFFFFF" w:themeFill="background1"/>
            <w:tcMar>
              <w:top w:w="11" w:type="dxa"/>
              <w:left w:w="11" w:type="dxa"/>
              <w:bottom w:w="0" w:type="dxa"/>
              <w:right w:w="11" w:type="dxa"/>
            </w:tcMar>
            <w:hideMark/>
          </w:tcPr>
          <w:p w14:paraId="4CE14983" w14:textId="77777777" w:rsidR="003068F2" w:rsidRPr="008D0C21" w:rsidRDefault="003068F2" w:rsidP="002A354F">
            <w:pPr>
              <w:spacing w:before="120" w:after="120"/>
              <w:ind w:left="113"/>
              <w:rPr>
                <w:sz w:val="18"/>
                <w:szCs w:val="18"/>
              </w:rPr>
            </w:pPr>
            <w:r w:rsidRPr="008D0C21">
              <w:rPr>
                <w:sz w:val="18"/>
                <w:szCs w:val="18"/>
              </w:rPr>
              <w:t>2</w:t>
            </w:r>
          </w:p>
        </w:tc>
        <w:tc>
          <w:tcPr>
            <w:tcW w:w="8242" w:type="dxa"/>
            <w:shd w:val="clear" w:color="auto" w:fill="FFFFFF" w:themeFill="background1"/>
            <w:tcMar>
              <w:top w:w="11" w:type="dxa"/>
              <w:left w:w="11" w:type="dxa"/>
              <w:bottom w:w="0" w:type="dxa"/>
              <w:right w:w="11" w:type="dxa"/>
            </w:tcMar>
            <w:hideMark/>
          </w:tcPr>
          <w:p w14:paraId="79CE15C8" w14:textId="77777777" w:rsidR="003068F2" w:rsidRPr="008D0C21" w:rsidRDefault="003068F2" w:rsidP="002A354F">
            <w:pPr>
              <w:spacing w:before="120" w:after="120"/>
              <w:ind w:left="113"/>
              <w:rPr>
                <w:sz w:val="18"/>
                <w:szCs w:val="18"/>
              </w:rPr>
            </w:pPr>
            <w:r w:rsidRPr="008D0C21">
              <w:rPr>
                <w:sz w:val="18"/>
                <w:szCs w:val="18"/>
              </w:rPr>
              <w:t>No data extraction and transformation is required for existing ServiceNow and D365 F&amp;O systems data. These are target systems for data load.</w:t>
            </w:r>
          </w:p>
        </w:tc>
      </w:tr>
      <w:tr w:rsidR="003068F2" w:rsidRPr="008D0C21" w14:paraId="57C7F86D" w14:textId="77777777" w:rsidTr="008D0C21">
        <w:trPr>
          <w:trHeight w:val="793"/>
        </w:trPr>
        <w:tc>
          <w:tcPr>
            <w:tcW w:w="679" w:type="dxa"/>
            <w:shd w:val="clear" w:color="auto" w:fill="FFFFFF" w:themeFill="background1"/>
            <w:tcMar>
              <w:top w:w="11" w:type="dxa"/>
              <w:left w:w="11" w:type="dxa"/>
              <w:bottom w:w="0" w:type="dxa"/>
              <w:right w:w="11" w:type="dxa"/>
            </w:tcMar>
            <w:hideMark/>
          </w:tcPr>
          <w:p w14:paraId="4B59FC28" w14:textId="77777777" w:rsidR="003068F2" w:rsidRPr="008D0C21" w:rsidRDefault="003068F2" w:rsidP="002A354F">
            <w:pPr>
              <w:spacing w:before="120" w:after="120"/>
              <w:ind w:left="113"/>
              <w:rPr>
                <w:sz w:val="18"/>
                <w:szCs w:val="18"/>
              </w:rPr>
            </w:pPr>
            <w:r w:rsidRPr="008D0C21">
              <w:rPr>
                <w:sz w:val="18"/>
                <w:szCs w:val="18"/>
              </w:rPr>
              <w:t>3</w:t>
            </w:r>
          </w:p>
        </w:tc>
        <w:tc>
          <w:tcPr>
            <w:tcW w:w="8242" w:type="dxa"/>
            <w:shd w:val="clear" w:color="auto" w:fill="FFFFFF" w:themeFill="background1"/>
            <w:tcMar>
              <w:top w:w="11" w:type="dxa"/>
              <w:left w:w="11" w:type="dxa"/>
              <w:bottom w:w="0" w:type="dxa"/>
              <w:right w:w="11" w:type="dxa"/>
            </w:tcMar>
            <w:hideMark/>
          </w:tcPr>
          <w:p w14:paraId="562B577B" w14:textId="77777777" w:rsidR="003068F2" w:rsidRPr="008D0C21" w:rsidRDefault="003068F2" w:rsidP="002A354F">
            <w:pPr>
              <w:spacing w:before="120" w:after="120"/>
              <w:ind w:left="113"/>
              <w:rPr>
                <w:sz w:val="18"/>
                <w:szCs w:val="18"/>
              </w:rPr>
            </w:pPr>
            <w:r w:rsidRPr="008D0C21">
              <w:rPr>
                <w:sz w:val="18"/>
                <w:szCs w:val="18"/>
              </w:rPr>
              <w:t>Data Migration and archival of geospatial data (ArcGIS system) is managed by specialised team for Geospatial data handling. Hence ODN and Place is out of scope for non-GIS data migration.</w:t>
            </w:r>
          </w:p>
        </w:tc>
      </w:tr>
      <w:tr w:rsidR="003068F2" w:rsidRPr="008D0C21" w14:paraId="1E72C5CB" w14:textId="77777777" w:rsidTr="008D0C21">
        <w:trPr>
          <w:trHeight w:val="747"/>
        </w:trPr>
        <w:tc>
          <w:tcPr>
            <w:tcW w:w="679" w:type="dxa"/>
            <w:shd w:val="clear" w:color="auto" w:fill="FFFFFF" w:themeFill="background1"/>
            <w:tcMar>
              <w:top w:w="11" w:type="dxa"/>
              <w:left w:w="11" w:type="dxa"/>
              <w:bottom w:w="0" w:type="dxa"/>
              <w:right w:w="11" w:type="dxa"/>
            </w:tcMar>
            <w:hideMark/>
          </w:tcPr>
          <w:p w14:paraId="2D925945" w14:textId="77777777" w:rsidR="003068F2" w:rsidRPr="008D0C21" w:rsidRDefault="003068F2" w:rsidP="002A354F">
            <w:pPr>
              <w:spacing w:before="120" w:after="120"/>
              <w:ind w:left="113"/>
              <w:rPr>
                <w:sz w:val="18"/>
                <w:szCs w:val="18"/>
              </w:rPr>
            </w:pPr>
            <w:r w:rsidRPr="008D0C21">
              <w:rPr>
                <w:sz w:val="18"/>
                <w:szCs w:val="18"/>
              </w:rPr>
              <w:t>4</w:t>
            </w:r>
          </w:p>
        </w:tc>
        <w:tc>
          <w:tcPr>
            <w:tcW w:w="8242" w:type="dxa"/>
            <w:shd w:val="clear" w:color="auto" w:fill="FFFFFF" w:themeFill="background1"/>
            <w:tcMar>
              <w:top w:w="11" w:type="dxa"/>
              <w:left w:w="11" w:type="dxa"/>
              <w:bottom w:w="0" w:type="dxa"/>
              <w:right w:w="11" w:type="dxa"/>
            </w:tcMar>
            <w:hideMark/>
          </w:tcPr>
          <w:p w14:paraId="62778694" w14:textId="77777777" w:rsidR="003068F2" w:rsidRPr="008D0C21" w:rsidRDefault="003068F2" w:rsidP="002A354F">
            <w:pPr>
              <w:spacing w:before="120" w:after="120"/>
              <w:ind w:left="113"/>
              <w:rPr>
                <w:sz w:val="18"/>
                <w:szCs w:val="18"/>
              </w:rPr>
            </w:pPr>
            <w:r w:rsidRPr="008D0C21">
              <w:rPr>
                <w:sz w:val="18"/>
                <w:szCs w:val="18"/>
              </w:rPr>
              <w:t>Data Migration of Physical/network inventory to ServiceNow SOMT and/or TNI modules from Layer2 system is managed by TFF and hence Layer2 system is out of scope.</w:t>
            </w:r>
          </w:p>
        </w:tc>
      </w:tr>
      <w:tr w:rsidR="003068F2" w:rsidRPr="008D0C21" w14:paraId="47708B6D" w14:textId="77777777" w:rsidTr="008D0C21">
        <w:trPr>
          <w:trHeight w:val="555"/>
        </w:trPr>
        <w:tc>
          <w:tcPr>
            <w:tcW w:w="679" w:type="dxa"/>
            <w:shd w:val="clear" w:color="auto" w:fill="FFFFFF" w:themeFill="background1"/>
            <w:tcMar>
              <w:top w:w="11" w:type="dxa"/>
              <w:left w:w="11" w:type="dxa"/>
              <w:bottom w:w="0" w:type="dxa"/>
              <w:right w:w="11" w:type="dxa"/>
            </w:tcMar>
            <w:hideMark/>
          </w:tcPr>
          <w:p w14:paraId="341AB10C" w14:textId="77777777" w:rsidR="003068F2" w:rsidRPr="008D0C21" w:rsidRDefault="003068F2" w:rsidP="002A354F">
            <w:pPr>
              <w:spacing w:before="120" w:after="120"/>
              <w:ind w:left="113"/>
              <w:rPr>
                <w:sz w:val="18"/>
                <w:szCs w:val="18"/>
              </w:rPr>
            </w:pPr>
            <w:r w:rsidRPr="008D0C21">
              <w:rPr>
                <w:sz w:val="18"/>
                <w:szCs w:val="18"/>
              </w:rPr>
              <w:t>5</w:t>
            </w:r>
          </w:p>
        </w:tc>
        <w:tc>
          <w:tcPr>
            <w:tcW w:w="8242" w:type="dxa"/>
            <w:shd w:val="clear" w:color="auto" w:fill="FFFFFF" w:themeFill="background1"/>
            <w:tcMar>
              <w:top w:w="11" w:type="dxa"/>
              <w:left w:w="11" w:type="dxa"/>
              <w:bottom w:w="0" w:type="dxa"/>
              <w:right w:w="11" w:type="dxa"/>
            </w:tcMar>
            <w:hideMark/>
          </w:tcPr>
          <w:p w14:paraId="7F06EAF4" w14:textId="77777777" w:rsidR="003068F2" w:rsidRPr="008D0C21" w:rsidRDefault="003068F2" w:rsidP="002A354F">
            <w:pPr>
              <w:spacing w:before="120" w:after="120"/>
              <w:ind w:left="113"/>
              <w:rPr>
                <w:sz w:val="18"/>
                <w:szCs w:val="18"/>
              </w:rPr>
            </w:pPr>
            <w:r w:rsidRPr="008D0C21">
              <w:rPr>
                <w:sz w:val="18"/>
                <w:szCs w:val="18"/>
              </w:rPr>
              <w:t>Data migration environment provisioning and maintenance. Setting up baseline infrastructure such as network, security, firewall, RBAC</w:t>
            </w:r>
          </w:p>
        </w:tc>
      </w:tr>
      <w:tr w:rsidR="003068F2" w:rsidRPr="008D0C21" w14:paraId="0F9DD5C0" w14:textId="77777777" w:rsidTr="008D0C21">
        <w:trPr>
          <w:trHeight w:val="552"/>
        </w:trPr>
        <w:tc>
          <w:tcPr>
            <w:tcW w:w="679" w:type="dxa"/>
            <w:shd w:val="clear" w:color="auto" w:fill="FFFFFF" w:themeFill="background1"/>
            <w:tcMar>
              <w:top w:w="11" w:type="dxa"/>
              <w:left w:w="11" w:type="dxa"/>
              <w:bottom w:w="0" w:type="dxa"/>
              <w:right w:w="11" w:type="dxa"/>
            </w:tcMar>
            <w:hideMark/>
          </w:tcPr>
          <w:p w14:paraId="43A1A6F2" w14:textId="77777777" w:rsidR="003068F2" w:rsidRPr="008D0C21" w:rsidRDefault="003068F2" w:rsidP="002A354F">
            <w:pPr>
              <w:spacing w:before="120" w:after="120"/>
              <w:ind w:left="113"/>
              <w:rPr>
                <w:sz w:val="18"/>
                <w:szCs w:val="18"/>
              </w:rPr>
            </w:pPr>
            <w:r w:rsidRPr="008D0C21">
              <w:rPr>
                <w:sz w:val="18"/>
                <w:szCs w:val="18"/>
              </w:rPr>
              <w:t>6</w:t>
            </w:r>
          </w:p>
        </w:tc>
        <w:tc>
          <w:tcPr>
            <w:tcW w:w="8242" w:type="dxa"/>
            <w:shd w:val="clear" w:color="auto" w:fill="FFFFFF" w:themeFill="background1"/>
            <w:tcMar>
              <w:top w:w="11" w:type="dxa"/>
              <w:left w:w="11" w:type="dxa"/>
              <w:bottom w:w="0" w:type="dxa"/>
              <w:right w:w="11" w:type="dxa"/>
            </w:tcMar>
            <w:hideMark/>
          </w:tcPr>
          <w:p w14:paraId="2B8E5D4B" w14:textId="77777777" w:rsidR="003068F2" w:rsidRPr="008D0C21" w:rsidRDefault="003068F2" w:rsidP="002A354F">
            <w:pPr>
              <w:spacing w:before="120" w:after="120"/>
              <w:ind w:left="113"/>
              <w:rPr>
                <w:sz w:val="18"/>
                <w:szCs w:val="18"/>
              </w:rPr>
            </w:pPr>
            <w:r w:rsidRPr="008D0C21">
              <w:rPr>
                <w:sz w:val="18"/>
                <w:szCs w:val="18"/>
              </w:rPr>
              <w:t>No data masking or obfuscation is required for data migration.</w:t>
            </w:r>
          </w:p>
        </w:tc>
      </w:tr>
      <w:tr w:rsidR="003068F2" w:rsidRPr="008D0C21" w14:paraId="6E52900C" w14:textId="77777777" w:rsidTr="00220817">
        <w:trPr>
          <w:trHeight w:val="371"/>
        </w:trPr>
        <w:tc>
          <w:tcPr>
            <w:tcW w:w="679" w:type="dxa"/>
            <w:tcBorders>
              <w:bottom w:val="single" w:sz="4" w:space="0" w:color="D0CECE" w:themeColor="background2" w:themeShade="E6"/>
            </w:tcBorders>
            <w:shd w:val="clear" w:color="auto" w:fill="FFFFFF" w:themeFill="background1"/>
            <w:tcMar>
              <w:top w:w="11" w:type="dxa"/>
              <w:left w:w="11" w:type="dxa"/>
              <w:bottom w:w="0" w:type="dxa"/>
              <w:right w:w="11" w:type="dxa"/>
            </w:tcMar>
            <w:hideMark/>
          </w:tcPr>
          <w:p w14:paraId="351DCF83" w14:textId="77777777" w:rsidR="003068F2" w:rsidRPr="008D0C21" w:rsidRDefault="003068F2" w:rsidP="002A354F">
            <w:pPr>
              <w:spacing w:before="120" w:after="120"/>
              <w:ind w:left="113"/>
              <w:rPr>
                <w:sz w:val="18"/>
                <w:szCs w:val="18"/>
              </w:rPr>
            </w:pPr>
            <w:r w:rsidRPr="008D0C21">
              <w:rPr>
                <w:sz w:val="18"/>
                <w:szCs w:val="18"/>
              </w:rPr>
              <w:t>7</w:t>
            </w:r>
          </w:p>
        </w:tc>
        <w:tc>
          <w:tcPr>
            <w:tcW w:w="8242" w:type="dxa"/>
            <w:tcBorders>
              <w:bottom w:val="single" w:sz="4" w:space="0" w:color="D0CECE" w:themeColor="background2" w:themeShade="E6"/>
            </w:tcBorders>
            <w:shd w:val="clear" w:color="auto" w:fill="FFFFFF" w:themeFill="background1"/>
            <w:tcMar>
              <w:top w:w="11" w:type="dxa"/>
              <w:left w:w="11" w:type="dxa"/>
              <w:bottom w:w="0" w:type="dxa"/>
              <w:right w:w="11" w:type="dxa"/>
            </w:tcMar>
            <w:hideMark/>
          </w:tcPr>
          <w:p w14:paraId="53AEA73C" w14:textId="77777777" w:rsidR="003068F2" w:rsidRPr="008D0C21" w:rsidRDefault="003068F2" w:rsidP="002A354F">
            <w:pPr>
              <w:spacing w:before="120" w:after="120"/>
              <w:ind w:left="113"/>
              <w:rPr>
                <w:sz w:val="18"/>
                <w:szCs w:val="18"/>
              </w:rPr>
            </w:pPr>
            <w:r w:rsidRPr="008D0C21">
              <w:rPr>
                <w:sz w:val="18"/>
                <w:szCs w:val="18"/>
              </w:rPr>
              <w:t>Data cleansing at the Source System is to be handled by TFF.</w:t>
            </w:r>
          </w:p>
        </w:tc>
      </w:tr>
      <w:tr w:rsidR="003068F2" w:rsidRPr="008D0C21" w14:paraId="12911507" w14:textId="77777777" w:rsidTr="00220817">
        <w:trPr>
          <w:trHeight w:val="992"/>
        </w:trPr>
        <w:tc>
          <w:tcPr>
            <w:tcW w:w="679" w:type="dxa"/>
            <w:tcBorders>
              <w:top w:val="single" w:sz="4" w:space="0" w:color="D0CECE" w:themeColor="background2" w:themeShade="E6"/>
              <w:bottom w:val="nil"/>
            </w:tcBorders>
            <w:shd w:val="clear" w:color="auto" w:fill="FFFFFF" w:themeFill="background1"/>
            <w:tcMar>
              <w:top w:w="11" w:type="dxa"/>
              <w:left w:w="11" w:type="dxa"/>
              <w:bottom w:w="0" w:type="dxa"/>
              <w:right w:w="11" w:type="dxa"/>
            </w:tcMar>
            <w:hideMark/>
          </w:tcPr>
          <w:p w14:paraId="706D01BC" w14:textId="77777777" w:rsidR="003068F2" w:rsidRPr="008D0C21" w:rsidRDefault="003068F2" w:rsidP="002A354F">
            <w:pPr>
              <w:spacing w:before="120" w:after="120"/>
              <w:ind w:left="113"/>
              <w:rPr>
                <w:sz w:val="18"/>
                <w:szCs w:val="18"/>
              </w:rPr>
            </w:pPr>
            <w:r w:rsidRPr="008D0C21">
              <w:rPr>
                <w:sz w:val="18"/>
                <w:szCs w:val="18"/>
              </w:rPr>
              <w:t>8</w:t>
            </w:r>
          </w:p>
        </w:tc>
        <w:tc>
          <w:tcPr>
            <w:tcW w:w="8242" w:type="dxa"/>
            <w:tcBorders>
              <w:top w:val="single" w:sz="4" w:space="0" w:color="D0CECE" w:themeColor="background2" w:themeShade="E6"/>
              <w:bottom w:val="nil"/>
            </w:tcBorders>
            <w:shd w:val="clear" w:color="auto" w:fill="FFFFFF" w:themeFill="background1"/>
            <w:tcMar>
              <w:top w:w="11" w:type="dxa"/>
              <w:left w:w="11" w:type="dxa"/>
              <w:bottom w:w="0" w:type="dxa"/>
              <w:right w:w="11" w:type="dxa"/>
            </w:tcMar>
            <w:hideMark/>
          </w:tcPr>
          <w:p w14:paraId="20E8805C" w14:textId="77777777" w:rsidR="003068F2" w:rsidRPr="008D0C21" w:rsidRDefault="003068F2" w:rsidP="002A354F">
            <w:pPr>
              <w:spacing w:before="120" w:after="120"/>
              <w:ind w:left="113"/>
              <w:rPr>
                <w:sz w:val="18"/>
                <w:szCs w:val="18"/>
              </w:rPr>
            </w:pPr>
            <w:r w:rsidRPr="008D0C21">
              <w:rPr>
                <w:sz w:val="18"/>
                <w:szCs w:val="18"/>
              </w:rPr>
              <w:t>Source data cleansing by pseudo (Fuzzy) match &amp; survivorship rules (MDM-style match &amp; merge) for data deduplication is not required for ServiceNow (CSMT, SOMT) and D365 F&amp;O data migration. Iterative data cleaning by Business is to be managed by change control.</w:t>
            </w:r>
          </w:p>
        </w:tc>
      </w:tr>
      <w:tr w:rsidR="003068F2" w:rsidRPr="008D0C21" w14:paraId="5824BD62" w14:textId="77777777" w:rsidTr="00220817">
        <w:trPr>
          <w:trHeight w:val="555"/>
        </w:trPr>
        <w:tc>
          <w:tcPr>
            <w:tcW w:w="679" w:type="dxa"/>
            <w:tcBorders>
              <w:top w:val="nil"/>
            </w:tcBorders>
            <w:shd w:val="clear" w:color="auto" w:fill="FFFFFF" w:themeFill="background1"/>
            <w:tcMar>
              <w:top w:w="11" w:type="dxa"/>
              <w:left w:w="11" w:type="dxa"/>
              <w:bottom w:w="0" w:type="dxa"/>
              <w:right w:w="11" w:type="dxa"/>
            </w:tcMar>
            <w:hideMark/>
          </w:tcPr>
          <w:p w14:paraId="62E06B95" w14:textId="77777777" w:rsidR="003068F2" w:rsidRPr="008D0C21" w:rsidRDefault="003068F2" w:rsidP="002A354F">
            <w:pPr>
              <w:spacing w:before="120" w:after="120"/>
              <w:ind w:left="113"/>
              <w:rPr>
                <w:sz w:val="18"/>
                <w:szCs w:val="18"/>
              </w:rPr>
            </w:pPr>
            <w:r w:rsidRPr="008D0C21">
              <w:rPr>
                <w:sz w:val="18"/>
                <w:szCs w:val="18"/>
              </w:rPr>
              <w:t>9</w:t>
            </w:r>
          </w:p>
        </w:tc>
        <w:tc>
          <w:tcPr>
            <w:tcW w:w="8242" w:type="dxa"/>
            <w:tcBorders>
              <w:top w:val="nil"/>
            </w:tcBorders>
            <w:shd w:val="clear" w:color="auto" w:fill="FFFFFF" w:themeFill="background1"/>
            <w:tcMar>
              <w:top w:w="11" w:type="dxa"/>
              <w:left w:w="11" w:type="dxa"/>
              <w:bottom w:w="0" w:type="dxa"/>
              <w:right w:w="11" w:type="dxa"/>
            </w:tcMar>
            <w:hideMark/>
          </w:tcPr>
          <w:p w14:paraId="568C1C41" w14:textId="77777777" w:rsidR="003068F2" w:rsidRPr="008D0C21" w:rsidRDefault="003068F2" w:rsidP="002A354F">
            <w:pPr>
              <w:spacing w:before="120" w:after="120"/>
              <w:ind w:left="113"/>
              <w:rPr>
                <w:sz w:val="18"/>
                <w:szCs w:val="18"/>
              </w:rPr>
            </w:pPr>
            <w:r w:rsidRPr="008D0C21">
              <w:rPr>
                <w:sz w:val="18"/>
                <w:szCs w:val="18"/>
              </w:rPr>
              <w:t>Address, email and, phone cleansing using external data sources during migration/ transformation is not required.</w:t>
            </w:r>
          </w:p>
        </w:tc>
      </w:tr>
      <w:tr w:rsidR="003068F2" w:rsidRPr="008D0C21" w14:paraId="450E4C71" w14:textId="77777777" w:rsidTr="008D0C21">
        <w:trPr>
          <w:trHeight w:val="555"/>
        </w:trPr>
        <w:tc>
          <w:tcPr>
            <w:tcW w:w="679" w:type="dxa"/>
            <w:shd w:val="clear" w:color="auto" w:fill="FFFFFF" w:themeFill="background1"/>
            <w:tcMar>
              <w:top w:w="11" w:type="dxa"/>
              <w:left w:w="11" w:type="dxa"/>
              <w:bottom w:w="0" w:type="dxa"/>
              <w:right w:w="11" w:type="dxa"/>
            </w:tcMar>
            <w:hideMark/>
          </w:tcPr>
          <w:p w14:paraId="1482354A" w14:textId="77777777" w:rsidR="003068F2" w:rsidRPr="008D0C21" w:rsidRDefault="003068F2" w:rsidP="002A354F">
            <w:pPr>
              <w:spacing w:before="120" w:after="120"/>
              <w:ind w:left="113"/>
              <w:rPr>
                <w:sz w:val="18"/>
                <w:szCs w:val="18"/>
              </w:rPr>
            </w:pPr>
            <w:r w:rsidRPr="008D0C21">
              <w:rPr>
                <w:sz w:val="18"/>
                <w:szCs w:val="18"/>
              </w:rPr>
              <w:t>10</w:t>
            </w:r>
          </w:p>
        </w:tc>
        <w:tc>
          <w:tcPr>
            <w:tcW w:w="8242" w:type="dxa"/>
            <w:shd w:val="clear" w:color="auto" w:fill="FFFFFF" w:themeFill="background1"/>
            <w:tcMar>
              <w:top w:w="11" w:type="dxa"/>
              <w:left w:w="11" w:type="dxa"/>
              <w:bottom w:w="0" w:type="dxa"/>
              <w:right w:w="11" w:type="dxa"/>
            </w:tcMar>
            <w:hideMark/>
          </w:tcPr>
          <w:p w14:paraId="624325CE" w14:textId="77777777" w:rsidR="003068F2" w:rsidRPr="008D0C21" w:rsidRDefault="003068F2" w:rsidP="002A354F">
            <w:pPr>
              <w:spacing w:before="120" w:after="120"/>
              <w:ind w:left="113"/>
              <w:rPr>
                <w:sz w:val="18"/>
                <w:szCs w:val="18"/>
              </w:rPr>
            </w:pPr>
            <w:r w:rsidRPr="008D0C21">
              <w:rPr>
                <w:sz w:val="18"/>
                <w:szCs w:val="18"/>
              </w:rPr>
              <w:t>Creation of Power BI or other reports including any customised report for remediation or reconciliation.</w:t>
            </w:r>
          </w:p>
        </w:tc>
      </w:tr>
      <w:tr w:rsidR="003068F2" w:rsidRPr="008D0C21" w14:paraId="2FEB9210" w14:textId="77777777" w:rsidTr="008D0C21">
        <w:trPr>
          <w:trHeight w:val="371"/>
        </w:trPr>
        <w:tc>
          <w:tcPr>
            <w:tcW w:w="679" w:type="dxa"/>
            <w:shd w:val="clear" w:color="auto" w:fill="FFFFFF" w:themeFill="background1"/>
            <w:tcMar>
              <w:top w:w="11" w:type="dxa"/>
              <w:left w:w="11" w:type="dxa"/>
              <w:bottom w:w="0" w:type="dxa"/>
              <w:right w:w="11" w:type="dxa"/>
            </w:tcMar>
            <w:hideMark/>
          </w:tcPr>
          <w:p w14:paraId="50976783" w14:textId="77777777" w:rsidR="003068F2" w:rsidRPr="008D0C21" w:rsidRDefault="003068F2" w:rsidP="002A354F">
            <w:pPr>
              <w:spacing w:before="120" w:after="120"/>
              <w:ind w:left="113"/>
              <w:rPr>
                <w:sz w:val="18"/>
                <w:szCs w:val="18"/>
              </w:rPr>
            </w:pPr>
            <w:r w:rsidRPr="008D0C21">
              <w:rPr>
                <w:sz w:val="18"/>
                <w:szCs w:val="18"/>
              </w:rPr>
              <w:t>11</w:t>
            </w:r>
          </w:p>
        </w:tc>
        <w:tc>
          <w:tcPr>
            <w:tcW w:w="8242" w:type="dxa"/>
            <w:shd w:val="clear" w:color="auto" w:fill="FFFFFF" w:themeFill="background1"/>
            <w:tcMar>
              <w:top w:w="11" w:type="dxa"/>
              <w:left w:w="11" w:type="dxa"/>
              <w:bottom w:w="0" w:type="dxa"/>
              <w:right w:w="11" w:type="dxa"/>
            </w:tcMar>
            <w:hideMark/>
          </w:tcPr>
          <w:p w14:paraId="5B6AEBF9" w14:textId="77777777" w:rsidR="003068F2" w:rsidRPr="008D0C21" w:rsidRDefault="003068F2" w:rsidP="002A354F">
            <w:pPr>
              <w:spacing w:before="120" w:after="120"/>
              <w:ind w:left="113"/>
              <w:rPr>
                <w:sz w:val="18"/>
                <w:szCs w:val="18"/>
              </w:rPr>
            </w:pPr>
            <w:r w:rsidRPr="008D0C21">
              <w:rPr>
                <w:sz w:val="18"/>
                <w:szCs w:val="18"/>
              </w:rPr>
              <w:t>Actual decommissioning of the source systems (Telflow, Innomial).</w:t>
            </w:r>
          </w:p>
        </w:tc>
      </w:tr>
      <w:tr w:rsidR="003068F2" w:rsidRPr="008D0C21" w14:paraId="048EF1F6" w14:textId="77777777" w:rsidTr="00220817">
        <w:trPr>
          <w:trHeight w:val="361"/>
        </w:trPr>
        <w:tc>
          <w:tcPr>
            <w:tcW w:w="679" w:type="dxa"/>
            <w:tcBorders>
              <w:bottom w:val="single" w:sz="4" w:space="0" w:color="D0CECE" w:themeColor="background2" w:themeShade="E6"/>
            </w:tcBorders>
            <w:shd w:val="clear" w:color="auto" w:fill="FFFFFF" w:themeFill="background1"/>
            <w:tcMar>
              <w:top w:w="11" w:type="dxa"/>
              <w:left w:w="11" w:type="dxa"/>
              <w:bottom w:w="0" w:type="dxa"/>
              <w:right w:w="11" w:type="dxa"/>
            </w:tcMar>
            <w:hideMark/>
          </w:tcPr>
          <w:p w14:paraId="7B4F4B26" w14:textId="77777777" w:rsidR="003068F2" w:rsidRPr="008D0C21" w:rsidRDefault="003068F2" w:rsidP="002A354F">
            <w:pPr>
              <w:spacing w:before="120" w:after="120"/>
              <w:ind w:left="113"/>
              <w:rPr>
                <w:sz w:val="18"/>
                <w:szCs w:val="18"/>
              </w:rPr>
            </w:pPr>
            <w:r w:rsidRPr="008D0C21">
              <w:rPr>
                <w:sz w:val="18"/>
                <w:szCs w:val="18"/>
              </w:rPr>
              <w:t>12</w:t>
            </w:r>
          </w:p>
        </w:tc>
        <w:tc>
          <w:tcPr>
            <w:tcW w:w="8242" w:type="dxa"/>
            <w:tcBorders>
              <w:bottom w:val="single" w:sz="4" w:space="0" w:color="D0CECE" w:themeColor="background2" w:themeShade="E6"/>
            </w:tcBorders>
            <w:shd w:val="clear" w:color="auto" w:fill="FFFFFF" w:themeFill="background1"/>
            <w:tcMar>
              <w:top w:w="11" w:type="dxa"/>
              <w:left w:w="11" w:type="dxa"/>
              <w:bottom w:w="0" w:type="dxa"/>
              <w:right w:w="11" w:type="dxa"/>
            </w:tcMar>
            <w:hideMark/>
          </w:tcPr>
          <w:p w14:paraId="2C02DAC1" w14:textId="77777777" w:rsidR="003068F2" w:rsidRPr="008D0C21" w:rsidRDefault="003068F2" w:rsidP="002A354F">
            <w:pPr>
              <w:spacing w:before="120" w:after="120"/>
              <w:ind w:left="113"/>
              <w:rPr>
                <w:sz w:val="18"/>
                <w:szCs w:val="18"/>
              </w:rPr>
            </w:pPr>
            <w:r w:rsidRPr="008D0C21">
              <w:rPr>
                <w:sz w:val="18"/>
                <w:szCs w:val="18"/>
              </w:rPr>
              <w:t>Multilingual data (other language than English language data)</w:t>
            </w:r>
          </w:p>
        </w:tc>
      </w:tr>
      <w:tr w:rsidR="003068F2" w:rsidRPr="008D0C21" w14:paraId="64F1A338" w14:textId="77777777" w:rsidTr="00220817">
        <w:trPr>
          <w:trHeight w:val="284"/>
        </w:trPr>
        <w:tc>
          <w:tcPr>
            <w:tcW w:w="679" w:type="dxa"/>
            <w:tcBorders>
              <w:top w:val="single" w:sz="4" w:space="0" w:color="D0CECE" w:themeColor="background2" w:themeShade="E6"/>
              <w:bottom w:val="single" w:sz="4" w:space="0" w:color="D0CECE" w:themeColor="background2" w:themeShade="E6"/>
            </w:tcBorders>
            <w:shd w:val="clear" w:color="auto" w:fill="FFFFFF" w:themeFill="background1"/>
            <w:tcMar>
              <w:top w:w="11" w:type="dxa"/>
              <w:left w:w="11" w:type="dxa"/>
              <w:bottom w:w="0" w:type="dxa"/>
              <w:right w:w="11" w:type="dxa"/>
            </w:tcMar>
            <w:hideMark/>
          </w:tcPr>
          <w:p w14:paraId="7AE527A8" w14:textId="77777777" w:rsidR="003068F2" w:rsidRPr="008D0C21" w:rsidRDefault="003068F2" w:rsidP="002A354F">
            <w:pPr>
              <w:spacing w:before="120" w:after="120"/>
              <w:ind w:left="113"/>
              <w:rPr>
                <w:sz w:val="18"/>
                <w:szCs w:val="18"/>
              </w:rPr>
            </w:pPr>
            <w:r w:rsidRPr="008D0C21">
              <w:rPr>
                <w:sz w:val="18"/>
                <w:szCs w:val="18"/>
              </w:rPr>
              <w:t>13</w:t>
            </w:r>
          </w:p>
        </w:tc>
        <w:tc>
          <w:tcPr>
            <w:tcW w:w="8242" w:type="dxa"/>
            <w:tcBorders>
              <w:top w:val="single" w:sz="4" w:space="0" w:color="D0CECE" w:themeColor="background2" w:themeShade="E6"/>
              <w:bottom w:val="single" w:sz="4" w:space="0" w:color="D0CECE" w:themeColor="background2" w:themeShade="E6"/>
            </w:tcBorders>
            <w:shd w:val="clear" w:color="auto" w:fill="FFFFFF" w:themeFill="background1"/>
            <w:tcMar>
              <w:top w:w="11" w:type="dxa"/>
              <w:left w:w="11" w:type="dxa"/>
              <w:bottom w:w="0" w:type="dxa"/>
              <w:right w:w="11" w:type="dxa"/>
            </w:tcMar>
            <w:hideMark/>
          </w:tcPr>
          <w:p w14:paraId="442F4833" w14:textId="77777777" w:rsidR="003068F2" w:rsidRPr="008D0C21" w:rsidRDefault="003068F2" w:rsidP="002A354F">
            <w:pPr>
              <w:spacing w:before="120" w:after="120"/>
              <w:ind w:left="113"/>
              <w:rPr>
                <w:sz w:val="18"/>
                <w:szCs w:val="18"/>
              </w:rPr>
            </w:pPr>
            <w:r w:rsidRPr="008D0C21">
              <w:rPr>
                <w:sz w:val="18"/>
                <w:szCs w:val="18"/>
              </w:rPr>
              <w:t>Business validation of migrated data in target system</w:t>
            </w:r>
          </w:p>
        </w:tc>
      </w:tr>
    </w:tbl>
    <w:p w14:paraId="32D11A92" w14:textId="77777777" w:rsidR="00135E3F" w:rsidRPr="00004480" w:rsidRDefault="00135E3F" w:rsidP="00CA1691"/>
    <w:p w14:paraId="16D97665" w14:textId="2830B703" w:rsidR="00BD6131" w:rsidRPr="002B33A3" w:rsidRDefault="00FA4742" w:rsidP="00BB77E3">
      <w:pPr>
        <w:pStyle w:val="Heading3CG"/>
      </w:pPr>
      <w:bookmarkStart w:id="240" w:name="_Toc231251448"/>
      <w:bookmarkStart w:id="241" w:name="_Toc231276478"/>
      <w:commentRangeStart w:id="242"/>
      <w:r w:rsidRPr="00004480">
        <w:rPr>
          <w:lang w:val="en-AU"/>
        </w:rPr>
        <w:t xml:space="preserve">Non-GIS </w:t>
      </w:r>
      <w:r w:rsidR="00D518BE" w:rsidRPr="002B33A3">
        <w:t xml:space="preserve">Data </w:t>
      </w:r>
      <w:r w:rsidRPr="002B33A3">
        <w:t>Processing</w:t>
      </w:r>
      <w:r w:rsidR="00D518BE" w:rsidRPr="002B33A3">
        <w:t xml:space="preserve"> Architecture</w:t>
      </w:r>
      <w:bookmarkEnd w:id="240"/>
      <w:bookmarkEnd w:id="241"/>
      <w:commentRangeEnd w:id="242"/>
      <w:r w:rsidR="002E4325" w:rsidRPr="002B33A3">
        <w:rPr>
          <w:rStyle w:val="CommentReference"/>
          <w:rFonts w:cs="Arial"/>
          <w:sz w:val="20"/>
          <w:szCs w:val="26"/>
        </w:rPr>
        <w:commentReference w:id="242"/>
      </w:r>
    </w:p>
    <w:p w14:paraId="767DFEB9" w14:textId="77777777" w:rsidR="00AF6A6C" w:rsidRPr="00004480" w:rsidRDefault="00AF6A6C" w:rsidP="00AF6A6C"/>
    <w:p w14:paraId="5AA1F7EA" w14:textId="77777777" w:rsidR="00AF6A6C" w:rsidRPr="00004480" w:rsidRDefault="00AF6A6C" w:rsidP="00AF6A6C">
      <w:r w:rsidRPr="00004480">
        <w:drawing>
          <wp:inline distT="0" distB="0" distL="0" distR="0" wp14:anchorId="18BEA6AF" wp14:editId="650D54C0">
            <wp:extent cx="5731510" cy="2687320"/>
            <wp:effectExtent l="0" t="0" r="2540" b="0"/>
            <wp:docPr id="66717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77552" name=""/>
                    <pic:cNvPicPr/>
                  </pic:nvPicPr>
                  <pic:blipFill>
                    <a:blip r:embed="rId87"/>
                    <a:stretch>
                      <a:fillRect/>
                    </a:stretch>
                  </pic:blipFill>
                  <pic:spPr>
                    <a:xfrm>
                      <a:off x="0" y="0"/>
                      <a:ext cx="5731510" cy="2687320"/>
                    </a:xfrm>
                    <a:prstGeom prst="rect">
                      <a:avLst/>
                    </a:prstGeom>
                  </pic:spPr>
                </pic:pic>
              </a:graphicData>
            </a:graphic>
          </wp:inline>
        </w:drawing>
      </w:r>
    </w:p>
    <w:p w14:paraId="12B0BDD4" w14:textId="77777777" w:rsidR="00AF6A6C" w:rsidRPr="00004480" w:rsidRDefault="00AF6A6C" w:rsidP="00AF6A6C"/>
    <w:p w14:paraId="216F1E1F" w14:textId="77777777" w:rsidR="00AF6A6C" w:rsidRPr="00004480" w:rsidRDefault="00AF6A6C" w:rsidP="00AF6A6C">
      <w:r w:rsidRPr="00004480">
        <w:t>Below are the main considerations for non-GIS data processing:</w:t>
      </w:r>
    </w:p>
    <w:p w14:paraId="3EE35644" w14:textId="77777777" w:rsidR="00AF6A6C" w:rsidRPr="00515EAA" w:rsidRDefault="00AF6A6C" w:rsidP="00AF6A6C">
      <w:pPr>
        <w:ind w:left="360"/>
        <w:jc w:val="left"/>
        <w:rPr>
          <w:b/>
        </w:rPr>
      </w:pPr>
      <w:r w:rsidRPr="00515EAA">
        <w:rPr>
          <w:b/>
        </w:rPr>
        <w:t>1. Data Extraction &amp; Source Systems</w:t>
      </w:r>
    </w:p>
    <w:p w14:paraId="327141BA" w14:textId="77777777" w:rsidR="00AF6A6C" w:rsidRPr="00515EAA" w:rsidRDefault="00AF6A6C" w:rsidP="00275D4E">
      <w:pPr>
        <w:numPr>
          <w:ilvl w:val="0"/>
          <w:numId w:val="141"/>
        </w:numPr>
        <w:tabs>
          <w:tab w:val="clear" w:pos="720"/>
          <w:tab w:val="num" w:pos="1080"/>
        </w:tabs>
        <w:ind w:left="1080"/>
        <w:jc w:val="left"/>
      </w:pPr>
      <w:r w:rsidRPr="00515EAA">
        <w:rPr>
          <w:b/>
        </w:rPr>
        <w:t>Multi-Format Ingestion</w:t>
      </w:r>
      <w:r w:rsidRPr="00515EAA">
        <w:t>: Ingests flat files, structural documents, and tabular data (CSV, Parquet, and Delta formats) from diverse operational source systems.</w:t>
      </w:r>
    </w:p>
    <w:p w14:paraId="3DF339F0" w14:textId="77777777" w:rsidR="00AF6A6C" w:rsidRPr="00515EAA" w:rsidRDefault="00AF6A6C" w:rsidP="00275D4E">
      <w:pPr>
        <w:numPr>
          <w:ilvl w:val="0"/>
          <w:numId w:val="141"/>
        </w:numPr>
        <w:tabs>
          <w:tab w:val="clear" w:pos="720"/>
          <w:tab w:val="num" w:pos="1080"/>
        </w:tabs>
        <w:ind w:left="1080"/>
        <w:jc w:val="left"/>
      </w:pPr>
      <w:r w:rsidRPr="00515EAA">
        <w:rPr>
          <w:b/>
        </w:rPr>
        <w:t>Storage Layer</w:t>
      </w:r>
      <w:r w:rsidRPr="00515EAA">
        <w:t xml:space="preserve">: Raw file assets are securely landed inside Azure-based file storage (such as </w:t>
      </w:r>
      <w:hyperlink r:id="rId88" w:tgtFrame="_blank" w:history="1">
        <w:r w:rsidRPr="00515EAA">
          <w:rPr>
            <w:rStyle w:val="Hyperlink"/>
          </w:rPr>
          <w:t>Azure Data Lake Storage Gen2</w:t>
        </w:r>
      </w:hyperlink>
      <w:r w:rsidRPr="00515EAA">
        <w:t>) to act as the primary ingestion point.</w:t>
      </w:r>
    </w:p>
    <w:p w14:paraId="37027CF6" w14:textId="77777777" w:rsidR="00AF6A6C" w:rsidRPr="00515EAA" w:rsidRDefault="00AF6A6C" w:rsidP="00AF6A6C">
      <w:pPr>
        <w:ind w:left="360"/>
        <w:jc w:val="left"/>
        <w:rPr>
          <w:b/>
        </w:rPr>
      </w:pPr>
      <w:r w:rsidRPr="00515EAA">
        <w:rPr>
          <w:b/>
        </w:rPr>
        <w:t>2. Data Acquisition &amp; Landing</w:t>
      </w:r>
    </w:p>
    <w:p w14:paraId="7580BBDC" w14:textId="77777777" w:rsidR="00AF6A6C" w:rsidRPr="00515EAA" w:rsidRDefault="00AF6A6C" w:rsidP="00275D4E">
      <w:pPr>
        <w:numPr>
          <w:ilvl w:val="0"/>
          <w:numId w:val="142"/>
        </w:numPr>
        <w:tabs>
          <w:tab w:val="clear" w:pos="720"/>
          <w:tab w:val="num" w:pos="1080"/>
        </w:tabs>
        <w:ind w:left="1080"/>
        <w:jc w:val="left"/>
      </w:pPr>
      <w:r w:rsidRPr="00515EAA">
        <w:rPr>
          <w:b/>
        </w:rPr>
        <w:t>Orchestrated Pipelines</w:t>
      </w:r>
      <w:r w:rsidRPr="00515EAA">
        <w:t xml:space="preserve">: Azure Data Factory (ADF) utilizes high-performance </w:t>
      </w:r>
      <w:r w:rsidRPr="00515EAA">
        <w:rPr>
          <w:b/>
        </w:rPr>
        <w:t>Copy Activities</w:t>
      </w:r>
      <w:r w:rsidRPr="00515EAA">
        <w:t xml:space="preserve"> to parse incoming files and move them into the database environment.</w:t>
      </w:r>
    </w:p>
    <w:p w14:paraId="66B3E699" w14:textId="77777777" w:rsidR="00AF6A6C" w:rsidRPr="00515EAA" w:rsidRDefault="00AF6A6C" w:rsidP="00275D4E">
      <w:pPr>
        <w:numPr>
          <w:ilvl w:val="0"/>
          <w:numId w:val="142"/>
        </w:numPr>
        <w:tabs>
          <w:tab w:val="clear" w:pos="720"/>
          <w:tab w:val="num" w:pos="1080"/>
        </w:tabs>
        <w:ind w:left="1080"/>
        <w:jc w:val="left"/>
      </w:pPr>
      <w:r w:rsidRPr="00515EAA">
        <w:rPr>
          <w:b/>
        </w:rPr>
        <w:t>Relational Staging</w:t>
      </w:r>
      <w:r w:rsidRPr="00515EAA">
        <w:t xml:space="preserve">: The data lands in an </w:t>
      </w:r>
      <w:r w:rsidRPr="00515EAA">
        <w:rPr>
          <w:b/>
        </w:rPr>
        <w:t>Azure SQL Database</w:t>
      </w:r>
      <w:r w:rsidRPr="00515EAA">
        <w:t xml:space="preserve"> landing zone, which hosts the staging environment for subsequent data transformations, auditing, and structural preparation.</w:t>
      </w:r>
    </w:p>
    <w:p w14:paraId="1EA26934" w14:textId="77777777" w:rsidR="00AF6A6C" w:rsidRPr="00515EAA" w:rsidRDefault="00AF6A6C" w:rsidP="00AF6A6C">
      <w:pPr>
        <w:ind w:left="360"/>
        <w:jc w:val="left"/>
        <w:rPr>
          <w:b/>
        </w:rPr>
      </w:pPr>
      <w:r w:rsidRPr="00515EAA">
        <w:rPr>
          <w:b/>
        </w:rPr>
        <w:t>3. Data Profiling &amp; Mapping Insights</w:t>
      </w:r>
    </w:p>
    <w:p w14:paraId="57AABFC3" w14:textId="77777777" w:rsidR="00AF6A6C" w:rsidRPr="00515EAA" w:rsidRDefault="00AF6A6C" w:rsidP="00275D4E">
      <w:pPr>
        <w:numPr>
          <w:ilvl w:val="0"/>
          <w:numId w:val="143"/>
        </w:numPr>
        <w:tabs>
          <w:tab w:val="clear" w:pos="720"/>
          <w:tab w:val="num" w:pos="1080"/>
        </w:tabs>
        <w:ind w:left="1080"/>
        <w:jc w:val="left"/>
      </w:pPr>
      <w:r w:rsidRPr="00515EAA">
        <w:rPr>
          <w:b/>
        </w:rPr>
        <w:t>Technical Evaluation</w:t>
      </w:r>
      <w:r w:rsidRPr="00515EAA">
        <w:t>: The ingested files undergo technical data profiling to understand data health, schema structures, and null distributions.</w:t>
      </w:r>
    </w:p>
    <w:p w14:paraId="4C8B8DCE" w14:textId="77777777" w:rsidR="00AF6A6C" w:rsidRPr="00515EAA" w:rsidRDefault="00AF6A6C" w:rsidP="00275D4E">
      <w:pPr>
        <w:numPr>
          <w:ilvl w:val="0"/>
          <w:numId w:val="143"/>
        </w:numPr>
        <w:tabs>
          <w:tab w:val="clear" w:pos="720"/>
          <w:tab w:val="num" w:pos="1080"/>
        </w:tabs>
        <w:ind w:left="1080"/>
        <w:jc w:val="left"/>
      </w:pPr>
      <w:r w:rsidRPr="00515EAA">
        <w:rPr>
          <w:b/>
        </w:rPr>
        <w:t>Hybrid Tooling Approach</w:t>
      </w:r>
      <w:r w:rsidRPr="00515EAA">
        <w:t>:</w:t>
      </w:r>
    </w:p>
    <w:p w14:paraId="20CBFC3E" w14:textId="77777777" w:rsidR="00AF6A6C" w:rsidRPr="00515EAA" w:rsidRDefault="00AF6A6C" w:rsidP="00275D4E">
      <w:pPr>
        <w:numPr>
          <w:ilvl w:val="1"/>
          <w:numId w:val="242"/>
        </w:numPr>
        <w:tabs>
          <w:tab w:val="num" w:pos="1800"/>
        </w:tabs>
        <w:jc w:val="left"/>
      </w:pPr>
      <w:r w:rsidRPr="00515EAA">
        <w:rPr>
          <w:b/>
        </w:rPr>
        <w:t>Azure ADF Data Flows</w:t>
      </w:r>
      <w:r w:rsidRPr="00515EAA">
        <w:t>: Used for lightweight, design-time interactive profiling and immediate data mapping assessments.</w:t>
      </w:r>
    </w:p>
    <w:p w14:paraId="4C989949" w14:textId="77777777" w:rsidR="00AF6A6C" w:rsidRPr="00515EAA" w:rsidRDefault="00AF6A6C" w:rsidP="00275D4E">
      <w:pPr>
        <w:numPr>
          <w:ilvl w:val="1"/>
          <w:numId w:val="242"/>
        </w:numPr>
        <w:tabs>
          <w:tab w:val="num" w:pos="1800"/>
        </w:tabs>
        <w:jc w:val="left"/>
      </w:pPr>
      <w:r w:rsidRPr="00515EAA">
        <w:rPr>
          <w:b/>
        </w:rPr>
        <w:t>Microsoft Purview</w:t>
      </w:r>
      <w:r w:rsidRPr="00515EAA">
        <w:t>: Used for advanced, enterprise-grade data profiling, deep data quality metrics, and automated structural classifications.</w:t>
      </w:r>
    </w:p>
    <w:p w14:paraId="153D594B" w14:textId="77777777" w:rsidR="00AF6A6C" w:rsidRPr="00515EAA" w:rsidRDefault="00AF6A6C" w:rsidP="00AF6A6C">
      <w:pPr>
        <w:ind w:left="360"/>
        <w:jc w:val="left"/>
        <w:rPr>
          <w:b/>
        </w:rPr>
      </w:pPr>
      <w:r w:rsidRPr="00515EAA">
        <w:rPr>
          <w:b/>
        </w:rPr>
        <w:t>4. Data Selection &amp; Cleansing</w:t>
      </w:r>
    </w:p>
    <w:p w14:paraId="6D974891" w14:textId="77777777" w:rsidR="00AF6A6C" w:rsidRPr="00515EAA" w:rsidRDefault="00AF6A6C" w:rsidP="00275D4E">
      <w:pPr>
        <w:numPr>
          <w:ilvl w:val="0"/>
          <w:numId w:val="144"/>
        </w:numPr>
        <w:tabs>
          <w:tab w:val="clear" w:pos="720"/>
          <w:tab w:val="num" w:pos="1080"/>
        </w:tabs>
        <w:ind w:left="1080"/>
        <w:jc w:val="left"/>
      </w:pPr>
      <w:r w:rsidRPr="00515EAA">
        <w:rPr>
          <w:b/>
        </w:rPr>
        <w:t>Quality Filtering</w:t>
      </w:r>
      <w:r w:rsidRPr="00515EAA">
        <w:t>: ADF pipeline criteria filter out corrupt or structurally invalid data from the primary stream.</w:t>
      </w:r>
    </w:p>
    <w:p w14:paraId="5FC7D6F6" w14:textId="77777777" w:rsidR="00AF6A6C" w:rsidRPr="00515EAA" w:rsidRDefault="00AF6A6C" w:rsidP="00275D4E">
      <w:pPr>
        <w:numPr>
          <w:ilvl w:val="0"/>
          <w:numId w:val="144"/>
        </w:numPr>
        <w:tabs>
          <w:tab w:val="clear" w:pos="720"/>
          <w:tab w:val="num" w:pos="1080"/>
        </w:tabs>
        <w:ind w:left="1080"/>
        <w:jc w:val="left"/>
      </w:pPr>
      <w:r w:rsidRPr="00515EAA">
        <w:rPr>
          <w:b/>
        </w:rPr>
        <w:t>Exception Isolation</w:t>
      </w:r>
      <w:r w:rsidRPr="00515EAA">
        <w:t>: Destructive structural anomalies—such as orphaned records or missing mandatory values—are targeted, isolated, and prevented from moving forward.</w:t>
      </w:r>
    </w:p>
    <w:p w14:paraId="108E97FA" w14:textId="77777777" w:rsidR="00AF6A6C" w:rsidRPr="00515EAA" w:rsidRDefault="00AF6A6C" w:rsidP="00AF6A6C">
      <w:pPr>
        <w:ind w:left="360"/>
        <w:jc w:val="left"/>
        <w:rPr>
          <w:b/>
        </w:rPr>
      </w:pPr>
      <w:r w:rsidRPr="00515EAA">
        <w:rPr>
          <w:b/>
        </w:rPr>
        <w:t>5. Data Flow Transformation</w:t>
      </w:r>
    </w:p>
    <w:p w14:paraId="496907EB" w14:textId="77777777" w:rsidR="00AF6A6C" w:rsidRPr="00515EAA" w:rsidRDefault="00AF6A6C" w:rsidP="00275D4E">
      <w:pPr>
        <w:numPr>
          <w:ilvl w:val="0"/>
          <w:numId w:val="145"/>
        </w:numPr>
        <w:tabs>
          <w:tab w:val="clear" w:pos="720"/>
          <w:tab w:val="num" w:pos="1080"/>
        </w:tabs>
        <w:ind w:left="1080"/>
        <w:jc w:val="left"/>
      </w:pPr>
      <w:r w:rsidRPr="00515EAA">
        <w:rPr>
          <w:b/>
        </w:rPr>
        <w:t>Schema Alignment</w:t>
      </w:r>
      <w:r w:rsidRPr="00515EAA">
        <w:t xml:space="preserve">: Azure ADF </w:t>
      </w:r>
      <w:r w:rsidRPr="00515EAA">
        <w:rPr>
          <w:b/>
        </w:rPr>
        <w:t>Mapping Data Flows</w:t>
      </w:r>
      <w:r w:rsidRPr="00515EAA">
        <w:t xml:space="preserve"> execute structural transformations and apply business rules to normalize the data into a Common Data Model (CDM) structure.</w:t>
      </w:r>
    </w:p>
    <w:p w14:paraId="5D61A1C1" w14:textId="77777777" w:rsidR="00AF6A6C" w:rsidRPr="00515EAA" w:rsidRDefault="00AF6A6C" w:rsidP="00275D4E">
      <w:pPr>
        <w:numPr>
          <w:ilvl w:val="0"/>
          <w:numId w:val="145"/>
        </w:numPr>
        <w:tabs>
          <w:tab w:val="clear" w:pos="720"/>
          <w:tab w:val="num" w:pos="1080"/>
        </w:tabs>
        <w:ind w:left="1080"/>
        <w:jc w:val="left"/>
      </w:pPr>
      <w:r w:rsidRPr="00515EAA">
        <w:rPr>
          <w:b/>
        </w:rPr>
        <w:t>Load-Ready Formatting</w:t>
      </w:r>
      <w:r w:rsidRPr="00515EAA">
        <w:t>: The data is aggregated, cleansed, and verified against final schema constraints to ensure it is in a target-ready format prior to final handoff.</w:t>
      </w:r>
    </w:p>
    <w:p w14:paraId="05874BB9" w14:textId="77777777" w:rsidR="00AF6A6C" w:rsidRPr="00515EAA" w:rsidRDefault="00AF6A6C" w:rsidP="00AF6A6C">
      <w:pPr>
        <w:ind w:left="360"/>
        <w:jc w:val="left"/>
        <w:rPr>
          <w:b/>
        </w:rPr>
      </w:pPr>
      <w:r w:rsidRPr="00515EAA">
        <w:rPr>
          <w:b/>
        </w:rPr>
        <w:t>6. Target Loading Orchestration</w:t>
      </w:r>
    </w:p>
    <w:p w14:paraId="3270AD2F" w14:textId="77777777" w:rsidR="00AF6A6C" w:rsidRPr="00515EAA" w:rsidRDefault="00AF6A6C" w:rsidP="00275D4E">
      <w:pPr>
        <w:numPr>
          <w:ilvl w:val="0"/>
          <w:numId w:val="140"/>
        </w:numPr>
        <w:tabs>
          <w:tab w:val="clear" w:pos="720"/>
          <w:tab w:val="num" w:pos="1080"/>
        </w:tabs>
        <w:ind w:left="1080"/>
        <w:jc w:val="left"/>
      </w:pPr>
      <w:r w:rsidRPr="00515EAA">
        <w:rPr>
          <w:b/>
        </w:rPr>
        <w:t>Hybrid ETL Pipeline</w:t>
      </w:r>
      <w:r w:rsidRPr="00515EAA">
        <w:t xml:space="preserve">: Target system loading is built inside Visual Studio using the </w:t>
      </w:r>
      <w:r w:rsidRPr="00515EAA">
        <w:rPr>
          <w:b/>
        </w:rPr>
        <w:t>KingswaySoft SSIS Integration Toolkit (Ultimate Edition)</w:t>
      </w:r>
      <w:r w:rsidRPr="00515EAA">
        <w:t>.</w:t>
      </w:r>
    </w:p>
    <w:p w14:paraId="27B0A7A9" w14:textId="47C22DC8" w:rsidR="00AF6A6C" w:rsidRPr="00515EAA" w:rsidRDefault="00AF6A6C" w:rsidP="00275D4E">
      <w:pPr>
        <w:numPr>
          <w:ilvl w:val="0"/>
          <w:numId w:val="140"/>
        </w:numPr>
        <w:tabs>
          <w:tab w:val="clear" w:pos="720"/>
          <w:tab w:val="num" w:pos="1080"/>
        </w:tabs>
        <w:ind w:left="1080"/>
        <w:jc w:val="left"/>
      </w:pPr>
      <w:r w:rsidRPr="00515EAA">
        <w:rPr>
          <w:b/>
        </w:rPr>
        <w:t>Optimized Connectors</w:t>
      </w:r>
      <w:r w:rsidRPr="00515EAA">
        <w:t xml:space="preserve">: SSIS packages leverage built-in KingswaySoft optimizations (such as automatic column mapping and UI-driven performance tuning) to push data into </w:t>
      </w:r>
      <w:r w:rsidRPr="00515EAA">
        <w:rPr>
          <w:b/>
        </w:rPr>
        <w:t>Dynamics 365 F&amp;O</w:t>
      </w:r>
      <w:r w:rsidRPr="00515EAA">
        <w:t xml:space="preserve"> and </w:t>
      </w:r>
      <w:r w:rsidRPr="00515EAA">
        <w:rPr>
          <w:b/>
        </w:rPr>
        <w:t>ServiceNow</w:t>
      </w:r>
      <w:r w:rsidRPr="00515EAA">
        <w:t xml:space="preserve"> via native REST APIs.</w:t>
      </w:r>
      <w:r w:rsidR="00024C4A">
        <w:t xml:space="preserve"> We will not be accessing target database and load data using queries</w:t>
      </w:r>
      <w:r w:rsidRPr="00515EAA">
        <w:t>.</w:t>
      </w:r>
    </w:p>
    <w:p w14:paraId="3F1CD217" w14:textId="77777777" w:rsidR="00AF6A6C" w:rsidRPr="00515EAA" w:rsidRDefault="00AF6A6C" w:rsidP="00275D4E">
      <w:pPr>
        <w:numPr>
          <w:ilvl w:val="0"/>
          <w:numId w:val="140"/>
        </w:numPr>
        <w:tabs>
          <w:tab w:val="clear" w:pos="720"/>
          <w:tab w:val="num" w:pos="1080"/>
        </w:tabs>
        <w:ind w:left="1080"/>
        <w:jc w:val="left"/>
      </w:pPr>
      <w:r w:rsidRPr="00515EAA">
        <w:rPr>
          <w:b/>
        </w:rPr>
        <w:t>Cloud Execution</w:t>
      </w:r>
      <w:r w:rsidRPr="00515EAA">
        <w:t xml:space="preserve">: The SSIS packages are deployed to and executed on an </w:t>
      </w:r>
      <w:r w:rsidRPr="00515EAA">
        <w:rPr>
          <w:b/>
        </w:rPr>
        <w:t>Azure-SSIS Integration Runtime (IR)</w:t>
      </w:r>
      <w:r w:rsidRPr="00515EAA">
        <w:t>, controlled globally by the master ADF pipeline.</w:t>
      </w:r>
    </w:p>
    <w:p w14:paraId="4FB49213" w14:textId="77777777" w:rsidR="00AF6A6C" w:rsidRPr="00515EAA" w:rsidRDefault="00AF6A6C" w:rsidP="00AF6A6C">
      <w:pPr>
        <w:ind w:left="360"/>
        <w:jc w:val="left"/>
        <w:rPr>
          <w:b/>
        </w:rPr>
      </w:pPr>
      <w:r w:rsidRPr="00515EAA">
        <w:rPr>
          <w:b/>
        </w:rPr>
        <w:t>7. Exception Reporting &amp; Fallout Layer</w:t>
      </w:r>
    </w:p>
    <w:p w14:paraId="5D54B4F3" w14:textId="77777777" w:rsidR="00AF6A6C" w:rsidRPr="00515EAA" w:rsidRDefault="00AF6A6C" w:rsidP="00275D4E">
      <w:pPr>
        <w:numPr>
          <w:ilvl w:val="0"/>
          <w:numId w:val="146"/>
        </w:numPr>
        <w:tabs>
          <w:tab w:val="clear" w:pos="720"/>
          <w:tab w:val="num" w:pos="1080"/>
        </w:tabs>
        <w:ind w:left="1080"/>
        <w:jc w:val="left"/>
      </w:pPr>
      <w:r w:rsidRPr="00515EAA">
        <w:rPr>
          <w:b/>
        </w:rPr>
        <w:t>Error Isolation</w:t>
      </w:r>
      <w:r w:rsidRPr="00515EAA">
        <w:t>: Any API or database-level insertion errors during the load phase are trapped natively by KingswaySoft handlers.</w:t>
      </w:r>
    </w:p>
    <w:p w14:paraId="15AEA426" w14:textId="77777777" w:rsidR="00AF6A6C" w:rsidRPr="00515EAA" w:rsidRDefault="00AF6A6C" w:rsidP="00275D4E">
      <w:pPr>
        <w:numPr>
          <w:ilvl w:val="0"/>
          <w:numId w:val="146"/>
        </w:numPr>
        <w:tabs>
          <w:tab w:val="clear" w:pos="720"/>
          <w:tab w:val="num" w:pos="1080"/>
        </w:tabs>
        <w:ind w:left="1080"/>
        <w:jc w:val="left"/>
      </w:pPr>
      <w:r w:rsidRPr="00515EAA">
        <w:rPr>
          <w:b/>
        </w:rPr>
        <w:t>Audit Trails</w:t>
      </w:r>
      <w:r w:rsidRPr="00515EAA">
        <w:t xml:space="preserve">: Error rows are routed into dedicated staging tables within Azure SQL, allowing developers and analysts to troubleshoot issues using tools like </w:t>
      </w:r>
      <w:r w:rsidRPr="00515EAA">
        <w:rPr>
          <w:b/>
        </w:rPr>
        <w:t>SSMS</w:t>
      </w:r>
      <w:r w:rsidRPr="00515EAA">
        <w:t xml:space="preserve"> (SQL Server Management Studio).</w:t>
      </w:r>
    </w:p>
    <w:p w14:paraId="67DBFF6C" w14:textId="77777777" w:rsidR="00AF6A6C" w:rsidRPr="00515EAA" w:rsidRDefault="00AF6A6C" w:rsidP="00AF6A6C">
      <w:pPr>
        <w:ind w:left="360"/>
        <w:jc w:val="left"/>
        <w:rPr>
          <w:b/>
        </w:rPr>
      </w:pPr>
      <w:r w:rsidRPr="00515EAA">
        <w:rPr>
          <w:b/>
        </w:rPr>
        <w:t>8. Reconciliation &amp; Verification Layer</w:t>
      </w:r>
    </w:p>
    <w:p w14:paraId="7DE2C638" w14:textId="452B1484" w:rsidR="00AF6A6C" w:rsidRPr="00515EAA" w:rsidRDefault="00AF6A6C" w:rsidP="00275D4E">
      <w:pPr>
        <w:numPr>
          <w:ilvl w:val="0"/>
          <w:numId w:val="147"/>
        </w:numPr>
        <w:tabs>
          <w:tab w:val="clear" w:pos="720"/>
          <w:tab w:val="num" w:pos="1080"/>
        </w:tabs>
        <w:ind w:left="1080"/>
        <w:jc w:val="left"/>
      </w:pPr>
      <w:r w:rsidRPr="00515EAA">
        <w:rPr>
          <w:b/>
        </w:rPr>
        <w:t>End-to-End Auditing</w:t>
      </w:r>
      <w:r w:rsidRPr="00515EAA">
        <w:t xml:space="preserve">: Automated run logs capture row counts, timestamps, </w:t>
      </w:r>
      <w:r w:rsidR="00E648C5">
        <w:t xml:space="preserve">error logs </w:t>
      </w:r>
      <w:r w:rsidRPr="00515EAA">
        <w:t>and processing execution statuses across every stage of the ADF pipeline lifecycle.</w:t>
      </w:r>
    </w:p>
    <w:p w14:paraId="7FDB5970" w14:textId="77777777" w:rsidR="00AF6A6C" w:rsidRPr="00515EAA" w:rsidRDefault="00AF6A6C" w:rsidP="00275D4E">
      <w:pPr>
        <w:numPr>
          <w:ilvl w:val="0"/>
          <w:numId w:val="147"/>
        </w:numPr>
        <w:tabs>
          <w:tab w:val="clear" w:pos="720"/>
          <w:tab w:val="num" w:pos="1080"/>
        </w:tabs>
        <w:ind w:left="1080"/>
        <w:jc w:val="left"/>
      </w:pPr>
      <w:r w:rsidRPr="00515EAA">
        <w:rPr>
          <w:b/>
        </w:rPr>
        <w:t>Balanced Ledger View</w:t>
      </w:r>
      <w:r w:rsidRPr="00515EAA">
        <w:t>: The architecture matches source file ingestion tallies against successful target loads and fallout logs to eliminate data loss.</w:t>
      </w:r>
    </w:p>
    <w:p w14:paraId="1D030AB6" w14:textId="77777777" w:rsidR="00AF6A6C" w:rsidRPr="00515EAA" w:rsidRDefault="00AF6A6C" w:rsidP="00275D4E">
      <w:pPr>
        <w:numPr>
          <w:ilvl w:val="0"/>
          <w:numId w:val="147"/>
        </w:numPr>
        <w:tabs>
          <w:tab w:val="clear" w:pos="720"/>
          <w:tab w:val="num" w:pos="1080"/>
        </w:tabs>
        <w:ind w:left="1080"/>
        <w:jc w:val="left"/>
      </w:pPr>
      <w:r w:rsidRPr="00515EAA">
        <w:rPr>
          <w:b/>
        </w:rPr>
        <w:t>Business Reporting</w:t>
      </w:r>
      <w:r w:rsidRPr="00515EAA">
        <w:t xml:space="preserve">: Audit tables feed into downstream </w:t>
      </w:r>
      <w:r w:rsidRPr="00515EAA">
        <w:rPr>
          <w:b/>
        </w:rPr>
        <w:t>Excel or Power BI</w:t>
      </w:r>
      <w:r w:rsidRPr="00515EAA">
        <w:t xml:space="preserve"> dashboards to provide stakeholders with clear data lineage and business reconciliation reports.</w:t>
      </w:r>
    </w:p>
    <w:p w14:paraId="006112D2" w14:textId="77777777" w:rsidR="00CA1691" w:rsidRPr="00004480" w:rsidRDefault="00CA1691" w:rsidP="00CA1691"/>
    <w:p w14:paraId="1EF9A5C6" w14:textId="78C521C4" w:rsidR="00905E2B" w:rsidRDefault="00FA4742" w:rsidP="00D34997">
      <w:pPr>
        <w:pStyle w:val="Heading3CG"/>
      </w:pPr>
      <w:bookmarkStart w:id="246" w:name="_Toc231251449"/>
      <w:bookmarkStart w:id="247" w:name="_Toc231276479"/>
      <w:r w:rsidRPr="00004480">
        <w:rPr>
          <w:lang w:val="en-AU"/>
        </w:rPr>
        <w:t xml:space="preserve">Non-GIS </w:t>
      </w:r>
      <w:r w:rsidR="00FB3DA5" w:rsidRPr="00D518BE">
        <w:t xml:space="preserve">Data </w:t>
      </w:r>
      <w:r w:rsidR="00FB3DA5">
        <w:t>Processing</w:t>
      </w:r>
      <w:r w:rsidR="00212866">
        <w:t xml:space="preserve"> Approach</w:t>
      </w:r>
      <w:r w:rsidR="00FB3DA5">
        <w:t xml:space="preserve"> &amp; Activities</w:t>
      </w:r>
      <w:bookmarkEnd w:id="246"/>
      <w:bookmarkEnd w:id="247"/>
    </w:p>
    <w:p w14:paraId="1C8C6823" w14:textId="77777777" w:rsidR="00B573CD" w:rsidRPr="00004480" w:rsidRDefault="00B573CD" w:rsidP="00B573CD">
      <w:pPr>
        <w:rPr>
          <w:b/>
        </w:rPr>
      </w:pPr>
    </w:p>
    <w:p w14:paraId="5183C1E8" w14:textId="77777777" w:rsidR="00B573CD" w:rsidRDefault="00B573CD" w:rsidP="00B573CD">
      <w:pPr>
        <w:spacing w:before="120" w:after="120"/>
      </w:pPr>
      <w:r>
        <w:t xml:space="preserve">Our proposed approach is based on Capgemini’s </w:t>
      </w:r>
      <w:r w:rsidRPr="00E81E57">
        <w:t>Data Migration Methodology</w:t>
      </w:r>
      <w:r>
        <w:t xml:space="preserve"> (DMM)</w:t>
      </w:r>
      <w:r w:rsidRPr="00E81E57">
        <w:t xml:space="preserve"> </w:t>
      </w:r>
      <w:r>
        <w:t>that underpins our internal delivery framework “</w:t>
      </w:r>
      <w:r w:rsidRPr="00E81E57">
        <w:t>Deliver</w:t>
      </w:r>
      <w:r>
        <w:t xml:space="preserve">”. DMM </w:t>
      </w:r>
      <w:r w:rsidRPr="00E81E57">
        <w:t>describes different stages and the different activities that span across the project stages</w:t>
      </w:r>
      <w:r>
        <w:t xml:space="preserve"> for data migration/Archival including cleansing</w:t>
      </w:r>
      <w:r w:rsidRPr="00E81E57">
        <w:t xml:space="preserve">. </w:t>
      </w:r>
    </w:p>
    <w:p w14:paraId="46B2CE27" w14:textId="77777777" w:rsidR="00B573CD" w:rsidRDefault="00B573CD" w:rsidP="00B573CD">
      <w:pPr>
        <w:spacing w:before="120" w:after="120"/>
      </w:pPr>
      <w:r w:rsidRPr="00E81E57">
        <w:t xml:space="preserve">The below diagram identifies the DMM phases (Initiate &amp; Analyse, Design, Development, Test and Acceptance, Execution and Post Migration Support) and how they relate to </w:t>
      </w:r>
      <w:r>
        <w:t>the data processing streams</w:t>
      </w:r>
      <w:r w:rsidRPr="00E81E57">
        <w:t>:</w:t>
      </w:r>
    </w:p>
    <w:p w14:paraId="549B8515" w14:textId="77777777" w:rsidR="00B573CD" w:rsidRDefault="00B573CD" w:rsidP="00B573CD">
      <w:pPr>
        <w:spacing w:before="120" w:after="120"/>
        <w:jc w:val="center"/>
      </w:pPr>
      <w:r w:rsidRPr="00E81E57">
        <w:rPr>
          <w:lang w:eastAsia="en-AU"/>
        </w:rPr>
        <w:drawing>
          <wp:inline distT="0" distB="0" distL="0" distR="0" wp14:anchorId="043827AE" wp14:editId="7956F475">
            <wp:extent cx="3957320" cy="1916430"/>
            <wp:effectExtent l="19050" t="0" r="5080" b="0"/>
            <wp:docPr id="67" name="Picture 1" descr="D:\Users\rstephan\Desktop\Data_Migrat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rstephan\Desktop\Data_Migratie.jpg"/>
                    <pic:cNvPicPr>
                      <a:picLocks noChangeAspect="1" noChangeArrowheads="1"/>
                    </pic:cNvPicPr>
                  </pic:nvPicPr>
                  <pic:blipFill>
                    <a:blip r:embed="rId89" cstate="print"/>
                    <a:srcRect t="13037" b="12402"/>
                    <a:stretch>
                      <a:fillRect/>
                    </a:stretch>
                  </pic:blipFill>
                  <pic:spPr bwMode="auto">
                    <a:xfrm>
                      <a:off x="0" y="0"/>
                      <a:ext cx="3957320" cy="1916430"/>
                    </a:xfrm>
                    <a:prstGeom prst="rect">
                      <a:avLst/>
                    </a:prstGeom>
                    <a:noFill/>
                    <a:ln w="9525">
                      <a:noFill/>
                      <a:miter lim="800000"/>
                      <a:headEnd/>
                      <a:tailEnd/>
                    </a:ln>
                  </pic:spPr>
                </pic:pic>
              </a:graphicData>
            </a:graphic>
          </wp:inline>
        </w:drawing>
      </w:r>
    </w:p>
    <w:p w14:paraId="6D4D6B71" w14:textId="77777777" w:rsidR="00B573CD" w:rsidRPr="008414B4" w:rsidRDefault="00B573CD" w:rsidP="00B573CD">
      <w:pPr>
        <w:spacing w:before="120" w:after="120"/>
        <w:jc w:val="center"/>
      </w:pPr>
    </w:p>
    <w:p w14:paraId="4E1FAEB5" w14:textId="77777777" w:rsidR="00B573CD" w:rsidRPr="00513000" w:rsidRDefault="00B573CD" w:rsidP="00B573CD">
      <w:pPr>
        <w:spacing w:before="120" w:after="120"/>
        <w:rPr>
          <w:bCs/>
          <w:i/>
          <w:iCs/>
          <w:u w:val="single"/>
        </w:rPr>
      </w:pPr>
      <w:r w:rsidRPr="00513000">
        <w:rPr>
          <w:bCs/>
          <w:i/>
          <w:iCs/>
          <w:u w:val="single"/>
        </w:rPr>
        <w:t xml:space="preserve">Discovery Phase (Includes Initiate &amp; Analyse and </w:t>
      </w:r>
      <w:r>
        <w:rPr>
          <w:bCs/>
          <w:i/>
          <w:iCs/>
          <w:u w:val="single"/>
        </w:rPr>
        <w:t xml:space="preserve">Mapping </w:t>
      </w:r>
      <w:r w:rsidRPr="00513000">
        <w:rPr>
          <w:bCs/>
          <w:i/>
          <w:iCs/>
          <w:u w:val="single"/>
        </w:rPr>
        <w:t>Design)</w:t>
      </w:r>
    </w:p>
    <w:p w14:paraId="307E3BE2" w14:textId="77777777" w:rsidR="00B573CD" w:rsidRDefault="00B573CD" w:rsidP="00B573CD">
      <w:pPr>
        <w:spacing w:before="120" w:after="120"/>
      </w:pPr>
      <w:r w:rsidRPr="00E81E57">
        <w:t xml:space="preserve">The objective of this phase is to define the data migration </w:t>
      </w:r>
      <w:r>
        <w:t xml:space="preserve">detailed </w:t>
      </w:r>
      <w:r w:rsidRPr="00E81E57">
        <w:t>strategy in which the scope of the data migration and responsibilities during the data migration are made transparent for all involved.</w:t>
      </w:r>
      <w:r>
        <w:t xml:space="preserve"> </w:t>
      </w:r>
      <w:r w:rsidRPr="00E81E57">
        <w:t xml:space="preserve">The design part includes </w:t>
      </w:r>
      <w:r>
        <w:t xml:space="preserve">high level </w:t>
      </w:r>
      <w:r w:rsidRPr="00E81E57">
        <w:t xml:space="preserve">design of </w:t>
      </w:r>
      <w:r>
        <w:t>important aspects of</w:t>
      </w:r>
      <w:r w:rsidRPr="00E81E57">
        <w:t xml:space="preserve"> the data migration.</w:t>
      </w:r>
      <w:r>
        <w:t xml:space="preserve"> This is one off process conducted at the beginning of the project.</w:t>
      </w:r>
    </w:p>
    <w:p w14:paraId="75CC16AE" w14:textId="77777777" w:rsidR="00B573CD" w:rsidRPr="00E81E57" w:rsidRDefault="00B573CD" w:rsidP="00B573CD">
      <w:pPr>
        <w:spacing w:before="120" w:after="120"/>
      </w:pPr>
      <w:r>
        <w:t>Additionally, a detailed source to target data mapping is carried out including transformation and cleansing rules. Selection criteria for migration and archival determine the volume of the source data being loaded to Target vs getting archived. TFF will be involved to infer source details, agree on cleansing approach and business/transformation rules to support data load to targets.</w:t>
      </w:r>
    </w:p>
    <w:p w14:paraId="318EF94A" w14:textId="77777777" w:rsidR="00B573CD" w:rsidRPr="00E81E57" w:rsidRDefault="00B573CD" w:rsidP="00B573CD">
      <w:pPr>
        <w:spacing w:before="120" w:after="120"/>
      </w:pPr>
      <w:r w:rsidRPr="00E81E57">
        <w:t>Some of the key activities include:</w:t>
      </w:r>
    </w:p>
    <w:p w14:paraId="54FE4AE6" w14:textId="77777777" w:rsidR="00B573CD" w:rsidRPr="00E81E57" w:rsidRDefault="00B573CD" w:rsidP="00275D4E">
      <w:pPr>
        <w:pStyle w:val="ListParagraph"/>
        <w:numPr>
          <w:ilvl w:val="0"/>
          <w:numId w:val="243"/>
        </w:numPr>
        <w:spacing w:before="120" w:after="120"/>
        <w:ind w:left="697" w:hanging="357"/>
        <w:jc w:val="left"/>
      </w:pPr>
      <w:r w:rsidRPr="00E81E57">
        <w:t>Define scope of data migration.</w:t>
      </w:r>
    </w:p>
    <w:p w14:paraId="3A8C2A2E" w14:textId="77777777" w:rsidR="00B573CD" w:rsidRPr="00E81E57" w:rsidRDefault="00B573CD" w:rsidP="00275D4E">
      <w:pPr>
        <w:pStyle w:val="ListParagraph"/>
        <w:numPr>
          <w:ilvl w:val="0"/>
          <w:numId w:val="243"/>
        </w:numPr>
        <w:spacing w:before="120" w:after="120"/>
        <w:ind w:left="697" w:hanging="357"/>
        <w:jc w:val="left"/>
      </w:pPr>
      <w:r w:rsidRPr="00E81E57">
        <w:t>Develop data migration plan.</w:t>
      </w:r>
    </w:p>
    <w:p w14:paraId="2E3AEB46" w14:textId="77777777" w:rsidR="00B573CD" w:rsidRPr="00E81E57" w:rsidRDefault="00B573CD" w:rsidP="00275D4E">
      <w:pPr>
        <w:pStyle w:val="ListParagraph"/>
        <w:numPr>
          <w:ilvl w:val="0"/>
          <w:numId w:val="243"/>
        </w:numPr>
        <w:spacing w:before="120" w:after="120"/>
        <w:ind w:left="697" w:hanging="357"/>
        <w:jc w:val="left"/>
      </w:pPr>
      <w:r>
        <w:t>Conduct Data Profiling to proactively identify data cleansing requirements</w:t>
      </w:r>
    </w:p>
    <w:p w14:paraId="256097A0" w14:textId="77777777" w:rsidR="00B573CD" w:rsidRPr="00E81E57" w:rsidRDefault="00B573CD" w:rsidP="00275D4E">
      <w:pPr>
        <w:pStyle w:val="ListParagraph"/>
        <w:numPr>
          <w:ilvl w:val="0"/>
          <w:numId w:val="243"/>
        </w:numPr>
        <w:spacing w:before="120" w:after="120"/>
        <w:ind w:left="697" w:hanging="357"/>
        <w:jc w:val="left"/>
      </w:pPr>
      <w:r w:rsidRPr="00E81E57">
        <w:t>Environment planning</w:t>
      </w:r>
      <w:r>
        <w:t xml:space="preserve"> and availability</w:t>
      </w:r>
      <w:r w:rsidRPr="00E81E57">
        <w:t>.</w:t>
      </w:r>
    </w:p>
    <w:p w14:paraId="05A59BA3" w14:textId="77777777" w:rsidR="00B573CD" w:rsidRPr="00E81E57" w:rsidRDefault="00B573CD" w:rsidP="00275D4E">
      <w:pPr>
        <w:pStyle w:val="ListParagraph"/>
        <w:numPr>
          <w:ilvl w:val="0"/>
          <w:numId w:val="243"/>
        </w:numPr>
        <w:spacing w:before="120" w:after="120"/>
        <w:ind w:left="697" w:hanging="357"/>
        <w:jc w:val="left"/>
      </w:pPr>
      <w:r w:rsidRPr="00E81E57">
        <w:t xml:space="preserve">Build high level functional design documents </w:t>
      </w:r>
    </w:p>
    <w:p w14:paraId="3D506CC5" w14:textId="77777777" w:rsidR="00B573CD" w:rsidRPr="00E81E57" w:rsidRDefault="00B573CD" w:rsidP="00275D4E">
      <w:pPr>
        <w:pStyle w:val="ListParagraph"/>
        <w:numPr>
          <w:ilvl w:val="0"/>
          <w:numId w:val="243"/>
        </w:numPr>
        <w:spacing w:before="120" w:after="120"/>
        <w:ind w:left="697" w:hanging="357"/>
        <w:jc w:val="left"/>
      </w:pPr>
      <w:r>
        <w:t>D</w:t>
      </w:r>
      <w:r w:rsidRPr="00E81E57">
        <w:t>ata mapping</w:t>
      </w:r>
      <w:r>
        <w:t xml:space="preserve"> including transformation, business, archival, reconciliation and cleansing rules</w:t>
      </w:r>
      <w:r w:rsidRPr="00E81E57">
        <w:t>.</w:t>
      </w:r>
      <w:r w:rsidRPr="00F65B2D">
        <w:t xml:space="preserve"> </w:t>
      </w:r>
    </w:p>
    <w:p w14:paraId="51699004" w14:textId="77777777" w:rsidR="00B573CD" w:rsidRDefault="00B573CD" w:rsidP="00275D4E">
      <w:pPr>
        <w:pStyle w:val="ListParagraph"/>
        <w:numPr>
          <w:ilvl w:val="0"/>
          <w:numId w:val="243"/>
        </w:numPr>
        <w:spacing w:before="120" w:after="120"/>
        <w:ind w:left="697" w:hanging="357"/>
        <w:jc w:val="left"/>
      </w:pPr>
      <w:r w:rsidRPr="00E81E57">
        <w:t xml:space="preserve">Define data </w:t>
      </w:r>
      <w:r>
        <w:t xml:space="preserve">load </w:t>
      </w:r>
      <w:r w:rsidRPr="00E81E57">
        <w:t>strategy.</w:t>
      </w:r>
    </w:p>
    <w:p w14:paraId="59C6CA1C" w14:textId="77777777" w:rsidR="00B573CD" w:rsidRPr="00E81E57" w:rsidRDefault="00B573CD" w:rsidP="00275D4E">
      <w:pPr>
        <w:pStyle w:val="ListParagraph"/>
        <w:numPr>
          <w:ilvl w:val="0"/>
          <w:numId w:val="243"/>
        </w:numPr>
        <w:spacing w:before="120" w:after="120"/>
        <w:ind w:left="697" w:hanging="357"/>
        <w:jc w:val="left"/>
      </w:pPr>
      <w:r w:rsidRPr="00E81E57">
        <w:t xml:space="preserve">Plan </w:t>
      </w:r>
      <w:r>
        <w:t>test</w:t>
      </w:r>
      <w:r w:rsidRPr="00E81E57">
        <w:t xml:space="preserve"> phase, including data migration rehearsals.</w:t>
      </w:r>
    </w:p>
    <w:p w14:paraId="3A447A26" w14:textId="77777777" w:rsidR="00B573CD" w:rsidRPr="00E81E57" w:rsidRDefault="00B573CD" w:rsidP="00275D4E">
      <w:pPr>
        <w:pStyle w:val="ListParagraph"/>
        <w:numPr>
          <w:ilvl w:val="0"/>
          <w:numId w:val="243"/>
        </w:numPr>
        <w:spacing w:before="120" w:after="120"/>
        <w:ind w:left="697" w:hanging="357"/>
        <w:jc w:val="left"/>
      </w:pPr>
      <w:r w:rsidRPr="00E81E57">
        <w:t>Design manual &amp; automatic migration processes.</w:t>
      </w:r>
    </w:p>
    <w:p w14:paraId="700EE5CF" w14:textId="77777777" w:rsidR="00B573CD" w:rsidRDefault="00B573CD" w:rsidP="00B573CD">
      <w:pPr>
        <w:spacing w:after="200" w:line="276" w:lineRule="auto"/>
        <w:rPr>
          <w:bCs/>
          <w:i/>
          <w:iCs/>
          <w:u w:val="single"/>
        </w:rPr>
      </w:pPr>
    </w:p>
    <w:p w14:paraId="06932685" w14:textId="77777777" w:rsidR="00B573CD" w:rsidRPr="00513000" w:rsidRDefault="00B573CD" w:rsidP="00B573CD">
      <w:pPr>
        <w:spacing w:after="200" w:line="276" w:lineRule="auto"/>
        <w:rPr>
          <w:bCs/>
          <w:i/>
          <w:iCs/>
          <w:u w:val="single"/>
        </w:rPr>
      </w:pPr>
      <w:r w:rsidRPr="00513000">
        <w:rPr>
          <w:bCs/>
          <w:i/>
          <w:iCs/>
          <w:u w:val="single"/>
        </w:rPr>
        <w:t xml:space="preserve">Build Phase (include </w:t>
      </w:r>
      <w:r>
        <w:rPr>
          <w:bCs/>
          <w:i/>
          <w:iCs/>
          <w:u w:val="single"/>
        </w:rPr>
        <w:t xml:space="preserve">Technical </w:t>
      </w:r>
      <w:r w:rsidRPr="00513000">
        <w:rPr>
          <w:bCs/>
          <w:i/>
          <w:iCs/>
          <w:u w:val="single"/>
        </w:rPr>
        <w:t>Design and Development)</w:t>
      </w:r>
    </w:p>
    <w:p w14:paraId="56397A95" w14:textId="77777777" w:rsidR="00B573CD" w:rsidRPr="00FC0C65" w:rsidRDefault="00B573CD" w:rsidP="00B573CD">
      <w:pPr>
        <w:spacing w:before="120" w:after="120"/>
      </w:pPr>
      <w:r w:rsidRPr="00FC0C65">
        <w:t xml:space="preserve">The build phase supports the iterative design </w:t>
      </w:r>
      <w:r>
        <w:t xml:space="preserve">of ETL pipelines </w:t>
      </w:r>
      <w:r w:rsidRPr="00FC0C65">
        <w:t>(low level design) and build of the data migration solution. The objective of this phase is to build, configure and to an extent, test (unit/system), the different routines for data analysis, data quality improvement and data conversion.</w:t>
      </w:r>
    </w:p>
    <w:p w14:paraId="76207DCB" w14:textId="77777777" w:rsidR="00B573CD" w:rsidRPr="00FC0C65" w:rsidRDefault="00B573CD" w:rsidP="00B573CD">
      <w:pPr>
        <w:spacing w:before="120" w:after="120"/>
      </w:pPr>
      <w:r w:rsidRPr="00FC0C65">
        <w:t>Some of the key activities for data migration during this phase include:</w:t>
      </w:r>
    </w:p>
    <w:p w14:paraId="5786C284" w14:textId="77777777" w:rsidR="00B573CD" w:rsidRPr="00FC0C65" w:rsidRDefault="00B573CD" w:rsidP="00275D4E">
      <w:pPr>
        <w:numPr>
          <w:ilvl w:val="0"/>
          <w:numId w:val="244"/>
        </w:numPr>
        <w:spacing w:before="120" w:after="120"/>
        <w:ind w:left="697" w:hanging="357"/>
        <w:jc w:val="left"/>
      </w:pPr>
      <w:r w:rsidRPr="00FC0C65">
        <w:t>Extraction process technical design and build.</w:t>
      </w:r>
    </w:p>
    <w:p w14:paraId="67E11FD6" w14:textId="77777777" w:rsidR="00B573CD" w:rsidRPr="00FC0C65" w:rsidRDefault="00B573CD" w:rsidP="00275D4E">
      <w:pPr>
        <w:numPr>
          <w:ilvl w:val="0"/>
          <w:numId w:val="244"/>
        </w:numPr>
        <w:spacing w:before="120" w:after="120"/>
        <w:ind w:left="697" w:hanging="357"/>
        <w:jc w:val="left"/>
      </w:pPr>
      <w:r w:rsidRPr="00FC0C65">
        <w:t>Transformation process technical design and build</w:t>
      </w:r>
    </w:p>
    <w:p w14:paraId="428F456F" w14:textId="77777777" w:rsidR="00B573CD" w:rsidRPr="00FC0C65" w:rsidRDefault="00B573CD" w:rsidP="00275D4E">
      <w:pPr>
        <w:numPr>
          <w:ilvl w:val="0"/>
          <w:numId w:val="244"/>
        </w:numPr>
        <w:spacing w:before="120" w:after="120"/>
        <w:ind w:left="697" w:hanging="357"/>
        <w:jc w:val="left"/>
      </w:pPr>
      <w:r w:rsidRPr="00FC0C65">
        <w:t>Load process technical design and build.</w:t>
      </w:r>
    </w:p>
    <w:p w14:paraId="0D67945C" w14:textId="77777777" w:rsidR="00B573CD" w:rsidRPr="00FC0C65" w:rsidRDefault="00B573CD" w:rsidP="00275D4E">
      <w:pPr>
        <w:numPr>
          <w:ilvl w:val="0"/>
          <w:numId w:val="244"/>
        </w:numPr>
        <w:spacing w:before="120" w:after="120"/>
        <w:ind w:left="697" w:hanging="357"/>
        <w:jc w:val="left"/>
      </w:pPr>
      <w:r w:rsidRPr="00FC0C65">
        <w:t>Create reconciliation routines.</w:t>
      </w:r>
    </w:p>
    <w:p w14:paraId="59B34983" w14:textId="77777777" w:rsidR="00B573CD" w:rsidRPr="00FC0C65" w:rsidRDefault="00B573CD" w:rsidP="00275D4E">
      <w:pPr>
        <w:numPr>
          <w:ilvl w:val="0"/>
          <w:numId w:val="244"/>
        </w:numPr>
        <w:spacing w:before="120" w:after="120"/>
        <w:ind w:left="697" w:hanging="357"/>
        <w:jc w:val="left"/>
      </w:pPr>
      <w:r w:rsidRPr="00FC0C65">
        <w:t>Develop manual routines to support verification, extraction, etc.</w:t>
      </w:r>
    </w:p>
    <w:p w14:paraId="4E181A5B" w14:textId="20050BE3" w:rsidR="00B573CD" w:rsidRPr="00FC0C65" w:rsidRDefault="00B573CD" w:rsidP="00275D4E">
      <w:pPr>
        <w:numPr>
          <w:ilvl w:val="0"/>
          <w:numId w:val="244"/>
        </w:numPr>
        <w:spacing w:before="120" w:after="120"/>
        <w:ind w:left="697" w:hanging="357"/>
        <w:jc w:val="left"/>
      </w:pPr>
      <w:r w:rsidRPr="00FC0C65">
        <w:t>Data migration unit testing and dry</w:t>
      </w:r>
      <w:r w:rsidR="00470DE9" w:rsidRPr="00FC0C65">
        <w:t xml:space="preserve"> </w:t>
      </w:r>
      <w:r w:rsidRPr="00FC0C65">
        <w:t>runs (system testing).</w:t>
      </w:r>
    </w:p>
    <w:p w14:paraId="0DB7E0E4" w14:textId="77777777" w:rsidR="00B573CD" w:rsidRPr="00FC0C65" w:rsidRDefault="00B573CD" w:rsidP="00275D4E">
      <w:pPr>
        <w:numPr>
          <w:ilvl w:val="0"/>
          <w:numId w:val="244"/>
        </w:numPr>
        <w:spacing w:before="120" w:after="120"/>
        <w:ind w:left="697" w:hanging="357"/>
        <w:jc w:val="left"/>
      </w:pPr>
      <w:r w:rsidRPr="00FC0C65">
        <w:t>Perform Data cleansing based on a review of the data profiling results.</w:t>
      </w:r>
    </w:p>
    <w:p w14:paraId="623B3769" w14:textId="77777777" w:rsidR="00B573CD" w:rsidRPr="00FC0C65" w:rsidRDefault="00B573CD" w:rsidP="00275D4E">
      <w:pPr>
        <w:numPr>
          <w:ilvl w:val="0"/>
          <w:numId w:val="244"/>
        </w:numPr>
        <w:spacing w:before="120" w:after="120"/>
        <w:ind w:left="697" w:hanging="357"/>
        <w:jc w:val="left"/>
      </w:pPr>
      <w:r w:rsidRPr="00FC0C65">
        <w:t>Data test planning.</w:t>
      </w:r>
    </w:p>
    <w:p w14:paraId="14C993E9" w14:textId="77777777" w:rsidR="00B573CD" w:rsidRDefault="00B573CD" w:rsidP="00B573CD">
      <w:pPr>
        <w:spacing w:before="120" w:after="120"/>
        <w:rPr>
          <w:b/>
          <w:u w:val="single"/>
        </w:rPr>
      </w:pPr>
    </w:p>
    <w:p w14:paraId="143C002E" w14:textId="77777777" w:rsidR="00B573CD" w:rsidRPr="00513000" w:rsidRDefault="00B573CD" w:rsidP="00B573CD">
      <w:pPr>
        <w:spacing w:after="200" w:line="276" w:lineRule="auto"/>
        <w:rPr>
          <w:bCs/>
          <w:i/>
          <w:iCs/>
          <w:u w:val="single"/>
        </w:rPr>
      </w:pPr>
      <w:r w:rsidRPr="00513000">
        <w:rPr>
          <w:bCs/>
          <w:i/>
          <w:iCs/>
          <w:u w:val="single"/>
        </w:rPr>
        <w:t xml:space="preserve">Test &amp; Acceptance </w:t>
      </w:r>
    </w:p>
    <w:p w14:paraId="5CDF9078" w14:textId="77777777" w:rsidR="00B573CD" w:rsidRDefault="00B573CD" w:rsidP="00B573CD">
      <w:pPr>
        <w:spacing w:before="120" w:after="120"/>
      </w:pPr>
      <w:r w:rsidRPr="00E81E57">
        <w:t>The objective of this phase is to prove the correctness of the developed migration products through data migration rehearsals and obtain the approval to execute the production data migration.</w:t>
      </w:r>
      <w:r>
        <w:t xml:space="preserve"> </w:t>
      </w:r>
    </w:p>
    <w:p w14:paraId="07B6286F" w14:textId="77777777" w:rsidR="00B573CD" w:rsidRPr="00E81E57" w:rsidRDefault="00B573CD" w:rsidP="00B573CD">
      <w:pPr>
        <w:spacing w:before="120" w:after="120"/>
      </w:pPr>
      <w:r>
        <w:t xml:space="preserve">The migrated data is loaded for System Integration Testing, User acceptance Testing. </w:t>
      </w:r>
    </w:p>
    <w:p w14:paraId="7239DFD2" w14:textId="77777777" w:rsidR="00B573CD" w:rsidRDefault="00B573CD" w:rsidP="00B573CD">
      <w:pPr>
        <w:spacing w:before="120" w:after="120"/>
      </w:pPr>
    </w:p>
    <w:p w14:paraId="314C6FA7" w14:textId="77777777" w:rsidR="00B573CD" w:rsidRPr="00513000" w:rsidRDefault="00B573CD" w:rsidP="00B573CD">
      <w:pPr>
        <w:spacing w:after="200" w:line="276" w:lineRule="auto"/>
        <w:rPr>
          <w:bCs/>
          <w:i/>
          <w:iCs/>
          <w:u w:val="single"/>
        </w:rPr>
      </w:pPr>
      <w:r w:rsidRPr="00513000">
        <w:rPr>
          <w:bCs/>
          <w:i/>
          <w:iCs/>
          <w:u w:val="single"/>
        </w:rPr>
        <w:t>Execution and Post Migration Support</w:t>
      </w:r>
    </w:p>
    <w:p w14:paraId="5C6436F4" w14:textId="77777777" w:rsidR="00B573CD" w:rsidRPr="00E81E57" w:rsidRDefault="00B573CD" w:rsidP="00B573CD">
      <w:pPr>
        <w:spacing w:before="120" w:after="120"/>
      </w:pPr>
      <w:r w:rsidRPr="00E81E57">
        <w:t>During this phase, the new business processes and organization are implemented.</w:t>
      </w:r>
      <w:r w:rsidRPr="00141A70">
        <w:t xml:space="preserve"> </w:t>
      </w:r>
      <w:r>
        <w:t>A migration dress rehearsal is conducted into E2E Testing environment (Pre Prod) to check the readiness and correctness of runbook and finalise business testing.</w:t>
      </w:r>
    </w:p>
    <w:p w14:paraId="0B9D0DF4" w14:textId="00813E06" w:rsidR="00B573CD" w:rsidRDefault="00B573CD" w:rsidP="00B573CD">
      <w:pPr>
        <w:spacing w:before="120" w:after="120"/>
      </w:pPr>
      <w:r w:rsidRPr="00E81E57">
        <w:t>The fully</w:t>
      </w:r>
      <w:r w:rsidR="00470DE9" w:rsidRPr="00E81E57">
        <w:t xml:space="preserve"> </w:t>
      </w:r>
      <w:r w:rsidRPr="00E81E57">
        <w:t>developed system is moved into production, and data is migrated into the production system</w:t>
      </w:r>
      <w:r>
        <w:t xml:space="preserve"> as per cut over planning</w:t>
      </w:r>
      <w:r w:rsidRPr="00E81E57">
        <w:t>.</w:t>
      </w:r>
    </w:p>
    <w:p w14:paraId="103C3678" w14:textId="7F7B4E0F" w:rsidR="00B573CD" w:rsidRDefault="00B573CD" w:rsidP="00CD0CF5">
      <w:pPr>
        <w:spacing w:before="120" w:after="120"/>
      </w:pPr>
      <w:r>
        <w:t>Hypercare support is provided post one time migration activities after production cutover.</w:t>
      </w:r>
    </w:p>
    <w:p w14:paraId="3A78DD75" w14:textId="77777777" w:rsidR="00ED31CC" w:rsidRDefault="00ED31CC" w:rsidP="00B573CD"/>
    <w:p w14:paraId="71025CCD" w14:textId="5144AAA3" w:rsidR="00B573CD" w:rsidRPr="00ED31CC" w:rsidRDefault="00B573CD" w:rsidP="00B573CD">
      <w:r>
        <w:t>The main activities carried out in these stages are listed in below picture</w:t>
      </w:r>
      <w:r w:rsidR="00ED31CC">
        <w:t xml:space="preserve">. </w:t>
      </w:r>
      <w:r w:rsidR="00ED31CC" w:rsidRPr="00B32D16">
        <w:rPr>
          <w:bCs/>
        </w:rPr>
        <w:t xml:space="preserve">Please note that </w:t>
      </w:r>
      <w:r w:rsidR="00ED31CC">
        <w:rPr>
          <w:bCs/>
        </w:rPr>
        <w:t xml:space="preserve">Build, Testing and Go Live/Hypercare activities happens twice, once for each release.  </w:t>
      </w:r>
    </w:p>
    <w:p w14:paraId="02AF220E" w14:textId="050CB059" w:rsidR="00B573CD" w:rsidRPr="00004480" w:rsidRDefault="002A3B6D" w:rsidP="00B573CD">
      <w:pPr>
        <w:rPr>
          <w:b/>
        </w:rPr>
      </w:pPr>
      <w:commentRangeStart w:id="248"/>
      <w:commentRangeEnd w:id="248"/>
      <w:r w:rsidRPr="00B32D16">
        <w:rPr>
          <w:rStyle w:val="CommentReference"/>
          <w:rFonts w:cstheme="minorBidi"/>
          <w:b/>
          <w:sz w:val="20"/>
          <w:szCs w:val="24"/>
        </w:rPr>
        <w:commentReference w:id="248"/>
      </w:r>
      <w:r w:rsidR="00B32D16" w:rsidRPr="00B32D16">
        <w:rPr>
          <w:b/>
        </w:rPr>
        <w:drawing>
          <wp:inline distT="0" distB="0" distL="0" distR="0" wp14:anchorId="34BA0B48" wp14:editId="436F2421">
            <wp:extent cx="5727700" cy="2800985"/>
            <wp:effectExtent l="0" t="0" r="6350" b="0"/>
            <wp:docPr id="10256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7706" name=""/>
                    <pic:cNvPicPr/>
                  </pic:nvPicPr>
                  <pic:blipFill>
                    <a:blip r:embed="rId90"/>
                    <a:stretch>
                      <a:fillRect/>
                    </a:stretch>
                  </pic:blipFill>
                  <pic:spPr>
                    <a:xfrm>
                      <a:off x="0" y="0"/>
                      <a:ext cx="5727700" cy="2800985"/>
                    </a:xfrm>
                    <a:prstGeom prst="rect">
                      <a:avLst/>
                    </a:prstGeom>
                  </pic:spPr>
                </pic:pic>
              </a:graphicData>
            </a:graphic>
          </wp:inline>
        </w:drawing>
      </w:r>
    </w:p>
    <w:p w14:paraId="70129FE4" w14:textId="77777777" w:rsidR="00B32D16" w:rsidRDefault="00B32D16" w:rsidP="00B573CD">
      <w:pPr>
        <w:rPr>
          <w:b/>
        </w:rPr>
      </w:pPr>
    </w:p>
    <w:p w14:paraId="69DE9788" w14:textId="77777777" w:rsidR="00B573CD" w:rsidRDefault="00B573CD" w:rsidP="00B573CD">
      <w:r w:rsidRPr="006F1A81">
        <w:t>Below are the main deliverables applicable to this data team</w:t>
      </w:r>
    </w:p>
    <w:p w14:paraId="1B683AE3" w14:textId="02852655" w:rsidR="00B573CD" w:rsidRPr="006F1A81" w:rsidRDefault="002A354F">
      <w:pPr>
        <w:spacing w:before="0" w:after="0"/>
        <w:jc w:val="left"/>
      </w:pPr>
      <w:r>
        <w:br w:type="page"/>
      </w:r>
    </w:p>
    <w:p w14:paraId="491C36B6" w14:textId="77777777" w:rsidR="00B573CD" w:rsidRPr="006F1A81" w:rsidRDefault="00B573CD" w:rsidP="00B573CD"/>
    <w:tbl>
      <w:tblPr>
        <w:tblStyle w:val="GridTable1Light"/>
        <w:tblW w:w="8923" w:type="dxa"/>
        <w:tblBorders>
          <w:top w:val="none" w:sz="0" w:space="0" w:color="auto"/>
          <w:left w:val="none" w:sz="0" w:space="0" w:color="auto"/>
          <w:bottom w:val="single" w:sz="4" w:space="0" w:color="808080" w:themeColor="background1" w:themeShade="80"/>
          <w:right w:val="none" w:sz="0" w:space="0" w:color="auto"/>
          <w:insideH w:val="single" w:sz="4" w:space="0" w:color="D0CECE" w:themeColor="background2" w:themeShade="E6"/>
          <w:insideV w:val="none" w:sz="0" w:space="0" w:color="auto"/>
        </w:tblBorders>
        <w:tblLook w:val="0020" w:firstRow="1" w:lastRow="0" w:firstColumn="0" w:lastColumn="0" w:noHBand="0" w:noVBand="0"/>
      </w:tblPr>
      <w:tblGrid>
        <w:gridCol w:w="2700"/>
        <w:gridCol w:w="6223"/>
      </w:tblGrid>
      <w:tr w:rsidR="00B573CD" w:rsidRPr="003A3A04" w14:paraId="474915FC" w14:textId="77777777" w:rsidTr="003A3A04">
        <w:trPr>
          <w:cnfStyle w:val="100000000000" w:firstRow="1" w:lastRow="0" w:firstColumn="0" w:lastColumn="0" w:oddVBand="0" w:evenVBand="0" w:oddHBand="0" w:evenHBand="0" w:firstRowFirstColumn="0" w:firstRowLastColumn="0" w:lastRowFirstColumn="0" w:lastRowLastColumn="0"/>
          <w:trHeight w:val="497"/>
        </w:trPr>
        <w:tc>
          <w:tcPr>
            <w:tcW w:w="2700" w:type="dxa"/>
            <w:shd w:val="clear" w:color="auto" w:fill="0070C0"/>
            <w:vAlign w:val="center"/>
            <w:hideMark/>
          </w:tcPr>
          <w:p w14:paraId="08A7E152" w14:textId="77777777" w:rsidR="00B573CD" w:rsidRPr="003A3A04" w:rsidRDefault="00B573CD" w:rsidP="003A3A04">
            <w:pPr>
              <w:jc w:val="left"/>
              <w:rPr>
                <w:rFonts w:cs="Arial"/>
                <w:color w:val="FFFFFF" w:themeColor="background1"/>
                <w:szCs w:val="20"/>
              </w:rPr>
            </w:pPr>
            <w:r w:rsidRPr="003A3A04">
              <w:rPr>
                <w:rFonts w:cs="Arial"/>
                <w:color w:val="FFFFFF" w:themeColor="background1"/>
                <w:szCs w:val="20"/>
              </w:rPr>
              <w:t>Deliverable Name</w:t>
            </w:r>
          </w:p>
        </w:tc>
        <w:tc>
          <w:tcPr>
            <w:tcW w:w="6223" w:type="dxa"/>
            <w:shd w:val="clear" w:color="auto" w:fill="0070C0"/>
            <w:vAlign w:val="center"/>
            <w:hideMark/>
          </w:tcPr>
          <w:p w14:paraId="2B7BCBE0" w14:textId="77777777" w:rsidR="00B573CD" w:rsidRPr="003A3A04" w:rsidRDefault="00B573CD" w:rsidP="003A3A04">
            <w:pPr>
              <w:jc w:val="left"/>
              <w:rPr>
                <w:rFonts w:cs="Arial"/>
                <w:color w:val="FFFFFF" w:themeColor="background1"/>
                <w:szCs w:val="20"/>
              </w:rPr>
            </w:pPr>
            <w:r w:rsidRPr="003A3A04">
              <w:rPr>
                <w:rFonts w:cs="Arial"/>
                <w:color w:val="FFFFFF" w:themeColor="background1"/>
                <w:szCs w:val="20"/>
              </w:rPr>
              <w:t>Deliverable Description</w:t>
            </w:r>
          </w:p>
        </w:tc>
      </w:tr>
      <w:tr w:rsidR="00B573CD" w:rsidRPr="003A3A04" w14:paraId="4FC8C0F8" w14:textId="77777777" w:rsidTr="003A3A04">
        <w:trPr>
          <w:trHeight w:val="497"/>
        </w:trPr>
        <w:tc>
          <w:tcPr>
            <w:tcW w:w="2700" w:type="dxa"/>
            <w:vAlign w:val="center"/>
            <w:hideMark/>
          </w:tcPr>
          <w:p w14:paraId="59DD3492" w14:textId="77777777" w:rsidR="00B573CD" w:rsidRPr="003A3A04" w:rsidRDefault="00B573CD">
            <w:pPr>
              <w:jc w:val="left"/>
              <w:rPr>
                <w:rFonts w:cs="Arial"/>
                <w:sz w:val="18"/>
                <w:szCs w:val="18"/>
              </w:rPr>
            </w:pPr>
            <w:r w:rsidRPr="003A3A04">
              <w:rPr>
                <w:rFonts w:cs="Arial"/>
                <w:sz w:val="18"/>
                <w:szCs w:val="18"/>
              </w:rPr>
              <w:t>Data Migration and Data Archival Strategy</w:t>
            </w:r>
          </w:p>
        </w:tc>
        <w:tc>
          <w:tcPr>
            <w:tcW w:w="6223" w:type="dxa"/>
            <w:vAlign w:val="center"/>
            <w:hideMark/>
          </w:tcPr>
          <w:p w14:paraId="16369E95" w14:textId="77777777" w:rsidR="00B573CD" w:rsidRPr="003A3A04" w:rsidRDefault="00B573CD">
            <w:pPr>
              <w:jc w:val="left"/>
              <w:rPr>
                <w:rFonts w:cs="Arial"/>
                <w:sz w:val="18"/>
                <w:szCs w:val="18"/>
              </w:rPr>
            </w:pPr>
            <w:r w:rsidRPr="003A3A04">
              <w:rPr>
                <w:rFonts w:cs="Arial"/>
                <w:sz w:val="18"/>
                <w:szCs w:val="18"/>
              </w:rPr>
              <w:t>Document defines the data migration scope, approach, activities, migration infrastructure, environments and high-level migration/ archival plan.</w:t>
            </w:r>
          </w:p>
          <w:p w14:paraId="486E6FED" w14:textId="77777777" w:rsidR="00B573CD" w:rsidRPr="003A3A04" w:rsidRDefault="00B573CD">
            <w:pPr>
              <w:jc w:val="left"/>
              <w:rPr>
                <w:rFonts w:cs="Arial"/>
                <w:sz w:val="18"/>
                <w:szCs w:val="18"/>
              </w:rPr>
            </w:pPr>
            <w:r w:rsidRPr="003A3A04">
              <w:rPr>
                <w:rFonts w:cs="Arial"/>
                <w:sz w:val="18"/>
                <w:szCs w:val="18"/>
              </w:rPr>
              <w:t>Format: Microsoft Word</w:t>
            </w:r>
          </w:p>
        </w:tc>
      </w:tr>
      <w:tr w:rsidR="00B573CD" w:rsidRPr="003A3A04" w14:paraId="22D15B9A" w14:textId="77777777" w:rsidTr="003A3A04">
        <w:trPr>
          <w:trHeight w:val="497"/>
        </w:trPr>
        <w:tc>
          <w:tcPr>
            <w:tcW w:w="2700" w:type="dxa"/>
            <w:tcBorders>
              <w:bottom w:val="single" w:sz="4" w:space="0" w:color="D0CECE" w:themeColor="background2" w:themeShade="E6"/>
            </w:tcBorders>
            <w:vAlign w:val="center"/>
            <w:hideMark/>
          </w:tcPr>
          <w:p w14:paraId="639FDD2F" w14:textId="77777777" w:rsidR="00B573CD" w:rsidRPr="003A3A04" w:rsidRDefault="00B573CD">
            <w:pPr>
              <w:jc w:val="left"/>
              <w:rPr>
                <w:rFonts w:cs="Arial"/>
                <w:sz w:val="18"/>
                <w:szCs w:val="18"/>
              </w:rPr>
            </w:pPr>
            <w:r w:rsidRPr="003A3A04">
              <w:rPr>
                <w:rFonts w:cs="Arial"/>
                <w:sz w:val="18"/>
                <w:szCs w:val="18"/>
              </w:rPr>
              <w:t>Data Migration Mapping Design</w:t>
            </w:r>
          </w:p>
        </w:tc>
        <w:tc>
          <w:tcPr>
            <w:tcW w:w="6223" w:type="dxa"/>
            <w:tcBorders>
              <w:bottom w:val="single" w:sz="4" w:space="0" w:color="D0CECE" w:themeColor="background2" w:themeShade="E6"/>
            </w:tcBorders>
            <w:vAlign w:val="center"/>
            <w:hideMark/>
          </w:tcPr>
          <w:p w14:paraId="06F52DEB" w14:textId="77777777" w:rsidR="00B573CD" w:rsidRPr="003A3A04" w:rsidRDefault="00B573CD">
            <w:pPr>
              <w:jc w:val="left"/>
              <w:rPr>
                <w:rFonts w:cs="Arial"/>
                <w:sz w:val="18"/>
                <w:szCs w:val="18"/>
              </w:rPr>
            </w:pPr>
            <w:r w:rsidRPr="003A3A04">
              <w:rPr>
                <w:rFonts w:cs="Arial"/>
                <w:sz w:val="18"/>
                <w:szCs w:val="18"/>
              </w:rPr>
              <w:t>Document captures source to target mapping including business and transformation rules, cleansing rules, reconciliation rules.</w:t>
            </w:r>
          </w:p>
          <w:p w14:paraId="06EF3BAF" w14:textId="77777777" w:rsidR="00B573CD" w:rsidRPr="003A3A04" w:rsidRDefault="00B573CD">
            <w:pPr>
              <w:jc w:val="left"/>
              <w:rPr>
                <w:rFonts w:cs="Arial"/>
                <w:sz w:val="18"/>
                <w:szCs w:val="18"/>
              </w:rPr>
            </w:pPr>
            <w:r w:rsidRPr="003A3A04">
              <w:rPr>
                <w:rFonts w:cs="Arial"/>
                <w:sz w:val="18"/>
                <w:szCs w:val="18"/>
              </w:rPr>
              <w:t>Format: Microsoft Excel</w:t>
            </w:r>
          </w:p>
        </w:tc>
      </w:tr>
      <w:tr w:rsidR="00B573CD" w:rsidRPr="003A3A04" w14:paraId="61A4A418" w14:textId="77777777" w:rsidTr="003A3A04">
        <w:trPr>
          <w:trHeight w:val="497"/>
        </w:trPr>
        <w:tc>
          <w:tcPr>
            <w:tcW w:w="2700" w:type="dxa"/>
            <w:tcBorders>
              <w:top w:val="single" w:sz="4" w:space="0" w:color="D0CECE" w:themeColor="background2" w:themeShade="E6"/>
              <w:bottom w:val="single" w:sz="4" w:space="0" w:color="D0CECE" w:themeColor="background2" w:themeShade="E6"/>
            </w:tcBorders>
            <w:vAlign w:val="center"/>
            <w:hideMark/>
          </w:tcPr>
          <w:p w14:paraId="54B3F12B" w14:textId="77777777" w:rsidR="00B573CD" w:rsidRPr="003A3A04" w:rsidRDefault="00B573CD">
            <w:pPr>
              <w:jc w:val="left"/>
              <w:rPr>
                <w:rFonts w:cs="Arial"/>
                <w:sz w:val="18"/>
                <w:szCs w:val="18"/>
              </w:rPr>
            </w:pPr>
            <w:r w:rsidRPr="003A3A04">
              <w:rPr>
                <w:rFonts w:cs="Arial"/>
                <w:sz w:val="18"/>
                <w:szCs w:val="18"/>
              </w:rPr>
              <w:t>Migrated data / Archived data</w:t>
            </w:r>
          </w:p>
        </w:tc>
        <w:tc>
          <w:tcPr>
            <w:tcW w:w="6223" w:type="dxa"/>
            <w:tcBorders>
              <w:top w:val="single" w:sz="4" w:space="0" w:color="D0CECE" w:themeColor="background2" w:themeShade="E6"/>
              <w:bottom w:val="single" w:sz="4" w:space="0" w:color="D0CECE" w:themeColor="background2" w:themeShade="E6"/>
            </w:tcBorders>
            <w:vAlign w:val="center"/>
            <w:hideMark/>
          </w:tcPr>
          <w:p w14:paraId="1637F0BD" w14:textId="65EFE748" w:rsidR="00B573CD" w:rsidRPr="003A3A04" w:rsidRDefault="00B573CD">
            <w:pPr>
              <w:jc w:val="left"/>
              <w:rPr>
                <w:rFonts w:cs="Arial"/>
                <w:sz w:val="18"/>
                <w:szCs w:val="18"/>
              </w:rPr>
            </w:pPr>
            <w:r w:rsidRPr="003A3A04">
              <w:rPr>
                <w:rFonts w:cs="Arial"/>
                <w:sz w:val="18"/>
                <w:szCs w:val="18"/>
              </w:rPr>
              <w:t>Data in ServiceNow, D365 F&amp;O or Archival system as migrated from the TFF’s Legacy Systems in accordance with the Data Migration/Archival Plan</w:t>
            </w:r>
            <w:r w:rsidR="00DD51DF" w:rsidRPr="003A3A04">
              <w:rPr>
                <w:rFonts w:cs="Arial"/>
                <w:sz w:val="18"/>
                <w:szCs w:val="18"/>
              </w:rPr>
              <w:t xml:space="preserve"> for Release 1 and 2</w:t>
            </w:r>
            <w:r w:rsidRPr="003A3A04">
              <w:rPr>
                <w:rFonts w:cs="Arial"/>
                <w:sz w:val="18"/>
                <w:szCs w:val="18"/>
              </w:rPr>
              <w:t xml:space="preserve">. </w:t>
            </w:r>
          </w:p>
          <w:p w14:paraId="7B1B4EA2" w14:textId="77777777" w:rsidR="00B573CD" w:rsidRPr="003A3A04" w:rsidRDefault="00B573CD">
            <w:pPr>
              <w:jc w:val="left"/>
              <w:rPr>
                <w:rFonts w:cs="Arial"/>
                <w:sz w:val="18"/>
                <w:szCs w:val="18"/>
              </w:rPr>
            </w:pPr>
            <w:r w:rsidRPr="003A3A04">
              <w:rPr>
                <w:rFonts w:cs="Arial"/>
                <w:sz w:val="18"/>
                <w:szCs w:val="18"/>
              </w:rPr>
              <w:t>Format: Data (System delivery)</w:t>
            </w:r>
          </w:p>
        </w:tc>
      </w:tr>
    </w:tbl>
    <w:p w14:paraId="761F98CF" w14:textId="77777777" w:rsidR="00412A47" w:rsidRPr="00004480" w:rsidRDefault="00412A47" w:rsidP="00412A47">
      <w:pPr>
        <w:rPr>
          <w:b/>
        </w:rPr>
      </w:pPr>
    </w:p>
    <w:p w14:paraId="1139CBD1" w14:textId="2748628E" w:rsidR="00697B0E" w:rsidRPr="00CA1691" w:rsidRDefault="00905E2B" w:rsidP="00BB77E3">
      <w:pPr>
        <w:pStyle w:val="Heading3CG"/>
        <w:rPr>
          <w:b/>
        </w:rPr>
      </w:pPr>
      <w:bookmarkStart w:id="250" w:name="_Toc231251450"/>
      <w:bookmarkStart w:id="251" w:name="_Toc231276480"/>
      <w:r w:rsidRPr="00004480">
        <w:rPr>
          <w:lang w:val="en-AU"/>
        </w:rPr>
        <w:t>Assumption and</w:t>
      </w:r>
      <w:r w:rsidRPr="001048BA">
        <w:rPr>
          <w:b/>
        </w:rPr>
        <w:t xml:space="preserve"> </w:t>
      </w:r>
      <w:r w:rsidRPr="00E9553D">
        <w:t>Dependencies</w:t>
      </w:r>
      <w:bookmarkEnd w:id="250"/>
      <w:bookmarkEnd w:id="251"/>
    </w:p>
    <w:p w14:paraId="2338C05B" w14:textId="77777777" w:rsidR="00412A47" w:rsidRPr="00004480" w:rsidRDefault="00412A47" w:rsidP="00412A47">
      <w:r w:rsidRPr="00004480">
        <w:t>Below are assumptions and dependencies for handling non-GIS data through migration, archival and cleansing:</w:t>
      </w:r>
    </w:p>
    <w:p w14:paraId="53381A81" w14:textId="77777777" w:rsidR="00412A47" w:rsidRPr="00004480" w:rsidRDefault="00412A47" w:rsidP="00412A47"/>
    <w:tbl>
      <w:tblPr>
        <w:tblW w:w="9062" w:type="dxa"/>
        <w:tblBorders>
          <w:insideH w:val="single" w:sz="4" w:space="0" w:color="D0CECE" w:themeColor="background2" w:themeShade="E6"/>
        </w:tblBorders>
        <w:shd w:val="clear" w:color="auto" w:fill="FFFFFF" w:themeFill="background1"/>
        <w:tblCellMar>
          <w:left w:w="0" w:type="dxa"/>
          <w:right w:w="0" w:type="dxa"/>
        </w:tblCellMar>
        <w:tblLook w:val="0420" w:firstRow="1" w:lastRow="0" w:firstColumn="0" w:lastColumn="0" w:noHBand="0" w:noVBand="1"/>
      </w:tblPr>
      <w:tblGrid>
        <w:gridCol w:w="716"/>
        <w:gridCol w:w="6645"/>
        <w:gridCol w:w="1701"/>
      </w:tblGrid>
      <w:tr w:rsidR="00412A47" w:rsidRPr="003A3A04" w14:paraId="6F1C6A1A" w14:textId="77777777" w:rsidTr="003A3A04">
        <w:trPr>
          <w:trHeight w:val="340"/>
          <w:tblHeader/>
        </w:trPr>
        <w:tc>
          <w:tcPr>
            <w:tcW w:w="716" w:type="dxa"/>
            <w:shd w:val="clear" w:color="auto" w:fill="0070C0"/>
            <w:tcMar>
              <w:top w:w="72" w:type="dxa"/>
              <w:left w:w="144" w:type="dxa"/>
              <w:bottom w:w="72" w:type="dxa"/>
              <w:right w:w="144" w:type="dxa"/>
            </w:tcMar>
            <w:vAlign w:val="center"/>
            <w:hideMark/>
          </w:tcPr>
          <w:p w14:paraId="2A5DB097" w14:textId="77777777" w:rsidR="00412A47" w:rsidRPr="003A3A04" w:rsidRDefault="00412A47" w:rsidP="003A3A04">
            <w:pPr>
              <w:jc w:val="left"/>
              <w:rPr>
                <w:rFonts w:cs="Arial"/>
                <w:color w:val="FFFFFF" w:themeColor="background1"/>
                <w:sz w:val="18"/>
                <w:szCs w:val="18"/>
              </w:rPr>
            </w:pPr>
            <w:r w:rsidRPr="003A3A04">
              <w:rPr>
                <w:rFonts w:cs="Arial"/>
                <w:b/>
                <w:color w:val="FFFFFF" w:themeColor="background1"/>
                <w:sz w:val="18"/>
                <w:szCs w:val="18"/>
              </w:rPr>
              <w:t>#</w:t>
            </w:r>
          </w:p>
        </w:tc>
        <w:tc>
          <w:tcPr>
            <w:tcW w:w="6645" w:type="dxa"/>
            <w:shd w:val="clear" w:color="auto" w:fill="0070C0"/>
            <w:tcMar>
              <w:top w:w="72" w:type="dxa"/>
              <w:left w:w="144" w:type="dxa"/>
              <w:bottom w:w="72" w:type="dxa"/>
              <w:right w:w="144" w:type="dxa"/>
            </w:tcMar>
            <w:vAlign w:val="center"/>
            <w:hideMark/>
          </w:tcPr>
          <w:p w14:paraId="674C4FA5" w14:textId="77777777" w:rsidR="00412A47" w:rsidRPr="003A3A04" w:rsidRDefault="00412A47" w:rsidP="003A3A04">
            <w:pPr>
              <w:jc w:val="left"/>
              <w:rPr>
                <w:rFonts w:cs="Arial"/>
                <w:color w:val="FFFFFF" w:themeColor="background1"/>
                <w:sz w:val="18"/>
                <w:szCs w:val="18"/>
              </w:rPr>
            </w:pPr>
            <w:r w:rsidRPr="003A3A04">
              <w:rPr>
                <w:rFonts w:cs="Arial"/>
                <w:b/>
                <w:color w:val="FFFFFF" w:themeColor="background1"/>
                <w:sz w:val="18"/>
                <w:szCs w:val="18"/>
              </w:rPr>
              <w:t>Description</w:t>
            </w:r>
          </w:p>
        </w:tc>
        <w:tc>
          <w:tcPr>
            <w:tcW w:w="1701" w:type="dxa"/>
            <w:shd w:val="clear" w:color="auto" w:fill="0070C0"/>
            <w:tcMar>
              <w:top w:w="72" w:type="dxa"/>
              <w:left w:w="144" w:type="dxa"/>
              <w:bottom w:w="72" w:type="dxa"/>
              <w:right w:w="144" w:type="dxa"/>
            </w:tcMar>
            <w:vAlign w:val="center"/>
            <w:hideMark/>
          </w:tcPr>
          <w:p w14:paraId="75984F05" w14:textId="77777777" w:rsidR="00412A47" w:rsidRPr="003A3A04" w:rsidRDefault="00412A47" w:rsidP="003A3A04">
            <w:pPr>
              <w:jc w:val="left"/>
              <w:rPr>
                <w:rFonts w:cs="Arial"/>
                <w:color w:val="FFFFFF" w:themeColor="background1"/>
                <w:sz w:val="18"/>
                <w:szCs w:val="18"/>
              </w:rPr>
            </w:pPr>
            <w:r w:rsidRPr="003A3A04">
              <w:rPr>
                <w:rFonts w:cs="Arial"/>
                <w:b/>
                <w:color w:val="FFFFFF" w:themeColor="background1"/>
                <w:sz w:val="18"/>
                <w:szCs w:val="18"/>
              </w:rPr>
              <w:t>Category</w:t>
            </w:r>
          </w:p>
        </w:tc>
      </w:tr>
      <w:tr w:rsidR="00412A47" w:rsidRPr="003A3A04" w14:paraId="7D7785C2"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301F47E1" w14:textId="77777777" w:rsidR="00412A47" w:rsidRPr="003A3A04" w:rsidRDefault="00412A47">
            <w:pPr>
              <w:jc w:val="left"/>
              <w:rPr>
                <w:rFonts w:cs="Arial"/>
                <w:sz w:val="18"/>
                <w:szCs w:val="18"/>
              </w:rPr>
            </w:pPr>
            <w:r w:rsidRPr="003A3A04">
              <w:rPr>
                <w:rFonts w:cs="Arial"/>
                <w:sz w:val="18"/>
                <w:szCs w:val="18"/>
              </w:rPr>
              <w:t>A01</w:t>
            </w:r>
          </w:p>
        </w:tc>
        <w:tc>
          <w:tcPr>
            <w:tcW w:w="6645" w:type="dxa"/>
            <w:shd w:val="clear" w:color="auto" w:fill="FFFFFF" w:themeFill="background1"/>
            <w:tcMar>
              <w:top w:w="72" w:type="dxa"/>
              <w:left w:w="144" w:type="dxa"/>
              <w:bottom w:w="72" w:type="dxa"/>
              <w:right w:w="144" w:type="dxa"/>
            </w:tcMar>
            <w:hideMark/>
          </w:tcPr>
          <w:p w14:paraId="3B1553E3" w14:textId="77777777" w:rsidR="00412A47" w:rsidRPr="003A3A04" w:rsidRDefault="00412A47">
            <w:pPr>
              <w:jc w:val="left"/>
              <w:rPr>
                <w:rFonts w:cs="Arial"/>
                <w:sz w:val="18"/>
                <w:szCs w:val="18"/>
              </w:rPr>
            </w:pPr>
            <w:r w:rsidRPr="003A3A04">
              <w:rPr>
                <w:rFonts w:cs="Arial"/>
                <w:sz w:val="18"/>
                <w:szCs w:val="18"/>
              </w:rPr>
              <w:t xml:space="preserve">TFF will procure, provision, configure access and maintain platform infrastructure including but not limited to hardware, software, services, network, subscription and licences required for the Data Migration (DM), Data Archival and Profiling.  Azure platform is assumed for data profiling, ETL and Data Archival. </w:t>
            </w:r>
          </w:p>
        </w:tc>
        <w:tc>
          <w:tcPr>
            <w:tcW w:w="1701" w:type="dxa"/>
            <w:shd w:val="clear" w:color="auto" w:fill="FFFFFF" w:themeFill="background1"/>
            <w:tcMar>
              <w:top w:w="72" w:type="dxa"/>
              <w:left w:w="144" w:type="dxa"/>
              <w:bottom w:w="72" w:type="dxa"/>
              <w:right w:w="144" w:type="dxa"/>
            </w:tcMar>
            <w:hideMark/>
          </w:tcPr>
          <w:p w14:paraId="3C3FFA71" w14:textId="77777777" w:rsidR="00412A47" w:rsidRPr="003A3A04" w:rsidRDefault="00412A47">
            <w:pPr>
              <w:rPr>
                <w:rFonts w:cs="Arial"/>
                <w:sz w:val="18"/>
                <w:szCs w:val="18"/>
              </w:rPr>
            </w:pPr>
            <w:r w:rsidRPr="003A3A04">
              <w:rPr>
                <w:rFonts w:cs="Arial"/>
                <w:sz w:val="18"/>
                <w:szCs w:val="18"/>
              </w:rPr>
              <w:t>Migration Infrastructure</w:t>
            </w:r>
          </w:p>
        </w:tc>
      </w:tr>
      <w:tr w:rsidR="00412A47" w:rsidRPr="003A3A04" w14:paraId="0FA120A8"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6D5352F8" w14:textId="77777777" w:rsidR="00412A47" w:rsidRPr="003A3A04" w:rsidRDefault="00412A47">
            <w:pPr>
              <w:jc w:val="left"/>
              <w:rPr>
                <w:rFonts w:cs="Arial"/>
                <w:sz w:val="18"/>
                <w:szCs w:val="18"/>
              </w:rPr>
            </w:pPr>
            <w:r w:rsidRPr="003A3A04">
              <w:rPr>
                <w:rFonts w:cs="Arial"/>
                <w:sz w:val="18"/>
                <w:szCs w:val="18"/>
              </w:rPr>
              <w:t>A02</w:t>
            </w:r>
          </w:p>
        </w:tc>
        <w:tc>
          <w:tcPr>
            <w:tcW w:w="6645" w:type="dxa"/>
            <w:shd w:val="clear" w:color="auto" w:fill="FFFFFF" w:themeFill="background1"/>
            <w:tcMar>
              <w:top w:w="72" w:type="dxa"/>
              <w:left w:w="144" w:type="dxa"/>
              <w:bottom w:w="72" w:type="dxa"/>
              <w:right w:w="144" w:type="dxa"/>
            </w:tcMar>
            <w:hideMark/>
          </w:tcPr>
          <w:p w14:paraId="30A2D8B9" w14:textId="77777777" w:rsidR="00412A47" w:rsidRPr="003A3A04" w:rsidRDefault="00412A47">
            <w:pPr>
              <w:jc w:val="left"/>
              <w:rPr>
                <w:rFonts w:cs="Arial"/>
                <w:sz w:val="18"/>
                <w:szCs w:val="18"/>
              </w:rPr>
            </w:pPr>
            <w:r w:rsidRPr="003A3A04">
              <w:rPr>
                <w:rFonts w:cs="Arial"/>
                <w:sz w:val="18"/>
                <w:szCs w:val="18"/>
              </w:rPr>
              <w:t xml:space="preserve">Azure ADF is assumed as ETL tool with KingswaySoft Azure-SSIS IR (Licenses - Ultimate edition) for target connectivity and productivity. Azure Purview is considered for detailed profiling. </w:t>
            </w:r>
          </w:p>
        </w:tc>
        <w:tc>
          <w:tcPr>
            <w:tcW w:w="1701" w:type="dxa"/>
            <w:shd w:val="clear" w:color="auto" w:fill="FFFFFF" w:themeFill="background1"/>
            <w:tcMar>
              <w:top w:w="72" w:type="dxa"/>
              <w:left w:w="144" w:type="dxa"/>
              <w:bottom w:w="72" w:type="dxa"/>
              <w:right w:w="144" w:type="dxa"/>
            </w:tcMar>
            <w:hideMark/>
          </w:tcPr>
          <w:p w14:paraId="726108F2" w14:textId="77777777" w:rsidR="00412A47" w:rsidRPr="003A3A04" w:rsidRDefault="00412A47">
            <w:pPr>
              <w:rPr>
                <w:rFonts w:cs="Arial"/>
                <w:sz w:val="18"/>
                <w:szCs w:val="18"/>
              </w:rPr>
            </w:pPr>
            <w:r w:rsidRPr="003A3A04">
              <w:rPr>
                <w:rFonts w:cs="Arial"/>
                <w:sz w:val="18"/>
                <w:szCs w:val="18"/>
              </w:rPr>
              <w:t>Migration Tooling</w:t>
            </w:r>
          </w:p>
        </w:tc>
      </w:tr>
      <w:tr w:rsidR="00412A47" w:rsidRPr="003A3A04" w14:paraId="2EE14E24"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336E8082" w14:textId="77777777" w:rsidR="00412A47" w:rsidRPr="003A3A04" w:rsidRDefault="00412A47">
            <w:pPr>
              <w:jc w:val="left"/>
              <w:rPr>
                <w:rFonts w:cs="Arial"/>
                <w:sz w:val="18"/>
                <w:szCs w:val="18"/>
              </w:rPr>
            </w:pPr>
            <w:r w:rsidRPr="003A3A04">
              <w:rPr>
                <w:rFonts w:cs="Arial"/>
                <w:sz w:val="18"/>
                <w:szCs w:val="18"/>
              </w:rPr>
              <w:t>A03</w:t>
            </w:r>
          </w:p>
        </w:tc>
        <w:tc>
          <w:tcPr>
            <w:tcW w:w="6645" w:type="dxa"/>
            <w:shd w:val="clear" w:color="auto" w:fill="FFFFFF" w:themeFill="background1"/>
            <w:tcMar>
              <w:top w:w="72" w:type="dxa"/>
              <w:left w:w="144" w:type="dxa"/>
              <w:bottom w:w="72" w:type="dxa"/>
              <w:right w:w="144" w:type="dxa"/>
            </w:tcMar>
            <w:hideMark/>
          </w:tcPr>
          <w:p w14:paraId="3144CCE6" w14:textId="77777777" w:rsidR="00412A47" w:rsidRPr="003A3A04" w:rsidRDefault="00412A47">
            <w:pPr>
              <w:jc w:val="left"/>
              <w:rPr>
                <w:rFonts w:cs="Arial"/>
                <w:sz w:val="18"/>
                <w:szCs w:val="18"/>
              </w:rPr>
            </w:pPr>
            <w:r w:rsidRPr="003A3A04">
              <w:rPr>
                <w:rFonts w:cs="Arial"/>
                <w:sz w:val="18"/>
                <w:szCs w:val="18"/>
              </w:rPr>
              <w:t>TFF will ensure the data quality in source data extracts from TFF source systems will be of good quality and fit for migration purpose. If data quality is not fit for purpose, TFF will help define cleansing rules to be applied during staged data processing in ETL job or agree on cleansing steps that will be applied at source before/after extraction.</w:t>
            </w:r>
          </w:p>
        </w:tc>
        <w:tc>
          <w:tcPr>
            <w:tcW w:w="1701" w:type="dxa"/>
            <w:shd w:val="clear" w:color="auto" w:fill="FFFFFF" w:themeFill="background1"/>
            <w:tcMar>
              <w:top w:w="72" w:type="dxa"/>
              <w:left w:w="144" w:type="dxa"/>
              <w:bottom w:w="72" w:type="dxa"/>
              <w:right w:w="144" w:type="dxa"/>
            </w:tcMar>
            <w:hideMark/>
          </w:tcPr>
          <w:p w14:paraId="37756CF2" w14:textId="77777777" w:rsidR="00412A47" w:rsidRPr="003A3A04" w:rsidRDefault="00412A47">
            <w:pPr>
              <w:rPr>
                <w:rFonts w:cs="Arial"/>
                <w:sz w:val="18"/>
                <w:szCs w:val="18"/>
              </w:rPr>
            </w:pPr>
            <w:r w:rsidRPr="003A3A04">
              <w:rPr>
                <w:rFonts w:cs="Arial"/>
                <w:sz w:val="18"/>
                <w:szCs w:val="18"/>
              </w:rPr>
              <w:t>Data Quality</w:t>
            </w:r>
          </w:p>
        </w:tc>
      </w:tr>
      <w:tr w:rsidR="00412A47" w:rsidRPr="003A3A04" w14:paraId="3EA8D625"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147F86D5" w14:textId="77777777" w:rsidR="00412A47" w:rsidRPr="003A3A04" w:rsidRDefault="00412A47">
            <w:pPr>
              <w:jc w:val="left"/>
              <w:rPr>
                <w:rFonts w:cs="Arial"/>
                <w:sz w:val="18"/>
                <w:szCs w:val="18"/>
              </w:rPr>
            </w:pPr>
            <w:r w:rsidRPr="003A3A04">
              <w:rPr>
                <w:rFonts w:cs="Arial"/>
                <w:sz w:val="18"/>
                <w:szCs w:val="18"/>
              </w:rPr>
              <w:t>A04</w:t>
            </w:r>
          </w:p>
        </w:tc>
        <w:tc>
          <w:tcPr>
            <w:tcW w:w="6645" w:type="dxa"/>
            <w:shd w:val="clear" w:color="auto" w:fill="FFFFFF" w:themeFill="background1"/>
            <w:tcMar>
              <w:top w:w="72" w:type="dxa"/>
              <w:left w:w="144" w:type="dxa"/>
              <w:bottom w:w="72" w:type="dxa"/>
              <w:right w:w="144" w:type="dxa"/>
            </w:tcMar>
            <w:hideMark/>
          </w:tcPr>
          <w:p w14:paraId="7B64655A" w14:textId="77777777" w:rsidR="00412A47" w:rsidRPr="003A3A04" w:rsidRDefault="00412A47">
            <w:pPr>
              <w:jc w:val="left"/>
              <w:rPr>
                <w:rFonts w:cs="Arial"/>
                <w:sz w:val="18"/>
                <w:szCs w:val="18"/>
              </w:rPr>
            </w:pPr>
            <w:r w:rsidRPr="003A3A04">
              <w:rPr>
                <w:rFonts w:cs="Arial"/>
                <w:sz w:val="18"/>
                <w:szCs w:val="18"/>
              </w:rPr>
              <w:t xml:space="preserve">TFF will be responsible for applying data cleansing of source data in TFF source systems including but not limited to data enrichment of missing data, standardisation, de-duplication and resolving integrity issues (e.g. create missing mandatory records). </w:t>
            </w:r>
          </w:p>
        </w:tc>
        <w:tc>
          <w:tcPr>
            <w:tcW w:w="1701" w:type="dxa"/>
            <w:shd w:val="clear" w:color="auto" w:fill="FFFFFF" w:themeFill="background1"/>
            <w:tcMar>
              <w:top w:w="72" w:type="dxa"/>
              <w:left w:w="144" w:type="dxa"/>
              <w:bottom w:w="72" w:type="dxa"/>
              <w:right w:w="144" w:type="dxa"/>
            </w:tcMar>
            <w:hideMark/>
          </w:tcPr>
          <w:p w14:paraId="559134F1" w14:textId="77777777" w:rsidR="00412A47" w:rsidRPr="003A3A04" w:rsidRDefault="00412A47">
            <w:pPr>
              <w:rPr>
                <w:rFonts w:cs="Arial"/>
                <w:sz w:val="18"/>
                <w:szCs w:val="18"/>
              </w:rPr>
            </w:pPr>
            <w:r w:rsidRPr="003A3A04">
              <w:rPr>
                <w:rFonts w:cs="Arial"/>
                <w:sz w:val="18"/>
                <w:szCs w:val="18"/>
              </w:rPr>
              <w:t>Data Quality</w:t>
            </w:r>
          </w:p>
        </w:tc>
      </w:tr>
      <w:tr w:rsidR="00412A47" w:rsidRPr="003A3A04" w14:paraId="66FCA361"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6E2C260D" w14:textId="77777777" w:rsidR="00412A47" w:rsidRPr="003A3A04" w:rsidRDefault="00412A47">
            <w:pPr>
              <w:jc w:val="left"/>
              <w:rPr>
                <w:rFonts w:cs="Arial"/>
                <w:sz w:val="18"/>
                <w:szCs w:val="18"/>
              </w:rPr>
            </w:pPr>
            <w:r w:rsidRPr="003A3A04">
              <w:rPr>
                <w:rFonts w:cs="Arial"/>
                <w:sz w:val="18"/>
                <w:szCs w:val="18"/>
              </w:rPr>
              <w:t>A05</w:t>
            </w:r>
          </w:p>
        </w:tc>
        <w:tc>
          <w:tcPr>
            <w:tcW w:w="6645" w:type="dxa"/>
            <w:shd w:val="clear" w:color="auto" w:fill="FFFFFF" w:themeFill="background1"/>
            <w:tcMar>
              <w:top w:w="72" w:type="dxa"/>
              <w:left w:w="144" w:type="dxa"/>
              <w:bottom w:w="72" w:type="dxa"/>
              <w:right w:w="144" w:type="dxa"/>
            </w:tcMar>
            <w:hideMark/>
          </w:tcPr>
          <w:p w14:paraId="2EBCAE0B" w14:textId="77777777" w:rsidR="00412A47" w:rsidRPr="003A3A04" w:rsidRDefault="00412A47">
            <w:pPr>
              <w:jc w:val="left"/>
              <w:rPr>
                <w:rFonts w:cs="Arial"/>
                <w:sz w:val="18"/>
                <w:szCs w:val="18"/>
              </w:rPr>
            </w:pPr>
            <w:r w:rsidRPr="003A3A04">
              <w:rPr>
                <w:rFonts w:cs="Arial"/>
                <w:sz w:val="18"/>
                <w:szCs w:val="18"/>
              </w:rPr>
              <w:t>TFF and Capgemini DM Team will agree and sign-off file specifications of source data extracts from TFF sources systems</w:t>
            </w:r>
          </w:p>
        </w:tc>
        <w:tc>
          <w:tcPr>
            <w:tcW w:w="1701" w:type="dxa"/>
            <w:shd w:val="clear" w:color="auto" w:fill="FFFFFF" w:themeFill="background1"/>
            <w:tcMar>
              <w:top w:w="72" w:type="dxa"/>
              <w:left w:w="144" w:type="dxa"/>
              <w:bottom w:w="72" w:type="dxa"/>
              <w:right w:w="144" w:type="dxa"/>
            </w:tcMar>
            <w:hideMark/>
          </w:tcPr>
          <w:p w14:paraId="176DB670" w14:textId="77777777" w:rsidR="00412A47" w:rsidRPr="003A3A04" w:rsidRDefault="00412A47">
            <w:pPr>
              <w:rPr>
                <w:rFonts w:cs="Arial"/>
                <w:sz w:val="18"/>
                <w:szCs w:val="18"/>
              </w:rPr>
            </w:pPr>
            <w:r w:rsidRPr="003A3A04">
              <w:rPr>
                <w:rFonts w:cs="Arial"/>
                <w:sz w:val="18"/>
                <w:szCs w:val="18"/>
              </w:rPr>
              <w:t>Source Extracts</w:t>
            </w:r>
          </w:p>
        </w:tc>
      </w:tr>
      <w:tr w:rsidR="00412A47" w:rsidRPr="003A3A04" w14:paraId="501C8B60"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05149F07" w14:textId="77777777" w:rsidR="00412A47" w:rsidRPr="003A3A04" w:rsidRDefault="00412A47">
            <w:pPr>
              <w:jc w:val="left"/>
              <w:rPr>
                <w:rFonts w:cs="Arial"/>
                <w:sz w:val="18"/>
                <w:szCs w:val="18"/>
              </w:rPr>
            </w:pPr>
            <w:r w:rsidRPr="003A3A04">
              <w:rPr>
                <w:rFonts w:cs="Arial"/>
                <w:sz w:val="18"/>
                <w:szCs w:val="18"/>
              </w:rPr>
              <w:t>A06</w:t>
            </w:r>
          </w:p>
        </w:tc>
        <w:tc>
          <w:tcPr>
            <w:tcW w:w="6645" w:type="dxa"/>
            <w:shd w:val="clear" w:color="auto" w:fill="FFFFFF" w:themeFill="background1"/>
            <w:tcMar>
              <w:top w:w="72" w:type="dxa"/>
              <w:left w:w="144" w:type="dxa"/>
              <w:bottom w:w="72" w:type="dxa"/>
              <w:right w:w="144" w:type="dxa"/>
            </w:tcMar>
            <w:hideMark/>
          </w:tcPr>
          <w:p w14:paraId="03257A68" w14:textId="77777777" w:rsidR="00412A47" w:rsidRPr="003A3A04" w:rsidRDefault="00412A47">
            <w:pPr>
              <w:jc w:val="left"/>
              <w:rPr>
                <w:rFonts w:cs="Arial"/>
                <w:sz w:val="18"/>
                <w:szCs w:val="18"/>
              </w:rPr>
            </w:pPr>
            <w:r w:rsidRPr="003A3A04">
              <w:rPr>
                <w:rFonts w:cs="Arial"/>
                <w:sz w:val="18"/>
                <w:szCs w:val="18"/>
              </w:rPr>
              <w:t>TFF will make full volume cleansed (as agreed during cleansing design) source data extracts available to the Capgemini DM team at an agreed location</w:t>
            </w:r>
          </w:p>
        </w:tc>
        <w:tc>
          <w:tcPr>
            <w:tcW w:w="1701" w:type="dxa"/>
            <w:shd w:val="clear" w:color="auto" w:fill="FFFFFF" w:themeFill="background1"/>
            <w:tcMar>
              <w:top w:w="72" w:type="dxa"/>
              <w:left w:w="144" w:type="dxa"/>
              <w:bottom w:w="72" w:type="dxa"/>
              <w:right w:w="144" w:type="dxa"/>
            </w:tcMar>
            <w:hideMark/>
          </w:tcPr>
          <w:p w14:paraId="4FD5975C" w14:textId="77777777" w:rsidR="00412A47" w:rsidRPr="003A3A04" w:rsidRDefault="00412A47">
            <w:pPr>
              <w:rPr>
                <w:rFonts w:cs="Arial"/>
                <w:sz w:val="18"/>
                <w:szCs w:val="18"/>
              </w:rPr>
            </w:pPr>
            <w:r w:rsidRPr="003A3A04">
              <w:rPr>
                <w:rFonts w:cs="Arial"/>
                <w:sz w:val="18"/>
                <w:szCs w:val="18"/>
              </w:rPr>
              <w:t>Source Extracts</w:t>
            </w:r>
          </w:p>
        </w:tc>
      </w:tr>
      <w:tr w:rsidR="00412A47" w:rsidRPr="003A3A04" w14:paraId="2CBEA018"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721BC261" w14:textId="77777777" w:rsidR="00412A47" w:rsidRPr="003A3A04" w:rsidRDefault="00412A47">
            <w:pPr>
              <w:jc w:val="left"/>
              <w:rPr>
                <w:rFonts w:cs="Arial"/>
                <w:sz w:val="18"/>
                <w:szCs w:val="18"/>
              </w:rPr>
            </w:pPr>
            <w:r w:rsidRPr="003A3A04">
              <w:rPr>
                <w:rFonts w:cs="Arial"/>
                <w:sz w:val="18"/>
                <w:szCs w:val="18"/>
              </w:rPr>
              <w:t>A07</w:t>
            </w:r>
          </w:p>
        </w:tc>
        <w:tc>
          <w:tcPr>
            <w:tcW w:w="6645" w:type="dxa"/>
            <w:shd w:val="clear" w:color="auto" w:fill="FFFFFF" w:themeFill="background1"/>
            <w:tcMar>
              <w:top w:w="72" w:type="dxa"/>
              <w:left w:w="144" w:type="dxa"/>
              <w:bottom w:w="72" w:type="dxa"/>
              <w:right w:w="144" w:type="dxa"/>
            </w:tcMar>
            <w:hideMark/>
          </w:tcPr>
          <w:p w14:paraId="2DFD01A5" w14:textId="77777777" w:rsidR="00412A47" w:rsidRPr="003A3A04" w:rsidRDefault="00412A47">
            <w:pPr>
              <w:jc w:val="left"/>
              <w:rPr>
                <w:rFonts w:cs="Arial"/>
                <w:sz w:val="18"/>
                <w:szCs w:val="18"/>
              </w:rPr>
            </w:pPr>
            <w:r w:rsidRPr="003A3A04">
              <w:rPr>
                <w:rFonts w:cs="Arial"/>
                <w:sz w:val="18"/>
                <w:szCs w:val="18"/>
              </w:rPr>
              <w:t>TFF will provide business, cleansing and transformation rules required for migration</w:t>
            </w:r>
          </w:p>
        </w:tc>
        <w:tc>
          <w:tcPr>
            <w:tcW w:w="1701" w:type="dxa"/>
            <w:shd w:val="clear" w:color="auto" w:fill="FFFFFF" w:themeFill="background1"/>
            <w:tcMar>
              <w:top w:w="72" w:type="dxa"/>
              <w:left w:w="144" w:type="dxa"/>
              <w:bottom w:w="72" w:type="dxa"/>
              <w:right w:w="144" w:type="dxa"/>
            </w:tcMar>
            <w:hideMark/>
          </w:tcPr>
          <w:p w14:paraId="5E34DAE6" w14:textId="77777777" w:rsidR="00412A47" w:rsidRPr="003A3A04" w:rsidRDefault="00412A47">
            <w:pPr>
              <w:rPr>
                <w:rFonts w:cs="Arial"/>
                <w:sz w:val="18"/>
                <w:szCs w:val="18"/>
              </w:rPr>
            </w:pPr>
            <w:r w:rsidRPr="003A3A04">
              <w:rPr>
                <w:rFonts w:cs="Arial"/>
                <w:sz w:val="18"/>
                <w:szCs w:val="18"/>
              </w:rPr>
              <w:t>Data Mapping</w:t>
            </w:r>
          </w:p>
        </w:tc>
      </w:tr>
      <w:tr w:rsidR="00412A47" w:rsidRPr="003A3A04" w14:paraId="507D6D7B"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281079D5" w14:textId="77777777" w:rsidR="00412A47" w:rsidRPr="003A3A04" w:rsidRDefault="00412A47">
            <w:pPr>
              <w:jc w:val="left"/>
              <w:rPr>
                <w:rFonts w:cs="Arial"/>
                <w:sz w:val="18"/>
                <w:szCs w:val="18"/>
              </w:rPr>
            </w:pPr>
            <w:r w:rsidRPr="003A3A04">
              <w:rPr>
                <w:rFonts w:cs="Arial"/>
                <w:sz w:val="18"/>
                <w:szCs w:val="18"/>
              </w:rPr>
              <w:t>A08</w:t>
            </w:r>
          </w:p>
        </w:tc>
        <w:tc>
          <w:tcPr>
            <w:tcW w:w="6645" w:type="dxa"/>
            <w:shd w:val="clear" w:color="auto" w:fill="FFFFFF" w:themeFill="background1"/>
            <w:tcMar>
              <w:top w:w="72" w:type="dxa"/>
              <w:left w:w="144" w:type="dxa"/>
              <w:bottom w:w="72" w:type="dxa"/>
              <w:right w:w="144" w:type="dxa"/>
            </w:tcMar>
            <w:hideMark/>
          </w:tcPr>
          <w:p w14:paraId="1B1EB44D" w14:textId="77777777" w:rsidR="00412A47" w:rsidRPr="003A3A04" w:rsidRDefault="00412A47">
            <w:pPr>
              <w:jc w:val="left"/>
              <w:rPr>
                <w:rFonts w:cs="Arial"/>
                <w:sz w:val="18"/>
                <w:szCs w:val="18"/>
              </w:rPr>
            </w:pPr>
            <w:r w:rsidRPr="003A3A04">
              <w:rPr>
                <w:rFonts w:cs="Arial"/>
                <w:sz w:val="18"/>
                <w:szCs w:val="18"/>
              </w:rPr>
              <w:t>TFF will provide signed off for Source to Target mapping including business and technical transformation rules</w:t>
            </w:r>
          </w:p>
        </w:tc>
        <w:tc>
          <w:tcPr>
            <w:tcW w:w="1701" w:type="dxa"/>
            <w:shd w:val="clear" w:color="auto" w:fill="FFFFFF" w:themeFill="background1"/>
            <w:tcMar>
              <w:top w:w="72" w:type="dxa"/>
              <w:left w:w="144" w:type="dxa"/>
              <w:bottom w:w="72" w:type="dxa"/>
              <w:right w:w="144" w:type="dxa"/>
            </w:tcMar>
            <w:hideMark/>
          </w:tcPr>
          <w:p w14:paraId="03F7B23C" w14:textId="77777777" w:rsidR="00412A47" w:rsidRPr="003A3A04" w:rsidRDefault="00412A47">
            <w:pPr>
              <w:rPr>
                <w:rFonts w:cs="Arial"/>
                <w:sz w:val="18"/>
                <w:szCs w:val="18"/>
              </w:rPr>
            </w:pPr>
            <w:r w:rsidRPr="003A3A04">
              <w:rPr>
                <w:rFonts w:cs="Arial"/>
                <w:sz w:val="18"/>
                <w:szCs w:val="18"/>
              </w:rPr>
              <w:t>Data Mapping</w:t>
            </w:r>
          </w:p>
        </w:tc>
      </w:tr>
      <w:tr w:rsidR="00412A47" w:rsidRPr="003A3A04" w14:paraId="2CD16B84"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76DDDEAC" w14:textId="77777777" w:rsidR="00412A47" w:rsidRPr="003A3A04" w:rsidRDefault="00412A47">
            <w:pPr>
              <w:jc w:val="left"/>
              <w:rPr>
                <w:rFonts w:cs="Arial"/>
                <w:sz w:val="18"/>
                <w:szCs w:val="18"/>
              </w:rPr>
            </w:pPr>
            <w:r w:rsidRPr="003A3A04">
              <w:rPr>
                <w:rFonts w:cs="Arial"/>
                <w:sz w:val="18"/>
                <w:szCs w:val="18"/>
              </w:rPr>
              <w:t>A09</w:t>
            </w:r>
          </w:p>
        </w:tc>
        <w:tc>
          <w:tcPr>
            <w:tcW w:w="6645" w:type="dxa"/>
            <w:shd w:val="clear" w:color="auto" w:fill="FFFFFF" w:themeFill="background1"/>
            <w:tcMar>
              <w:top w:w="72" w:type="dxa"/>
              <w:left w:w="144" w:type="dxa"/>
              <w:bottom w:w="72" w:type="dxa"/>
              <w:right w:w="144" w:type="dxa"/>
            </w:tcMar>
            <w:hideMark/>
          </w:tcPr>
          <w:p w14:paraId="38B46844" w14:textId="77777777" w:rsidR="00412A47" w:rsidRPr="003A3A04" w:rsidRDefault="00412A47">
            <w:pPr>
              <w:jc w:val="left"/>
              <w:rPr>
                <w:rFonts w:cs="Arial"/>
                <w:sz w:val="18"/>
                <w:szCs w:val="18"/>
              </w:rPr>
            </w:pPr>
            <w:r w:rsidRPr="003A3A04">
              <w:rPr>
                <w:rFonts w:cs="Arial"/>
                <w:sz w:val="18"/>
                <w:szCs w:val="18"/>
              </w:rPr>
              <w:t>TFF will provide updated mapping, business, cleansing and transformation rules to address non-conforming data identified during DM Testing</w:t>
            </w:r>
          </w:p>
        </w:tc>
        <w:tc>
          <w:tcPr>
            <w:tcW w:w="1701" w:type="dxa"/>
            <w:shd w:val="clear" w:color="auto" w:fill="FFFFFF" w:themeFill="background1"/>
            <w:tcMar>
              <w:top w:w="72" w:type="dxa"/>
              <w:left w:w="144" w:type="dxa"/>
              <w:bottom w:w="72" w:type="dxa"/>
              <w:right w:w="144" w:type="dxa"/>
            </w:tcMar>
            <w:hideMark/>
          </w:tcPr>
          <w:p w14:paraId="7C10D53C" w14:textId="77777777" w:rsidR="00412A47" w:rsidRPr="003A3A04" w:rsidRDefault="00412A47">
            <w:pPr>
              <w:rPr>
                <w:rFonts w:cs="Arial"/>
                <w:sz w:val="18"/>
                <w:szCs w:val="18"/>
              </w:rPr>
            </w:pPr>
            <w:r w:rsidRPr="003A3A04">
              <w:rPr>
                <w:rFonts w:cs="Arial"/>
                <w:sz w:val="18"/>
                <w:szCs w:val="18"/>
              </w:rPr>
              <w:t>Data Mapping</w:t>
            </w:r>
          </w:p>
        </w:tc>
      </w:tr>
      <w:tr w:rsidR="00412A47" w:rsidRPr="003A3A04" w14:paraId="2E06BC78"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79165F39" w14:textId="77777777" w:rsidR="00412A47" w:rsidRPr="003A3A04" w:rsidRDefault="00412A47">
            <w:pPr>
              <w:jc w:val="left"/>
              <w:rPr>
                <w:rFonts w:cs="Arial"/>
                <w:sz w:val="18"/>
                <w:szCs w:val="18"/>
              </w:rPr>
            </w:pPr>
            <w:r w:rsidRPr="003A3A04">
              <w:rPr>
                <w:rFonts w:cs="Arial"/>
                <w:sz w:val="18"/>
                <w:szCs w:val="18"/>
              </w:rPr>
              <w:t>A10</w:t>
            </w:r>
          </w:p>
        </w:tc>
        <w:tc>
          <w:tcPr>
            <w:tcW w:w="6645" w:type="dxa"/>
            <w:shd w:val="clear" w:color="auto" w:fill="FFFFFF" w:themeFill="background1"/>
            <w:tcMar>
              <w:top w:w="72" w:type="dxa"/>
              <w:left w:w="144" w:type="dxa"/>
              <w:bottom w:w="72" w:type="dxa"/>
              <w:right w:w="144" w:type="dxa"/>
            </w:tcMar>
            <w:hideMark/>
          </w:tcPr>
          <w:p w14:paraId="6A4FF75B" w14:textId="77777777" w:rsidR="00412A47" w:rsidRPr="003A3A04" w:rsidRDefault="00412A47">
            <w:pPr>
              <w:jc w:val="left"/>
              <w:rPr>
                <w:rFonts w:cs="Arial"/>
                <w:sz w:val="18"/>
                <w:szCs w:val="18"/>
              </w:rPr>
            </w:pPr>
            <w:r w:rsidRPr="003A3A04">
              <w:rPr>
                <w:rFonts w:cs="Arial"/>
                <w:sz w:val="18"/>
                <w:szCs w:val="18"/>
              </w:rPr>
              <w:t xml:space="preserve">TFF and Capgemini DM Team will agree and sign-off technical validation/reconciliation rules between Sources and Targets in scope of migration </w:t>
            </w:r>
          </w:p>
        </w:tc>
        <w:tc>
          <w:tcPr>
            <w:tcW w:w="1701" w:type="dxa"/>
            <w:shd w:val="clear" w:color="auto" w:fill="FFFFFF" w:themeFill="background1"/>
            <w:tcMar>
              <w:top w:w="72" w:type="dxa"/>
              <w:left w:w="144" w:type="dxa"/>
              <w:bottom w:w="72" w:type="dxa"/>
              <w:right w:w="144" w:type="dxa"/>
            </w:tcMar>
            <w:hideMark/>
          </w:tcPr>
          <w:p w14:paraId="18D13C65" w14:textId="77777777" w:rsidR="00412A47" w:rsidRPr="003A3A04" w:rsidRDefault="00412A47">
            <w:pPr>
              <w:rPr>
                <w:rFonts w:cs="Arial"/>
                <w:sz w:val="18"/>
                <w:szCs w:val="18"/>
              </w:rPr>
            </w:pPr>
            <w:r w:rsidRPr="003A3A04">
              <w:rPr>
                <w:rFonts w:cs="Arial"/>
                <w:sz w:val="18"/>
                <w:szCs w:val="18"/>
              </w:rPr>
              <w:t>Audit and Reconciliation</w:t>
            </w:r>
          </w:p>
        </w:tc>
      </w:tr>
      <w:tr w:rsidR="00412A47" w:rsidRPr="003A3A04" w14:paraId="58654B52"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53790FE6" w14:textId="77777777" w:rsidR="00412A47" w:rsidRPr="003A3A04" w:rsidRDefault="00412A47">
            <w:pPr>
              <w:jc w:val="left"/>
              <w:rPr>
                <w:rFonts w:cs="Arial"/>
                <w:sz w:val="18"/>
                <w:szCs w:val="18"/>
              </w:rPr>
            </w:pPr>
            <w:r w:rsidRPr="003A3A04">
              <w:rPr>
                <w:rFonts w:cs="Arial"/>
                <w:sz w:val="18"/>
                <w:szCs w:val="18"/>
              </w:rPr>
              <w:t>A11</w:t>
            </w:r>
          </w:p>
        </w:tc>
        <w:tc>
          <w:tcPr>
            <w:tcW w:w="6645" w:type="dxa"/>
            <w:shd w:val="clear" w:color="auto" w:fill="FFFFFF" w:themeFill="background1"/>
            <w:tcMar>
              <w:top w:w="72" w:type="dxa"/>
              <w:left w:w="144" w:type="dxa"/>
              <w:bottom w:w="72" w:type="dxa"/>
              <w:right w:w="144" w:type="dxa"/>
            </w:tcMar>
            <w:hideMark/>
          </w:tcPr>
          <w:p w14:paraId="6663CF42" w14:textId="77777777" w:rsidR="00412A47" w:rsidRPr="003A3A04" w:rsidRDefault="00412A47">
            <w:pPr>
              <w:jc w:val="left"/>
              <w:rPr>
                <w:rFonts w:cs="Arial"/>
                <w:sz w:val="18"/>
                <w:szCs w:val="18"/>
              </w:rPr>
            </w:pPr>
            <w:r w:rsidRPr="003A3A04">
              <w:rPr>
                <w:rFonts w:cs="Arial"/>
                <w:sz w:val="18"/>
                <w:szCs w:val="18"/>
              </w:rPr>
              <w:t>Data Masking, if required, will be done by TFF team. Data security will be addressed by encryption provided by platform infrastructure and ETL toolset used.</w:t>
            </w:r>
          </w:p>
        </w:tc>
        <w:tc>
          <w:tcPr>
            <w:tcW w:w="1701" w:type="dxa"/>
            <w:shd w:val="clear" w:color="auto" w:fill="FFFFFF" w:themeFill="background1"/>
            <w:tcMar>
              <w:top w:w="72" w:type="dxa"/>
              <w:left w:w="144" w:type="dxa"/>
              <w:bottom w:w="72" w:type="dxa"/>
              <w:right w:w="144" w:type="dxa"/>
            </w:tcMar>
            <w:hideMark/>
          </w:tcPr>
          <w:p w14:paraId="1E12F59D" w14:textId="77777777" w:rsidR="00412A47" w:rsidRPr="003A3A04" w:rsidRDefault="00412A47">
            <w:pPr>
              <w:rPr>
                <w:rFonts w:cs="Arial"/>
                <w:sz w:val="18"/>
                <w:szCs w:val="18"/>
              </w:rPr>
            </w:pPr>
            <w:r w:rsidRPr="003A3A04">
              <w:rPr>
                <w:rFonts w:cs="Arial"/>
                <w:sz w:val="18"/>
                <w:szCs w:val="18"/>
              </w:rPr>
              <w:t>Data Security</w:t>
            </w:r>
          </w:p>
        </w:tc>
      </w:tr>
      <w:tr w:rsidR="00412A47" w:rsidRPr="003A3A04" w14:paraId="765D1C81" w14:textId="77777777" w:rsidTr="003A3A04">
        <w:trPr>
          <w:trHeight w:val="497"/>
        </w:trPr>
        <w:tc>
          <w:tcPr>
            <w:tcW w:w="716" w:type="dxa"/>
            <w:shd w:val="clear" w:color="auto" w:fill="FFFFFF" w:themeFill="background1"/>
            <w:tcMar>
              <w:top w:w="72" w:type="dxa"/>
              <w:left w:w="144" w:type="dxa"/>
              <w:bottom w:w="72" w:type="dxa"/>
              <w:right w:w="144" w:type="dxa"/>
            </w:tcMar>
            <w:hideMark/>
          </w:tcPr>
          <w:p w14:paraId="410766F9" w14:textId="77777777" w:rsidR="00412A47" w:rsidRPr="003A3A04" w:rsidRDefault="00412A47">
            <w:pPr>
              <w:jc w:val="left"/>
              <w:rPr>
                <w:rFonts w:cs="Arial"/>
                <w:sz w:val="18"/>
                <w:szCs w:val="18"/>
              </w:rPr>
            </w:pPr>
            <w:r w:rsidRPr="003A3A04">
              <w:rPr>
                <w:rFonts w:cs="Arial"/>
                <w:sz w:val="18"/>
                <w:szCs w:val="18"/>
              </w:rPr>
              <w:t>A12</w:t>
            </w:r>
          </w:p>
        </w:tc>
        <w:tc>
          <w:tcPr>
            <w:tcW w:w="6645" w:type="dxa"/>
            <w:shd w:val="clear" w:color="auto" w:fill="FFFFFF" w:themeFill="background1"/>
            <w:tcMar>
              <w:top w:w="72" w:type="dxa"/>
              <w:left w:w="144" w:type="dxa"/>
              <w:bottom w:w="72" w:type="dxa"/>
              <w:right w:w="144" w:type="dxa"/>
            </w:tcMar>
            <w:hideMark/>
          </w:tcPr>
          <w:p w14:paraId="540644A9" w14:textId="77777777" w:rsidR="00412A47" w:rsidRPr="003A3A04" w:rsidRDefault="00412A47">
            <w:pPr>
              <w:jc w:val="left"/>
              <w:rPr>
                <w:rFonts w:cs="Arial"/>
                <w:sz w:val="18"/>
                <w:szCs w:val="18"/>
              </w:rPr>
            </w:pPr>
            <w:r w:rsidRPr="003A3A04">
              <w:rPr>
                <w:rFonts w:cs="Arial"/>
                <w:sz w:val="18"/>
                <w:szCs w:val="18"/>
              </w:rPr>
              <w:t xml:space="preserve">Documents are to be migrated </w:t>
            </w:r>
            <w:r w:rsidRPr="003A3A04">
              <w:rPr>
                <w:rFonts w:cs="Arial"/>
                <w:b/>
                <w:sz w:val="18"/>
                <w:szCs w:val="18"/>
              </w:rPr>
              <w:t>as-is</w:t>
            </w:r>
            <w:r w:rsidRPr="003A3A04">
              <w:rPr>
                <w:rFonts w:cs="Arial"/>
                <w:sz w:val="18"/>
                <w:szCs w:val="18"/>
              </w:rPr>
              <w:t>. No data content extraction from the digitalised document is required. Latest version of documents will be migrated without migrating version history/audit trail of changes.</w:t>
            </w:r>
          </w:p>
        </w:tc>
        <w:tc>
          <w:tcPr>
            <w:tcW w:w="1701" w:type="dxa"/>
            <w:shd w:val="clear" w:color="auto" w:fill="FFFFFF" w:themeFill="background1"/>
            <w:tcMar>
              <w:top w:w="72" w:type="dxa"/>
              <w:left w:w="144" w:type="dxa"/>
              <w:bottom w:w="72" w:type="dxa"/>
              <w:right w:w="144" w:type="dxa"/>
            </w:tcMar>
            <w:hideMark/>
          </w:tcPr>
          <w:p w14:paraId="0F84D7F2" w14:textId="77777777" w:rsidR="00412A47" w:rsidRPr="003A3A04" w:rsidRDefault="00412A47">
            <w:pPr>
              <w:rPr>
                <w:rFonts w:cs="Arial"/>
                <w:sz w:val="18"/>
                <w:szCs w:val="18"/>
              </w:rPr>
            </w:pPr>
            <w:r w:rsidRPr="003A3A04">
              <w:rPr>
                <w:rFonts w:cs="Arial"/>
                <w:sz w:val="18"/>
                <w:szCs w:val="18"/>
              </w:rPr>
              <w:t>Document Migration</w:t>
            </w:r>
          </w:p>
        </w:tc>
      </w:tr>
      <w:tr w:rsidR="009F55A4" w:rsidRPr="003A3A04" w14:paraId="644FFE11" w14:textId="77777777" w:rsidTr="003A3A04">
        <w:trPr>
          <w:trHeight w:val="497"/>
        </w:trPr>
        <w:tc>
          <w:tcPr>
            <w:tcW w:w="716" w:type="dxa"/>
            <w:shd w:val="clear" w:color="auto" w:fill="FFFFFF" w:themeFill="background1"/>
            <w:tcMar>
              <w:top w:w="72" w:type="dxa"/>
              <w:left w:w="144" w:type="dxa"/>
              <w:bottom w:w="72" w:type="dxa"/>
              <w:right w:w="144" w:type="dxa"/>
            </w:tcMar>
          </w:tcPr>
          <w:p w14:paraId="21DAA060" w14:textId="0D93B78E" w:rsidR="009F55A4" w:rsidRPr="003A3A04" w:rsidRDefault="009F55A4">
            <w:pPr>
              <w:jc w:val="left"/>
              <w:rPr>
                <w:rFonts w:cs="Arial"/>
                <w:sz w:val="18"/>
                <w:szCs w:val="18"/>
              </w:rPr>
            </w:pPr>
            <w:r w:rsidRPr="003A3A04">
              <w:rPr>
                <w:rFonts w:cs="Arial"/>
                <w:sz w:val="18"/>
                <w:szCs w:val="18"/>
              </w:rPr>
              <w:t>A13</w:t>
            </w:r>
          </w:p>
        </w:tc>
        <w:tc>
          <w:tcPr>
            <w:tcW w:w="6645" w:type="dxa"/>
            <w:shd w:val="clear" w:color="auto" w:fill="FFFFFF" w:themeFill="background1"/>
            <w:tcMar>
              <w:top w:w="72" w:type="dxa"/>
              <w:left w:w="144" w:type="dxa"/>
              <w:bottom w:w="72" w:type="dxa"/>
              <w:right w:w="144" w:type="dxa"/>
            </w:tcMar>
          </w:tcPr>
          <w:p w14:paraId="5B475166" w14:textId="16E362AD" w:rsidR="009F55A4" w:rsidRPr="003A3A04" w:rsidRDefault="00F440A7">
            <w:pPr>
              <w:jc w:val="left"/>
              <w:rPr>
                <w:rFonts w:cs="Arial"/>
                <w:sz w:val="18"/>
                <w:szCs w:val="18"/>
              </w:rPr>
            </w:pPr>
            <w:r w:rsidRPr="003A3A04">
              <w:rPr>
                <w:rFonts w:cs="Arial"/>
                <w:sz w:val="18"/>
                <w:szCs w:val="18"/>
              </w:rPr>
              <w:t xml:space="preserve">Data for ServiceNow TNI will be </w:t>
            </w:r>
            <w:r w:rsidR="009039AE" w:rsidRPr="003A3A04">
              <w:rPr>
                <w:rFonts w:cs="Arial"/>
                <w:sz w:val="18"/>
                <w:szCs w:val="18"/>
              </w:rPr>
              <w:t>required to be migrated</w:t>
            </w:r>
            <w:r w:rsidR="00772A96" w:rsidRPr="003A3A04">
              <w:rPr>
                <w:rFonts w:cs="Arial"/>
                <w:sz w:val="18"/>
                <w:szCs w:val="18"/>
              </w:rPr>
              <w:t xml:space="preserve"> by CG team</w:t>
            </w:r>
            <w:r w:rsidR="009039AE" w:rsidRPr="003A3A04">
              <w:rPr>
                <w:rFonts w:cs="Arial"/>
                <w:sz w:val="18"/>
                <w:szCs w:val="18"/>
              </w:rPr>
              <w:t xml:space="preserve"> as it will be handled by integrations with 3GIS application or </w:t>
            </w:r>
            <w:r w:rsidR="00772A96" w:rsidRPr="003A3A04">
              <w:rPr>
                <w:rFonts w:cs="Arial"/>
                <w:sz w:val="18"/>
                <w:szCs w:val="18"/>
              </w:rPr>
              <w:t>migrated by TFF team (Layer2 data)</w:t>
            </w:r>
          </w:p>
        </w:tc>
        <w:tc>
          <w:tcPr>
            <w:tcW w:w="1701" w:type="dxa"/>
            <w:shd w:val="clear" w:color="auto" w:fill="FFFFFF" w:themeFill="background1"/>
            <w:tcMar>
              <w:top w:w="72" w:type="dxa"/>
              <w:left w:w="144" w:type="dxa"/>
              <w:bottom w:w="72" w:type="dxa"/>
              <w:right w:w="144" w:type="dxa"/>
            </w:tcMar>
          </w:tcPr>
          <w:p w14:paraId="5A0A9DAE" w14:textId="20970D97" w:rsidR="009F55A4" w:rsidRPr="003A3A04" w:rsidRDefault="00F3013D">
            <w:pPr>
              <w:rPr>
                <w:rFonts w:cs="Arial"/>
                <w:sz w:val="18"/>
                <w:szCs w:val="18"/>
              </w:rPr>
            </w:pPr>
            <w:r w:rsidRPr="003A3A04">
              <w:rPr>
                <w:rFonts w:cs="Arial"/>
                <w:sz w:val="18"/>
                <w:szCs w:val="18"/>
              </w:rPr>
              <w:t>Data Load</w:t>
            </w:r>
          </w:p>
        </w:tc>
      </w:tr>
    </w:tbl>
    <w:p w14:paraId="16A66540" w14:textId="77777777" w:rsidR="00580443" w:rsidRPr="00004480" w:rsidRDefault="00580443" w:rsidP="003D6FBE">
      <w:pPr>
        <w:rPr>
          <w:b/>
        </w:rPr>
      </w:pPr>
    </w:p>
    <w:p w14:paraId="21920812" w14:textId="4E57D51F" w:rsidR="00905E2B" w:rsidRPr="001048BA" w:rsidRDefault="00905E2B" w:rsidP="00D34997">
      <w:pPr>
        <w:pStyle w:val="Heading3CG"/>
        <w:rPr>
          <w:b/>
        </w:rPr>
      </w:pPr>
      <w:bookmarkStart w:id="252" w:name="_Toc231251451"/>
      <w:bookmarkStart w:id="253" w:name="_Toc231276481"/>
      <w:r w:rsidRPr="00004480">
        <w:rPr>
          <w:lang w:val="en-AU"/>
        </w:rPr>
        <w:t>RACI</w:t>
      </w:r>
      <w:bookmarkEnd w:id="252"/>
      <w:bookmarkEnd w:id="253"/>
    </w:p>
    <w:p w14:paraId="550B29F5" w14:textId="77777777" w:rsidR="003D6FBE" w:rsidRPr="00004480" w:rsidRDefault="003D6FBE" w:rsidP="003D6FBE">
      <w:r w:rsidRPr="00004480">
        <w:t>Below are the RACI for handling non-GIS data through migration, archival and cleansing:</w:t>
      </w: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1272"/>
        <w:gridCol w:w="1845"/>
        <w:gridCol w:w="5903"/>
      </w:tblGrid>
      <w:tr w:rsidR="00372D00" w14:paraId="24AAD872" w14:textId="77777777">
        <w:trPr>
          <w:trHeight w:val="367"/>
        </w:trPr>
        <w:tc>
          <w:tcPr>
            <w:tcW w:w="705" w:type="pct"/>
            <w:vAlign w:val="center"/>
          </w:tcPr>
          <w:p w14:paraId="17E7F95E" w14:textId="77777777" w:rsidR="00372D00" w:rsidRPr="00C527A9" w:rsidRDefault="00372D00">
            <w:pPr>
              <w:spacing w:before="120" w:after="120"/>
              <w:jc w:val="center"/>
            </w:pPr>
            <w:r w:rsidRPr="00C527A9">
              <w:t>(R)</w:t>
            </w:r>
          </w:p>
        </w:tc>
        <w:tc>
          <w:tcPr>
            <w:tcW w:w="1023" w:type="pct"/>
          </w:tcPr>
          <w:p w14:paraId="39564F1C" w14:textId="77777777" w:rsidR="00372D00" w:rsidRDefault="00372D00">
            <w:pPr>
              <w:spacing w:before="120" w:after="120"/>
            </w:pPr>
            <w:r>
              <w:t xml:space="preserve">Responsible </w:t>
            </w:r>
          </w:p>
        </w:tc>
        <w:tc>
          <w:tcPr>
            <w:tcW w:w="3272" w:type="pct"/>
          </w:tcPr>
          <w:p w14:paraId="3F25B558" w14:textId="77777777" w:rsidR="00372D00" w:rsidRDefault="00372D00">
            <w:pPr>
              <w:spacing w:before="120" w:after="120"/>
            </w:pPr>
            <w:r>
              <w:t>Carries out the process or activity</w:t>
            </w:r>
          </w:p>
        </w:tc>
      </w:tr>
      <w:tr w:rsidR="00372D00" w14:paraId="27164801" w14:textId="77777777">
        <w:trPr>
          <w:trHeight w:val="424"/>
        </w:trPr>
        <w:tc>
          <w:tcPr>
            <w:tcW w:w="705" w:type="pct"/>
          </w:tcPr>
          <w:p w14:paraId="493E6155" w14:textId="77777777" w:rsidR="00372D00" w:rsidRPr="008A02F8" w:rsidRDefault="00372D00">
            <w:pPr>
              <w:spacing w:before="120" w:after="120"/>
              <w:jc w:val="center"/>
            </w:pPr>
            <w:r>
              <w:t>(A)</w:t>
            </w:r>
          </w:p>
        </w:tc>
        <w:tc>
          <w:tcPr>
            <w:tcW w:w="1023" w:type="pct"/>
          </w:tcPr>
          <w:p w14:paraId="7928E480" w14:textId="77777777" w:rsidR="00372D00" w:rsidRDefault="00372D00">
            <w:pPr>
              <w:spacing w:before="120" w:after="120"/>
            </w:pPr>
            <w:r>
              <w:rPr>
                <w:rFonts w:eastAsiaTheme="minorHAnsi" w:cstheme="minorBidi"/>
                <w:szCs w:val="24"/>
                <w:lang w:eastAsia="en-US"/>
              </w:rPr>
              <w:t xml:space="preserve">Accountable </w:t>
            </w:r>
          </w:p>
        </w:tc>
        <w:tc>
          <w:tcPr>
            <w:tcW w:w="3272" w:type="pct"/>
          </w:tcPr>
          <w:p w14:paraId="30D2EE8C" w14:textId="77777777" w:rsidR="00372D00" w:rsidRDefault="00372D00">
            <w:pPr>
              <w:spacing w:before="120" w:after="120"/>
            </w:pPr>
            <w:r>
              <w:t xml:space="preserve">Owns the process or activity being completed </w:t>
            </w:r>
          </w:p>
        </w:tc>
      </w:tr>
      <w:tr w:rsidR="00372D00" w14:paraId="0AD7068E" w14:textId="77777777">
        <w:trPr>
          <w:trHeight w:val="482"/>
        </w:trPr>
        <w:tc>
          <w:tcPr>
            <w:tcW w:w="705" w:type="pct"/>
          </w:tcPr>
          <w:p w14:paraId="1CD50B5B" w14:textId="77777777" w:rsidR="00372D00" w:rsidRDefault="00372D00">
            <w:pPr>
              <w:spacing w:before="120" w:after="120"/>
              <w:jc w:val="center"/>
            </w:pPr>
            <w:r>
              <w:t>(C)</w:t>
            </w:r>
          </w:p>
        </w:tc>
        <w:tc>
          <w:tcPr>
            <w:tcW w:w="1023" w:type="pct"/>
          </w:tcPr>
          <w:p w14:paraId="3421765B" w14:textId="77777777" w:rsidR="00372D00" w:rsidRDefault="00372D00">
            <w:pPr>
              <w:spacing w:before="120" w:after="120"/>
            </w:pPr>
            <w:r>
              <w:t xml:space="preserve">Consulted </w:t>
            </w:r>
          </w:p>
        </w:tc>
        <w:tc>
          <w:tcPr>
            <w:tcW w:w="3272" w:type="pct"/>
          </w:tcPr>
          <w:p w14:paraId="02C641CD" w14:textId="77777777" w:rsidR="00372D00" w:rsidRDefault="00372D00">
            <w:pPr>
              <w:spacing w:before="120" w:after="120"/>
            </w:pPr>
            <w:r>
              <w:t xml:space="preserve">Stakeholder or subject matter who is consulted to provide input </w:t>
            </w:r>
          </w:p>
        </w:tc>
      </w:tr>
      <w:tr w:rsidR="00372D00" w14:paraId="3AEE5144" w14:textId="77777777">
        <w:trPr>
          <w:trHeight w:val="424"/>
        </w:trPr>
        <w:tc>
          <w:tcPr>
            <w:tcW w:w="705" w:type="pct"/>
          </w:tcPr>
          <w:p w14:paraId="76232816" w14:textId="77777777" w:rsidR="00372D00" w:rsidRPr="008A02F8" w:rsidRDefault="00372D00">
            <w:pPr>
              <w:spacing w:before="120" w:after="120"/>
              <w:jc w:val="center"/>
            </w:pPr>
            <w:r>
              <w:t>(I)</w:t>
            </w:r>
          </w:p>
        </w:tc>
        <w:tc>
          <w:tcPr>
            <w:tcW w:w="1023" w:type="pct"/>
          </w:tcPr>
          <w:p w14:paraId="3DC5D529" w14:textId="77777777" w:rsidR="00372D00" w:rsidRDefault="00372D00">
            <w:pPr>
              <w:spacing w:before="120" w:after="120"/>
            </w:pPr>
            <w:r>
              <w:t xml:space="preserve">Informed </w:t>
            </w:r>
          </w:p>
        </w:tc>
        <w:tc>
          <w:tcPr>
            <w:tcW w:w="3272" w:type="pct"/>
          </w:tcPr>
          <w:p w14:paraId="698F564A" w14:textId="77777777" w:rsidR="00372D00" w:rsidRDefault="00372D00">
            <w:pPr>
              <w:spacing w:before="120" w:after="120"/>
            </w:pPr>
            <w:r>
              <w:t>Receive the output of activity</w:t>
            </w:r>
          </w:p>
        </w:tc>
      </w:tr>
    </w:tbl>
    <w:p w14:paraId="28556C8E" w14:textId="77777777" w:rsidR="003D6FBE" w:rsidRPr="00004480" w:rsidRDefault="003D6FBE" w:rsidP="003D6FBE"/>
    <w:tbl>
      <w:tblPr>
        <w:tblStyle w:val="TableGridLight"/>
        <w:tblW w:w="8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551"/>
        <w:gridCol w:w="1418"/>
        <w:gridCol w:w="1276"/>
        <w:gridCol w:w="1467"/>
        <w:gridCol w:w="1368"/>
      </w:tblGrid>
      <w:tr w:rsidR="003D6FBE" w:rsidRPr="00EF2A46" w14:paraId="02B7153F" w14:textId="77777777" w:rsidTr="00B70D9F">
        <w:trPr>
          <w:trHeight w:val="1019"/>
        </w:trPr>
        <w:tc>
          <w:tcPr>
            <w:tcW w:w="1843" w:type="dxa"/>
            <w:shd w:val="clear" w:color="auto" w:fill="0070C0"/>
            <w:hideMark/>
          </w:tcPr>
          <w:p w14:paraId="7032412D" w14:textId="77777777" w:rsidR="003D6FBE" w:rsidRPr="005E0E35" w:rsidRDefault="003D6FBE">
            <w:pPr>
              <w:jc w:val="left"/>
              <w:rPr>
                <w:color w:val="FFFFFF" w:themeColor="background1"/>
              </w:rPr>
            </w:pPr>
            <w:r w:rsidRPr="005E0E35">
              <w:rPr>
                <w:b/>
                <w:color w:val="FFFFFF" w:themeColor="background1"/>
              </w:rPr>
              <w:t>Activity/Work Package</w:t>
            </w:r>
          </w:p>
        </w:tc>
        <w:tc>
          <w:tcPr>
            <w:tcW w:w="1551" w:type="dxa"/>
            <w:shd w:val="clear" w:color="auto" w:fill="0070C0"/>
            <w:hideMark/>
          </w:tcPr>
          <w:p w14:paraId="52FB4106" w14:textId="77777777" w:rsidR="003D6FBE" w:rsidRPr="005E0E35" w:rsidRDefault="003D6FBE">
            <w:pPr>
              <w:jc w:val="left"/>
              <w:rPr>
                <w:color w:val="FFFFFF" w:themeColor="background1"/>
              </w:rPr>
            </w:pPr>
            <w:r w:rsidRPr="005E0E35">
              <w:rPr>
                <w:b/>
                <w:color w:val="FFFFFF" w:themeColor="background1"/>
              </w:rPr>
              <w:t xml:space="preserve">TFF Stakeholder </w:t>
            </w:r>
          </w:p>
          <w:p w14:paraId="0BFA6FC1" w14:textId="77777777" w:rsidR="003D6FBE" w:rsidRPr="005E0E35" w:rsidRDefault="003D6FBE">
            <w:pPr>
              <w:jc w:val="left"/>
              <w:rPr>
                <w:color w:val="FFFFFF" w:themeColor="background1"/>
              </w:rPr>
            </w:pPr>
            <w:r w:rsidRPr="005E0E35">
              <w:rPr>
                <w:b/>
                <w:color w:val="FFFFFF" w:themeColor="background1"/>
              </w:rPr>
              <w:t>(Business)</w:t>
            </w:r>
          </w:p>
        </w:tc>
        <w:tc>
          <w:tcPr>
            <w:tcW w:w="1418" w:type="dxa"/>
            <w:shd w:val="clear" w:color="auto" w:fill="0070C0"/>
            <w:hideMark/>
          </w:tcPr>
          <w:p w14:paraId="219DFA29" w14:textId="77777777" w:rsidR="003D6FBE" w:rsidRPr="005E0E35" w:rsidRDefault="003D6FBE">
            <w:pPr>
              <w:jc w:val="left"/>
              <w:rPr>
                <w:color w:val="FFFFFF" w:themeColor="background1"/>
              </w:rPr>
            </w:pPr>
            <w:r w:rsidRPr="005E0E35">
              <w:rPr>
                <w:b/>
                <w:color w:val="FFFFFF" w:themeColor="background1"/>
              </w:rPr>
              <w:t>TFF Stakeholder (IT/DBA)</w:t>
            </w:r>
          </w:p>
        </w:tc>
        <w:tc>
          <w:tcPr>
            <w:tcW w:w="1276" w:type="dxa"/>
            <w:shd w:val="clear" w:color="auto" w:fill="0070C0"/>
            <w:hideMark/>
          </w:tcPr>
          <w:p w14:paraId="4492AF77" w14:textId="77777777" w:rsidR="003D6FBE" w:rsidRPr="005E0E35" w:rsidRDefault="003D6FBE">
            <w:pPr>
              <w:jc w:val="left"/>
              <w:rPr>
                <w:color w:val="FFFFFF" w:themeColor="background1"/>
              </w:rPr>
            </w:pPr>
            <w:r w:rsidRPr="005E0E35">
              <w:rPr>
                <w:b/>
                <w:color w:val="FFFFFF" w:themeColor="background1"/>
              </w:rPr>
              <w:t>CG Data Migration Team</w:t>
            </w:r>
          </w:p>
        </w:tc>
        <w:tc>
          <w:tcPr>
            <w:tcW w:w="1467" w:type="dxa"/>
            <w:shd w:val="clear" w:color="auto" w:fill="0070C0"/>
            <w:hideMark/>
          </w:tcPr>
          <w:p w14:paraId="4A624764" w14:textId="77777777" w:rsidR="003D6FBE" w:rsidRPr="005E0E35" w:rsidRDefault="003D6FBE">
            <w:pPr>
              <w:jc w:val="left"/>
              <w:rPr>
                <w:color w:val="FFFFFF" w:themeColor="background1"/>
              </w:rPr>
            </w:pPr>
            <w:r w:rsidRPr="005E0E35">
              <w:rPr>
                <w:b/>
                <w:color w:val="FFFFFF" w:themeColor="background1"/>
              </w:rPr>
              <w:t>CG Application Team</w:t>
            </w:r>
          </w:p>
        </w:tc>
        <w:tc>
          <w:tcPr>
            <w:tcW w:w="1368" w:type="dxa"/>
            <w:shd w:val="clear" w:color="auto" w:fill="0070C0"/>
            <w:hideMark/>
          </w:tcPr>
          <w:p w14:paraId="37599508" w14:textId="77777777" w:rsidR="003D6FBE" w:rsidRPr="005E0E35" w:rsidRDefault="003D6FBE">
            <w:pPr>
              <w:jc w:val="left"/>
              <w:rPr>
                <w:color w:val="FFFFFF" w:themeColor="background1"/>
              </w:rPr>
            </w:pPr>
            <w:r w:rsidRPr="005E0E35">
              <w:rPr>
                <w:b/>
                <w:color w:val="FFFFFF" w:themeColor="background1"/>
              </w:rPr>
              <w:t>CG Testing Team</w:t>
            </w:r>
          </w:p>
        </w:tc>
      </w:tr>
      <w:tr w:rsidR="003D6FBE" w:rsidRPr="00EF2A46" w14:paraId="10B7AD65" w14:textId="77777777" w:rsidTr="00B70D9F">
        <w:trPr>
          <w:trHeight w:val="434"/>
        </w:trPr>
        <w:tc>
          <w:tcPr>
            <w:tcW w:w="1843" w:type="dxa"/>
            <w:tcBorders>
              <w:bottom w:val="single" w:sz="4" w:space="0" w:color="808080" w:themeColor="background1" w:themeShade="80"/>
            </w:tcBorders>
            <w:hideMark/>
          </w:tcPr>
          <w:p w14:paraId="44B6D459" w14:textId="77777777" w:rsidR="003D6FBE" w:rsidRPr="00EF2A46" w:rsidRDefault="003D6FBE">
            <w:pPr>
              <w:jc w:val="left"/>
            </w:pPr>
            <w:r w:rsidRPr="00004480">
              <w:t>Define the Scope</w:t>
            </w:r>
          </w:p>
        </w:tc>
        <w:tc>
          <w:tcPr>
            <w:tcW w:w="1551" w:type="dxa"/>
            <w:tcBorders>
              <w:bottom w:val="single" w:sz="4" w:space="0" w:color="808080" w:themeColor="background1" w:themeShade="80"/>
            </w:tcBorders>
            <w:hideMark/>
          </w:tcPr>
          <w:p w14:paraId="34FD3898" w14:textId="77777777" w:rsidR="003D6FBE" w:rsidRPr="00EF2A46" w:rsidRDefault="003D6FBE">
            <w:pPr>
              <w:jc w:val="left"/>
            </w:pPr>
            <w:r w:rsidRPr="00004480">
              <w:t>A/R</w:t>
            </w:r>
          </w:p>
        </w:tc>
        <w:tc>
          <w:tcPr>
            <w:tcW w:w="1418" w:type="dxa"/>
            <w:tcBorders>
              <w:bottom w:val="single" w:sz="4" w:space="0" w:color="808080" w:themeColor="background1" w:themeShade="80"/>
            </w:tcBorders>
            <w:hideMark/>
          </w:tcPr>
          <w:p w14:paraId="7170FD07" w14:textId="77777777" w:rsidR="003D6FBE" w:rsidRPr="00EF2A46" w:rsidRDefault="003D6FBE">
            <w:pPr>
              <w:jc w:val="left"/>
            </w:pPr>
            <w:r w:rsidRPr="00004480">
              <w:t>I</w:t>
            </w:r>
          </w:p>
        </w:tc>
        <w:tc>
          <w:tcPr>
            <w:tcW w:w="1276" w:type="dxa"/>
            <w:tcBorders>
              <w:bottom w:val="single" w:sz="4" w:space="0" w:color="808080" w:themeColor="background1" w:themeShade="80"/>
            </w:tcBorders>
            <w:hideMark/>
          </w:tcPr>
          <w:p w14:paraId="16A7DF45" w14:textId="77777777" w:rsidR="003D6FBE" w:rsidRPr="00EF2A46" w:rsidRDefault="003D6FBE">
            <w:pPr>
              <w:jc w:val="left"/>
            </w:pPr>
            <w:r w:rsidRPr="00004480">
              <w:t>I</w:t>
            </w:r>
          </w:p>
        </w:tc>
        <w:tc>
          <w:tcPr>
            <w:tcW w:w="1467" w:type="dxa"/>
            <w:tcBorders>
              <w:bottom w:val="single" w:sz="4" w:space="0" w:color="808080" w:themeColor="background1" w:themeShade="80"/>
            </w:tcBorders>
            <w:hideMark/>
          </w:tcPr>
          <w:p w14:paraId="412D18EE" w14:textId="77777777" w:rsidR="003D6FBE" w:rsidRPr="00EF2A46" w:rsidRDefault="003D6FBE">
            <w:pPr>
              <w:jc w:val="left"/>
            </w:pPr>
            <w:r w:rsidRPr="00004480">
              <w:t>I</w:t>
            </w:r>
          </w:p>
        </w:tc>
        <w:tc>
          <w:tcPr>
            <w:tcW w:w="1368" w:type="dxa"/>
            <w:tcBorders>
              <w:bottom w:val="single" w:sz="4" w:space="0" w:color="808080" w:themeColor="background1" w:themeShade="80"/>
            </w:tcBorders>
            <w:hideMark/>
          </w:tcPr>
          <w:p w14:paraId="7A224B82" w14:textId="77777777" w:rsidR="003D6FBE" w:rsidRPr="00EF2A46" w:rsidRDefault="003D6FBE">
            <w:pPr>
              <w:jc w:val="left"/>
            </w:pPr>
            <w:r w:rsidRPr="00004480">
              <w:t>I</w:t>
            </w:r>
          </w:p>
        </w:tc>
      </w:tr>
      <w:tr w:rsidR="003D6FBE" w:rsidRPr="00EF2A46" w14:paraId="36F7A1F7" w14:textId="77777777" w:rsidTr="00B70D9F">
        <w:trPr>
          <w:trHeight w:val="434"/>
        </w:trPr>
        <w:tc>
          <w:tcPr>
            <w:tcW w:w="1843" w:type="dxa"/>
            <w:tcBorders>
              <w:top w:val="single" w:sz="4" w:space="0" w:color="808080" w:themeColor="background1" w:themeShade="80"/>
              <w:bottom w:val="single" w:sz="4" w:space="0" w:color="808080" w:themeColor="background1" w:themeShade="80"/>
            </w:tcBorders>
            <w:hideMark/>
          </w:tcPr>
          <w:p w14:paraId="7183B635" w14:textId="77777777" w:rsidR="003D6FBE" w:rsidRPr="00EF2A46" w:rsidRDefault="003D6FBE">
            <w:pPr>
              <w:jc w:val="left"/>
            </w:pPr>
            <w:r w:rsidRPr="00004480">
              <w:t>Design Target Entities</w:t>
            </w:r>
          </w:p>
        </w:tc>
        <w:tc>
          <w:tcPr>
            <w:tcW w:w="1551" w:type="dxa"/>
            <w:tcBorders>
              <w:top w:val="single" w:sz="4" w:space="0" w:color="808080" w:themeColor="background1" w:themeShade="80"/>
              <w:bottom w:val="single" w:sz="4" w:space="0" w:color="808080" w:themeColor="background1" w:themeShade="80"/>
            </w:tcBorders>
            <w:hideMark/>
          </w:tcPr>
          <w:p w14:paraId="64F20A22" w14:textId="77777777" w:rsidR="003D6FBE" w:rsidRPr="00EF2A46" w:rsidRDefault="003D6FBE">
            <w:pPr>
              <w:jc w:val="left"/>
            </w:pPr>
            <w:r w:rsidRPr="00004480">
              <w:t>A/C</w:t>
            </w:r>
          </w:p>
        </w:tc>
        <w:tc>
          <w:tcPr>
            <w:tcW w:w="1418" w:type="dxa"/>
            <w:tcBorders>
              <w:top w:val="single" w:sz="4" w:space="0" w:color="808080" w:themeColor="background1" w:themeShade="80"/>
              <w:bottom w:val="single" w:sz="4" w:space="0" w:color="808080" w:themeColor="background1" w:themeShade="80"/>
            </w:tcBorders>
            <w:hideMark/>
          </w:tcPr>
          <w:p w14:paraId="347BB65C" w14:textId="77777777" w:rsidR="003D6FBE" w:rsidRPr="00EF2A46" w:rsidRDefault="003D6FBE">
            <w:pPr>
              <w:jc w:val="left"/>
            </w:pPr>
            <w:r w:rsidRPr="00004480">
              <w:t>C</w:t>
            </w:r>
          </w:p>
        </w:tc>
        <w:tc>
          <w:tcPr>
            <w:tcW w:w="1276" w:type="dxa"/>
            <w:tcBorders>
              <w:top w:val="single" w:sz="4" w:space="0" w:color="808080" w:themeColor="background1" w:themeShade="80"/>
              <w:bottom w:val="single" w:sz="4" w:space="0" w:color="808080" w:themeColor="background1" w:themeShade="80"/>
            </w:tcBorders>
            <w:hideMark/>
          </w:tcPr>
          <w:p w14:paraId="090FB281" w14:textId="77777777" w:rsidR="003D6FBE" w:rsidRPr="00EF2A46" w:rsidRDefault="003D6FBE">
            <w:pPr>
              <w:jc w:val="left"/>
            </w:pPr>
            <w:r w:rsidRPr="00004480">
              <w:t>I</w:t>
            </w:r>
          </w:p>
        </w:tc>
        <w:tc>
          <w:tcPr>
            <w:tcW w:w="1467" w:type="dxa"/>
            <w:tcBorders>
              <w:top w:val="single" w:sz="4" w:space="0" w:color="808080" w:themeColor="background1" w:themeShade="80"/>
              <w:bottom w:val="single" w:sz="4" w:space="0" w:color="808080" w:themeColor="background1" w:themeShade="80"/>
            </w:tcBorders>
            <w:hideMark/>
          </w:tcPr>
          <w:p w14:paraId="3A3FB27D" w14:textId="77777777" w:rsidR="003D6FBE" w:rsidRPr="00EF2A46" w:rsidRDefault="003D6FBE">
            <w:pPr>
              <w:jc w:val="left"/>
            </w:pPr>
            <w:r w:rsidRPr="00004480">
              <w:t>R</w:t>
            </w:r>
          </w:p>
        </w:tc>
        <w:tc>
          <w:tcPr>
            <w:tcW w:w="1368" w:type="dxa"/>
            <w:tcBorders>
              <w:top w:val="single" w:sz="4" w:space="0" w:color="808080" w:themeColor="background1" w:themeShade="80"/>
              <w:bottom w:val="single" w:sz="4" w:space="0" w:color="808080" w:themeColor="background1" w:themeShade="80"/>
            </w:tcBorders>
            <w:hideMark/>
          </w:tcPr>
          <w:p w14:paraId="38AF4505" w14:textId="77777777" w:rsidR="003D6FBE" w:rsidRPr="00EF2A46" w:rsidRDefault="003D6FBE">
            <w:pPr>
              <w:jc w:val="left"/>
            </w:pPr>
            <w:r w:rsidRPr="00004480">
              <w:t>I</w:t>
            </w:r>
          </w:p>
        </w:tc>
      </w:tr>
      <w:tr w:rsidR="003D6FBE" w:rsidRPr="00EF2A46" w14:paraId="71171425" w14:textId="77777777" w:rsidTr="00B70D9F">
        <w:trPr>
          <w:trHeight w:val="434"/>
        </w:trPr>
        <w:tc>
          <w:tcPr>
            <w:tcW w:w="1843" w:type="dxa"/>
            <w:tcBorders>
              <w:top w:val="single" w:sz="4" w:space="0" w:color="808080" w:themeColor="background1" w:themeShade="80"/>
              <w:bottom w:val="single" w:sz="4" w:space="0" w:color="808080" w:themeColor="background1" w:themeShade="80"/>
            </w:tcBorders>
            <w:hideMark/>
          </w:tcPr>
          <w:p w14:paraId="550D4FB4" w14:textId="77777777" w:rsidR="003D6FBE" w:rsidRPr="00EF2A46" w:rsidRDefault="003D6FBE">
            <w:pPr>
              <w:jc w:val="left"/>
            </w:pPr>
            <w:r w:rsidRPr="00004480">
              <w:t>Data Profiling</w:t>
            </w:r>
          </w:p>
        </w:tc>
        <w:tc>
          <w:tcPr>
            <w:tcW w:w="1551" w:type="dxa"/>
            <w:tcBorders>
              <w:top w:val="single" w:sz="4" w:space="0" w:color="808080" w:themeColor="background1" w:themeShade="80"/>
              <w:bottom w:val="single" w:sz="4" w:space="0" w:color="808080" w:themeColor="background1" w:themeShade="80"/>
            </w:tcBorders>
            <w:hideMark/>
          </w:tcPr>
          <w:p w14:paraId="7AB79776" w14:textId="77777777" w:rsidR="003D6FBE" w:rsidRPr="00EF2A46" w:rsidRDefault="003D6FBE">
            <w:pPr>
              <w:jc w:val="left"/>
            </w:pPr>
            <w:r w:rsidRPr="00004480">
              <w:t>C</w:t>
            </w:r>
          </w:p>
        </w:tc>
        <w:tc>
          <w:tcPr>
            <w:tcW w:w="1418" w:type="dxa"/>
            <w:tcBorders>
              <w:top w:val="single" w:sz="4" w:space="0" w:color="808080" w:themeColor="background1" w:themeShade="80"/>
              <w:bottom w:val="single" w:sz="4" w:space="0" w:color="808080" w:themeColor="background1" w:themeShade="80"/>
            </w:tcBorders>
            <w:hideMark/>
          </w:tcPr>
          <w:p w14:paraId="703A795C" w14:textId="77777777" w:rsidR="003D6FBE" w:rsidRPr="00EF2A46" w:rsidRDefault="003D6FBE">
            <w:pPr>
              <w:jc w:val="left"/>
            </w:pPr>
            <w:r w:rsidRPr="00004480">
              <w:t>C</w:t>
            </w:r>
          </w:p>
        </w:tc>
        <w:tc>
          <w:tcPr>
            <w:tcW w:w="1276" w:type="dxa"/>
            <w:tcBorders>
              <w:top w:val="single" w:sz="4" w:space="0" w:color="808080" w:themeColor="background1" w:themeShade="80"/>
              <w:bottom w:val="single" w:sz="4" w:space="0" w:color="808080" w:themeColor="background1" w:themeShade="80"/>
            </w:tcBorders>
            <w:hideMark/>
          </w:tcPr>
          <w:p w14:paraId="0E4EA30E" w14:textId="77777777" w:rsidR="003D6FBE" w:rsidRPr="00EF2A46" w:rsidRDefault="003D6FBE">
            <w:pPr>
              <w:jc w:val="left"/>
            </w:pPr>
            <w:r w:rsidRPr="00004480">
              <w:t>R</w:t>
            </w:r>
          </w:p>
        </w:tc>
        <w:tc>
          <w:tcPr>
            <w:tcW w:w="1467" w:type="dxa"/>
            <w:tcBorders>
              <w:top w:val="single" w:sz="4" w:space="0" w:color="808080" w:themeColor="background1" w:themeShade="80"/>
              <w:bottom w:val="single" w:sz="4" w:space="0" w:color="808080" w:themeColor="background1" w:themeShade="80"/>
            </w:tcBorders>
            <w:hideMark/>
          </w:tcPr>
          <w:p w14:paraId="79D20176" w14:textId="77777777" w:rsidR="003D6FBE" w:rsidRPr="00EF2A46" w:rsidRDefault="003D6FBE">
            <w:pPr>
              <w:jc w:val="left"/>
            </w:pPr>
            <w:r w:rsidRPr="00004480">
              <w:t>C</w:t>
            </w:r>
          </w:p>
        </w:tc>
        <w:tc>
          <w:tcPr>
            <w:tcW w:w="1368" w:type="dxa"/>
            <w:tcBorders>
              <w:top w:val="single" w:sz="4" w:space="0" w:color="808080" w:themeColor="background1" w:themeShade="80"/>
              <w:bottom w:val="single" w:sz="4" w:space="0" w:color="808080" w:themeColor="background1" w:themeShade="80"/>
            </w:tcBorders>
            <w:hideMark/>
          </w:tcPr>
          <w:p w14:paraId="088F009C" w14:textId="77777777" w:rsidR="003D6FBE" w:rsidRPr="00EF2A46" w:rsidRDefault="003D6FBE">
            <w:pPr>
              <w:jc w:val="left"/>
            </w:pPr>
            <w:r w:rsidRPr="00004480">
              <w:t>I</w:t>
            </w:r>
          </w:p>
        </w:tc>
      </w:tr>
      <w:tr w:rsidR="003D6FBE" w:rsidRPr="00EF2A46" w14:paraId="6EB81EA1" w14:textId="77777777" w:rsidTr="00B70D9F">
        <w:trPr>
          <w:trHeight w:val="434"/>
        </w:trPr>
        <w:tc>
          <w:tcPr>
            <w:tcW w:w="1843" w:type="dxa"/>
            <w:tcBorders>
              <w:top w:val="single" w:sz="4" w:space="0" w:color="808080" w:themeColor="background1" w:themeShade="80"/>
              <w:bottom w:val="single" w:sz="4" w:space="0" w:color="808080" w:themeColor="background1" w:themeShade="80"/>
            </w:tcBorders>
            <w:hideMark/>
          </w:tcPr>
          <w:p w14:paraId="1D6CC77B" w14:textId="77777777" w:rsidR="003D6FBE" w:rsidRPr="00EF2A46" w:rsidRDefault="003D6FBE">
            <w:pPr>
              <w:jc w:val="left"/>
            </w:pPr>
            <w:r w:rsidRPr="00004480">
              <w:t>Data Mapping</w:t>
            </w:r>
          </w:p>
        </w:tc>
        <w:tc>
          <w:tcPr>
            <w:tcW w:w="1551" w:type="dxa"/>
            <w:tcBorders>
              <w:top w:val="single" w:sz="4" w:space="0" w:color="808080" w:themeColor="background1" w:themeShade="80"/>
              <w:bottom w:val="single" w:sz="4" w:space="0" w:color="808080" w:themeColor="background1" w:themeShade="80"/>
            </w:tcBorders>
            <w:hideMark/>
          </w:tcPr>
          <w:p w14:paraId="712D6CDB" w14:textId="77777777" w:rsidR="003D6FBE" w:rsidRPr="00EF2A46" w:rsidRDefault="003D6FBE">
            <w:pPr>
              <w:jc w:val="left"/>
            </w:pPr>
            <w:r w:rsidRPr="00004480">
              <w:t>A</w:t>
            </w:r>
            <w:r w:rsidRPr="00457C63">
              <w:t>/R</w:t>
            </w:r>
          </w:p>
        </w:tc>
        <w:tc>
          <w:tcPr>
            <w:tcW w:w="1418" w:type="dxa"/>
            <w:tcBorders>
              <w:top w:val="single" w:sz="4" w:space="0" w:color="808080" w:themeColor="background1" w:themeShade="80"/>
              <w:bottom w:val="single" w:sz="4" w:space="0" w:color="808080" w:themeColor="background1" w:themeShade="80"/>
            </w:tcBorders>
            <w:hideMark/>
          </w:tcPr>
          <w:p w14:paraId="76B61015" w14:textId="77777777" w:rsidR="003D6FBE" w:rsidRPr="00EF2A46" w:rsidRDefault="003D6FBE">
            <w:pPr>
              <w:jc w:val="left"/>
            </w:pPr>
            <w:r w:rsidRPr="00004480">
              <w:t>C</w:t>
            </w:r>
          </w:p>
        </w:tc>
        <w:tc>
          <w:tcPr>
            <w:tcW w:w="1276" w:type="dxa"/>
            <w:tcBorders>
              <w:top w:val="single" w:sz="4" w:space="0" w:color="808080" w:themeColor="background1" w:themeShade="80"/>
              <w:bottom w:val="single" w:sz="4" w:space="0" w:color="808080" w:themeColor="background1" w:themeShade="80"/>
            </w:tcBorders>
            <w:hideMark/>
          </w:tcPr>
          <w:p w14:paraId="4193DFA7" w14:textId="77777777" w:rsidR="003D6FBE" w:rsidRPr="00EF2A46" w:rsidRDefault="003D6FBE">
            <w:pPr>
              <w:jc w:val="left"/>
            </w:pPr>
            <w:r w:rsidRPr="00004480">
              <w:t>R</w:t>
            </w:r>
          </w:p>
        </w:tc>
        <w:tc>
          <w:tcPr>
            <w:tcW w:w="1467" w:type="dxa"/>
            <w:tcBorders>
              <w:top w:val="single" w:sz="4" w:space="0" w:color="808080" w:themeColor="background1" w:themeShade="80"/>
              <w:bottom w:val="single" w:sz="4" w:space="0" w:color="808080" w:themeColor="background1" w:themeShade="80"/>
            </w:tcBorders>
            <w:hideMark/>
          </w:tcPr>
          <w:p w14:paraId="60F7E468" w14:textId="77777777" w:rsidR="003D6FBE" w:rsidRPr="00EF2A46" w:rsidRDefault="003D6FBE">
            <w:pPr>
              <w:jc w:val="left"/>
            </w:pPr>
            <w:r w:rsidRPr="00004480">
              <w:t>R</w:t>
            </w:r>
          </w:p>
        </w:tc>
        <w:tc>
          <w:tcPr>
            <w:tcW w:w="1368" w:type="dxa"/>
            <w:tcBorders>
              <w:top w:val="single" w:sz="4" w:space="0" w:color="808080" w:themeColor="background1" w:themeShade="80"/>
              <w:bottom w:val="single" w:sz="4" w:space="0" w:color="808080" w:themeColor="background1" w:themeShade="80"/>
            </w:tcBorders>
            <w:hideMark/>
          </w:tcPr>
          <w:p w14:paraId="21024259" w14:textId="77777777" w:rsidR="003D6FBE" w:rsidRPr="00EF2A46" w:rsidRDefault="003D6FBE">
            <w:pPr>
              <w:jc w:val="left"/>
            </w:pPr>
            <w:r w:rsidRPr="00004480">
              <w:t>I</w:t>
            </w:r>
          </w:p>
        </w:tc>
      </w:tr>
      <w:tr w:rsidR="003D6FBE" w:rsidRPr="00EF2A46" w14:paraId="3EA130DC" w14:textId="77777777" w:rsidTr="00B70D9F">
        <w:trPr>
          <w:trHeight w:val="476"/>
        </w:trPr>
        <w:tc>
          <w:tcPr>
            <w:tcW w:w="1843" w:type="dxa"/>
            <w:tcBorders>
              <w:top w:val="single" w:sz="4" w:space="0" w:color="808080" w:themeColor="background1" w:themeShade="80"/>
              <w:bottom w:val="single" w:sz="4" w:space="0" w:color="808080" w:themeColor="background1" w:themeShade="80"/>
            </w:tcBorders>
            <w:hideMark/>
          </w:tcPr>
          <w:p w14:paraId="287BFF93" w14:textId="77777777" w:rsidR="003D6FBE" w:rsidRPr="00EF2A46" w:rsidRDefault="003D6FBE">
            <w:pPr>
              <w:jc w:val="left"/>
            </w:pPr>
            <w:r w:rsidRPr="00004480">
              <w:t>Define Cleansing and Transformation Rules</w:t>
            </w:r>
          </w:p>
        </w:tc>
        <w:tc>
          <w:tcPr>
            <w:tcW w:w="1551" w:type="dxa"/>
            <w:tcBorders>
              <w:top w:val="single" w:sz="4" w:space="0" w:color="808080" w:themeColor="background1" w:themeShade="80"/>
              <w:bottom w:val="single" w:sz="4" w:space="0" w:color="808080" w:themeColor="background1" w:themeShade="80"/>
            </w:tcBorders>
            <w:hideMark/>
          </w:tcPr>
          <w:p w14:paraId="38087242" w14:textId="77777777" w:rsidR="003D6FBE" w:rsidRPr="00EF2A46" w:rsidRDefault="003D6FBE">
            <w:pPr>
              <w:jc w:val="left"/>
            </w:pPr>
            <w:r w:rsidRPr="00004480">
              <w:t>A/R</w:t>
            </w:r>
          </w:p>
        </w:tc>
        <w:tc>
          <w:tcPr>
            <w:tcW w:w="1418" w:type="dxa"/>
            <w:tcBorders>
              <w:top w:val="single" w:sz="4" w:space="0" w:color="808080" w:themeColor="background1" w:themeShade="80"/>
              <w:bottom w:val="single" w:sz="4" w:space="0" w:color="808080" w:themeColor="background1" w:themeShade="80"/>
            </w:tcBorders>
            <w:hideMark/>
          </w:tcPr>
          <w:p w14:paraId="37142F3C" w14:textId="77777777" w:rsidR="003D6FBE" w:rsidRPr="00EF2A46" w:rsidRDefault="003D6FBE">
            <w:pPr>
              <w:jc w:val="left"/>
            </w:pPr>
            <w:r w:rsidRPr="00004480">
              <w:t>C</w:t>
            </w:r>
          </w:p>
        </w:tc>
        <w:tc>
          <w:tcPr>
            <w:tcW w:w="1276" w:type="dxa"/>
            <w:tcBorders>
              <w:top w:val="single" w:sz="4" w:space="0" w:color="808080" w:themeColor="background1" w:themeShade="80"/>
              <w:bottom w:val="single" w:sz="4" w:space="0" w:color="808080" w:themeColor="background1" w:themeShade="80"/>
            </w:tcBorders>
            <w:hideMark/>
          </w:tcPr>
          <w:p w14:paraId="1C64E1CC" w14:textId="77777777" w:rsidR="003D6FBE" w:rsidRPr="00EF2A46" w:rsidRDefault="003D6FBE">
            <w:pPr>
              <w:jc w:val="left"/>
            </w:pPr>
            <w:r w:rsidRPr="00004480">
              <w:t>C</w:t>
            </w:r>
          </w:p>
        </w:tc>
        <w:tc>
          <w:tcPr>
            <w:tcW w:w="1467" w:type="dxa"/>
            <w:tcBorders>
              <w:top w:val="single" w:sz="4" w:space="0" w:color="808080" w:themeColor="background1" w:themeShade="80"/>
              <w:bottom w:val="single" w:sz="4" w:space="0" w:color="808080" w:themeColor="background1" w:themeShade="80"/>
            </w:tcBorders>
            <w:hideMark/>
          </w:tcPr>
          <w:p w14:paraId="65371025" w14:textId="77777777" w:rsidR="003D6FBE" w:rsidRPr="00EF2A46" w:rsidRDefault="003D6FBE">
            <w:pPr>
              <w:jc w:val="left"/>
            </w:pPr>
            <w:r w:rsidRPr="00004480">
              <w:t>R</w:t>
            </w:r>
          </w:p>
        </w:tc>
        <w:tc>
          <w:tcPr>
            <w:tcW w:w="1368" w:type="dxa"/>
            <w:tcBorders>
              <w:top w:val="single" w:sz="4" w:space="0" w:color="808080" w:themeColor="background1" w:themeShade="80"/>
              <w:bottom w:val="single" w:sz="4" w:space="0" w:color="808080" w:themeColor="background1" w:themeShade="80"/>
            </w:tcBorders>
            <w:hideMark/>
          </w:tcPr>
          <w:p w14:paraId="0C734EC2" w14:textId="77777777" w:rsidR="003D6FBE" w:rsidRPr="00EF2A46" w:rsidRDefault="003D6FBE">
            <w:pPr>
              <w:jc w:val="left"/>
            </w:pPr>
            <w:r w:rsidRPr="00004480">
              <w:t>I</w:t>
            </w:r>
          </w:p>
        </w:tc>
      </w:tr>
      <w:tr w:rsidR="003D6FBE" w:rsidRPr="00EF2A46" w14:paraId="6D6A0DBF" w14:textId="77777777" w:rsidTr="00B70D9F">
        <w:trPr>
          <w:trHeight w:val="534"/>
        </w:trPr>
        <w:tc>
          <w:tcPr>
            <w:tcW w:w="1843" w:type="dxa"/>
            <w:tcBorders>
              <w:top w:val="single" w:sz="4" w:space="0" w:color="808080" w:themeColor="background1" w:themeShade="80"/>
              <w:bottom w:val="single" w:sz="4" w:space="0" w:color="808080" w:themeColor="background1" w:themeShade="80"/>
            </w:tcBorders>
            <w:hideMark/>
          </w:tcPr>
          <w:p w14:paraId="48DC2D3B" w14:textId="77777777" w:rsidR="003D6FBE" w:rsidRPr="00EF2A46" w:rsidRDefault="003D6FBE">
            <w:pPr>
              <w:jc w:val="left"/>
            </w:pPr>
            <w:r w:rsidRPr="00004480">
              <w:t xml:space="preserve">Source Data Extract &amp; Source Cleansing </w:t>
            </w:r>
          </w:p>
        </w:tc>
        <w:tc>
          <w:tcPr>
            <w:tcW w:w="1551" w:type="dxa"/>
            <w:tcBorders>
              <w:top w:val="single" w:sz="4" w:space="0" w:color="808080" w:themeColor="background1" w:themeShade="80"/>
              <w:bottom w:val="single" w:sz="4" w:space="0" w:color="808080" w:themeColor="background1" w:themeShade="80"/>
            </w:tcBorders>
            <w:hideMark/>
          </w:tcPr>
          <w:p w14:paraId="41C00AF2" w14:textId="77777777" w:rsidR="003D6FBE" w:rsidRPr="00EF2A46" w:rsidRDefault="003D6FBE">
            <w:pPr>
              <w:jc w:val="left"/>
            </w:pPr>
            <w:r w:rsidRPr="00004480">
              <w:t>A</w:t>
            </w:r>
          </w:p>
        </w:tc>
        <w:tc>
          <w:tcPr>
            <w:tcW w:w="1418" w:type="dxa"/>
            <w:tcBorders>
              <w:top w:val="single" w:sz="4" w:space="0" w:color="808080" w:themeColor="background1" w:themeShade="80"/>
              <w:bottom w:val="single" w:sz="4" w:space="0" w:color="808080" w:themeColor="background1" w:themeShade="80"/>
            </w:tcBorders>
            <w:hideMark/>
          </w:tcPr>
          <w:p w14:paraId="7F70CFEF" w14:textId="77777777" w:rsidR="003D6FBE" w:rsidRPr="00EF2A46" w:rsidRDefault="003D6FBE">
            <w:pPr>
              <w:jc w:val="left"/>
            </w:pPr>
            <w:r w:rsidRPr="00004480">
              <w:t>R</w:t>
            </w:r>
          </w:p>
        </w:tc>
        <w:tc>
          <w:tcPr>
            <w:tcW w:w="1276" w:type="dxa"/>
            <w:tcBorders>
              <w:top w:val="single" w:sz="4" w:space="0" w:color="808080" w:themeColor="background1" w:themeShade="80"/>
              <w:bottom w:val="single" w:sz="4" w:space="0" w:color="808080" w:themeColor="background1" w:themeShade="80"/>
            </w:tcBorders>
            <w:hideMark/>
          </w:tcPr>
          <w:p w14:paraId="25E604DA" w14:textId="77777777" w:rsidR="003D6FBE" w:rsidRPr="00EF2A46" w:rsidRDefault="003D6FBE">
            <w:pPr>
              <w:jc w:val="left"/>
            </w:pPr>
            <w:r w:rsidRPr="00004480">
              <w:t>C</w:t>
            </w:r>
          </w:p>
        </w:tc>
        <w:tc>
          <w:tcPr>
            <w:tcW w:w="1467" w:type="dxa"/>
            <w:tcBorders>
              <w:top w:val="single" w:sz="4" w:space="0" w:color="808080" w:themeColor="background1" w:themeShade="80"/>
              <w:bottom w:val="single" w:sz="4" w:space="0" w:color="808080" w:themeColor="background1" w:themeShade="80"/>
            </w:tcBorders>
            <w:hideMark/>
          </w:tcPr>
          <w:p w14:paraId="0454F0F2" w14:textId="77777777" w:rsidR="003D6FBE" w:rsidRPr="00EF2A46" w:rsidRDefault="003D6FBE">
            <w:pPr>
              <w:jc w:val="left"/>
            </w:pPr>
            <w:r w:rsidRPr="00004480">
              <w:t>C</w:t>
            </w:r>
          </w:p>
        </w:tc>
        <w:tc>
          <w:tcPr>
            <w:tcW w:w="1368" w:type="dxa"/>
            <w:tcBorders>
              <w:top w:val="single" w:sz="4" w:space="0" w:color="808080" w:themeColor="background1" w:themeShade="80"/>
              <w:bottom w:val="single" w:sz="4" w:space="0" w:color="808080" w:themeColor="background1" w:themeShade="80"/>
            </w:tcBorders>
            <w:hideMark/>
          </w:tcPr>
          <w:p w14:paraId="49AC2DE9" w14:textId="77777777" w:rsidR="003D6FBE" w:rsidRPr="00EF2A46" w:rsidRDefault="003D6FBE">
            <w:pPr>
              <w:jc w:val="left"/>
            </w:pPr>
            <w:r w:rsidRPr="00004480">
              <w:t>I</w:t>
            </w:r>
          </w:p>
        </w:tc>
      </w:tr>
      <w:tr w:rsidR="003D6FBE" w:rsidRPr="00EF2A46" w14:paraId="19E202BB" w14:textId="77777777" w:rsidTr="00B70D9F">
        <w:trPr>
          <w:trHeight w:val="534"/>
        </w:trPr>
        <w:tc>
          <w:tcPr>
            <w:tcW w:w="1843" w:type="dxa"/>
            <w:tcBorders>
              <w:top w:val="single" w:sz="4" w:space="0" w:color="808080" w:themeColor="background1" w:themeShade="80"/>
              <w:bottom w:val="single" w:sz="4" w:space="0" w:color="808080" w:themeColor="background1" w:themeShade="80"/>
            </w:tcBorders>
            <w:hideMark/>
          </w:tcPr>
          <w:p w14:paraId="189E4AE1" w14:textId="77777777" w:rsidR="003D6FBE" w:rsidRPr="00004480" w:rsidRDefault="003D6FBE">
            <w:pPr>
              <w:jc w:val="left"/>
            </w:pPr>
            <w:r w:rsidRPr="00004480">
              <w:t>DM/Archival Solution Implementation</w:t>
            </w:r>
          </w:p>
        </w:tc>
        <w:tc>
          <w:tcPr>
            <w:tcW w:w="1551" w:type="dxa"/>
            <w:tcBorders>
              <w:top w:val="single" w:sz="4" w:space="0" w:color="808080" w:themeColor="background1" w:themeShade="80"/>
              <w:bottom w:val="single" w:sz="4" w:space="0" w:color="808080" w:themeColor="background1" w:themeShade="80"/>
            </w:tcBorders>
            <w:hideMark/>
          </w:tcPr>
          <w:p w14:paraId="0BAB6233" w14:textId="77777777" w:rsidR="003D6FBE" w:rsidRPr="00EF2A46" w:rsidRDefault="003D6FBE">
            <w:pPr>
              <w:jc w:val="left"/>
            </w:pPr>
            <w:r w:rsidRPr="00004480">
              <w:t>I</w:t>
            </w:r>
          </w:p>
        </w:tc>
        <w:tc>
          <w:tcPr>
            <w:tcW w:w="1418" w:type="dxa"/>
            <w:tcBorders>
              <w:top w:val="single" w:sz="4" w:space="0" w:color="808080" w:themeColor="background1" w:themeShade="80"/>
              <w:bottom w:val="single" w:sz="4" w:space="0" w:color="808080" w:themeColor="background1" w:themeShade="80"/>
            </w:tcBorders>
            <w:hideMark/>
          </w:tcPr>
          <w:p w14:paraId="48E2E471" w14:textId="77777777" w:rsidR="003D6FBE" w:rsidRPr="00EF2A46" w:rsidRDefault="003D6FBE">
            <w:pPr>
              <w:jc w:val="left"/>
            </w:pPr>
            <w:r w:rsidRPr="00004480">
              <w:t>C</w:t>
            </w:r>
          </w:p>
        </w:tc>
        <w:tc>
          <w:tcPr>
            <w:tcW w:w="1276" w:type="dxa"/>
            <w:tcBorders>
              <w:top w:val="single" w:sz="4" w:space="0" w:color="808080" w:themeColor="background1" w:themeShade="80"/>
              <w:bottom w:val="single" w:sz="4" w:space="0" w:color="808080" w:themeColor="background1" w:themeShade="80"/>
            </w:tcBorders>
            <w:hideMark/>
          </w:tcPr>
          <w:p w14:paraId="43629971" w14:textId="77777777" w:rsidR="003D6FBE" w:rsidRPr="00EF2A46" w:rsidRDefault="003D6FBE">
            <w:pPr>
              <w:jc w:val="left"/>
            </w:pPr>
            <w:r w:rsidRPr="00004480">
              <w:t>R</w:t>
            </w:r>
          </w:p>
        </w:tc>
        <w:tc>
          <w:tcPr>
            <w:tcW w:w="1467" w:type="dxa"/>
            <w:tcBorders>
              <w:top w:val="single" w:sz="4" w:space="0" w:color="808080" w:themeColor="background1" w:themeShade="80"/>
              <w:bottom w:val="single" w:sz="4" w:space="0" w:color="808080" w:themeColor="background1" w:themeShade="80"/>
            </w:tcBorders>
            <w:hideMark/>
          </w:tcPr>
          <w:p w14:paraId="38A56E73" w14:textId="77777777" w:rsidR="003D6FBE" w:rsidRPr="00EF2A46" w:rsidRDefault="003D6FBE">
            <w:pPr>
              <w:jc w:val="left"/>
            </w:pPr>
            <w:r w:rsidRPr="00004480">
              <w:t>A/R</w:t>
            </w:r>
          </w:p>
        </w:tc>
        <w:tc>
          <w:tcPr>
            <w:tcW w:w="1368" w:type="dxa"/>
            <w:tcBorders>
              <w:top w:val="single" w:sz="4" w:space="0" w:color="808080" w:themeColor="background1" w:themeShade="80"/>
              <w:bottom w:val="single" w:sz="4" w:space="0" w:color="808080" w:themeColor="background1" w:themeShade="80"/>
            </w:tcBorders>
            <w:hideMark/>
          </w:tcPr>
          <w:p w14:paraId="3D8B08EB" w14:textId="77777777" w:rsidR="003D6FBE" w:rsidRPr="00EF2A46" w:rsidRDefault="003D6FBE">
            <w:pPr>
              <w:jc w:val="left"/>
            </w:pPr>
            <w:r w:rsidRPr="00004480">
              <w:t>R</w:t>
            </w:r>
          </w:p>
        </w:tc>
      </w:tr>
      <w:tr w:rsidR="003D6FBE" w:rsidRPr="00EF2A46" w14:paraId="0FB4E5DB" w14:textId="77777777" w:rsidTr="00B70D9F">
        <w:trPr>
          <w:trHeight w:val="434"/>
        </w:trPr>
        <w:tc>
          <w:tcPr>
            <w:tcW w:w="1843" w:type="dxa"/>
            <w:tcBorders>
              <w:top w:val="single" w:sz="4" w:space="0" w:color="808080" w:themeColor="background1" w:themeShade="80"/>
              <w:bottom w:val="single" w:sz="4" w:space="0" w:color="808080" w:themeColor="background1" w:themeShade="80"/>
            </w:tcBorders>
            <w:hideMark/>
          </w:tcPr>
          <w:p w14:paraId="0E8F6DDE" w14:textId="77777777" w:rsidR="003D6FBE" w:rsidRPr="00EF2A46" w:rsidRDefault="003D6FBE">
            <w:pPr>
              <w:jc w:val="left"/>
            </w:pPr>
            <w:r w:rsidRPr="00004480">
              <w:t>Test and reconcile</w:t>
            </w:r>
          </w:p>
        </w:tc>
        <w:tc>
          <w:tcPr>
            <w:tcW w:w="1551" w:type="dxa"/>
            <w:tcBorders>
              <w:top w:val="single" w:sz="4" w:space="0" w:color="808080" w:themeColor="background1" w:themeShade="80"/>
              <w:bottom w:val="single" w:sz="4" w:space="0" w:color="808080" w:themeColor="background1" w:themeShade="80"/>
            </w:tcBorders>
            <w:hideMark/>
          </w:tcPr>
          <w:p w14:paraId="2F769E63" w14:textId="77777777" w:rsidR="003D6FBE" w:rsidRPr="00EF2A46" w:rsidRDefault="003D6FBE">
            <w:pPr>
              <w:jc w:val="left"/>
            </w:pPr>
            <w:r w:rsidRPr="00004480">
              <w:t>A/R</w:t>
            </w:r>
          </w:p>
        </w:tc>
        <w:tc>
          <w:tcPr>
            <w:tcW w:w="1418" w:type="dxa"/>
            <w:tcBorders>
              <w:top w:val="single" w:sz="4" w:space="0" w:color="808080" w:themeColor="background1" w:themeShade="80"/>
              <w:bottom w:val="single" w:sz="4" w:space="0" w:color="808080" w:themeColor="background1" w:themeShade="80"/>
            </w:tcBorders>
            <w:hideMark/>
          </w:tcPr>
          <w:p w14:paraId="74A71367" w14:textId="77777777" w:rsidR="003D6FBE" w:rsidRPr="00EF2A46" w:rsidRDefault="003D6FBE">
            <w:pPr>
              <w:jc w:val="left"/>
            </w:pPr>
            <w:r w:rsidRPr="00004480">
              <w:t>R</w:t>
            </w:r>
          </w:p>
        </w:tc>
        <w:tc>
          <w:tcPr>
            <w:tcW w:w="1276" w:type="dxa"/>
            <w:tcBorders>
              <w:top w:val="single" w:sz="4" w:space="0" w:color="808080" w:themeColor="background1" w:themeShade="80"/>
              <w:bottom w:val="single" w:sz="4" w:space="0" w:color="808080" w:themeColor="background1" w:themeShade="80"/>
            </w:tcBorders>
            <w:hideMark/>
          </w:tcPr>
          <w:p w14:paraId="48A055A5" w14:textId="77777777" w:rsidR="003D6FBE" w:rsidRPr="00EF2A46" w:rsidRDefault="003D6FBE">
            <w:pPr>
              <w:jc w:val="left"/>
            </w:pPr>
            <w:r w:rsidRPr="00004480">
              <w:t>R</w:t>
            </w:r>
          </w:p>
        </w:tc>
        <w:tc>
          <w:tcPr>
            <w:tcW w:w="1467" w:type="dxa"/>
            <w:tcBorders>
              <w:top w:val="single" w:sz="4" w:space="0" w:color="808080" w:themeColor="background1" w:themeShade="80"/>
              <w:bottom w:val="single" w:sz="4" w:space="0" w:color="808080" w:themeColor="background1" w:themeShade="80"/>
            </w:tcBorders>
            <w:hideMark/>
          </w:tcPr>
          <w:p w14:paraId="4A028544" w14:textId="77777777" w:rsidR="003D6FBE" w:rsidRPr="00EF2A46" w:rsidRDefault="003D6FBE">
            <w:pPr>
              <w:jc w:val="left"/>
            </w:pPr>
            <w:r w:rsidRPr="00004480">
              <w:t>R</w:t>
            </w:r>
          </w:p>
        </w:tc>
        <w:tc>
          <w:tcPr>
            <w:tcW w:w="1368" w:type="dxa"/>
            <w:tcBorders>
              <w:top w:val="single" w:sz="4" w:space="0" w:color="808080" w:themeColor="background1" w:themeShade="80"/>
              <w:bottom w:val="single" w:sz="4" w:space="0" w:color="808080" w:themeColor="background1" w:themeShade="80"/>
            </w:tcBorders>
            <w:hideMark/>
          </w:tcPr>
          <w:p w14:paraId="5DBF51E0" w14:textId="77777777" w:rsidR="003D6FBE" w:rsidRPr="00EF2A46" w:rsidRDefault="003D6FBE">
            <w:pPr>
              <w:jc w:val="left"/>
            </w:pPr>
            <w:r w:rsidRPr="00004480">
              <w:t>R</w:t>
            </w:r>
          </w:p>
        </w:tc>
      </w:tr>
    </w:tbl>
    <w:p w14:paraId="29E2B01E" w14:textId="77777777" w:rsidR="003D6FBE" w:rsidRDefault="003D6FBE" w:rsidP="003D6FBE"/>
    <w:p w14:paraId="788B3328" w14:textId="77777777" w:rsidR="003D6FBE" w:rsidRPr="00883A51" w:rsidRDefault="003D6FBE" w:rsidP="003D6FBE">
      <w:r w:rsidRPr="00004480">
        <w:rPr>
          <w:b/>
          <w:i/>
        </w:rPr>
        <w:t>R: Responsible || A: Accountable || C: Consult || I: Inform</w:t>
      </w:r>
    </w:p>
    <w:p w14:paraId="1990FC31" w14:textId="77777777" w:rsidR="00DD40DB" w:rsidRPr="00004480" w:rsidRDefault="00DD40DB" w:rsidP="006752C2"/>
    <w:p w14:paraId="2514B886" w14:textId="437943A7" w:rsidR="00DD40DB" w:rsidRPr="001048BA" w:rsidRDefault="00DD40DB" w:rsidP="00BB77E3">
      <w:pPr>
        <w:pStyle w:val="Heading2"/>
      </w:pPr>
      <w:bookmarkStart w:id="254" w:name="_Toc231251452"/>
      <w:bookmarkStart w:id="255" w:name="_Toc231276482"/>
      <w:commentRangeStart w:id="256"/>
      <w:r w:rsidRPr="001048BA">
        <w:t>O</w:t>
      </w:r>
      <w:r w:rsidR="00E5183B">
        <w:t>rga</w:t>
      </w:r>
      <w:r w:rsidR="001D4704">
        <w:t>nisation Change Management (O</w:t>
      </w:r>
      <w:r w:rsidRPr="001048BA">
        <w:t>CM</w:t>
      </w:r>
      <w:commentRangeEnd w:id="256"/>
      <w:r w:rsidDel="000635D4">
        <w:rPr>
          <w:rStyle w:val="CommentReference"/>
          <w:rFonts w:cs="Arial"/>
          <w:sz w:val="22"/>
          <w:szCs w:val="28"/>
        </w:rPr>
        <w:commentReference w:id="256"/>
      </w:r>
      <w:r w:rsidR="001D4704">
        <w:t>)</w:t>
      </w:r>
      <w:bookmarkEnd w:id="254"/>
      <w:bookmarkEnd w:id="255"/>
    </w:p>
    <w:p w14:paraId="26F7BECE" w14:textId="5E8F390D" w:rsidR="00DD40DB" w:rsidRPr="007B0450" w:rsidRDefault="00DD40DB" w:rsidP="00E9553D">
      <w:pPr>
        <w:pStyle w:val="Heading3CG"/>
      </w:pPr>
      <w:bookmarkStart w:id="258" w:name="_Toc231251453"/>
      <w:bookmarkStart w:id="259" w:name="_Toc231276483"/>
      <w:r w:rsidRPr="001048BA">
        <w:t>Tuatahi-led, Capgemini-enabled</w:t>
      </w:r>
      <w:bookmarkEnd w:id="258"/>
      <w:bookmarkEnd w:id="259"/>
    </w:p>
    <w:p w14:paraId="095F9B50" w14:textId="77777777" w:rsidR="00DD40DB" w:rsidRDefault="00DD40DB" w:rsidP="00DD40DB">
      <w:pPr>
        <w:spacing w:before="210" w:after="210" w:line="300" w:lineRule="auto"/>
        <w:rPr>
          <w:rFonts w:eastAsia="Segoe UI" w:cs="Segoe UI"/>
          <w:szCs w:val="20"/>
        </w:rPr>
      </w:pPr>
      <w:r w:rsidRPr="00BC0580">
        <w:rPr>
          <w:rFonts w:eastAsia="Segoe UI" w:cs="Segoe UI"/>
          <w:szCs w:val="20"/>
        </w:rPr>
        <w:t>This transformation represents a significant shift in how Tuatahi operates across its network and customer domains. Enabled by a modern Wholesale BSS architecture, RSP Portal, catalogue-driven service design and OPSR framework, the programme will require targeted change and training interventions to embed new ways of working, strengthen data ownership, support automation adoption, and build confidence in end-to-end traceability across orders, services, resources, billing and assurance.</w:t>
      </w:r>
    </w:p>
    <w:p w14:paraId="33D60190" w14:textId="77777777" w:rsidR="00DD40DB" w:rsidRPr="001010CA" w:rsidRDefault="00DD40DB" w:rsidP="00DD40DB">
      <w:pPr>
        <w:spacing w:before="210" w:after="210" w:line="300" w:lineRule="auto"/>
        <w:rPr>
          <w:rFonts w:eastAsia="Segoe UI" w:cs="Segoe UI"/>
          <w:szCs w:val="20"/>
        </w:rPr>
      </w:pPr>
      <w:r w:rsidRPr="00327482">
        <w:rPr>
          <w:rFonts w:eastAsia="Segoe UI" w:cs="Segoe UI"/>
          <w:szCs w:val="20"/>
        </w:rPr>
        <w:t>Organisational Change Management</w:t>
      </w:r>
      <w:r>
        <w:rPr>
          <w:rFonts w:eastAsia="Segoe UI" w:cs="Segoe UI"/>
          <w:szCs w:val="20"/>
        </w:rPr>
        <w:t xml:space="preserve"> (OCM)</w:t>
      </w:r>
      <w:r w:rsidRPr="00327482">
        <w:rPr>
          <w:rFonts w:eastAsia="Segoe UI" w:cs="Segoe UI"/>
          <w:szCs w:val="20"/>
        </w:rPr>
        <w:t xml:space="preserve"> will be embedded within the PMO and overall delivery governance model, rather than operating as a standalone activity. Change impacts, stakeholder actions, readiness activities, communications, training and adoption risks will be fully integrated into workstream planning, RAID management, governance forums, release planning and go-live decision points. This ensures that change remains aligned to delivery progress and business priorities throughout the programme.</w:t>
      </w:r>
    </w:p>
    <w:p w14:paraId="3406BF50" w14:textId="77777777" w:rsidR="00DD40DB" w:rsidRPr="001010CA" w:rsidRDefault="00DD40DB" w:rsidP="00DD40DB">
      <w:pPr>
        <w:spacing w:before="210" w:after="210" w:line="300" w:lineRule="auto"/>
        <w:rPr>
          <w:rFonts w:eastAsia="Segoe UI" w:cs="Segoe UI"/>
          <w:szCs w:val="20"/>
        </w:rPr>
      </w:pPr>
      <w:r w:rsidRPr="003C23ED">
        <w:rPr>
          <w:rFonts w:eastAsia="Segoe UI" w:cs="Segoe UI"/>
          <w:b/>
          <w:szCs w:val="20"/>
        </w:rPr>
        <w:t>OCM services are proposed as an optional layer of support</w:t>
      </w:r>
      <w:r>
        <w:rPr>
          <w:rFonts w:eastAsia="Segoe UI" w:cs="Segoe UI"/>
          <w:szCs w:val="20"/>
        </w:rPr>
        <w:t xml:space="preserve"> and can be flexed based on Tuatahi’s needs. The additional cost for those services can be provided upon request. </w:t>
      </w:r>
    </w:p>
    <w:p w14:paraId="01E63D47" w14:textId="77777777" w:rsidR="00DD40DB" w:rsidRPr="00871F84" w:rsidRDefault="00DD40DB" w:rsidP="00DD40DB">
      <w:pPr>
        <w:spacing w:before="210" w:after="210" w:line="300" w:lineRule="auto"/>
      </w:pPr>
      <w:r w:rsidRPr="00BC0580">
        <w:rPr>
          <w:rFonts w:eastAsia="Segoe UI" w:cs="Segoe UI"/>
          <w:szCs w:val="20"/>
        </w:rPr>
        <w:t>The key structural shifts to be managed include:</w:t>
      </w:r>
    </w:p>
    <w:p w14:paraId="78C97EC4" w14:textId="77777777" w:rsidR="00DD40DB" w:rsidRPr="00BC0580" w:rsidRDefault="00DD40DB" w:rsidP="001B66AD">
      <w:pPr>
        <w:pStyle w:val="ListParagraph"/>
        <w:numPr>
          <w:ilvl w:val="0"/>
          <w:numId w:val="32"/>
        </w:numPr>
        <w:spacing w:before="0" w:after="0" w:line="300" w:lineRule="auto"/>
        <w:rPr>
          <w:rFonts w:eastAsia="Segoe UI" w:cs="Segoe UI"/>
          <w:b/>
        </w:rPr>
      </w:pPr>
      <w:r w:rsidRPr="00BC0580">
        <w:rPr>
          <w:rFonts w:eastAsia="Segoe UI" w:cs="Segoe UI"/>
        </w:rPr>
        <w:t xml:space="preserve">Moving towards greater </w:t>
      </w:r>
      <w:r w:rsidRPr="00BC0580">
        <w:rPr>
          <w:rFonts w:eastAsia="Segoe UI" w:cs="Segoe UI"/>
          <w:b/>
        </w:rPr>
        <w:t>automation and straight-through processing,</w:t>
      </w:r>
    </w:p>
    <w:p w14:paraId="65112B53" w14:textId="77777777" w:rsidR="00DD40DB" w:rsidRPr="00BC0580" w:rsidRDefault="00DD40DB" w:rsidP="001B66AD">
      <w:pPr>
        <w:pStyle w:val="ListParagraph"/>
        <w:numPr>
          <w:ilvl w:val="0"/>
          <w:numId w:val="32"/>
        </w:numPr>
        <w:spacing w:before="0" w:after="0" w:line="300" w:lineRule="auto"/>
        <w:rPr>
          <w:rFonts w:eastAsia="Segoe UI" w:cs="Segoe UI"/>
        </w:rPr>
      </w:pPr>
      <w:r w:rsidRPr="00BC0580">
        <w:rPr>
          <w:rFonts w:eastAsia="Segoe UI" w:cs="Segoe UI"/>
        </w:rPr>
        <w:t xml:space="preserve">Improving </w:t>
      </w:r>
      <w:r w:rsidRPr="00BC0580">
        <w:rPr>
          <w:rFonts w:eastAsia="Segoe UI" w:cs="Segoe UI"/>
          <w:b/>
        </w:rPr>
        <w:t>data quality, auditability and ownership</w:t>
      </w:r>
      <w:r w:rsidRPr="00BC0580">
        <w:rPr>
          <w:rFonts w:eastAsia="Segoe UI" w:cs="Segoe UI"/>
        </w:rPr>
        <w:t xml:space="preserve"> across operational and financial processes,</w:t>
      </w:r>
    </w:p>
    <w:p w14:paraId="5EB80550" w14:textId="77777777" w:rsidR="00DD40DB" w:rsidRPr="00BC0580" w:rsidRDefault="00DD40DB" w:rsidP="001B66AD">
      <w:pPr>
        <w:pStyle w:val="ListParagraph"/>
        <w:numPr>
          <w:ilvl w:val="0"/>
          <w:numId w:val="32"/>
        </w:numPr>
        <w:spacing w:before="0" w:after="0" w:line="300" w:lineRule="auto"/>
        <w:rPr>
          <w:rFonts w:eastAsia="Segoe UI" w:cs="Segoe UI"/>
        </w:rPr>
      </w:pPr>
      <w:r w:rsidRPr="00BC0580">
        <w:rPr>
          <w:rFonts w:eastAsia="Segoe UI" w:cs="Segoe UI"/>
        </w:rPr>
        <w:t xml:space="preserve">Adopting a more </w:t>
      </w:r>
      <w:r w:rsidRPr="00BC0580">
        <w:rPr>
          <w:rFonts w:eastAsia="Segoe UI" w:cs="Segoe UI"/>
          <w:b/>
        </w:rPr>
        <w:t>modular data model</w:t>
      </w:r>
      <w:r w:rsidRPr="00BC0580">
        <w:rPr>
          <w:rFonts w:eastAsia="Segoe UI" w:cs="Segoe UI"/>
        </w:rPr>
        <w:t xml:space="preserve"> and OPSR framework,</w:t>
      </w:r>
    </w:p>
    <w:p w14:paraId="54B0B90F" w14:textId="77777777" w:rsidR="00DD40DB" w:rsidRPr="00BC0580" w:rsidRDefault="00DD40DB" w:rsidP="001B66AD">
      <w:pPr>
        <w:pStyle w:val="ListParagraph"/>
        <w:numPr>
          <w:ilvl w:val="0"/>
          <w:numId w:val="32"/>
        </w:numPr>
        <w:spacing w:before="0" w:after="0" w:line="300" w:lineRule="auto"/>
        <w:rPr>
          <w:rFonts w:eastAsia="Segoe UI" w:cs="Segoe UI"/>
          <w:b/>
        </w:rPr>
      </w:pPr>
      <w:r w:rsidRPr="00BC0580">
        <w:rPr>
          <w:rFonts w:eastAsia="Segoe UI" w:cs="Segoe UI"/>
        </w:rPr>
        <w:t xml:space="preserve">Simplifying complexity for RSPs and customers through stable </w:t>
      </w:r>
      <w:r w:rsidRPr="00BC0580">
        <w:rPr>
          <w:rFonts w:eastAsia="Segoe UI" w:cs="Segoe UI"/>
          <w:b/>
        </w:rPr>
        <w:t>products, APIs and catalogues</w:t>
      </w:r>
      <w:r>
        <w:rPr>
          <w:rFonts w:eastAsia="Segoe UI" w:cs="Segoe UI"/>
          <w:b/>
        </w:rPr>
        <w:t>,</w:t>
      </w:r>
    </w:p>
    <w:p w14:paraId="1AB85CFA" w14:textId="77777777" w:rsidR="00DD40DB" w:rsidRPr="00BC0580" w:rsidRDefault="00DD40DB" w:rsidP="001B66AD">
      <w:pPr>
        <w:pStyle w:val="ListParagraph"/>
        <w:numPr>
          <w:ilvl w:val="0"/>
          <w:numId w:val="32"/>
        </w:numPr>
        <w:spacing w:before="0" w:after="0" w:line="300" w:lineRule="auto"/>
        <w:rPr>
          <w:rFonts w:eastAsia="Segoe UI" w:cs="Segoe UI"/>
          <w:b/>
        </w:rPr>
      </w:pPr>
      <w:r w:rsidRPr="00BC0580">
        <w:rPr>
          <w:rFonts w:eastAsia="Segoe UI" w:cs="Segoe UI"/>
        </w:rPr>
        <w:t xml:space="preserve">Enabling teams to operate effectively in a more </w:t>
      </w:r>
      <w:r w:rsidRPr="00BC0580">
        <w:rPr>
          <w:rFonts w:eastAsia="Segoe UI" w:cs="Segoe UI"/>
          <w:b/>
        </w:rPr>
        <w:t>integrated, scalable and digitally enabled environment.</w:t>
      </w:r>
    </w:p>
    <w:p w14:paraId="2DD3A535" w14:textId="77777777" w:rsidR="00DD40DB" w:rsidRPr="00871F84" w:rsidRDefault="00DD40DB" w:rsidP="00DD40DB">
      <w:pPr>
        <w:spacing w:before="0" w:after="0" w:line="300" w:lineRule="auto"/>
      </w:pPr>
    </w:p>
    <w:p w14:paraId="2B75B98C" w14:textId="6B526D0B" w:rsidR="00DD40DB" w:rsidRPr="00BC0580" w:rsidRDefault="00DD40DB" w:rsidP="00E9553D">
      <w:pPr>
        <w:pStyle w:val="Heading3CG"/>
        <w:rPr>
          <w:szCs w:val="20"/>
        </w:rPr>
      </w:pPr>
      <w:bookmarkStart w:id="260" w:name="_Toc231251454"/>
      <w:bookmarkStart w:id="261" w:name="_Toc231276484"/>
      <w:r w:rsidRPr="001048BA">
        <w:t>Change Management Delivery Model</w:t>
      </w:r>
      <w:bookmarkEnd w:id="260"/>
      <w:bookmarkEnd w:id="261"/>
    </w:p>
    <w:p w14:paraId="5E5BFAC9" w14:textId="77777777" w:rsidR="00DD40DB" w:rsidRPr="00871F84" w:rsidRDefault="00DD40DB" w:rsidP="00DD40DB">
      <w:pPr>
        <w:spacing w:before="210" w:after="210" w:line="300" w:lineRule="auto"/>
      </w:pPr>
      <w:r w:rsidRPr="00BC0580">
        <w:rPr>
          <w:rFonts w:eastAsia="Segoe UI" w:cs="Segoe UI"/>
          <w:szCs w:val="20"/>
        </w:rPr>
        <w:t xml:space="preserve">Tuatahi will retain full </w:t>
      </w:r>
      <w:r>
        <w:rPr>
          <w:rFonts w:eastAsia="Segoe UI" w:cs="Segoe UI"/>
          <w:szCs w:val="20"/>
        </w:rPr>
        <w:t xml:space="preserve">ownership, </w:t>
      </w:r>
      <w:r w:rsidRPr="00BC0580">
        <w:rPr>
          <w:rFonts w:eastAsia="Segoe UI" w:cs="Segoe UI"/>
          <w:szCs w:val="20"/>
        </w:rPr>
        <w:t>responsibility and accountability for the delivery of all change management activities, deliverables and outcomes.</w:t>
      </w:r>
    </w:p>
    <w:p w14:paraId="09B0E370" w14:textId="77777777" w:rsidR="00DD40DB" w:rsidRDefault="00DD40DB" w:rsidP="00DD40DB">
      <w:pPr>
        <w:spacing w:before="210" w:after="210" w:line="300" w:lineRule="auto"/>
        <w:rPr>
          <w:rFonts w:eastAsia="Segoe UI" w:cs="Segoe UI"/>
          <w:szCs w:val="20"/>
        </w:rPr>
      </w:pPr>
      <w:r w:rsidRPr="00BC0580">
        <w:rPr>
          <w:rFonts w:eastAsia="Segoe UI" w:cs="Segoe UI"/>
          <w:szCs w:val="20"/>
        </w:rPr>
        <w:t xml:space="preserve">Capgemini’s role </w:t>
      </w:r>
      <w:r>
        <w:rPr>
          <w:rFonts w:eastAsia="Segoe UI" w:cs="Segoe UI"/>
          <w:szCs w:val="20"/>
        </w:rPr>
        <w:t>with regards to change management</w:t>
      </w:r>
      <w:r w:rsidRPr="007B0450">
        <w:rPr>
          <w:rFonts w:eastAsia="Segoe UI" w:cs="Segoe UI"/>
          <w:szCs w:val="20"/>
        </w:rPr>
        <w:t xml:space="preserve"> </w:t>
      </w:r>
      <w:r w:rsidRPr="00BC0580">
        <w:rPr>
          <w:rFonts w:eastAsia="Segoe UI" w:cs="Segoe UI"/>
          <w:szCs w:val="20"/>
        </w:rPr>
        <w:t xml:space="preserve">will be to provide targeted contribution, input, artefacts and subject matter expertise to support Tuatahi’s change delivery. </w:t>
      </w:r>
    </w:p>
    <w:p w14:paraId="6212012C" w14:textId="77777777" w:rsidR="00DD40DB" w:rsidRPr="003C23ED" w:rsidRDefault="00DD40DB" w:rsidP="00DD40DB">
      <w:pPr>
        <w:spacing w:before="210" w:after="210" w:line="300" w:lineRule="auto"/>
        <w:rPr>
          <w:rFonts w:eastAsia="Segoe UI" w:cs="Segoe UI"/>
          <w:b/>
          <w:szCs w:val="20"/>
        </w:rPr>
      </w:pPr>
      <w:r w:rsidRPr="003C23ED">
        <w:rPr>
          <w:rFonts w:eastAsia="Segoe UI" w:cs="Segoe UI"/>
          <w:b/>
          <w:szCs w:val="20"/>
        </w:rPr>
        <w:t xml:space="preserve">These OCM support services remain optional and can be engaged as required, with cost visibility available on request. </w:t>
      </w:r>
    </w:p>
    <w:p w14:paraId="67C3EBBE" w14:textId="77777777" w:rsidR="00DD40DB" w:rsidRPr="00871F84" w:rsidRDefault="00DD40DB" w:rsidP="00DD40DB">
      <w:pPr>
        <w:spacing w:before="210" w:after="210" w:line="300" w:lineRule="auto"/>
      </w:pPr>
      <w:r w:rsidRPr="00BC0580">
        <w:rPr>
          <w:rFonts w:eastAsia="Segoe UI" w:cs="Segoe UI"/>
          <w:szCs w:val="20"/>
        </w:rPr>
        <w:t>This may include support across:</w:t>
      </w:r>
    </w:p>
    <w:p w14:paraId="6237D467" w14:textId="77777777" w:rsidR="00DD40DB" w:rsidRPr="00BC0580" w:rsidRDefault="00DD40DB" w:rsidP="001B66AD">
      <w:pPr>
        <w:pStyle w:val="ListParagraph"/>
        <w:numPr>
          <w:ilvl w:val="0"/>
          <w:numId w:val="31"/>
        </w:numPr>
        <w:spacing w:before="0" w:after="0" w:line="300" w:lineRule="auto"/>
        <w:rPr>
          <w:rFonts w:eastAsia="Segoe UI" w:cs="Segoe UI"/>
        </w:rPr>
      </w:pPr>
      <w:r w:rsidRPr="00BC0580">
        <w:rPr>
          <w:rFonts w:eastAsia="Segoe UI" w:cs="Segoe UI"/>
        </w:rPr>
        <w:t>Change impact assessments</w:t>
      </w:r>
      <w:r>
        <w:rPr>
          <w:rFonts w:eastAsia="Segoe UI" w:cs="Segoe UI"/>
        </w:rPr>
        <w:t>,</w:t>
      </w:r>
    </w:p>
    <w:p w14:paraId="12DC6157" w14:textId="77777777" w:rsidR="00DD40DB" w:rsidRPr="00BC0580" w:rsidRDefault="00DD40DB" w:rsidP="001B66AD">
      <w:pPr>
        <w:pStyle w:val="ListParagraph"/>
        <w:numPr>
          <w:ilvl w:val="0"/>
          <w:numId w:val="31"/>
        </w:numPr>
        <w:spacing w:before="0" w:after="0" w:line="300" w:lineRule="auto"/>
        <w:rPr>
          <w:rFonts w:eastAsia="Segoe UI" w:cs="Segoe UI"/>
        </w:rPr>
      </w:pPr>
      <w:r w:rsidRPr="00BC0580">
        <w:rPr>
          <w:rFonts w:eastAsia="Segoe UI" w:cs="Segoe UI"/>
        </w:rPr>
        <w:t>Stakeholder engagement</w:t>
      </w:r>
      <w:r>
        <w:rPr>
          <w:rFonts w:eastAsia="Segoe UI" w:cs="Segoe UI"/>
        </w:rPr>
        <w:t>,</w:t>
      </w:r>
    </w:p>
    <w:p w14:paraId="2B8F0BFE" w14:textId="77777777" w:rsidR="00DD40DB" w:rsidRPr="00BC0580" w:rsidRDefault="00DD40DB" w:rsidP="001B66AD">
      <w:pPr>
        <w:pStyle w:val="ListParagraph"/>
        <w:numPr>
          <w:ilvl w:val="0"/>
          <w:numId w:val="31"/>
        </w:numPr>
        <w:spacing w:before="0" w:after="0" w:line="300" w:lineRule="auto"/>
        <w:rPr>
          <w:rFonts w:eastAsia="Segoe UI" w:cs="Segoe UI"/>
        </w:rPr>
      </w:pPr>
      <w:r w:rsidRPr="00BC0580">
        <w:rPr>
          <w:rFonts w:eastAsia="Segoe UI" w:cs="Segoe UI"/>
        </w:rPr>
        <w:t>Communications content and templates</w:t>
      </w:r>
      <w:r>
        <w:rPr>
          <w:rFonts w:eastAsia="Segoe UI" w:cs="Segoe UI"/>
        </w:rPr>
        <w:t>,</w:t>
      </w:r>
    </w:p>
    <w:p w14:paraId="29CBCA65" w14:textId="77777777" w:rsidR="00DD40DB" w:rsidRPr="00BC0580" w:rsidRDefault="00DD40DB" w:rsidP="001B66AD">
      <w:pPr>
        <w:pStyle w:val="ListParagraph"/>
        <w:numPr>
          <w:ilvl w:val="0"/>
          <w:numId w:val="31"/>
        </w:numPr>
        <w:spacing w:before="0" w:after="0" w:line="300" w:lineRule="auto"/>
        <w:rPr>
          <w:rFonts w:eastAsia="Segoe UI" w:cs="Segoe UI"/>
        </w:rPr>
      </w:pPr>
      <w:r w:rsidRPr="00BC0580">
        <w:rPr>
          <w:rFonts w:eastAsia="Segoe UI" w:cs="Segoe UI"/>
        </w:rPr>
        <w:t>Business readiness planning</w:t>
      </w:r>
      <w:r>
        <w:rPr>
          <w:rFonts w:eastAsia="Segoe UI" w:cs="Segoe UI"/>
        </w:rPr>
        <w:t>,</w:t>
      </w:r>
    </w:p>
    <w:p w14:paraId="0A20443C" w14:textId="77777777" w:rsidR="00DD40DB" w:rsidRDefault="00DD40DB" w:rsidP="001B66AD">
      <w:pPr>
        <w:pStyle w:val="ListParagraph"/>
        <w:numPr>
          <w:ilvl w:val="0"/>
          <w:numId w:val="31"/>
        </w:numPr>
        <w:spacing w:before="0" w:after="0" w:line="300" w:lineRule="auto"/>
        <w:rPr>
          <w:rFonts w:eastAsia="Segoe UI" w:cs="Segoe UI"/>
        </w:rPr>
      </w:pPr>
      <w:r w:rsidRPr="00BC0580">
        <w:rPr>
          <w:rFonts w:eastAsia="Segoe UI" w:cs="Segoe UI"/>
        </w:rPr>
        <w:t>Transition and hypercare support</w:t>
      </w:r>
      <w:r>
        <w:rPr>
          <w:rFonts w:eastAsia="Segoe UI" w:cs="Segoe UI"/>
        </w:rPr>
        <w:t xml:space="preserve">, </w:t>
      </w:r>
    </w:p>
    <w:p w14:paraId="12E66679" w14:textId="77777777" w:rsidR="00DD40DB" w:rsidRDefault="00DD40DB" w:rsidP="00DD40DB">
      <w:pPr>
        <w:spacing w:before="0" w:after="0" w:line="300" w:lineRule="auto"/>
        <w:rPr>
          <w:rFonts w:eastAsia="Segoe UI" w:cs="Segoe UI"/>
          <w:szCs w:val="20"/>
        </w:rPr>
      </w:pPr>
      <w:r w:rsidRPr="00E80B62">
        <w:rPr>
          <w:rFonts w:eastAsia="Segoe UI" w:cs="Segoe UI"/>
          <w:szCs w:val="20"/>
        </w:rPr>
        <w:t>with Capgemini remaining available to support where appropriate and add capacity as needed.</w:t>
      </w:r>
    </w:p>
    <w:p w14:paraId="2BF5FE09" w14:textId="4607AD9D" w:rsidR="00DD40DB" w:rsidRPr="00004480" w:rsidRDefault="00DD40DB" w:rsidP="0095444E">
      <w:pPr>
        <w:pStyle w:val="Heading3CG"/>
      </w:pPr>
      <w:bookmarkStart w:id="262" w:name="_Toc231251455"/>
      <w:bookmarkStart w:id="263" w:name="_Toc231276485"/>
      <w:r w:rsidRPr="00004480">
        <w:t>Integrated Training Approach</w:t>
      </w:r>
      <w:bookmarkEnd w:id="262"/>
      <w:bookmarkEnd w:id="263"/>
    </w:p>
    <w:p w14:paraId="171F5D17" w14:textId="1243885A" w:rsidR="00DD40DB" w:rsidRPr="007B0450" w:rsidRDefault="00DD40DB" w:rsidP="00F81E6C">
      <w:pPr>
        <w:pStyle w:val="Heading4"/>
      </w:pPr>
      <w:r w:rsidRPr="007B0450">
        <w:t>Training scope</w:t>
      </w:r>
    </w:p>
    <w:p w14:paraId="2942E937" w14:textId="77777777" w:rsidR="00DD40DB" w:rsidRDefault="00DD40DB" w:rsidP="00DD40DB">
      <w:pPr>
        <w:spacing w:before="210" w:after="210" w:line="300" w:lineRule="auto"/>
        <w:rPr>
          <w:rFonts w:eastAsia="Segoe UI" w:cs="Segoe UI"/>
          <w:szCs w:val="20"/>
        </w:rPr>
      </w:pPr>
      <w:r>
        <w:rPr>
          <w:rFonts w:eastAsia="Segoe UI" w:cs="Segoe UI"/>
          <w:szCs w:val="20"/>
        </w:rPr>
        <w:t xml:space="preserve">Capgemini will own, be responsible and accountable for the end-to-end training approach. </w:t>
      </w:r>
    </w:p>
    <w:p w14:paraId="06F99CC1" w14:textId="77777777" w:rsidR="00DD40DB" w:rsidRPr="00871F84" w:rsidRDefault="00DD40DB" w:rsidP="00DD40DB">
      <w:pPr>
        <w:spacing w:before="210" w:after="210" w:line="300" w:lineRule="auto"/>
      </w:pPr>
      <w:r w:rsidRPr="00BC0580">
        <w:rPr>
          <w:rFonts w:eastAsia="Segoe UI" w:cs="Segoe UI"/>
          <w:szCs w:val="20"/>
        </w:rPr>
        <w:t>Training will be provided for relevant internal technical and non-technical business users impacted by new systems, processes and ways of working.</w:t>
      </w:r>
    </w:p>
    <w:p w14:paraId="30FF4D50" w14:textId="77777777" w:rsidR="00DD40DB" w:rsidRPr="00871F84" w:rsidRDefault="00DD40DB" w:rsidP="00DD40DB">
      <w:pPr>
        <w:spacing w:before="210" w:after="210" w:line="300" w:lineRule="auto"/>
      </w:pPr>
      <w:r w:rsidRPr="00BC0580">
        <w:rPr>
          <w:rFonts w:eastAsia="Segoe UI" w:cs="Segoe UI"/>
          <w:szCs w:val="20"/>
        </w:rPr>
        <w:t>External user education and training is out of scope. Capgemini will not be required to provide education or training sessions for external user groups.</w:t>
      </w:r>
    </w:p>
    <w:p w14:paraId="4D45CE8D" w14:textId="77777777" w:rsidR="00DD40DB" w:rsidRPr="00B939F5" w:rsidRDefault="00DD40DB" w:rsidP="00DD40DB">
      <w:pPr>
        <w:spacing w:before="210" w:after="210" w:line="300" w:lineRule="auto"/>
        <w:rPr>
          <w:rFonts w:eastAsia="Segoe UI" w:cs="Segoe UI"/>
          <w:szCs w:val="20"/>
        </w:rPr>
      </w:pPr>
      <w:r w:rsidRPr="00B939F5">
        <w:rPr>
          <w:rFonts w:eastAsia="Segoe UI" w:cs="Segoe UI"/>
          <w:szCs w:val="20"/>
        </w:rPr>
        <w:t xml:space="preserve">As part of the approach, </w:t>
      </w:r>
      <w:r>
        <w:rPr>
          <w:rFonts w:eastAsia="Segoe UI" w:cs="Segoe UI"/>
          <w:szCs w:val="20"/>
        </w:rPr>
        <w:t>the Capgemini</w:t>
      </w:r>
      <w:r w:rsidRPr="00B939F5">
        <w:rPr>
          <w:rFonts w:eastAsia="Segoe UI" w:cs="Segoe UI"/>
          <w:szCs w:val="20"/>
        </w:rPr>
        <w:t xml:space="preserve"> Training Lead will be engaged during the final two weeks of the Design phase to review </w:t>
      </w:r>
      <w:r>
        <w:rPr>
          <w:rFonts w:eastAsia="Segoe UI" w:cs="Segoe UI"/>
          <w:szCs w:val="20"/>
        </w:rPr>
        <w:t>Tuatahi</w:t>
      </w:r>
      <w:r w:rsidRPr="00B939F5">
        <w:rPr>
          <w:rFonts w:eastAsia="Segoe UI" w:cs="Segoe UI"/>
          <w:szCs w:val="20"/>
        </w:rPr>
        <w:t>’s overall change management plan and provide feedback on its completeness and RACI, prior to commencement of the Build phase.</w:t>
      </w:r>
    </w:p>
    <w:p w14:paraId="0A11E4EC" w14:textId="4C5A30B1" w:rsidR="00DD40DB" w:rsidRPr="007B0450" w:rsidRDefault="00DD40DB" w:rsidP="00F81E6C">
      <w:pPr>
        <w:pStyle w:val="Heading4"/>
      </w:pPr>
      <w:r w:rsidRPr="007B0450">
        <w:t>Training, documentation and knowledge transfer deliverables</w:t>
      </w:r>
    </w:p>
    <w:p w14:paraId="6B87E236" w14:textId="77777777" w:rsidR="00DD40DB" w:rsidRPr="00871F84" w:rsidRDefault="00DD40DB" w:rsidP="00DD40DB">
      <w:pPr>
        <w:spacing w:before="210" w:after="210" w:line="300" w:lineRule="auto"/>
      </w:pPr>
      <w:r w:rsidRPr="00BC0580">
        <w:rPr>
          <w:rFonts w:eastAsia="Segoe UI" w:cs="Segoe UI"/>
          <w:szCs w:val="20"/>
        </w:rPr>
        <w:t>The training approach will include the development and delivery of relevant training, documentation and knowledge transfer materials, including:</w:t>
      </w:r>
    </w:p>
    <w:p w14:paraId="56FE1F76" w14:textId="77777777" w:rsidR="00DD40DB" w:rsidRPr="00BC0580"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Training needs analysis and curriculum design</w:t>
      </w:r>
      <w:r>
        <w:rPr>
          <w:rFonts w:eastAsia="Segoe UI" w:cs="Segoe UI"/>
        </w:rPr>
        <w:t>,</w:t>
      </w:r>
    </w:p>
    <w:p w14:paraId="6E09D6CB" w14:textId="77777777" w:rsidR="00DD40DB" w:rsidRPr="00BC0580"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End-user</w:t>
      </w:r>
      <w:r>
        <w:rPr>
          <w:rFonts w:eastAsia="Segoe UI" w:cs="Segoe UI"/>
        </w:rPr>
        <w:t xml:space="preserve"> </w:t>
      </w:r>
      <w:r w:rsidRPr="00BC0580">
        <w:rPr>
          <w:rFonts w:eastAsia="Segoe UI" w:cs="Segoe UI"/>
        </w:rPr>
        <w:t>training materials</w:t>
      </w:r>
      <w:r>
        <w:rPr>
          <w:rFonts w:eastAsia="Segoe UI" w:cs="Segoe UI"/>
        </w:rPr>
        <w:t>,</w:t>
      </w:r>
    </w:p>
    <w:p w14:paraId="0A821D4A" w14:textId="77777777" w:rsidR="00DD40DB" w:rsidRPr="00BC0580"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Delivered train</w:t>
      </w:r>
      <w:r>
        <w:rPr>
          <w:rFonts w:eastAsia="Segoe UI" w:cs="Segoe UI"/>
        </w:rPr>
        <w:t xml:space="preserve">-the-trainer </w:t>
      </w:r>
      <w:r w:rsidRPr="00BC0580">
        <w:rPr>
          <w:rFonts w:eastAsia="Segoe UI" w:cs="Segoe UI"/>
        </w:rPr>
        <w:t>sessions and attendance records</w:t>
      </w:r>
      <w:r>
        <w:rPr>
          <w:rFonts w:eastAsia="Segoe UI" w:cs="Segoe UI"/>
        </w:rPr>
        <w:t>,</w:t>
      </w:r>
    </w:p>
    <w:p w14:paraId="3CAA56F5" w14:textId="77777777" w:rsidR="00DD40DB" w:rsidRPr="00BC0580"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Operational runbooks and support documentation</w:t>
      </w:r>
      <w:r>
        <w:rPr>
          <w:rFonts w:eastAsia="Segoe UI" w:cs="Segoe UI"/>
        </w:rPr>
        <w:t>,</w:t>
      </w:r>
    </w:p>
    <w:p w14:paraId="6DD6BBE2" w14:textId="77777777" w:rsidR="00DD40DB" w:rsidRPr="00BC0580"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Knowledge transfer sessions and formal handover sign-off</w:t>
      </w:r>
      <w:r>
        <w:rPr>
          <w:rFonts w:eastAsia="Segoe UI" w:cs="Segoe UI"/>
        </w:rPr>
        <w:t>,</w:t>
      </w:r>
    </w:p>
    <w:p w14:paraId="61F2C6DC" w14:textId="77777777" w:rsidR="00DD40DB" w:rsidRPr="00FF1F0C" w:rsidRDefault="00DD40DB" w:rsidP="001B66AD">
      <w:pPr>
        <w:pStyle w:val="ListParagraph"/>
        <w:numPr>
          <w:ilvl w:val="0"/>
          <w:numId w:val="30"/>
        </w:numPr>
        <w:spacing w:before="0" w:after="0" w:line="300" w:lineRule="auto"/>
        <w:rPr>
          <w:rFonts w:eastAsia="Segoe UI" w:cs="Segoe UI"/>
        </w:rPr>
      </w:pPr>
      <w:r w:rsidRPr="00BC0580">
        <w:rPr>
          <w:rFonts w:eastAsia="Segoe UI" w:cs="Segoe UI"/>
        </w:rPr>
        <w:t>Runbooks for operational procedures and BAU support</w:t>
      </w:r>
      <w:r>
        <w:rPr>
          <w:rFonts w:eastAsia="Segoe UI" w:cs="Segoe UI"/>
        </w:rPr>
        <w:t>.</w:t>
      </w:r>
    </w:p>
    <w:p w14:paraId="39C3C635" w14:textId="155DCD67" w:rsidR="00DD40DB" w:rsidRPr="007B0450" w:rsidRDefault="00DD40DB" w:rsidP="00F81E6C">
      <w:pPr>
        <w:pStyle w:val="Heading4"/>
      </w:pPr>
      <w:r w:rsidRPr="007B0450">
        <w:t>Train-The-Trainer Model</w:t>
      </w:r>
    </w:p>
    <w:p w14:paraId="2697A264"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Training will be delivered through a </w:t>
      </w:r>
      <w:r w:rsidRPr="00004480">
        <w:rPr>
          <w:rFonts w:eastAsia="Segoe UI" w:cs="Segoe UI"/>
          <w:b/>
          <w:szCs w:val="20"/>
        </w:rPr>
        <w:t>Train-the-Trainer model</w:t>
      </w:r>
      <w:r w:rsidRPr="00004480">
        <w:rPr>
          <w:rFonts w:eastAsia="Segoe UI" w:cs="Segoe UI"/>
          <w:szCs w:val="20"/>
        </w:rPr>
        <w:t>, designed to build internal capability and enable scalable, business-led adoption.</w:t>
      </w:r>
    </w:p>
    <w:p w14:paraId="223DA694"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The focus will be on </w:t>
      </w:r>
      <w:r w:rsidRPr="00004480">
        <w:rPr>
          <w:rFonts w:eastAsia="Segoe UI" w:cs="Segoe UI"/>
          <w:b/>
          <w:szCs w:val="20"/>
        </w:rPr>
        <w:t>equipping nominated trainers, key users, and change champions</w:t>
      </w:r>
      <w:r w:rsidRPr="00004480">
        <w:rPr>
          <w:rFonts w:eastAsia="Segoe UI" w:cs="Segoe UI"/>
          <w:szCs w:val="20"/>
        </w:rPr>
        <w:t xml:space="preserve"> to deliver and reinforce learning within their respective business areas.</w:t>
      </w:r>
    </w:p>
    <w:p w14:paraId="322C43D9" w14:textId="77777777" w:rsidR="00DD40DB" w:rsidRPr="00004480" w:rsidRDefault="00DD40DB" w:rsidP="00DD40DB">
      <w:pPr>
        <w:spacing w:before="0" w:after="0" w:line="300" w:lineRule="auto"/>
        <w:rPr>
          <w:rFonts w:eastAsia="Segoe UI" w:cs="Segoe UI"/>
          <w:b/>
          <w:szCs w:val="20"/>
        </w:rPr>
      </w:pPr>
    </w:p>
    <w:p w14:paraId="6733ABA1"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A structured Train-the-Trainer approach will be used to ensure internal trainers are confident, capable, and aligned in how training is delivered.</w:t>
      </w:r>
    </w:p>
    <w:p w14:paraId="444C2A7C"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This will include:</w:t>
      </w:r>
    </w:p>
    <w:p w14:paraId="3906BF93" w14:textId="77777777" w:rsidR="00DD40DB" w:rsidRPr="00004480" w:rsidRDefault="00DD40DB" w:rsidP="001B66AD">
      <w:pPr>
        <w:numPr>
          <w:ilvl w:val="0"/>
          <w:numId w:val="34"/>
        </w:numPr>
        <w:spacing w:before="0" w:after="0" w:line="300" w:lineRule="auto"/>
        <w:rPr>
          <w:rFonts w:eastAsia="Segoe UI" w:cs="Segoe UI"/>
          <w:szCs w:val="20"/>
        </w:rPr>
      </w:pPr>
      <w:r w:rsidRPr="00004480">
        <w:rPr>
          <w:rFonts w:eastAsia="Segoe UI" w:cs="Segoe UI"/>
          <w:b/>
          <w:szCs w:val="20"/>
        </w:rPr>
        <w:t>Trainer enablement sessions</w:t>
      </w:r>
      <w:r w:rsidRPr="00004480">
        <w:rPr>
          <w:rFonts w:eastAsia="Segoe UI" w:cs="Segoe UI"/>
          <w:szCs w:val="20"/>
        </w:rPr>
        <w:t xml:space="preserve"> covering: </w:t>
      </w:r>
    </w:p>
    <w:p w14:paraId="52F02CCA"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Solution overview and key process changes,</w:t>
      </w:r>
    </w:p>
    <w:p w14:paraId="62F318AC"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Role-based impacts and “what changes”,</w:t>
      </w:r>
    </w:p>
    <w:p w14:paraId="23066FC7"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Expected business outcomes and adoption priorities.</w:t>
      </w:r>
    </w:p>
    <w:p w14:paraId="48FAF158" w14:textId="77777777" w:rsidR="00DD40DB" w:rsidRPr="00004480" w:rsidRDefault="00DD40DB" w:rsidP="001B66AD">
      <w:pPr>
        <w:numPr>
          <w:ilvl w:val="0"/>
          <w:numId w:val="34"/>
        </w:numPr>
        <w:spacing w:before="0" w:after="0" w:line="300" w:lineRule="auto"/>
        <w:rPr>
          <w:rFonts w:eastAsia="Segoe UI" w:cs="Segoe UI"/>
          <w:szCs w:val="20"/>
        </w:rPr>
      </w:pPr>
      <w:r w:rsidRPr="00004480">
        <w:rPr>
          <w:rFonts w:eastAsia="Segoe UI" w:cs="Segoe UI"/>
          <w:b/>
          <w:szCs w:val="20"/>
        </w:rPr>
        <w:t>Facilitation guidance</w:t>
      </w:r>
      <w:r w:rsidRPr="00004480">
        <w:rPr>
          <w:rFonts w:eastAsia="Segoe UI" w:cs="Segoe UI"/>
          <w:szCs w:val="20"/>
        </w:rPr>
        <w:t xml:space="preserve">, including: </w:t>
      </w:r>
    </w:p>
    <w:p w14:paraId="5E09A4D1"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How to deliver training sessions (virtual and in-person),</w:t>
      </w:r>
    </w:p>
    <w:p w14:paraId="3304DCB0"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How to manage questions and resistance.</w:t>
      </w:r>
    </w:p>
    <w:p w14:paraId="5C9321F4" w14:textId="77777777" w:rsidR="00DD40DB" w:rsidRPr="00004480" w:rsidRDefault="00DD40DB" w:rsidP="001B66AD">
      <w:pPr>
        <w:numPr>
          <w:ilvl w:val="0"/>
          <w:numId w:val="34"/>
        </w:numPr>
        <w:spacing w:before="0" w:after="0" w:line="300" w:lineRule="auto"/>
        <w:rPr>
          <w:rFonts w:eastAsia="Segoe UI" w:cs="Segoe UI"/>
          <w:szCs w:val="20"/>
        </w:rPr>
      </w:pPr>
      <w:r w:rsidRPr="00004480">
        <w:rPr>
          <w:rFonts w:eastAsia="Segoe UI" w:cs="Segoe UI"/>
          <w:b/>
          <w:szCs w:val="20"/>
        </w:rPr>
        <w:t>Standardised training materials</w:t>
      </w:r>
      <w:r w:rsidRPr="00004480">
        <w:rPr>
          <w:rFonts w:eastAsia="Segoe UI" w:cs="Segoe UI"/>
          <w:szCs w:val="20"/>
        </w:rPr>
        <w:t xml:space="preserve">, such as: </w:t>
      </w:r>
    </w:p>
    <w:p w14:paraId="138A7B90"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Slide decks and system walkthroughs,</w:t>
      </w:r>
    </w:p>
    <w:p w14:paraId="42B308B2"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Facilitator guides and session plans,</w:t>
      </w:r>
    </w:p>
    <w:p w14:paraId="69617625" w14:textId="77777777" w:rsidR="00DD40DB" w:rsidRPr="00004480" w:rsidRDefault="00DD40DB" w:rsidP="003A3A04">
      <w:pPr>
        <w:numPr>
          <w:ilvl w:val="1"/>
          <w:numId w:val="34"/>
        </w:numPr>
        <w:spacing w:before="0" w:after="0" w:line="300" w:lineRule="auto"/>
        <w:ind w:left="1094" w:hanging="357"/>
        <w:rPr>
          <w:rFonts w:eastAsia="Segoe UI" w:cs="Segoe UI"/>
          <w:szCs w:val="20"/>
        </w:rPr>
      </w:pPr>
      <w:r w:rsidRPr="00004480">
        <w:rPr>
          <w:rFonts w:eastAsia="Segoe UI" w:cs="Segoe UI"/>
          <w:szCs w:val="20"/>
        </w:rPr>
        <w:t>Scenario-based exercises and discussion prompts.</w:t>
      </w:r>
    </w:p>
    <w:p w14:paraId="5AFE4F58" w14:textId="7CA60433" w:rsidR="00DD40DB" w:rsidRPr="00004480" w:rsidRDefault="00DD40DB" w:rsidP="00F81E6C">
      <w:pPr>
        <w:pStyle w:val="Heading4"/>
        <w:rPr>
          <w:rFonts w:eastAsia="Segoe UI" w:cs="Segoe UI"/>
          <w:b/>
        </w:rPr>
      </w:pPr>
      <w:r w:rsidRPr="00AF0048">
        <w:t>Role-Based Training Delivery</w:t>
      </w:r>
    </w:p>
    <w:p w14:paraId="6936BE01"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Trained business trainers will deliver </w:t>
      </w:r>
      <w:r w:rsidRPr="00004480">
        <w:rPr>
          <w:rFonts w:eastAsia="Segoe UI" w:cs="Segoe UI"/>
          <w:b/>
          <w:szCs w:val="20"/>
        </w:rPr>
        <w:t>role-based training tailored to local needs</w:t>
      </w:r>
      <w:r w:rsidRPr="00004480">
        <w:rPr>
          <w:rFonts w:eastAsia="Segoe UI" w:cs="Segoe UI"/>
          <w:szCs w:val="20"/>
        </w:rPr>
        <w:t>, focusing on:</w:t>
      </w:r>
    </w:p>
    <w:p w14:paraId="742420CD" w14:textId="77777777" w:rsidR="00DD40DB" w:rsidRPr="00004480" w:rsidRDefault="00DD40DB" w:rsidP="001B66AD">
      <w:pPr>
        <w:numPr>
          <w:ilvl w:val="0"/>
          <w:numId w:val="35"/>
        </w:numPr>
        <w:spacing w:before="0" w:after="0" w:line="300" w:lineRule="auto"/>
        <w:rPr>
          <w:rFonts w:eastAsia="Segoe UI" w:cs="Segoe UI"/>
          <w:szCs w:val="20"/>
        </w:rPr>
      </w:pPr>
      <w:r w:rsidRPr="00004480">
        <w:rPr>
          <w:rFonts w:eastAsia="Segoe UI" w:cs="Segoe UI"/>
          <w:szCs w:val="20"/>
        </w:rPr>
        <w:t>Key tasks and activities in the future state,</w:t>
      </w:r>
    </w:p>
    <w:p w14:paraId="290B3CA7" w14:textId="77777777" w:rsidR="00DD40DB" w:rsidRPr="00004480" w:rsidRDefault="00DD40DB" w:rsidP="001B66AD">
      <w:pPr>
        <w:numPr>
          <w:ilvl w:val="0"/>
          <w:numId w:val="35"/>
        </w:numPr>
        <w:spacing w:before="0" w:after="0" w:line="300" w:lineRule="auto"/>
        <w:rPr>
          <w:rFonts w:eastAsia="Segoe UI" w:cs="Segoe UI"/>
          <w:szCs w:val="20"/>
        </w:rPr>
      </w:pPr>
      <w:r w:rsidRPr="00004480">
        <w:rPr>
          <w:rFonts w:eastAsia="Segoe UI" w:cs="Segoe UI"/>
          <w:szCs w:val="20"/>
        </w:rPr>
        <w:t>End-to-end process understanding where relevant,</w:t>
      </w:r>
    </w:p>
    <w:p w14:paraId="2F22A6F7" w14:textId="77777777" w:rsidR="00DD40DB" w:rsidRPr="00004480" w:rsidRDefault="00DD40DB" w:rsidP="001B66AD">
      <w:pPr>
        <w:numPr>
          <w:ilvl w:val="0"/>
          <w:numId w:val="35"/>
        </w:numPr>
        <w:spacing w:before="0" w:after="0" w:line="300" w:lineRule="auto"/>
        <w:rPr>
          <w:rFonts w:eastAsia="Segoe UI" w:cs="Segoe UI"/>
          <w:szCs w:val="20"/>
        </w:rPr>
      </w:pPr>
      <w:r w:rsidRPr="00004480">
        <w:rPr>
          <w:rFonts w:eastAsia="Segoe UI" w:cs="Segoe UI"/>
          <w:szCs w:val="20"/>
        </w:rPr>
        <w:t>Practical, scenario-based application aligned to real workflows.</w:t>
      </w:r>
    </w:p>
    <w:p w14:paraId="5F6C1278" w14:textId="77777777" w:rsidR="00DD40DB" w:rsidRPr="00004480" w:rsidRDefault="00DD40DB" w:rsidP="00DD40DB">
      <w:pPr>
        <w:spacing w:before="0" w:after="0" w:line="300" w:lineRule="auto"/>
        <w:ind w:left="720"/>
        <w:rPr>
          <w:rFonts w:eastAsia="Segoe UI" w:cs="Segoe UI"/>
          <w:szCs w:val="20"/>
        </w:rPr>
      </w:pPr>
    </w:p>
    <w:p w14:paraId="500D5D09"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This approach ensures training is </w:t>
      </w:r>
      <w:r w:rsidRPr="00004480">
        <w:rPr>
          <w:rFonts w:eastAsia="Segoe UI" w:cs="Segoe UI"/>
          <w:b/>
          <w:szCs w:val="20"/>
        </w:rPr>
        <w:t>contextualised</w:t>
      </w:r>
      <w:r w:rsidRPr="00004480">
        <w:rPr>
          <w:rFonts w:eastAsia="Segoe UI" w:cs="Segoe UI"/>
          <w:szCs w:val="20"/>
        </w:rPr>
        <w:t>, credible, and directly relevant to each team’s operational environment.</w:t>
      </w:r>
    </w:p>
    <w:p w14:paraId="2BB6FB23" w14:textId="7E87D471" w:rsidR="00DD40DB" w:rsidRPr="00004480" w:rsidRDefault="00DD40DB" w:rsidP="000F3137">
      <w:pPr>
        <w:pStyle w:val="Heading4"/>
        <w:rPr>
          <w:rFonts w:eastAsia="Segoe UI" w:cs="Segoe UI"/>
          <w:b/>
        </w:rPr>
      </w:pPr>
      <w:r w:rsidRPr="00AF0048">
        <w:t>Reinforcement and Performance Support</w:t>
      </w:r>
    </w:p>
    <w:p w14:paraId="25CD3187"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To support adoption beyond training, trainers will be equipped with a suite of </w:t>
      </w:r>
      <w:r w:rsidRPr="00004480">
        <w:rPr>
          <w:rFonts w:eastAsia="Segoe UI" w:cs="Segoe UI"/>
          <w:b/>
          <w:szCs w:val="20"/>
        </w:rPr>
        <w:t>reinforcement and performance support materials</w:t>
      </w:r>
      <w:r w:rsidRPr="00004480">
        <w:rPr>
          <w:rFonts w:eastAsia="Segoe UI" w:cs="Segoe UI"/>
          <w:szCs w:val="20"/>
        </w:rPr>
        <w:t>, including:</w:t>
      </w:r>
    </w:p>
    <w:p w14:paraId="4BF1CA47" w14:textId="77777777" w:rsidR="00DD40DB" w:rsidRPr="00004480" w:rsidRDefault="00DD40DB" w:rsidP="001B66AD">
      <w:pPr>
        <w:numPr>
          <w:ilvl w:val="0"/>
          <w:numId w:val="36"/>
        </w:numPr>
        <w:spacing w:before="0" w:after="0" w:line="300" w:lineRule="auto"/>
        <w:rPr>
          <w:rFonts w:eastAsia="Segoe UI" w:cs="Segoe UI"/>
          <w:szCs w:val="20"/>
        </w:rPr>
      </w:pPr>
      <w:r w:rsidRPr="00004480">
        <w:rPr>
          <w:rFonts w:eastAsia="Segoe UI" w:cs="Segoe UI"/>
          <w:szCs w:val="20"/>
        </w:rPr>
        <w:t>Job aids and quick reference guides,</w:t>
      </w:r>
    </w:p>
    <w:p w14:paraId="15E9F584" w14:textId="77777777" w:rsidR="00DD40DB" w:rsidRPr="00004480" w:rsidRDefault="00DD40DB" w:rsidP="001B66AD">
      <w:pPr>
        <w:numPr>
          <w:ilvl w:val="0"/>
          <w:numId w:val="36"/>
        </w:numPr>
        <w:spacing w:before="0" w:after="0" w:line="300" w:lineRule="auto"/>
        <w:rPr>
          <w:rFonts w:eastAsia="Segoe UI" w:cs="Segoe UI"/>
          <w:szCs w:val="20"/>
        </w:rPr>
      </w:pPr>
      <w:r w:rsidRPr="00004480">
        <w:rPr>
          <w:rFonts w:eastAsia="Segoe UI" w:cs="Segoe UI"/>
          <w:szCs w:val="20"/>
        </w:rPr>
        <w:t>FAQs and common scenarios,</w:t>
      </w:r>
    </w:p>
    <w:p w14:paraId="4B7C75C3" w14:textId="77777777" w:rsidR="00DD40DB" w:rsidRPr="00004480" w:rsidRDefault="00DD40DB" w:rsidP="001B66AD">
      <w:pPr>
        <w:numPr>
          <w:ilvl w:val="0"/>
          <w:numId w:val="36"/>
        </w:numPr>
        <w:spacing w:before="0" w:after="0" w:line="300" w:lineRule="auto"/>
        <w:rPr>
          <w:rFonts w:eastAsia="Segoe UI" w:cs="Segoe UI"/>
          <w:szCs w:val="20"/>
        </w:rPr>
      </w:pPr>
      <w:r w:rsidRPr="00004480">
        <w:rPr>
          <w:rFonts w:eastAsia="Segoe UI" w:cs="Segoe UI"/>
          <w:szCs w:val="20"/>
        </w:rPr>
        <w:t>Exception handling guidance,</w:t>
      </w:r>
    </w:p>
    <w:p w14:paraId="00BE8526" w14:textId="77777777" w:rsidR="00DD40DB" w:rsidRPr="00004480" w:rsidRDefault="00DD40DB" w:rsidP="001B66AD">
      <w:pPr>
        <w:numPr>
          <w:ilvl w:val="0"/>
          <w:numId w:val="36"/>
        </w:numPr>
        <w:spacing w:before="0" w:after="0" w:line="300" w:lineRule="auto"/>
        <w:rPr>
          <w:rFonts w:eastAsia="Segoe UI" w:cs="Segoe UI"/>
          <w:szCs w:val="20"/>
        </w:rPr>
      </w:pPr>
      <w:r w:rsidRPr="00004480">
        <w:rPr>
          <w:rFonts w:eastAsia="Segoe UI" w:cs="Segoe UI"/>
          <w:szCs w:val="20"/>
        </w:rPr>
        <w:t>Short “how-to” resources for key tasks.</w:t>
      </w:r>
    </w:p>
    <w:p w14:paraId="2806A4F9" w14:textId="77777777" w:rsidR="00DD40DB" w:rsidRPr="00004480" w:rsidRDefault="00DD40DB" w:rsidP="00DD40DB">
      <w:pPr>
        <w:spacing w:before="0" w:after="0" w:line="300" w:lineRule="auto"/>
        <w:ind w:left="720"/>
        <w:rPr>
          <w:rFonts w:eastAsia="Segoe UI" w:cs="Segoe UI"/>
          <w:szCs w:val="20"/>
        </w:rPr>
      </w:pPr>
    </w:p>
    <w:p w14:paraId="21F3B7B5"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 xml:space="preserve">Trainers and key users will act as </w:t>
      </w:r>
      <w:r w:rsidRPr="00004480">
        <w:rPr>
          <w:rFonts w:eastAsia="Segoe UI" w:cs="Segoe UI"/>
          <w:b/>
          <w:szCs w:val="20"/>
        </w:rPr>
        <w:t>first-line support</w:t>
      </w:r>
      <w:r w:rsidRPr="00004480">
        <w:rPr>
          <w:rFonts w:eastAsia="Segoe UI" w:cs="Segoe UI"/>
          <w:szCs w:val="20"/>
        </w:rPr>
        <w:t>, reinforcing learning during transition and hypercare.</w:t>
      </w:r>
    </w:p>
    <w:p w14:paraId="1DDB522A" w14:textId="5E727287" w:rsidR="00DD40DB" w:rsidRPr="00004480" w:rsidRDefault="00DD40DB" w:rsidP="005E5A99">
      <w:pPr>
        <w:pStyle w:val="Heading4"/>
        <w:rPr>
          <w:rFonts w:eastAsia="Segoe UI" w:cs="Segoe UI"/>
          <w:b/>
        </w:rPr>
      </w:pPr>
      <w:r w:rsidRPr="00AF0048">
        <w:t>Governance and Quality Assurance</w:t>
      </w:r>
    </w:p>
    <w:p w14:paraId="01EBE852" w14:textId="77777777" w:rsidR="00DD40DB" w:rsidRPr="00004480" w:rsidRDefault="00DD40DB" w:rsidP="00DD40DB">
      <w:pPr>
        <w:spacing w:before="0" w:after="0" w:line="300" w:lineRule="auto"/>
        <w:rPr>
          <w:rFonts w:eastAsia="Segoe UI" w:cs="Segoe UI"/>
          <w:szCs w:val="20"/>
        </w:rPr>
      </w:pPr>
      <w:r w:rsidRPr="00004480">
        <w:rPr>
          <w:rFonts w:eastAsia="Segoe UI" w:cs="Segoe UI"/>
          <w:szCs w:val="20"/>
        </w:rPr>
        <w:t>To maintain consistency and quality across delivery:</w:t>
      </w:r>
    </w:p>
    <w:p w14:paraId="523C3F75" w14:textId="77777777" w:rsidR="00DD40DB" w:rsidRPr="00004480" w:rsidRDefault="00DD40DB" w:rsidP="001B66AD">
      <w:pPr>
        <w:numPr>
          <w:ilvl w:val="0"/>
          <w:numId w:val="37"/>
        </w:numPr>
        <w:spacing w:before="0" w:after="0" w:line="300" w:lineRule="auto"/>
        <w:rPr>
          <w:rFonts w:eastAsia="Segoe UI" w:cs="Segoe UI"/>
          <w:szCs w:val="20"/>
        </w:rPr>
      </w:pPr>
      <w:r w:rsidRPr="00004480">
        <w:rPr>
          <w:rFonts w:eastAsia="Segoe UI" w:cs="Segoe UI"/>
          <w:szCs w:val="20"/>
        </w:rPr>
        <w:t xml:space="preserve">Trainers will participate in </w:t>
      </w:r>
      <w:r w:rsidRPr="00004480">
        <w:rPr>
          <w:rFonts w:eastAsia="Segoe UI" w:cs="Segoe UI"/>
          <w:b/>
          <w:szCs w:val="20"/>
        </w:rPr>
        <w:t>alignment sessions and dry runs,</w:t>
      </w:r>
    </w:p>
    <w:p w14:paraId="6C5B4D66" w14:textId="77777777" w:rsidR="00DD40DB" w:rsidRPr="00004480" w:rsidRDefault="00DD40DB" w:rsidP="001B66AD">
      <w:pPr>
        <w:numPr>
          <w:ilvl w:val="0"/>
          <w:numId w:val="37"/>
        </w:numPr>
        <w:spacing w:before="0" w:after="0" w:line="300" w:lineRule="auto"/>
        <w:rPr>
          <w:rFonts w:eastAsia="Segoe UI" w:cs="Segoe UI"/>
          <w:szCs w:val="20"/>
        </w:rPr>
      </w:pPr>
      <w:r w:rsidRPr="00004480">
        <w:rPr>
          <w:rFonts w:eastAsia="Segoe UI" w:cs="Segoe UI"/>
          <w:szCs w:val="20"/>
        </w:rPr>
        <w:t>Feedback loops will be established to continuously improve materials and delivery</w:t>
      </w:r>
    </w:p>
    <w:p w14:paraId="05B52BB5" w14:textId="77777777" w:rsidR="00DD40DB" w:rsidRPr="00004480" w:rsidRDefault="00DD40DB" w:rsidP="00DD40DB">
      <w:pPr>
        <w:spacing w:before="0" w:after="0" w:line="300" w:lineRule="auto"/>
      </w:pPr>
    </w:p>
    <w:p w14:paraId="125A76BA" w14:textId="6C319D31" w:rsidR="00DD40DB" w:rsidRPr="00004480" w:rsidRDefault="00DD40DB" w:rsidP="00A02867">
      <w:pPr>
        <w:pStyle w:val="Heading4"/>
        <w:rPr>
          <w:rFonts w:cs="Times New Roman"/>
          <w:lang w:eastAsia="en-US"/>
        </w:rPr>
      </w:pPr>
      <w:r w:rsidRPr="001048BA">
        <w:t>Training Strategy Components</w:t>
      </w:r>
    </w:p>
    <w:p w14:paraId="33898B59" w14:textId="77777777" w:rsidR="00DD40DB" w:rsidRPr="00871F84" w:rsidRDefault="00DD40DB" w:rsidP="00DD40DB">
      <w:pPr>
        <w:spacing w:before="210" w:after="210" w:line="300" w:lineRule="auto"/>
      </w:pPr>
      <w:r w:rsidRPr="00BC0580">
        <w:rPr>
          <w:rFonts w:eastAsia="Segoe UI" w:cs="Segoe UI"/>
          <w:szCs w:val="20"/>
        </w:rPr>
        <w:t>The training strategy will be structured around the following core components:</w:t>
      </w:r>
    </w:p>
    <w:p w14:paraId="3EB39DA3" w14:textId="77777777" w:rsidR="00DD40DB" w:rsidRPr="00BC0580" w:rsidRDefault="00DD40DB" w:rsidP="001B66AD">
      <w:pPr>
        <w:pStyle w:val="ListParagraph"/>
        <w:numPr>
          <w:ilvl w:val="0"/>
          <w:numId w:val="29"/>
        </w:numPr>
        <w:spacing w:before="0" w:after="0" w:line="300" w:lineRule="auto"/>
        <w:rPr>
          <w:rFonts w:eastAsia="Segoe UI" w:cs="Segoe UI"/>
        </w:rPr>
      </w:pPr>
      <w:r w:rsidRPr="00BC0580">
        <w:rPr>
          <w:rFonts w:eastAsia="Segoe UI" w:cs="Segoe UI"/>
          <w:b/>
        </w:rPr>
        <w:t>Training Needs Analysis:</w:t>
      </w:r>
      <w:r w:rsidRPr="00BC0580">
        <w:rPr>
          <w:rFonts w:eastAsia="Segoe UI" w:cs="Segoe UI"/>
        </w:rPr>
        <w:t xml:space="preserve"> identify impacted roles, skill gaps and training requirements by work package and user group</w:t>
      </w:r>
      <w:r>
        <w:rPr>
          <w:rFonts w:eastAsia="Segoe UI" w:cs="Segoe UI"/>
        </w:rPr>
        <w:t xml:space="preserve">, with an iterative approach allowing refinement as additional detail becomes available. </w:t>
      </w:r>
    </w:p>
    <w:p w14:paraId="0BB35AEC" w14:textId="77777777" w:rsidR="00DD40DB" w:rsidRPr="00BC0580" w:rsidRDefault="00DD40DB" w:rsidP="001B66AD">
      <w:pPr>
        <w:pStyle w:val="ListParagraph"/>
        <w:numPr>
          <w:ilvl w:val="0"/>
          <w:numId w:val="29"/>
        </w:numPr>
        <w:spacing w:before="0" w:after="0" w:line="300" w:lineRule="auto"/>
        <w:rPr>
          <w:rFonts w:eastAsia="Segoe UI" w:cs="Segoe UI"/>
        </w:rPr>
      </w:pPr>
      <w:r w:rsidRPr="00BC0580">
        <w:rPr>
          <w:rFonts w:eastAsia="Segoe UI" w:cs="Segoe UI"/>
          <w:b/>
        </w:rPr>
        <w:t>Curriculum Design:</w:t>
      </w:r>
      <w:r w:rsidRPr="00BC0580">
        <w:rPr>
          <w:rFonts w:eastAsia="Segoe UI" w:cs="Segoe UI"/>
        </w:rPr>
        <w:t xml:space="preserve"> define learning journeys, modules and delivery formats</w:t>
      </w:r>
      <w:r>
        <w:rPr>
          <w:rFonts w:eastAsia="Segoe UI" w:cs="Segoe UI"/>
        </w:rPr>
        <w:t>,</w:t>
      </w:r>
    </w:p>
    <w:p w14:paraId="7AB3C801" w14:textId="77777777" w:rsidR="00DD40DB" w:rsidRPr="00BC0580" w:rsidRDefault="00DD40DB" w:rsidP="001B66AD">
      <w:pPr>
        <w:pStyle w:val="ListParagraph"/>
        <w:numPr>
          <w:ilvl w:val="0"/>
          <w:numId w:val="29"/>
        </w:numPr>
        <w:spacing w:before="0" w:after="0" w:line="300" w:lineRule="auto"/>
        <w:rPr>
          <w:rFonts w:eastAsia="Segoe UI" w:cs="Segoe UI"/>
        </w:rPr>
      </w:pPr>
      <w:r w:rsidRPr="00BC0580">
        <w:rPr>
          <w:rFonts w:eastAsia="Segoe UI" w:cs="Segoe UI"/>
          <w:b/>
        </w:rPr>
        <w:t>Standardised Materials:</w:t>
      </w:r>
      <w:r w:rsidRPr="00BC0580">
        <w:rPr>
          <w:rFonts w:eastAsia="Segoe UI" w:cs="Segoe UI"/>
        </w:rPr>
        <w:t xml:space="preserve"> develop reusable training assets, job aids, runbooks and support materials</w:t>
      </w:r>
      <w:r>
        <w:rPr>
          <w:rFonts w:eastAsia="Segoe UI" w:cs="Segoe UI"/>
        </w:rPr>
        <w:t>,</w:t>
      </w:r>
    </w:p>
    <w:p w14:paraId="5E0CB803" w14:textId="77777777" w:rsidR="00DD40DB" w:rsidRPr="00BC0580" w:rsidRDefault="00DD40DB" w:rsidP="001B66AD">
      <w:pPr>
        <w:pStyle w:val="ListParagraph"/>
        <w:numPr>
          <w:ilvl w:val="0"/>
          <w:numId w:val="29"/>
        </w:numPr>
        <w:spacing w:before="0" w:after="0" w:line="300" w:lineRule="auto"/>
        <w:rPr>
          <w:rFonts w:eastAsia="Segoe UI" w:cs="Segoe UI"/>
        </w:rPr>
      </w:pPr>
      <w:r w:rsidRPr="00BC0580">
        <w:rPr>
          <w:rFonts w:eastAsia="Segoe UI" w:cs="Segoe UI"/>
          <w:b/>
        </w:rPr>
        <w:t xml:space="preserve">Train-the-Trainer </w:t>
      </w:r>
      <w:r>
        <w:rPr>
          <w:rFonts w:eastAsia="Segoe UI" w:cs="Segoe UI"/>
          <w:b/>
        </w:rPr>
        <w:t xml:space="preserve">Preparation and </w:t>
      </w:r>
      <w:r w:rsidRPr="00BC0580">
        <w:rPr>
          <w:rFonts w:eastAsia="Segoe UI" w:cs="Segoe UI"/>
          <w:b/>
        </w:rPr>
        <w:t>Delivery:</w:t>
      </w:r>
      <w:r w:rsidRPr="00BC0580">
        <w:rPr>
          <w:rFonts w:eastAsia="Segoe UI" w:cs="Segoe UI"/>
        </w:rPr>
        <w:t xml:space="preserve"> prepare internal trainers and ambassadors to support rollout</w:t>
      </w:r>
      <w:r>
        <w:rPr>
          <w:rFonts w:eastAsia="Segoe UI" w:cs="Segoe UI"/>
        </w:rPr>
        <w:t>,</w:t>
      </w:r>
    </w:p>
    <w:p w14:paraId="28FC296D" w14:textId="77777777" w:rsidR="00DD40DB" w:rsidRPr="00871F84" w:rsidRDefault="00DD40DB" w:rsidP="001B66AD">
      <w:pPr>
        <w:pStyle w:val="ListParagraph"/>
        <w:numPr>
          <w:ilvl w:val="0"/>
          <w:numId w:val="29"/>
        </w:numPr>
        <w:spacing w:before="0" w:after="0" w:line="300" w:lineRule="auto"/>
      </w:pPr>
      <w:r w:rsidRPr="00BC0580">
        <w:rPr>
          <w:rFonts w:eastAsia="Segoe UI" w:cs="Segoe UI"/>
          <w:b/>
        </w:rPr>
        <w:t xml:space="preserve">Feedback and Effectiveness </w:t>
      </w:r>
      <w:r w:rsidRPr="007B0450">
        <w:rPr>
          <w:rFonts w:eastAsia="Segoe UI" w:cs="Segoe UI"/>
          <w:b/>
        </w:rPr>
        <w:t>M</w:t>
      </w:r>
      <w:r>
        <w:rPr>
          <w:rFonts w:eastAsia="Segoe UI" w:cs="Segoe UI"/>
          <w:b/>
        </w:rPr>
        <w:t>echanisms</w:t>
      </w:r>
      <w:r w:rsidRPr="00BC0580">
        <w:rPr>
          <w:rFonts w:eastAsia="Segoe UI" w:cs="Segoe UI"/>
          <w:b/>
        </w:rPr>
        <w:t>:</w:t>
      </w:r>
      <w:r w:rsidRPr="00BC0580">
        <w:rPr>
          <w:rFonts w:eastAsia="Segoe UI" w:cs="Segoe UI"/>
        </w:rPr>
        <w:t xml:space="preserve"> capture user feedback, confidence levels and adoption indicators to refine training content and support</w:t>
      </w:r>
      <w:r>
        <w:rPr>
          <w:rFonts w:eastAsia="Segoe UI" w:cs="Segoe UI"/>
        </w:rPr>
        <w:t>.</w:t>
      </w:r>
    </w:p>
    <w:p w14:paraId="6CCE085F" w14:textId="0CC308EB" w:rsidR="00DD40DB" w:rsidRPr="007232D7" w:rsidRDefault="008C071A" w:rsidP="00480101">
      <w:pPr>
        <w:pStyle w:val="Heading3"/>
      </w:pPr>
      <w:bookmarkStart w:id="264" w:name="_Toc231251456"/>
      <w:bookmarkStart w:id="265" w:name="_Toc231276486"/>
      <w:r w:rsidRPr="001048BA">
        <w:rPr>
          <w:rFonts w:eastAsia="Arial"/>
        </w:rPr>
        <w:t>6.6.</w:t>
      </w:r>
      <w:r w:rsidR="006368BC" w:rsidRPr="001048BA">
        <w:rPr>
          <w:rFonts w:eastAsia="Arial"/>
        </w:rPr>
        <w:t>1.8</w:t>
      </w:r>
      <w:r w:rsidR="00DD40DB" w:rsidRPr="001048BA">
        <w:rPr>
          <w:rFonts w:eastAsia="Arial"/>
        </w:rPr>
        <w:t xml:space="preserve"> </w:t>
      </w:r>
      <w:r w:rsidR="00DD40DB" w:rsidRPr="007232D7">
        <w:t>Business Readiness and Adoption</w:t>
      </w:r>
      <w:bookmarkEnd w:id="264"/>
      <w:bookmarkEnd w:id="265"/>
    </w:p>
    <w:p w14:paraId="3724132F" w14:textId="77777777" w:rsidR="00DD40DB" w:rsidRPr="00871F84" w:rsidRDefault="00DD40DB" w:rsidP="00DD40DB">
      <w:pPr>
        <w:spacing w:before="210" w:after="210" w:line="300" w:lineRule="auto"/>
      </w:pPr>
      <w:r w:rsidRPr="00BC0580">
        <w:rPr>
          <w:rFonts w:eastAsia="Segoe UI" w:cs="Segoe UI"/>
          <w:szCs w:val="20"/>
        </w:rPr>
        <w:t xml:space="preserve">Business readiness and adoption measurement will be embedded throughout the change and training approach. This will help Tuatahi assess whether impacted teams are ready to transition, whether training has been effective, and whether new ways of working are being adopted in </w:t>
      </w:r>
      <w:commentRangeStart w:id="266"/>
      <w:r w:rsidRPr="00BC0580">
        <w:rPr>
          <w:rFonts w:eastAsia="Segoe UI" w:cs="Segoe UI"/>
          <w:szCs w:val="20"/>
        </w:rPr>
        <w:t>practice</w:t>
      </w:r>
      <w:commentRangeEnd w:id="266"/>
      <w:r w:rsidRPr="00BC0580">
        <w:rPr>
          <w:rStyle w:val="CommentReference"/>
          <w:rFonts w:eastAsia="Segoe UI" w:cs="Segoe UI"/>
          <w:sz w:val="20"/>
          <w:szCs w:val="20"/>
        </w:rPr>
        <w:commentReference w:id="266"/>
      </w:r>
      <w:r w:rsidRPr="00BC0580">
        <w:rPr>
          <w:rFonts w:eastAsia="Segoe UI" w:cs="Segoe UI"/>
          <w:szCs w:val="20"/>
        </w:rPr>
        <w:t>.</w:t>
      </w:r>
      <w:r>
        <w:rPr>
          <w:rFonts w:eastAsia="Segoe UI" w:cs="Segoe UI"/>
          <w:szCs w:val="20"/>
        </w:rPr>
        <w:t xml:space="preserve"> Business readiness will be tracked progressively against delivery milestones, with clearly defined readiness criteria aligned to each release or work package. Assessments will consider multiple dimensions including people capability, processes, training completion, communications effectiveness and operational procedures, ensuring a holistic view of readiness. This structured approach will enable Tuatahi to make informed go/no-go decisions based on evidence, ensuring that solution delivery and adoption are appropriately aligned and risks are proactively managed. </w:t>
      </w:r>
    </w:p>
    <w:p w14:paraId="7E00B07C" w14:textId="47354D94" w:rsidR="00DD40DB" w:rsidRPr="007232D7" w:rsidRDefault="00DD40DB" w:rsidP="0095444E">
      <w:pPr>
        <w:pStyle w:val="Heading3CG"/>
        <w:rPr>
          <w:rFonts w:cs="Times New Roman"/>
          <w:szCs w:val="20"/>
          <w:lang w:eastAsia="en-US"/>
        </w:rPr>
      </w:pPr>
      <w:bookmarkStart w:id="268" w:name="_Toc231251457"/>
      <w:bookmarkStart w:id="269" w:name="_Toc231276487"/>
      <w:r w:rsidRPr="007232D7">
        <w:t xml:space="preserve">Training </w:t>
      </w:r>
      <w:r w:rsidRPr="007232D7">
        <w:rPr>
          <w:rFonts w:cs="Times New Roman"/>
          <w:szCs w:val="20"/>
          <w:lang w:eastAsia="en-US"/>
        </w:rPr>
        <w:t>Needs Overview</w:t>
      </w:r>
      <w:bookmarkEnd w:id="268"/>
      <w:bookmarkEnd w:id="269"/>
      <w:r w:rsidRPr="007232D7">
        <w:rPr>
          <w:rFonts w:cs="Times New Roman"/>
          <w:szCs w:val="20"/>
          <w:lang w:eastAsia="en-US"/>
        </w:rPr>
        <w:t xml:space="preserve"> </w:t>
      </w:r>
    </w:p>
    <w:p w14:paraId="7B7F9102" w14:textId="77777777" w:rsidR="00DD40DB" w:rsidRPr="00004480" w:rsidRDefault="00DD40DB" w:rsidP="00DD40DB">
      <w:pPr>
        <w:rPr>
          <w:rFonts w:eastAsia="Arial"/>
        </w:rPr>
      </w:pPr>
      <w:r w:rsidRPr="00004480">
        <w:rPr>
          <w:rFonts w:eastAsia="Arial"/>
        </w:rPr>
        <w:t>The table below outlines the training requirements across each work package, reflecting the scale of process change, system interaction complexity and operational risk introduced by the transformation. Training impact levels have been assessed based on the degree of change to day-to-day activities, the criticality of decision-making points and the level of user confidence required at go-live to avoid operational disruption.</w:t>
      </w:r>
    </w:p>
    <w:p w14:paraId="67EB059E" w14:textId="77777777" w:rsidR="00DD40DB" w:rsidRPr="00004480" w:rsidRDefault="00DD40DB" w:rsidP="00DD40DB">
      <w:pPr>
        <w:rPr>
          <w:rFonts w:eastAsia="Arial"/>
        </w:rPr>
      </w:pPr>
    </w:p>
    <w:p w14:paraId="3E435D09" w14:textId="77777777" w:rsidR="00DD40DB" w:rsidRPr="001048BA" w:rsidRDefault="00DD40DB" w:rsidP="00503D90">
      <w:pPr>
        <w:pStyle w:val="Heading4"/>
      </w:pPr>
      <w:r w:rsidRPr="001048BA">
        <w:t xml:space="preserve">Training Impact Legend: </w:t>
      </w:r>
    </w:p>
    <w:p w14:paraId="3954E58E" w14:textId="77777777" w:rsidR="00DD40DB" w:rsidRPr="00004480" w:rsidRDefault="00DD40DB" w:rsidP="00DD40DB">
      <w:pPr>
        <w:rPr>
          <w:rFonts w:eastAsia="Arial" w:cs="Times New Roman"/>
          <w:b/>
          <w:color w:val="000000" w:themeColor="text1"/>
          <w:szCs w:val="22"/>
        </w:rPr>
      </w:pPr>
    </w:p>
    <w:p w14:paraId="08F756C6" w14:textId="77777777" w:rsidR="00DD40DB" w:rsidRPr="00004480" w:rsidRDefault="00DD40DB" w:rsidP="00446A85">
      <w:pPr>
        <w:pStyle w:val="ListParagraph"/>
        <w:numPr>
          <w:ilvl w:val="0"/>
          <w:numId w:val="43"/>
        </w:numPr>
        <w:rPr>
          <w:rFonts w:eastAsia="Arial"/>
          <w:b/>
          <w:color w:val="000000" w:themeColor="text1"/>
          <w:szCs w:val="22"/>
        </w:rPr>
      </w:pPr>
      <w:r w:rsidRPr="00004480">
        <w:rPr>
          <w:rFonts w:eastAsia="Arial"/>
          <w:b/>
          <w:color w:val="000000" w:themeColor="text1"/>
          <w:szCs w:val="22"/>
        </w:rPr>
        <w:t xml:space="preserve">High training requirement: </w:t>
      </w:r>
      <w:r w:rsidRPr="00004480">
        <w:rPr>
          <w:rFonts w:eastAsia="Arial"/>
          <w:color w:val="000000" w:themeColor="text1"/>
          <w:szCs w:val="22"/>
        </w:rPr>
        <w:t>S</w:t>
      </w:r>
      <w:r w:rsidRPr="00067094">
        <w:rPr>
          <w:rFonts w:eastAsia="Segoe UI" w:cs="Segoe UI"/>
        </w:rPr>
        <w:t>ig</w:t>
      </w:r>
      <w:r w:rsidRPr="009545C7">
        <w:rPr>
          <w:rFonts w:eastAsia="Segoe UI" w:cs="Segoe UI"/>
        </w:rPr>
        <w:t>nificant change to core processes, roles, and decision points. Users must understand new workflows, system interactions, and exception handling. Errors carry a high operational and financial risk, requiring hands-on, scenario-based training rather than simple awareness.</w:t>
      </w:r>
    </w:p>
    <w:p w14:paraId="13C8A9C6" w14:textId="77777777" w:rsidR="00DD40DB" w:rsidRPr="00004480" w:rsidRDefault="00DD40DB" w:rsidP="00446A85">
      <w:pPr>
        <w:pStyle w:val="ListParagraph"/>
        <w:numPr>
          <w:ilvl w:val="0"/>
          <w:numId w:val="43"/>
        </w:numPr>
        <w:rPr>
          <w:rFonts w:eastAsia="Arial"/>
          <w:b/>
          <w:color w:val="000000" w:themeColor="text1"/>
          <w:szCs w:val="22"/>
        </w:rPr>
      </w:pPr>
      <w:r w:rsidRPr="00004480">
        <w:rPr>
          <w:rFonts w:eastAsia="Arial"/>
          <w:b/>
          <w:color w:val="000000" w:themeColor="text1"/>
          <w:szCs w:val="22"/>
        </w:rPr>
        <w:t xml:space="preserve">Medium-High training requirement: </w:t>
      </w:r>
      <w:r w:rsidRPr="00067094">
        <w:rPr>
          <w:rFonts w:eastAsia="Segoe UI" w:cs="Segoe UI"/>
        </w:rPr>
        <w:t>Impacts multiple teams and handoffs, with role-specific variations. Users need clarity on responsibilities, workflow routing, and escalation paths. Targeted hands-on training is required for some groups, depending on system and process changes.</w:t>
      </w:r>
    </w:p>
    <w:p w14:paraId="1425BB1E" w14:textId="77777777" w:rsidR="00DD40DB" w:rsidRPr="00004480" w:rsidRDefault="00DD40DB" w:rsidP="00446A85">
      <w:pPr>
        <w:pStyle w:val="ListParagraph"/>
        <w:numPr>
          <w:ilvl w:val="0"/>
          <w:numId w:val="43"/>
        </w:numPr>
        <w:rPr>
          <w:rFonts w:eastAsia="Arial"/>
          <w:b/>
          <w:color w:val="000000" w:themeColor="text1"/>
          <w:szCs w:val="22"/>
        </w:rPr>
      </w:pPr>
      <w:r w:rsidRPr="00004480">
        <w:rPr>
          <w:rFonts w:eastAsia="Arial"/>
          <w:b/>
          <w:color w:val="000000" w:themeColor="text1"/>
          <w:szCs w:val="22"/>
        </w:rPr>
        <w:t xml:space="preserve">Medium / Role-based training requirement: </w:t>
      </w:r>
      <w:r w:rsidRPr="00BA1785">
        <w:rPr>
          <w:rFonts w:eastAsia="Segoe UI" w:cs="Segoe UI"/>
        </w:rPr>
        <w:t>Changes are focused on specific user groups or system interactions. Training can be tailored by role, with emphasis on navigation, data inputs/outputs, and reporting responsibilities. Lower operational risk than core transaction processes.</w:t>
      </w:r>
    </w:p>
    <w:p w14:paraId="06882B7E" w14:textId="77777777" w:rsidR="00DD40DB" w:rsidRPr="00004480" w:rsidRDefault="00DD40DB" w:rsidP="00446A85">
      <w:pPr>
        <w:pStyle w:val="ListParagraph"/>
        <w:numPr>
          <w:ilvl w:val="0"/>
          <w:numId w:val="43"/>
        </w:numPr>
        <w:rPr>
          <w:rFonts w:eastAsia="Arial"/>
          <w:b/>
          <w:color w:val="000000" w:themeColor="text1"/>
          <w:szCs w:val="22"/>
        </w:rPr>
      </w:pPr>
      <w:r w:rsidRPr="00004480">
        <w:rPr>
          <w:rFonts w:eastAsia="Arial"/>
          <w:b/>
          <w:color w:val="000000" w:themeColor="text1"/>
          <w:szCs w:val="22"/>
        </w:rPr>
        <w:t xml:space="preserve">Low – Medium / specialist training requirement: </w:t>
      </w:r>
      <w:r w:rsidRPr="006B27EA">
        <w:rPr>
          <w:rFonts w:eastAsia="Segoe UI" w:cs="Segoe UI"/>
        </w:rPr>
        <w:t>Impacts a smaller, specialist user group. Training is technical and focused on tool usage, data updates, and governance. Lower user volume, but accuracy remains important. Can be delivered through SME-led sessions or targeted walkthroughs.</w:t>
      </w:r>
    </w:p>
    <w:p w14:paraId="30F94017" w14:textId="77777777" w:rsidR="00DD40DB" w:rsidRPr="00004480" w:rsidRDefault="00DD40DB" w:rsidP="00DD40DB">
      <w:pPr>
        <w:rPr>
          <w:rFonts w:eastAsia="Arial" w:cs="Times New Roman"/>
          <w:b/>
          <w:color w:val="000000" w:themeColor="text1"/>
          <w:szCs w:val="22"/>
        </w:rPr>
      </w:pPr>
    </w:p>
    <w:tbl>
      <w:tblPr>
        <w:tblW w:w="5000" w:type="pct"/>
        <w:tblCellMar>
          <w:left w:w="0" w:type="dxa"/>
          <w:right w:w="0" w:type="dxa"/>
        </w:tblCellMar>
        <w:tblLook w:val="0420" w:firstRow="1" w:lastRow="0" w:firstColumn="0" w:lastColumn="0" w:noHBand="0" w:noVBand="1"/>
      </w:tblPr>
      <w:tblGrid>
        <w:gridCol w:w="471"/>
        <w:gridCol w:w="1436"/>
        <w:gridCol w:w="1245"/>
        <w:gridCol w:w="5868"/>
      </w:tblGrid>
      <w:tr w:rsidR="00DD40DB" w:rsidRPr="007232D7" w14:paraId="290D9F79" w14:textId="77777777" w:rsidTr="000760F9">
        <w:trPr>
          <w:tblHeader/>
        </w:trPr>
        <w:tc>
          <w:tcPr>
            <w:tcW w:w="205" w:type="pct"/>
            <w:tcBorders>
              <w:right w:val="single" w:sz="4" w:space="0" w:color="D0CECE" w:themeColor="background2" w:themeShade="E6"/>
            </w:tcBorders>
            <w:shd w:val="clear" w:color="auto" w:fill="0058AB"/>
            <w:tcMar>
              <w:top w:w="72" w:type="dxa"/>
              <w:left w:w="144" w:type="dxa"/>
              <w:bottom w:w="72" w:type="dxa"/>
              <w:right w:w="144" w:type="dxa"/>
            </w:tcMar>
            <w:hideMark/>
          </w:tcPr>
          <w:p w14:paraId="651C787D" w14:textId="77777777" w:rsidR="00DD40DB" w:rsidRPr="007232D7" w:rsidRDefault="00DD40DB">
            <w:pPr>
              <w:rPr>
                <w:color w:val="FFFFFF" w:themeColor="background1"/>
                <w:sz w:val="18"/>
                <w:szCs w:val="18"/>
              </w:rPr>
            </w:pPr>
            <w:r w:rsidRPr="007232D7">
              <w:rPr>
                <w:b/>
                <w:color w:val="FFFFFF" w:themeColor="background1"/>
                <w:sz w:val="18"/>
                <w:szCs w:val="18"/>
              </w:rPr>
              <w:t>#</w:t>
            </w:r>
          </w:p>
        </w:tc>
        <w:tc>
          <w:tcPr>
            <w:tcW w:w="815" w:type="pct"/>
            <w:tcBorders>
              <w:left w:val="single" w:sz="4" w:space="0" w:color="D0CECE" w:themeColor="background2" w:themeShade="E6"/>
              <w:right w:val="single" w:sz="4" w:space="0" w:color="D0CECE" w:themeColor="background2" w:themeShade="E6"/>
            </w:tcBorders>
            <w:shd w:val="clear" w:color="auto" w:fill="0058AB"/>
            <w:tcMar>
              <w:top w:w="72" w:type="dxa"/>
              <w:left w:w="144" w:type="dxa"/>
              <w:bottom w:w="72" w:type="dxa"/>
              <w:right w:w="144" w:type="dxa"/>
            </w:tcMar>
            <w:hideMark/>
          </w:tcPr>
          <w:p w14:paraId="10472DDA" w14:textId="77777777" w:rsidR="00DD40DB" w:rsidRPr="007232D7" w:rsidRDefault="00DD40DB">
            <w:pPr>
              <w:rPr>
                <w:color w:val="FFFFFF" w:themeColor="background1"/>
                <w:sz w:val="18"/>
                <w:szCs w:val="18"/>
              </w:rPr>
            </w:pPr>
            <w:r w:rsidRPr="007232D7">
              <w:rPr>
                <w:b/>
                <w:color w:val="FFFFFF" w:themeColor="background1"/>
                <w:sz w:val="18"/>
                <w:szCs w:val="18"/>
              </w:rPr>
              <w:t>Work Package</w:t>
            </w:r>
          </w:p>
        </w:tc>
        <w:tc>
          <w:tcPr>
            <w:tcW w:w="709" w:type="pct"/>
            <w:tcBorders>
              <w:left w:val="single" w:sz="4" w:space="0" w:color="D0CECE" w:themeColor="background2" w:themeShade="E6"/>
              <w:right w:val="single" w:sz="4" w:space="0" w:color="D0CECE" w:themeColor="background2" w:themeShade="E6"/>
            </w:tcBorders>
            <w:shd w:val="clear" w:color="auto" w:fill="0058AB"/>
            <w:tcMar>
              <w:top w:w="72" w:type="dxa"/>
              <w:left w:w="144" w:type="dxa"/>
              <w:bottom w:w="72" w:type="dxa"/>
              <w:right w:w="144" w:type="dxa"/>
            </w:tcMar>
            <w:hideMark/>
          </w:tcPr>
          <w:p w14:paraId="15B6C0E4" w14:textId="77777777" w:rsidR="00DD40DB" w:rsidRPr="007232D7" w:rsidRDefault="00DD40DB">
            <w:pPr>
              <w:rPr>
                <w:color w:val="FFFFFF" w:themeColor="background1"/>
                <w:sz w:val="18"/>
                <w:szCs w:val="18"/>
              </w:rPr>
            </w:pPr>
            <w:r w:rsidRPr="007232D7">
              <w:rPr>
                <w:b/>
                <w:color w:val="FFFFFF" w:themeColor="background1"/>
                <w:sz w:val="18"/>
                <w:szCs w:val="18"/>
              </w:rPr>
              <w:t>High-Level Training Needs Assessment</w:t>
            </w:r>
          </w:p>
        </w:tc>
        <w:tc>
          <w:tcPr>
            <w:tcW w:w="3271" w:type="pct"/>
            <w:tcBorders>
              <w:left w:val="single" w:sz="4" w:space="0" w:color="D0CECE" w:themeColor="background2" w:themeShade="E6"/>
            </w:tcBorders>
            <w:shd w:val="clear" w:color="auto" w:fill="0058AB"/>
            <w:tcMar>
              <w:top w:w="72" w:type="dxa"/>
              <w:left w:w="144" w:type="dxa"/>
              <w:bottom w:w="72" w:type="dxa"/>
              <w:right w:w="144" w:type="dxa"/>
            </w:tcMar>
            <w:hideMark/>
          </w:tcPr>
          <w:p w14:paraId="1F12A340" w14:textId="77777777" w:rsidR="00DD40DB" w:rsidRPr="007232D7" w:rsidRDefault="00DD40DB">
            <w:pPr>
              <w:rPr>
                <w:color w:val="FFFFFF" w:themeColor="background1"/>
                <w:sz w:val="18"/>
                <w:szCs w:val="18"/>
              </w:rPr>
            </w:pPr>
            <w:r w:rsidRPr="007232D7">
              <w:rPr>
                <w:b/>
                <w:color w:val="FFFFFF" w:themeColor="background1"/>
                <w:sz w:val="18"/>
                <w:szCs w:val="18"/>
              </w:rPr>
              <w:t>Training Key Focus</w:t>
            </w:r>
          </w:p>
        </w:tc>
      </w:tr>
      <w:tr w:rsidR="00DD40DB" w:rsidRPr="007232D7" w14:paraId="16A5CFB7" w14:textId="77777777" w:rsidTr="00B70D9F">
        <w:trPr>
          <w:trHeight w:val="380"/>
        </w:trPr>
        <w:tc>
          <w:tcPr>
            <w:tcW w:w="205" w:type="pct"/>
            <w:tcBorders>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AABBAE7" w14:textId="77777777" w:rsidR="00DD40DB" w:rsidRPr="007232D7" w:rsidRDefault="00DD40DB">
            <w:pPr>
              <w:rPr>
                <w:sz w:val="18"/>
                <w:szCs w:val="18"/>
              </w:rPr>
            </w:pPr>
            <w:r w:rsidRPr="007232D7">
              <w:rPr>
                <w:b/>
                <w:sz w:val="18"/>
                <w:szCs w:val="18"/>
              </w:rPr>
              <w:t>1</w:t>
            </w:r>
          </w:p>
        </w:tc>
        <w:tc>
          <w:tcPr>
            <w:tcW w:w="815" w:type="pct"/>
            <w:tcBorders>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92DF081" w14:textId="77777777" w:rsidR="00DD40DB" w:rsidRPr="007232D7" w:rsidRDefault="00DD40DB">
            <w:pPr>
              <w:jc w:val="left"/>
              <w:rPr>
                <w:sz w:val="18"/>
                <w:szCs w:val="18"/>
              </w:rPr>
            </w:pPr>
            <w:r w:rsidRPr="007232D7">
              <w:rPr>
                <w:sz w:val="18"/>
                <w:szCs w:val="18"/>
              </w:rPr>
              <w:t>Centralised catalogues and party manager</w:t>
            </w:r>
          </w:p>
        </w:tc>
        <w:tc>
          <w:tcPr>
            <w:tcW w:w="709" w:type="pct"/>
            <w:tcBorders>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27074BA" w14:textId="77777777" w:rsidR="00DD40DB" w:rsidRPr="007232D7" w:rsidRDefault="00DD40DB">
            <w:pPr>
              <w:jc w:val="left"/>
              <w:rPr>
                <w:sz w:val="18"/>
                <w:szCs w:val="18"/>
              </w:rPr>
            </w:pPr>
            <w:r w:rsidRPr="007232D7">
              <w:rPr>
                <w:sz w:val="18"/>
                <w:szCs w:val="18"/>
              </w:rPr>
              <w:t>High</w:t>
            </w:r>
          </w:p>
        </w:tc>
        <w:tc>
          <w:tcPr>
            <w:tcW w:w="3271" w:type="pct"/>
            <w:tcBorders>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5F3B0B1D" w14:textId="77777777" w:rsidR="00DD40DB" w:rsidRPr="007232D7" w:rsidRDefault="00DD40DB" w:rsidP="00275D4E">
            <w:pPr>
              <w:numPr>
                <w:ilvl w:val="0"/>
                <w:numId w:val="245"/>
              </w:numPr>
              <w:ind w:left="470" w:hanging="357"/>
              <w:jc w:val="left"/>
              <w:rPr>
                <w:sz w:val="18"/>
                <w:szCs w:val="18"/>
              </w:rPr>
            </w:pPr>
            <w:r w:rsidRPr="007232D7">
              <w:rPr>
                <w:sz w:val="18"/>
                <w:szCs w:val="18"/>
              </w:rPr>
              <w:t>Catalogue navigation and usage</w:t>
            </w:r>
          </w:p>
          <w:p w14:paraId="77264800" w14:textId="77777777" w:rsidR="00DD40DB" w:rsidRPr="007232D7" w:rsidRDefault="00DD40DB" w:rsidP="00275D4E">
            <w:pPr>
              <w:numPr>
                <w:ilvl w:val="0"/>
                <w:numId w:val="245"/>
              </w:numPr>
              <w:ind w:left="470" w:hanging="357"/>
              <w:jc w:val="left"/>
              <w:rPr>
                <w:sz w:val="18"/>
                <w:szCs w:val="18"/>
              </w:rPr>
            </w:pPr>
            <w:r w:rsidRPr="007232D7">
              <w:rPr>
                <w:sz w:val="18"/>
                <w:szCs w:val="18"/>
              </w:rPr>
              <w:t>Product and service selection rules</w:t>
            </w:r>
          </w:p>
          <w:p w14:paraId="12A51A7E"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New ordering logic, terminology and “parlance” </w:t>
            </w:r>
          </w:p>
          <w:p w14:paraId="62F61C3A" w14:textId="77777777" w:rsidR="00DD40DB" w:rsidRPr="007232D7" w:rsidRDefault="00DD40DB" w:rsidP="00275D4E">
            <w:pPr>
              <w:numPr>
                <w:ilvl w:val="0"/>
                <w:numId w:val="245"/>
              </w:numPr>
              <w:ind w:left="470" w:hanging="357"/>
              <w:jc w:val="left"/>
              <w:rPr>
                <w:sz w:val="18"/>
                <w:szCs w:val="18"/>
              </w:rPr>
            </w:pPr>
            <w:r w:rsidRPr="007232D7">
              <w:rPr>
                <w:sz w:val="18"/>
                <w:szCs w:val="18"/>
              </w:rPr>
              <w:t>How catalogue changes impact order creation and downstream teams</w:t>
            </w:r>
          </w:p>
        </w:tc>
      </w:tr>
      <w:tr w:rsidR="00DD40DB" w:rsidRPr="007232D7" w14:paraId="4CB5840A" w14:textId="77777777" w:rsidTr="00B70D9F">
        <w:trPr>
          <w:trHeight w:val="380"/>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21E4F82" w14:textId="77777777" w:rsidR="00DD40DB" w:rsidRPr="007232D7" w:rsidRDefault="00DD40DB">
            <w:pPr>
              <w:rPr>
                <w:sz w:val="18"/>
                <w:szCs w:val="18"/>
              </w:rPr>
            </w:pPr>
            <w:r w:rsidRPr="007232D7">
              <w:rPr>
                <w:b/>
                <w:sz w:val="18"/>
                <w:szCs w:val="18"/>
              </w:rPr>
              <w:t>2</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FDD18A1" w14:textId="77777777" w:rsidR="00DD40DB" w:rsidRPr="007232D7" w:rsidRDefault="00DD40DB">
            <w:pPr>
              <w:jc w:val="left"/>
              <w:rPr>
                <w:sz w:val="18"/>
                <w:szCs w:val="18"/>
              </w:rPr>
            </w:pPr>
            <w:r w:rsidRPr="007232D7">
              <w:rPr>
                <w:sz w:val="18"/>
                <w:szCs w:val="18"/>
              </w:rPr>
              <w:t>Fibre ordering automation and fulfilment</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0068945" w14:textId="77777777" w:rsidR="00DD40DB" w:rsidRPr="007232D7" w:rsidRDefault="00DD40DB">
            <w:pPr>
              <w:jc w:val="left"/>
              <w:rPr>
                <w:sz w:val="18"/>
                <w:szCs w:val="18"/>
              </w:rPr>
            </w:pPr>
            <w:r w:rsidRPr="007232D7">
              <w:rPr>
                <w:sz w:val="18"/>
                <w:szCs w:val="18"/>
              </w:rPr>
              <w:t>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5CCD910"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End-to-end automated order lifecycle </w:t>
            </w:r>
          </w:p>
          <w:p w14:paraId="1EAFE8BF"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Workflow changes across order capture, fulfilment and completion </w:t>
            </w:r>
          </w:p>
          <w:p w14:paraId="5D80A820" w14:textId="77777777" w:rsidR="00DD40DB" w:rsidRPr="007232D7" w:rsidRDefault="00DD40DB" w:rsidP="00275D4E">
            <w:pPr>
              <w:numPr>
                <w:ilvl w:val="0"/>
                <w:numId w:val="245"/>
              </w:numPr>
              <w:ind w:left="470" w:hanging="357"/>
              <w:jc w:val="left"/>
              <w:rPr>
                <w:sz w:val="18"/>
                <w:szCs w:val="18"/>
              </w:rPr>
            </w:pPr>
            <w:r w:rsidRPr="007232D7">
              <w:rPr>
                <w:sz w:val="18"/>
                <w:szCs w:val="18"/>
              </w:rPr>
              <w:t>Exception handling and SLA monitoring</w:t>
            </w:r>
          </w:p>
          <w:p w14:paraId="2BBEAB11" w14:textId="77777777" w:rsidR="00DD40DB" w:rsidRPr="007232D7" w:rsidRDefault="00DD40DB" w:rsidP="00275D4E">
            <w:pPr>
              <w:numPr>
                <w:ilvl w:val="0"/>
                <w:numId w:val="245"/>
              </w:numPr>
              <w:ind w:left="470" w:hanging="357"/>
              <w:jc w:val="left"/>
              <w:rPr>
                <w:sz w:val="18"/>
                <w:szCs w:val="18"/>
              </w:rPr>
            </w:pPr>
            <w:r w:rsidRPr="007232D7">
              <w:rPr>
                <w:sz w:val="18"/>
                <w:szCs w:val="18"/>
              </w:rPr>
              <w:t>Interaction with automation tools and system-triggered workflows</w:t>
            </w:r>
          </w:p>
        </w:tc>
      </w:tr>
      <w:tr w:rsidR="00DD40DB" w:rsidRPr="007232D7" w14:paraId="198C3312" w14:textId="77777777" w:rsidTr="00B70D9F">
        <w:trPr>
          <w:trHeight w:val="720"/>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6A975DCE" w14:textId="77777777" w:rsidR="00DD40DB" w:rsidRPr="007232D7" w:rsidRDefault="00DD40DB">
            <w:pPr>
              <w:rPr>
                <w:sz w:val="18"/>
                <w:szCs w:val="18"/>
              </w:rPr>
            </w:pPr>
            <w:r w:rsidRPr="007232D7">
              <w:rPr>
                <w:b/>
                <w:sz w:val="18"/>
                <w:szCs w:val="18"/>
              </w:rPr>
              <w:t>3</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BF6906F" w14:textId="77777777" w:rsidR="00DD40DB" w:rsidRPr="007232D7" w:rsidRDefault="00DD40DB">
            <w:pPr>
              <w:jc w:val="left"/>
              <w:rPr>
                <w:sz w:val="18"/>
                <w:szCs w:val="18"/>
              </w:rPr>
            </w:pPr>
            <w:r w:rsidRPr="007232D7">
              <w:rPr>
                <w:sz w:val="18"/>
                <w:szCs w:val="18"/>
              </w:rPr>
              <w:t>RSP billing automation</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D0FE20B" w14:textId="77777777" w:rsidR="00DD40DB" w:rsidRPr="007232D7" w:rsidRDefault="00DD40DB">
            <w:pPr>
              <w:jc w:val="left"/>
              <w:rPr>
                <w:sz w:val="18"/>
                <w:szCs w:val="18"/>
              </w:rPr>
            </w:pPr>
            <w:r w:rsidRPr="007232D7">
              <w:rPr>
                <w:sz w:val="18"/>
                <w:szCs w:val="18"/>
              </w:rPr>
              <w:t>High / Specialist</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55F932A" w14:textId="77777777" w:rsidR="00DD40DB" w:rsidRPr="007232D7" w:rsidRDefault="00DD40DB" w:rsidP="00275D4E">
            <w:pPr>
              <w:numPr>
                <w:ilvl w:val="0"/>
                <w:numId w:val="245"/>
              </w:numPr>
              <w:ind w:left="470" w:hanging="357"/>
              <w:jc w:val="left"/>
              <w:rPr>
                <w:sz w:val="18"/>
                <w:szCs w:val="18"/>
              </w:rPr>
            </w:pPr>
            <w:r w:rsidRPr="007232D7">
              <w:rPr>
                <w:sz w:val="18"/>
                <w:szCs w:val="18"/>
              </w:rPr>
              <w:t>Overview of the recurring billing setup</w:t>
            </w:r>
          </w:p>
          <w:p w14:paraId="6E9DA3EC" w14:textId="77777777" w:rsidR="00DD40DB" w:rsidRPr="007232D7" w:rsidRDefault="00DD40DB" w:rsidP="00275D4E">
            <w:pPr>
              <w:numPr>
                <w:ilvl w:val="0"/>
                <w:numId w:val="245"/>
              </w:numPr>
              <w:ind w:left="470" w:hanging="357"/>
              <w:jc w:val="left"/>
              <w:rPr>
                <w:sz w:val="18"/>
                <w:szCs w:val="18"/>
              </w:rPr>
            </w:pPr>
            <w:r w:rsidRPr="007232D7">
              <w:rPr>
                <w:sz w:val="18"/>
                <w:szCs w:val="18"/>
              </w:rPr>
              <w:t>Creation/update/Termination of recurring billing contract</w:t>
            </w:r>
          </w:p>
          <w:p w14:paraId="30A683B4" w14:textId="77777777" w:rsidR="00DD40DB" w:rsidRPr="007232D7" w:rsidRDefault="00DD40DB" w:rsidP="00275D4E">
            <w:pPr>
              <w:numPr>
                <w:ilvl w:val="0"/>
                <w:numId w:val="245"/>
              </w:numPr>
              <w:ind w:left="470" w:hanging="357"/>
              <w:jc w:val="left"/>
              <w:rPr>
                <w:sz w:val="18"/>
                <w:szCs w:val="18"/>
              </w:rPr>
            </w:pPr>
            <w:r w:rsidRPr="007232D7">
              <w:rPr>
                <w:sz w:val="18"/>
                <w:szCs w:val="18"/>
              </w:rPr>
              <w:t>Validation of billing details</w:t>
            </w:r>
          </w:p>
          <w:p w14:paraId="7F176AAD" w14:textId="77777777" w:rsidR="00DD40DB" w:rsidRPr="007232D7" w:rsidRDefault="00DD40DB" w:rsidP="00275D4E">
            <w:pPr>
              <w:numPr>
                <w:ilvl w:val="0"/>
                <w:numId w:val="245"/>
              </w:numPr>
              <w:ind w:left="470" w:hanging="357"/>
              <w:jc w:val="left"/>
              <w:rPr>
                <w:sz w:val="18"/>
                <w:szCs w:val="18"/>
              </w:rPr>
            </w:pPr>
            <w:r w:rsidRPr="007232D7">
              <w:rPr>
                <w:sz w:val="18"/>
                <w:szCs w:val="18"/>
              </w:rPr>
              <w:t>Generation of invoice</w:t>
            </w:r>
          </w:p>
          <w:p w14:paraId="40646A54" w14:textId="77777777" w:rsidR="00DD40DB" w:rsidRPr="007232D7" w:rsidRDefault="00DD40DB" w:rsidP="00275D4E">
            <w:pPr>
              <w:numPr>
                <w:ilvl w:val="0"/>
                <w:numId w:val="245"/>
              </w:numPr>
              <w:ind w:left="470" w:hanging="357"/>
              <w:jc w:val="left"/>
              <w:rPr>
                <w:sz w:val="18"/>
                <w:szCs w:val="18"/>
              </w:rPr>
            </w:pPr>
            <w:r w:rsidRPr="007232D7">
              <w:rPr>
                <w:sz w:val="18"/>
                <w:szCs w:val="18"/>
              </w:rPr>
              <w:t>Validate the accounting transactions</w:t>
            </w:r>
          </w:p>
          <w:p w14:paraId="674FFF8A" w14:textId="77777777" w:rsidR="00DD40DB" w:rsidRPr="007232D7" w:rsidRDefault="00DD40DB" w:rsidP="00275D4E">
            <w:pPr>
              <w:numPr>
                <w:ilvl w:val="0"/>
                <w:numId w:val="245"/>
              </w:numPr>
              <w:ind w:left="470" w:hanging="357"/>
              <w:jc w:val="left"/>
              <w:rPr>
                <w:sz w:val="18"/>
                <w:szCs w:val="18"/>
              </w:rPr>
            </w:pPr>
            <w:r w:rsidRPr="007232D7">
              <w:rPr>
                <w:sz w:val="18"/>
                <w:szCs w:val="18"/>
              </w:rPr>
              <w:t>Validate Customer invoice</w:t>
            </w:r>
          </w:p>
          <w:p w14:paraId="030B47F9" w14:textId="77777777" w:rsidR="00DD40DB" w:rsidRPr="007232D7" w:rsidRDefault="00DD40DB" w:rsidP="00275D4E">
            <w:pPr>
              <w:numPr>
                <w:ilvl w:val="0"/>
                <w:numId w:val="245"/>
              </w:numPr>
              <w:ind w:left="470" w:hanging="357"/>
              <w:jc w:val="left"/>
              <w:rPr>
                <w:sz w:val="18"/>
                <w:szCs w:val="18"/>
              </w:rPr>
            </w:pPr>
            <w:r w:rsidRPr="007232D7">
              <w:rPr>
                <w:sz w:val="18"/>
                <w:szCs w:val="18"/>
              </w:rPr>
              <w:t>Validate customer account statement</w:t>
            </w:r>
          </w:p>
          <w:p w14:paraId="62D4D214" w14:textId="77777777" w:rsidR="00DD40DB" w:rsidRPr="007232D7" w:rsidRDefault="00DD40DB" w:rsidP="00275D4E">
            <w:pPr>
              <w:numPr>
                <w:ilvl w:val="0"/>
                <w:numId w:val="245"/>
              </w:numPr>
              <w:ind w:left="470" w:hanging="357"/>
              <w:jc w:val="left"/>
              <w:rPr>
                <w:sz w:val="18"/>
                <w:szCs w:val="18"/>
              </w:rPr>
            </w:pPr>
            <w:r w:rsidRPr="007232D7">
              <w:rPr>
                <w:sz w:val="18"/>
                <w:szCs w:val="18"/>
              </w:rPr>
              <w:t>Updating Billing status to service now (RSP Portal)</w:t>
            </w:r>
          </w:p>
        </w:tc>
      </w:tr>
      <w:tr w:rsidR="00DD40DB" w:rsidRPr="007232D7" w14:paraId="3BB13C15" w14:textId="77777777" w:rsidTr="00B70D9F">
        <w:trPr>
          <w:trHeight w:val="465"/>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28FEFF0" w14:textId="77777777" w:rsidR="00DD40DB" w:rsidRPr="007232D7" w:rsidRDefault="00DD40DB">
            <w:pPr>
              <w:rPr>
                <w:sz w:val="18"/>
                <w:szCs w:val="18"/>
              </w:rPr>
            </w:pPr>
            <w:r w:rsidRPr="007232D7">
              <w:rPr>
                <w:b/>
                <w:sz w:val="18"/>
                <w:szCs w:val="18"/>
              </w:rPr>
              <w:t>4</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56F49F15" w14:textId="77777777" w:rsidR="00DD40DB" w:rsidRPr="007232D7" w:rsidRDefault="00DD40DB">
            <w:pPr>
              <w:jc w:val="left"/>
              <w:rPr>
                <w:sz w:val="18"/>
                <w:szCs w:val="18"/>
              </w:rPr>
            </w:pPr>
            <w:r w:rsidRPr="007232D7">
              <w:rPr>
                <w:sz w:val="18"/>
                <w:szCs w:val="18"/>
              </w:rPr>
              <w:t>New RSP portal</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187BAC1" w14:textId="77777777" w:rsidR="00DD40DB" w:rsidRPr="007232D7" w:rsidRDefault="00DD40DB">
            <w:pPr>
              <w:jc w:val="left"/>
              <w:rPr>
                <w:sz w:val="18"/>
                <w:szCs w:val="18"/>
              </w:rPr>
            </w:pPr>
            <w:r w:rsidRPr="007232D7">
              <w:rPr>
                <w:sz w:val="18"/>
                <w:szCs w:val="18"/>
              </w:rPr>
              <w:t>Medium / Role-based</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F143496"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Portal navigation and role-based access </w:t>
            </w:r>
          </w:p>
          <w:p w14:paraId="55323A5B"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Data inputs and outputs </w:t>
            </w:r>
          </w:p>
          <w:p w14:paraId="02F58E87"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Reporting and visibility features </w:t>
            </w:r>
          </w:p>
          <w:p w14:paraId="21697FE0"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User responsibilities for maintaining accurate information </w:t>
            </w:r>
          </w:p>
          <w:p w14:paraId="675B7C02" w14:textId="77777777" w:rsidR="00DD40DB" w:rsidRPr="007232D7" w:rsidRDefault="00DD40DB" w:rsidP="00275D4E">
            <w:pPr>
              <w:numPr>
                <w:ilvl w:val="0"/>
                <w:numId w:val="245"/>
              </w:numPr>
              <w:ind w:left="470" w:hanging="357"/>
              <w:jc w:val="left"/>
              <w:rPr>
                <w:sz w:val="18"/>
                <w:szCs w:val="18"/>
              </w:rPr>
            </w:pPr>
            <w:r w:rsidRPr="007232D7">
              <w:rPr>
                <w:sz w:val="18"/>
                <w:szCs w:val="18"/>
              </w:rPr>
              <w:t>How portal activity interacts with internal workflows</w:t>
            </w:r>
          </w:p>
        </w:tc>
      </w:tr>
      <w:tr w:rsidR="00DD40DB" w:rsidRPr="007232D7" w14:paraId="35AF8DDB" w14:textId="77777777" w:rsidTr="00B70D9F">
        <w:trPr>
          <w:trHeight w:val="465"/>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195AC5ED" w14:textId="77777777" w:rsidR="00DD40DB" w:rsidRPr="007232D7" w:rsidRDefault="00DD40DB">
            <w:pPr>
              <w:rPr>
                <w:sz w:val="18"/>
                <w:szCs w:val="18"/>
              </w:rPr>
            </w:pPr>
            <w:r w:rsidRPr="007232D7">
              <w:rPr>
                <w:b/>
                <w:sz w:val="18"/>
                <w:szCs w:val="18"/>
              </w:rPr>
              <w:t>5</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A67D5D6" w14:textId="77777777" w:rsidR="00DD40DB" w:rsidRPr="007232D7" w:rsidRDefault="00DD40DB">
            <w:pPr>
              <w:jc w:val="left"/>
              <w:rPr>
                <w:sz w:val="18"/>
                <w:szCs w:val="18"/>
              </w:rPr>
            </w:pPr>
            <w:r w:rsidRPr="007232D7">
              <w:rPr>
                <w:sz w:val="18"/>
                <w:szCs w:val="18"/>
              </w:rPr>
              <w:t>Order pre-qualification</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C834A30" w14:textId="77777777" w:rsidR="00DD40DB" w:rsidRPr="007232D7" w:rsidRDefault="00DD40DB">
            <w:pPr>
              <w:jc w:val="left"/>
              <w:rPr>
                <w:sz w:val="18"/>
                <w:szCs w:val="18"/>
              </w:rPr>
            </w:pPr>
            <w:r w:rsidRPr="007232D7">
              <w:rPr>
                <w:sz w:val="18"/>
                <w:szCs w:val="18"/>
              </w:rPr>
              <w:t>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23C1C5F1"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Automated eligibility and pre-qualification logic </w:t>
            </w:r>
          </w:p>
          <w:p w14:paraId="5BD3725C"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Manual override process </w:t>
            </w:r>
          </w:p>
          <w:p w14:paraId="59D71C05"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Decision-making checkpoints </w:t>
            </w:r>
          </w:p>
          <w:p w14:paraId="2C5ADB89"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Impacts on order acceptance, rejection and rework </w:t>
            </w:r>
          </w:p>
          <w:p w14:paraId="34A4E9F1" w14:textId="77777777" w:rsidR="00DD40DB" w:rsidRPr="007232D7" w:rsidRDefault="00DD40DB" w:rsidP="00275D4E">
            <w:pPr>
              <w:numPr>
                <w:ilvl w:val="0"/>
                <w:numId w:val="245"/>
              </w:numPr>
              <w:ind w:left="470" w:hanging="357"/>
              <w:jc w:val="left"/>
              <w:rPr>
                <w:sz w:val="18"/>
                <w:szCs w:val="18"/>
              </w:rPr>
            </w:pPr>
            <w:r w:rsidRPr="007232D7">
              <w:rPr>
                <w:sz w:val="18"/>
                <w:szCs w:val="18"/>
              </w:rPr>
              <w:t>Escalation pathways for exceptions</w:t>
            </w:r>
          </w:p>
        </w:tc>
      </w:tr>
      <w:tr w:rsidR="00DD40DB" w:rsidRPr="007232D7" w14:paraId="44741D46" w14:textId="77777777" w:rsidTr="00B70D9F">
        <w:trPr>
          <w:trHeight w:val="465"/>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2AE1D317" w14:textId="77777777" w:rsidR="00DD40DB" w:rsidRPr="007232D7" w:rsidRDefault="00DD40DB">
            <w:pPr>
              <w:rPr>
                <w:sz w:val="18"/>
                <w:szCs w:val="18"/>
              </w:rPr>
            </w:pPr>
            <w:r w:rsidRPr="007232D7">
              <w:rPr>
                <w:b/>
                <w:sz w:val="18"/>
                <w:szCs w:val="18"/>
              </w:rPr>
              <w:t>6</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46BEC9A" w14:textId="77777777" w:rsidR="00DD40DB" w:rsidRPr="007232D7" w:rsidRDefault="00DD40DB">
            <w:pPr>
              <w:jc w:val="left"/>
              <w:rPr>
                <w:sz w:val="18"/>
                <w:szCs w:val="18"/>
              </w:rPr>
            </w:pPr>
            <w:r w:rsidRPr="007232D7">
              <w:rPr>
                <w:sz w:val="18"/>
                <w:szCs w:val="18"/>
              </w:rPr>
              <w:t>Consolidated physical network inventory</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2B60A238" w14:textId="77777777" w:rsidR="00DD40DB" w:rsidRPr="007232D7" w:rsidRDefault="00DD40DB">
            <w:pPr>
              <w:jc w:val="left"/>
              <w:rPr>
                <w:sz w:val="18"/>
                <w:szCs w:val="18"/>
              </w:rPr>
            </w:pPr>
            <w:r w:rsidRPr="007232D7">
              <w:rPr>
                <w:sz w:val="18"/>
                <w:szCs w:val="18"/>
              </w:rPr>
              <w:t>Low–Medium / Specialist</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53C02C1"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GIS tool usage and data management </w:t>
            </w:r>
          </w:p>
          <w:p w14:paraId="5A4279BB"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Inventory data governance and update processes </w:t>
            </w:r>
          </w:p>
          <w:p w14:paraId="4344F00C"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Network data accuracy expectations </w:t>
            </w:r>
          </w:p>
          <w:p w14:paraId="46B9D287"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Integration touchpoints with downstream systems </w:t>
            </w:r>
          </w:p>
          <w:p w14:paraId="61CE5A89" w14:textId="77777777" w:rsidR="00DD40DB" w:rsidRPr="007232D7" w:rsidRDefault="00DD40DB" w:rsidP="00275D4E">
            <w:pPr>
              <w:numPr>
                <w:ilvl w:val="0"/>
                <w:numId w:val="245"/>
              </w:numPr>
              <w:ind w:left="470" w:hanging="357"/>
              <w:jc w:val="left"/>
              <w:rPr>
                <w:sz w:val="18"/>
                <w:szCs w:val="18"/>
              </w:rPr>
            </w:pPr>
            <w:r w:rsidRPr="007232D7">
              <w:rPr>
                <w:sz w:val="18"/>
                <w:szCs w:val="18"/>
              </w:rPr>
              <w:t>Roles and responsibilities for maintaining physical network data</w:t>
            </w:r>
          </w:p>
        </w:tc>
      </w:tr>
      <w:tr w:rsidR="00DD40DB" w:rsidRPr="007232D7" w14:paraId="6432E160" w14:textId="77777777" w:rsidTr="00B70D9F">
        <w:trPr>
          <w:trHeight w:val="465"/>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593E8A9" w14:textId="77777777" w:rsidR="00DD40DB" w:rsidRPr="007232D7" w:rsidRDefault="00DD40DB">
            <w:pPr>
              <w:rPr>
                <w:sz w:val="18"/>
                <w:szCs w:val="18"/>
              </w:rPr>
            </w:pPr>
            <w:r w:rsidRPr="007232D7">
              <w:rPr>
                <w:b/>
                <w:sz w:val="18"/>
                <w:szCs w:val="18"/>
              </w:rPr>
              <w:t>7</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6517A42" w14:textId="77777777" w:rsidR="00DD40DB" w:rsidRPr="007232D7" w:rsidRDefault="00DD40DB">
            <w:pPr>
              <w:jc w:val="left"/>
              <w:rPr>
                <w:sz w:val="18"/>
                <w:szCs w:val="18"/>
              </w:rPr>
            </w:pPr>
            <w:r w:rsidRPr="007232D7">
              <w:rPr>
                <w:sz w:val="18"/>
                <w:szCs w:val="18"/>
              </w:rPr>
              <w:t>Automated assurance work orders</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ECBE7CD" w14:textId="77777777" w:rsidR="00DD40DB" w:rsidRPr="007232D7" w:rsidRDefault="00DD40DB">
            <w:pPr>
              <w:jc w:val="left"/>
              <w:rPr>
                <w:sz w:val="18"/>
                <w:szCs w:val="18"/>
              </w:rPr>
            </w:pPr>
            <w:r w:rsidRPr="007232D7">
              <w:rPr>
                <w:sz w:val="18"/>
                <w:szCs w:val="18"/>
              </w:rPr>
              <w:t>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6F889BA8"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Assurance work order lifecycle </w:t>
            </w:r>
          </w:p>
          <w:p w14:paraId="66C8635B"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Fault resolution workflow orchestration </w:t>
            </w:r>
          </w:p>
          <w:p w14:paraId="3098867B"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Scheduling and partner coordination </w:t>
            </w:r>
          </w:p>
          <w:p w14:paraId="666BF027" w14:textId="77777777" w:rsidR="00DD40DB" w:rsidRPr="007232D7" w:rsidRDefault="00DD40DB" w:rsidP="00275D4E">
            <w:pPr>
              <w:numPr>
                <w:ilvl w:val="0"/>
                <w:numId w:val="245"/>
              </w:numPr>
              <w:ind w:left="470" w:hanging="357"/>
              <w:jc w:val="left"/>
              <w:rPr>
                <w:sz w:val="18"/>
                <w:szCs w:val="18"/>
              </w:rPr>
            </w:pPr>
            <w:r w:rsidRPr="007232D7">
              <w:rPr>
                <w:sz w:val="18"/>
                <w:szCs w:val="18"/>
              </w:rPr>
              <w:t xml:space="preserve">Visibility tools and status tracking </w:t>
            </w:r>
          </w:p>
          <w:p w14:paraId="55E8EF58" w14:textId="77777777" w:rsidR="00DD40DB" w:rsidRPr="007232D7" w:rsidRDefault="00DD40DB" w:rsidP="00275D4E">
            <w:pPr>
              <w:numPr>
                <w:ilvl w:val="0"/>
                <w:numId w:val="245"/>
              </w:numPr>
              <w:ind w:left="470" w:hanging="357"/>
              <w:jc w:val="left"/>
              <w:rPr>
                <w:sz w:val="18"/>
                <w:szCs w:val="18"/>
              </w:rPr>
            </w:pPr>
            <w:r w:rsidRPr="007232D7">
              <w:rPr>
                <w:sz w:val="18"/>
                <w:szCs w:val="18"/>
              </w:rPr>
              <w:t>Exception handling and escalation</w:t>
            </w:r>
          </w:p>
        </w:tc>
      </w:tr>
      <w:tr w:rsidR="00DD40DB" w:rsidRPr="007232D7" w14:paraId="5EAA55EF" w14:textId="77777777" w:rsidTr="00B70D9F">
        <w:trPr>
          <w:trHeight w:val="244"/>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EFD1AFC" w14:textId="77777777" w:rsidR="00DD40DB" w:rsidRPr="007232D7" w:rsidRDefault="00DD40DB">
            <w:pPr>
              <w:rPr>
                <w:sz w:val="18"/>
                <w:szCs w:val="18"/>
              </w:rPr>
            </w:pPr>
            <w:r w:rsidRPr="007232D7">
              <w:rPr>
                <w:b/>
                <w:sz w:val="18"/>
                <w:szCs w:val="18"/>
              </w:rPr>
              <w:t>8</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1F00F9BC" w14:textId="77777777" w:rsidR="00DD40DB" w:rsidRPr="007232D7" w:rsidRDefault="00DD40DB">
            <w:pPr>
              <w:jc w:val="left"/>
              <w:rPr>
                <w:sz w:val="18"/>
                <w:szCs w:val="18"/>
              </w:rPr>
            </w:pPr>
            <w:r w:rsidRPr="007232D7">
              <w:rPr>
                <w:sz w:val="18"/>
                <w:szCs w:val="18"/>
              </w:rPr>
              <w:t>Automated provisioning work orders</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3796004" w14:textId="77777777" w:rsidR="00DD40DB" w:rsidRPr="007232D7" w:rsidRDefault="00DD40DB">
            <w:pPr>
              <w:jc w:val="left"/>
              <w:rPr>
                <w:sz w:val="18"/>
                <w:szCs w:val="18"/>
              </w:rPr>
            </w:pPr>
            <w:r w:rsidRPr="007232D7">
              <w:rPr>
                <w:sz w:val="18"/>
                <w:szCs w:val="18"/>
              </w:rPr>
              <w:t>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62652E33" w14:textId="77777777" w:rsidR="00DD40DB" w:rsidRPr="007232D7" w:rsidRDefault="00DD40DB" w:rsidP="00275D4E">
            <w:pPr>
              <w:numPr>
                <w:ilvl w:val="0"/>
                <w:numId w:val="245"/>
              </w:numPr>
              <w:ind w:left="470" w:hanging="357"/>
              <w:jc w:val="left"/>
              <w:rPr>
                <w:sz w:val="18"/>
                <w:szCs w:val="18"/>
              </w:rPr>
            </w:pPr>
            <w:r w:rsidRPr="007232D7">
              <w:rPr>
                <w:sz w:val="18"/>
                <w:szCs w:val="18"/>
              </w:rPr>
              <w:t>Provisioning work order lifecycle Service activation and fulfilment workflows Partner and system interactions Exception handling and escalation Handover points between order management, provisioning and field teams</w:t>
            </w:r>
          </w:p>
        </w:tc>
      </w:tr>
      <w:tr w:rsidR="00DD40DB" w:rsidRPr="007232D7" w14:paraId="283C8E31" w14:textId="77777777" w:rsidTr="00B70D9F">
        <w:trPr>
          <w:trHeight w:val="211"/>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7AF91E2" w14:textId="77777777" w:rsidR="00DD40DB" w:rsidRPr="007232D7" w:rsidRDefault="00DD40DB">
            <w:pPr>
              <w:rPr>
                <w:sz w:val="18"/>
                <w:szCs w:val="18"/>
              </w:rPr>
            </w:pPr>
            <w:r w:rsidRPr="007232D7">
              <w:rPr>
                <w:b/>
                <w:sz w:val="18"/>
                <w:szCs w:val="18"/>
              </w:rPr>
              <w:t>9</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57C5FB2" w14:textId="1DC51A8F" w:rsidR="00DD40DB" w:rsidRPr="007232D7" w:rsidRDefault="00DD40DB">
            <w:pPr>
              <w:jc w:val="left"/>
              <w:rPr>
                <w:sz w:val="18"/>
                <w:szCs w:val="18"/>
              </w:rPr>
            </w:pPr>
            <w:r w:rsidRPr="007232D7">
              <w:rPr>
                <w:sz w:val="18"/>
                <w:szCs w:val="18"/>
              </w:rPr>
              <w:t xml:space="preserve">Internal field </w:t>
            </w:r>
            <w:r w:rsidR="004321CC">
              <w:rPr>
                <w:sz w:val="18"/>
                <w:szCs w:val="18"/>
              </w:rPr>
              <w:t>force</w:t>
            </w:r>
            <w:r w:rsidRPr="007232D7">
              <w:rPr>
                <w:sz w:val="18"/>
                <w:szCs w:val="18"/>
              </w:rPr>
              <w:t xml:space="preserve"> for integration</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7F700C46" w14:textId="77777777" w:rsidR="00DD40DB" w:rsidRPr="007232D7" w:rsidRDefault="00DD40DB">
            <w:pPr>
              <w:jc w:val="left"/>
              <w:rPr>
                <w:sz w:val="18"/>
                <w:szCs w:val="18"/>
              </w:rPr>
            </w:pPr>
            <w:r w:rsidRPr="007232D7">
              <w:rPr>
                <w:sz w:val="18"/>
                <w:szCs w:val="18"/>
              </w:rPr>
              <w:t>Medium–High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0893C6C1" w14:textId="77777777" w:rsidR="00DD40DB" w:rsidRPr="007232D7" w:rsidRDefault="00DD40DB" w:rsidP="00275D4E">
            <w:pPr>
              <w:numPr>
                <w:ilvl w:val="0"/>
                <w:numId w:val="245"/>
              </w:numPr>
              <w:ind w:left="470" w:hanging="357"/>
              <w:jc w:val="left"/>
              <w:rPr>
                <w:sz w:val="18"/>
                <w:szCs w:val="18"/>
              </w:rPr>
            </w:pPr>
            <w:r w:rsidRPr="007232D7">
              <w:rPr>
                <w:sz w:val="18"/>
                <w:szCs w:val="18"/>
              </w:rPr>
              <w:t>New field force versus partner coordination model Workflow routing logic Dispatch and scheduling changes Mobile/tool usage, where applicable Role clarity across internal teams, partners and operations</w:t>
            </w:r>
          </w:p>
        </w:tc>
      </w:tr>
      <w:tr w:rsidR="00DD40DB" w:rsidRPr="007232D7" w14:paraId="190046A5" w14:textId="77777777" w:rsidTr="00B70D9F">
        <w:trPr>
          <w:trHeight w:val="380"/>
        </w:trPr>
        <w:tc>
          <w:tcPr>
            <w:tcW w:w="20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627AA7E" w14:textId="77777777" w:rsidR="00DD40DB" w:rsidRPr="007232D7" w:rsidRDefault="00DD40DB">
            <w:pPr>
              <w:rPr>
                <w:sz w:val="18"/>
                <w:szCs w:val="18"/>
              </w:rPr>
            </w:pPr>
            <w:r w:rsidRPr="007232D7">
              <w:rPr>
                <w:b/>
                <w:sz w:val="18"/>
                <w:szCs w:val="18"/>
              </w:rPr>
              <w:t>10</w:t>
            </w:r>
          </w:p>
        </w:tc>
        <w:tc>
          <w:tcPr>
            <w:tcW w:w="815"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2AC4828F" w14:textId="77777777" w:rsidR="00DD40DB" w:rsidRPr="007232D7" w:rsidRDefault="00DD40DB">
            <w:pPr>
              <w:jc w:val="left"/>
              <w:rPr>
                <w:sz w:val="18"/>
                <w:szCs w:val="18"/>
              </w:rPr>
            </w:pPr>
            <w:r w:rsidRPr="007232D7">
              <w:rPr>
                <w:sz w:val="18"/>
                <w:szCs w:val="18"/>
              </w:rPr>
              <w:t>Work order finance system integration</w:t>
            </w:r>
          </w:p>
        </w:tc>
        <w:tc>
          <w:tcPr>
            <w:tcW w:w="709"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4FD1792C" w14:textId="77777777" w:rsidR="00DD40DB" w:rsidRPr="007232D7" w:rsidRDefault="00DD40DB">
            <w:pPr>
              <w:jc w:val="left"/>
              <w:rPr>
                <w:sz w:val="18"/>
                <w:szCs w:val="18"/>
              </w:rPr>
            </w:pPr>
            <w:r w:rsidRPr="007232D7">
              <w:rPr>
                <w:sz w:val="18"/>
                <w:szCs w:val="18"/>
              </w:rPr>
              <w:t>Medium–High</w:t>
            </w:r>
          </w:p>
        </w:tc>
        <w:tc>
          <w:tcPr>
            <w:tcW w:w="3271" w:type="pct"/>
            <w:tcBorders>
              <w:top w:val="single" w:sz="4" w:space="0" w:color="808080" w:themeColor="background1" w:themeShade="80"/>
              <w:bottom w:val="single" w:sz="4" w:space="0" w:color="808080" w:themeColor="background1" w:themeShade="80"/>
            </w:tcBorders>
            <w:shd w:val="clear" w:color="auto" w:fill="FFFFFF" w:themeFill="background1"/>
            <w:tcMar>
              <w:top w:w="72" w:type="dxa"/>
              <w:left w:w="144" w:type="dxa"/>
              <w:bottom w:w="72" w:type="dxa"/>
              <w:right w:w="144" w:type="dxa"/>
            </w:tcMar>
            <w:hideMark/>
          </w:tcPr>
          <w:p w14:paraId="322262EE" w14:textId="77777777" w:rsidR="00DD40DB" w:rsidRPr="007232D7" w:rsidRDefault="00DD40DB" w:rsidP="00275D4E">
            <w:pPr>
              <w:numPr>
                <w:ilvl w:val="0"/>
                <w:numId w:val="245"/>
              </w:numPr>
              <w:ind w:left="470" w:hanging="357"/>
              <w:jc w:val="left"/>
              <w:rPr>
                <w:sz w:val="18"/>
                <w:szCs w:val="18"/>
              </w:rPr>
            </w:pPr>
            <w:r w:rsidRPr="007232D7">
              <w:rPr>
                <w:sz w:val="18"/>
                <w:szCs w:val="18"/>
              </w:rPr>
              <w:t>Creation of PO/Vendor invoice for the work order costs on event trigger from Service Now FSMT</w:t>
            </w:r>
          </w:p>
          <w:p w14:paraId="6C3A050C" w14:textId="77777777" w:rsidR="00DD40DB" w:rsidRPr="007232D7" w:rsidRDefault="00DD40DB" w:rsidP="00275D4E">
            <w:pPr>
              <w:numPr>
                <w:ilvl w:val="0"/>
                <w:numId w:val="245"/>
              </w:numPr>
              <w:ind w:left="470" w:hanging="357"/>
              <w:jc w:val="left"/>
              <w:rPr>
                <w:sz w:val="18"/>
                <w:szCs w:val="18"/>
              </w:rPr>
            </w:pPr>
            <w:r w:rsidRPr="007232D7">
              <w:rPr>
                <w:sz w:val="18"/>
                <w:szCs w:val="18"/>
              </w:rPr>
              <w:t>Validating the key fields on the PO</w:t>
            </w:r>
          </w:p>
          <w:p w14:paraId="08E08D3B" w14:textId="77777777" w:rsidR="00DD40DB" w:rsidRPr="007232D7" w:rsidRDefault="00DD40DB" w:rsidP="00275D4E">
            <w:pPr>
              <w:numPr>
                <w:ilvl w:val="0"/>
                <w:numId w:val="245"/>
              </w:numPr>
              <w:ind w:left="470" w:hanging="357"/>
              <w:jc w:val="left"/>
              <w:rPr>
                <w:sz w:val="18"/>
                <w:szCs w:val="18"/>
              </w:rPr>
            </w:pPr>
            <w:r w:rsidRPr="007232D7">
              <w:rPr>
                <w:sz w:val="18"/>
                <w:szCs w:val="18"/>
              </w:rPr>
              <w:t>Validating the accounting transactions</w:t>
            </w:r>
          </w:p>
          <w:p w14:paraId="2996CB41" w14:textId="77777777" w:rsidR="00DD40DB" w:rsidRPr="007232D7" w:rsidRDefault="00DD40DB" w:rsidP="00275D4E">
            <w:pPr>
              <w:numPr>
                <w:ilvl w:val="0"/>
                <w:numId w:val="245"/>
              </w:numPr>
              <w:ind w:left="470" w:hanging="357"/>
              <w:jc w:val="left"/>
              <w:rPr>
                <w:sz w:val="18"/>
                <w:szCs w:val="18"/>
              </w:rPr>
            </w:pPr>
            <w:r w:rsidRPr="007232D7">
              <w:rPr>
                <w:sz w:val="18"/>
                <w:szCs w:val="18"/>
              </w:rPr>
              <w:t>Updating status of the invoice creation back to ServiceNow FSMT</w:t>
            </w:r>
          </w:p>
        </w:tc>
      </w:tr>
    </w:tbl>
    <w:p w14:paraId="3AA2ED1A" w14:textId="77777777" w:rsidR="00DD40DB" w:rsidRPr="00004480" w:rsidRDefault="00DD40DB" w:rsidP="00DD40DB">
      <w:pPr>
        <w:rPr>
          <w:highlight w:val="magenta"/>
        </w:rPr>
      </w:pPr>
    </w:p>
    <w:p w14:paraId="176ECB06" w14:textId="2C4C4817" w:rsidR="00DD40DB" w:rsidRPr="00004480" w:rsidRDefault="00DD40DB" w:rsidP="00AA6FDE">
      <w:pPr>
        <w:pStyle w:val="Heading4"/>
        <w:rPr>
          <w:rFonts w:cs="Times New Roman"/>
          <w:lang w:eastAsia="en-US"/>
        </w:rPr>
      </w:pPr>
      <w:r w:rsidRPr="001048BA">
        <w:t>Work Package Enablement Packaging</w:t>
      </w:r>
    </w:p>
    <w:p w14:paraId="106F7116" w14:textId="77777777" w:rsidR="00DD40DB" w:rsidRPr="00004480" w:rsidRDefault="00DD40DB" w:rsidP="00DD40DB">
      <w:pPr>
        <w:spacing w:before="210" w:after="210" w:line="300" w:lineRule="auto"/>
        <w:rPr>
          <w:rFonts w:eastAsia="Segoe UI" w:cs="Segoe UI"/>
        </w:rPr>
      </w:pPr>
      <w:r w:rsidRPr="00004480">
        <w:rPr>
          <w:rFonts w:eastAsia="Segoe UI" w:cs="Segoe UI"/>
        </w:rPr>
        <w:t>Our assumption is that there will be training delivery synergies across work packages that can be leveraged to create efficiencies where possible, while minimising training fatigue and improving user comprehension. Where relevant and feasible, learning will be grouped into end-to-end user experience and role-based learning journeys, rather than delivered separately for each work package. This will help teams understand the end-to-end process impacts across the future operating model.</w:t>
      </w:r>
    </w:p>
    <w:p w14:paraId="1E520C8C" w14:textId="77777777" w:rsidR="00DD40DB" w:rsidRPr="00004480" w:rsidRDefault="00DD40DB" w:rsidP="00DD40DB">
      <w:pPr>
        <w:spacing w:before="210" w:after="210" w:line="300" w:lineRule="auto"/>
        <w:rPr>
          <w:rFonts w:eastAsia="Segoe UI" w:cs="Segoe UI"/>
        </w:rPr>
      </w:pPr>
      <w:r w:rsidRPr="00004480">
        <w:rPr>
          <w:rFonts w:eastAsia="Segoe UI" w:cs="Segoe UI"/>
        </w:rPr>
        <w:t>A key dependency for this approach will be the completion of the change impact assessment by Tuatahi, which will provide the necessary view of impacted user groups, process changes and cross-work package overlaps to inform how training journeys are designed and delivered.</w:t>
      </w:r>
    </w:p>
    <w:p w14:paraId="4CB80923" w14:textId="60B73480" w:rsidR="00DD40DB" w:rsidRPr="00004480" w:rsidRDefault="00DD40DB" w:rsidP="0095444E">
      <w:pPr>
        <w:pStyle w:val="Heading3CG"/>
        <w:rPr>
          <w:rFonts w:cs="Times New Roman"/>
          <w:color w:val="0070C0"/>
          <w:szCs w:val="20"/>
          <w:lang w:eastAsia="en-US"/>
        </w:rPr>
      </w:pPr>
      <w:bookmarkStart w:id="270" w:name="_Toc231251458"/>
      <w:bookmarkStart w:id="271" w:name="_Toc231276488"/>
      <w:r w:rsidRPr="001048BA">
        <w:t>High-Level OCM &amp; Training RACI</w:t>
      </w:r>
      <w:bookmarkEnd w:id="270"/>
      <w:bookmarkEnd w:id="271"/>
    </w:p>
    <w:p w14:paraId="4B4358FC" w14:textId="77777777" w:rsidR="00DD40DB" w:rsidRPr="00004480" w:rsidRDefault="00DD40DB" w:rsidP="00DD40DB">
      <w:pPr>
        <w:rPr>
          <w:rFonts w:eastAsia="Segoe UI" w:cs="Segoe UI"/>
        </w:rPr>
      </w:pPr>
      <w:r w:rsidRPr="00004480">
        <w:rPr>
          <w:rFonts w:eastAsia="Segoe UI" w:cs="Segoe UI"/>
        </w:rPr>
        <w:t>The table below outlines the proposed high-level RACI for OCM and Training deliverables. Additional Capgemini expertise will be available on request, where required.</w:t>
      </w:r>
    </w:p>
    <w:p w14:paraId="29326393" w14:textId="77777777" w:rsidR="00F7531C" w:rsidRPr="00004480" w:rsidRDefault="00F7531C" w:rsidP="00DD40DB">
      <w:pPr>
        <w:rPr>
          <w:rFonts w:eastAsia="Segoe UI" w:cs="Segoe UI"/>
        </w:rPr>
      </w:pPr>
    </w:p>
    <w:p w14:paraId="64F8FFB9" w14:textId="385B383B" w:rsidR="00F7531C" w:rsidRPr="009C40C4" w:rsidRDefault="00F7531C" w:rsidP="00F7531C">
      <w:pPr>
        <w:rPr>
          <w:b/>
          <w:lang w:val="fr-FR"/>
        </w:rPr>
      </w:pPr>
      <w:r w:rsidRPr="001D3D3A">
        <w:rPr>
          <w:b/>
        </w:rPr>
        <w:t>Organisational</w:t>
      </w:r>
      <w:r w:rsidRPr="009C40C4">
        <w:rPr>
          <w:b/>
          <w:lang w:val="fr-FR"/>
        </w:rPr>
        <w:t xml:space="preserve"> Change Management RACI (OCM) RACI</w:t>
      </w:r>
    </w:p>
    <w:p w14:paraId="3F7752E5" w14:textId="77777777" w:rsidR="00F7531C" w:rsidRDefault="00F7531C" w:rsidP="00F7531C">
      <w:r>
        <w:t xml:space="preserve">Programme Horizon affects both internal operating teams and external ecosystem stakeholders. The table below combines internal and external facing OCM activities. The scope column indicates whether each activity applies internally (Int), externally to RSPs and Partners (Ext) or both (both). </w:t>
      </w:r>
    </w:p>
    <w:p w14:paraId="71B98A25" w14:textId="77777777" w:rsidR="00DD40DB" w:rsidRPr="000562EF" w:rsidRDefault="00DD40DB" w:rsidP="00DD40DB">
      <w:pPr>
        <w:spacing w:before="210" w:after="210" w:line="300" w:lineRule="auto"/>
        <w:rPr>
          <w:color w:val="FF0000"/>
        </w:rPr>
      </w:pPr>
      <w:r w:rsidRPr="00004480">
        <w:rPr>
          <w:rFonts w:eastAsia="Segoe UI" w:cs="Segoe UI"/>
        </w:rPr>
        <w:drawing>
          <wp:anchor distT="0" distB="0" distL="114300" distR="114300" simplePos="0" relativeHeight="251658249" behindDoc="1" locked="0" layoutInCell="1" allowOverlap="1" wp14:anchorId="75F59C08" wp14:editId="49E08450">
            <wp:simplePos x="0" y="0"/>
            <wp:positionH relativeFrom="column">
              <wp:posOffset>0</wp:posOffset>
            </wp:positionH>
            <wp:positionV relativeFrom="paragraph">
              <wp:posOffset>323215</wp:posOffset>
            </wp:positionV>
            <wp:extent cx="5711825" cy="2976880"/>
            <wp:effectExtent l="0" t="0" r="3175" b="0"/>
            <wp:wrapTopAndBottom/>
            <wp:docPr id="1398610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11825" cy="2976880"/>
                    </a:xfrm>
                    <a:prstGeom prst="rect">
                      <a:avLst/>
                    </a:prstGeom>
                    <a:noFill/>
                  </pic:spPr>
                </pic:pic>
              </a:graphicData>
            </a:graphic>
            <wp14:sizeRelH relativeFrom="margin">
              <wp14:pctWidth>0</wp14:pctWidth>
            </wp14:sizeRelH>
            <wp14:sizeRelV relativeFrom="margin">
              <wp14:pctHeight>0</wp14:pctHeight>
            </wp14:sizeRelV>
          </wp:anchor>
        </w:drawing>
      </w:r>
    </w:p>
    <w:p w14:paraId="27A82239" w14:textId="77777777" w:rsidR="00DD40DB" w:rsidRPr="00004480" w:rsidRDefault="00DD40DB" w:rsidP="006752C2"/>
    <w:p w14:paraId="5D884CA0" w14:textId="77777777" w:rsidR="00CC4A97" w:rsidRPr="00004480" w:rsidRDefault="00E05DDA" w:rsidP="00D34997">
      <w:pPr>
        <w:pStyle w:val="Heading2"/>
      </w:pPr>
      <w:bookmarkStart w:id="272" w:name="_Toc231251459"/>
      <w:bookmarkStart w:id="273" w:name="_Toc231276489"/>
      <w:r w:rsidRPr="00004480">
        <w:t>Testing Solution</w:t>
      </w:r>
      <w:bookmarkEnd w:id="272"/>
      <w:bookmarkEnd w:id="273"/>
    </w:p>
    <w:p w14:paraId="4684EAD2" w14:textId="77777777" w:rsidR="00B76866" w:rsidRPr="00453ADC" w:rsidRDefault="00B76866" w:rsidP="00B76866">
      <w:r w:rsidRPr="00453ADC">
        <w:t xml:space="preserve">The overall testing approach for this programme is designed to ensure seamless validation of business processes across a complex, multi-system ecosystem consisting of ServiceNow, ArcGIS/3-GIS, Dynamics 365, Okta, Microsoft data platforms, and associated integration layers. Across the three workstreams Portal &amp; Customer, Network, and Field Force the strategy adopts a phased validation model that progressively tests individual system to ensure that work packages are working as expected in integrated environment </w:t>
      </w:r>
    </w:p>
    <w:p w14:paraId="0FBBE7EF" w14:textId="77777777" w:rsidR="00453ADC" w:rsidRPr="00453ADC" w:rsidRDefault="00CC4A97" w:rsidP="00B76866">
      <w:r w:rsidRPr="001346A1">
        <w:drawing>
          <wp:inline distT="0" distB="0" distL="0" distR="0" wp14:anchorId="5455E123" wp14:editId="7DAAD28E">
            <wp:extent cx="5727700" cy="3058795"/>
            <wp:effectExtent l="0" t="0" r="6350" b="8255"/>
            <wp:docPr id="777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493" name=""/>
                    <pic:cNvPicPr/>
                  </pic:nvPicPr>
                  <pic:blipFill>
                    <a:blip r:embed="rId92"/>
                    <a:stretch>
                      <a:fillRect/>
                    </a:stretch>
                  </pic:blipFill>
                  <pic:spPr>
                    <a:xfrm>
                      <a:off x="0" y="0"/>
                      <a:ext cx="5727700" cy="3058795"/>
                    </a:xfrm>
                    <a:prstGeom prst="rect">
                      <a:avLst/>
                    </a:prstGeom>
                  </pic:spPr>
                </pic:pic>
              </a:graphicData>
            </a:graphic>
          </wp:inline>
        </w:drawing>
      </w:r>
    </w:p>
    <w:p w14:paraId="36BD7598" w14:textId="77777777" w:rsidR="00B76866" w:rsidRPr="00453ADC" w:rsidRDefault="00B76866" w:rsidP="00B76866">
      <w:r w:rsidRPr="00453ADC">
        <w:t xml:space="preserve">Testing will be executed across multiple levels, starting with System Testing (ST), followed by System Integration Testing (SIT), and User Acceptance Testing (UAT). </w:t>
      </w:r>
      <w:r w:rsidR="001643FB">
        <w:t xml:space="preserve"> </w:t>
      </w:r>
      <w:r w:rsidRPr="00453ADC">
        <w:t>The approach emphasizes validating not just functionality but also data consistency, integration reliability, and business process integrity across all ten work packages. Attention is given to critical flows such as order lifecycle management, provisioning, assurance work orders, billing automation, and network inventory updates, all of which span multiple systems.</w:t>
      </w:r>
    </w:p>
    <w:p w14:paraId="49E73006" w14:textId="77777777" w:rsidR="000D215A" w:rsidRDefault="000D215A" w:rsidP="00B76866"/>
    <w:p w14:paraId="3A2CBD21" w14:textId="5C802AFB" w:rsidR="000D215A" w:rsidRPr="000D215A" w:rsidRDefault="000D215A" w:rsidP="000D215A">
      <w:pPr>
        <w:rPr>
          <w:lang w:val="en-US"/>
        </w:rPr>
      </w:pPr>
      <w:r w:rsidRPr="000D215A">
        <w:rPr>
          <w:lang w:val="en-US"/>
        </w:rPr>
        <w:t>To ensure the quality Capgemini will establish and mutually agree upon clear entry and exit criteria for all key milestones, including System Integration Testing (SIT), End to end testing, User Acceptance Testing (UAT), and Go-Live. These criteria will be formally documented within the Test Strategy document and consistently adhered to throughout the project lifecycle.</w:t>
      </w:r>
      <w:r>
        <w:rPr>
          <w:lang w:val="en-US"/>
        </w:rPr>
        <w:t xml:space="preserve"> </w:t>
      </w:r>
      <w:r w:rsidRPr="000D215A">
        <w:rPr>
          <w:lang w:val="en-US"/>
        </w:rPr>
        <w:t>Capgemini will follow a structured test methodology supported by well-defined quality gates, incorporating acceptance standards and entry/exit criteria at each phase. Upon completion of the test phase, Capgemini will deliver a comprehensive Test Summary Report. This report will provide a detailed overview of all testing activities performed, key results, and outcomes, along with an assessment of the tested components against the predefined exit criteria, ensuring transparency and alignment with quality expectations.</w:t>
      </w:r>
    </w:p>
    <w:p w14:paraId="1D5523C9" w14:textId="77777777" w:rsidR="00B91712" w:rsidRPr="00453ADC" w:rsidRDefault="00B91712" w:rsidP="00B76866">
      <w:pPr>
        <w:rPr>
          <w:b/>
        </w:rPr>
      </w:pPr>
    </w:p>
    <w:p w14:paraId="664A8825" w14:textId="33C2EA4C" w:rsidR="00D202DA" w:rsidRPr="00875E37" w:rsidRDefault="00D202DA" w:rsidP="00B76866">
      <w:commentRangeStart w:id="274"/>
      <w:commentRangeStart w:id="275"/>
      <w:r w:rsidRPr="00875E37">
        <w:t>Capgemini invests in specialised Centre’s of Excellence</w:t>
      </w:r>
      <w:r w:rsidR="002A21B0">
        <w:t xml:space="preserve"> </w:t>
      </w:r>
      <w:r w:rsidRPr="00875E37">
        <w:t>to develop testing-specific tools and accelerators to facilitate process implementation, foster adherence to standards and guidelines, accelerate test planning, and execute and report testing activities. Capgemini will bring in the best suitable methodologies and IP’s applicable</w:t>
      </w:r>
      <w:r w:rsidR="00875E37" w:rsidRPr="00875E37">
        <w:t>.</w:t>
      </w:r>
    </w:p>
    <w:p w14:paraId="17BB04CD" w14:textId="77777777" w:rsidR="00DE43E2" w:rsidRDefault="00DE43E2" w:rsidP="00B76866"/>
    <w:p w14:paraId="29C3DFB6" w14:textId="6EF608A4" w:rsidR="00D2288F" w:rsidRPr="001048BA" w:rsidRDefault="00D2288F" w:rsidP="00D2288F">
      <w:r>
        <w:t>For th</w:t>
      </w:r>
      <w:commentRangeEnd w:id="274"/>
      <w:r w:rsidR="008548C7">
        <w:rPr>
          <w:rStyle w:val="CommentReference"/>
          <w:rFonts w:cstheme="minorBidi"/>
          <w:sz w:val="20"/>
          <w:szCs w:val="24"/>
        </w:rPr>
        <w:commentReference w:id="274"/>
      </w:r>
      <w:commentRangeEnd w:id="275"/>
      <w:r w:rsidR="00D202DA">
        <w:rPr>
          <w:rStyle w:val="CommentReference"/>
          <w:rFonts w:cstheme="minorBidi"/>
          <w:sz w:val="20"/>
          <w:szCs w:val="24"/>
        </w:rPr>
        <w:commentReference w:id="275"/>
      </w:r>
      <w:r>
        <w:t>e testing solution, the following are included:</w:t>
      </w:r>
    </w:p>
    <w:p w14:paraId="5A6A21AE" w14:textId="77777777" w:rsidR="00D2288F" w:rsidRPr="001048BA" w:rsidRDefault="00D2288F" w:rsidP="00D2288F"/>
    <w:p w14:paraId="349B04E0" w14:textId="77777777" w:rsidR="00D2288F" w:rsidRPr="00004480" w:rsidRDefault="00D2288F" w:rsidP="00275D4E">
      <w:pPr>
        <w:numPr>
          <w:ilvl w:val="0"/>
          <w:numId w:val="246"/>
        </w:numPr>
        <w:ind w:left="697" w:hanging="357"/>
        <w:rPr>
          <w:lang w:eastAsia="en-AU"/>
        </w:rPr>
      </w:pPr>
      <w:r w:rsidRPr="00004480">
        <w:rPr>
          <w:lang w:eastAsia="en-AU"/>
        </w:rPr>
        <w:t xml:space="preserve">It is assumed that an integrated test environment will be made available during the </w:t>
      </w:r>
      <w:r w:rsidRPr="001048BA">
        <w:t>testing</w:t>
      </w:r>
      <w:r w:rsidRPr="00004480">
        <w:rPr>
          <w:lang w:eastAsia="en-AU"/>
        </w:rPr>
        <w:t xml:space="preserve"> phase to support testing activities. </w:t>
      </w:r>
    </w:p>
    <w:p w14:paraId="3A16D819" w14:textId="77777777" w:rsidR="00D2288F" w:rsidRPr="00004480" w:rsidRDefault="00D2288F" w:rsidP="00275D4E">
      <w:pPr>
        <w:numPr>
          <w:ilvl w:val="0"/>
          <w:numId w:val="246"/>
        </w:numPr>
        <w:ind w:left="697" w:hanging="357"/>
        <w:rPr>
          <w:lang w:eastAsia="en-AU"/>
        </w:rPr>
      </w:pPr>
      <w:r w:rsidRPr="00004480">
        <w:rPr>
          <w:lang w:eastAsia="en-AU"/>
        </w:rPr>
        <w:t>The test team will require collaboration and support from the respective system owners of integrating applications to validate outcomes and, where necessary, provide confirmation of results from their systems.</w:t>
      </w:r>
    </w:p>
    <w:p w14:paraId="196CFEF1" w14:textId="77777777" w:rsidR="00D2288F" w:rsidRPr="00004480" w:rsidRDefault="00D2288F" w:rsidP="000760F9">
      <w:pPr>
        <w:rPr>
          <w:lang w:eastAsia="en-AU"/>
        </w:rPr>
      </w:pPr>
      <w:r w:rsidRPr="00004480">
        <w:rPr>
          <w:lang w:eastAsia="en-AU"/>
        </w:rPr>
        <w:t>The following items are included as part of SIT, E2E and UAT testing:</w:t>
      </w:r>
    </w:p>
    <w:p w14:paraId="057D1E73" w14:textId="77777777" w:rsidR="00D2288F" w:rsidRPr="00004480" w:rsidRDefault="00D2288F" w:rsidP="000760F9">
      <w:pPr>
        <w:rPr>
          <w:lang w:eastAsia="en-AU"/>
        </w:rPr>
      </w:pPr>
      <w:commentRangeStart w:id="277"/>
      <w:commentRangeStart w:id="278"/>
      <w:commentRangeStart w:id="279"/>
      <w:r w:rsidRPr="00004480">
        <w:rPr>
          <w:lang w:eastAsia="en-AU"/>
        </w:rPr>
        <w:t>Release 1</w:t>
      </w:r>
      <w:commentRangeEnd w:id="277"/>
      <w:r w:rsidR="00C9460C" w:rsidRPr="00004480">
        <w:rPr>
          <w:rStyle w:val="CommentReference"/>
          <w:rFonts w:cstheme="minorBidi"/>
          <w:sz w:val="20"/>
          <w:szCs w:val="24"/>
          <w:lang w:eastAsia="en-AU"/>
        </w:rPr>
        <w:commentReference w:id="277"/>
      </w:r>
      <w:commentRangeEnd w:id="278"/>
      <w:r w:rsidRPr="00004480">
        <w:rPr>
          <w:rStyle w:val="CommentReference"/>
          <w:rFonts w:cstheme="minorBidi"/>
          <w:sz w:val="20"/>
          <w:szCs w:val="24"/>
          <w:lang w:eastAsia="en-AU"/>
        </w:rPr>
        <w:commentReference w:id="278"/>
      </w:r>
      <w:commentRangeEnd w:id="279"/>
      <w:r w:rsidRPr="00004480">
        <w:rPr>
          <w:rStyle w:val="CommentReference"/>
          <w:rFonts w:cstheme="minorBidi"/>
          <w:sz w:val="20"/>
          <w:szCs w:val="24"/>
          <w:lang w:eastAsia="en-AU"/>
        </w:rPr>
        <w:commentReference w:id="279"/>
      </w:r>
    </w:p>
    <w:p w14:paraId="2C05CC6A" w14:textId="77777777" w:rsidR="00D2288F" w:rsidRPr="00004480" w:rsidRDefault="00D2288F" w:rsidP="00275D4E">
      <w:pPr>
        <w:pStyle w:val="ListParagraph"/>
        <w:numPr>
          <w:ilvl w:val="0"/>
          <w:numId w:val="73"/>
        </w:numPr>
        <w:ind w:left="697" w:hanging="357"/>
      </w:pPr>
      <w:r w:rsidRPr="00004480">
        <w:t>SIT: 190 test cases</w:t>
      </w:r>
    </w:p>
    <w:p w14:paraId="757FBF8B" w14:textId="77777777" w:rsidR="00D2288F" w:rsidRPr="00004480" w:rsidRDefault="00D2288F" w:rsidP="00275D4E">
      <w:pPr>
        <w:pStyle w:val="ListParagraph"/>
        <w:numPr>
          <w:ilvl w:val="0"/>
          <w:numId w:val="73"/>
        </w:numPr>
        <w:ind w:left="697" w:hanging="357"/>
      </w:pPr>
      <w:r w:rsidRPr="00004480">
        <w:t>End-to-End (E2E) Customer Journeys: 60 test cases</w:t>
      </w:r>
    </w:p>
    <w:p w14:paraId="40E42AD0" w14:textId="77777777" w:rsidR="00D2288F" w:rsidRPr="00004480" w:rsidRDefault="00D2288F" w:rsidP="00275D4E">
      <w:pPr>
        <w:pStyle w:val="ListParagraph"/>
        <w:numPr>
          <w:ilvl w:val="0"/>
          <w:numId w:val="73"/>
        </w:numPr>
        <w:ind w:left="697" w:hanging="357"/>
      </w:pPr>
      <w:r w:rsidRPr="00004480">
        <w:t>User Acceptance Testing (UAT): 60 test cases</w:t>
      </w:r>
    </w:p>
    <w:p w14:paraId="0C4B3606" w14:textId="77777777" w:rsidR="00D2288F" w:rsidRPr="00004480" w:rsidRDefault="00D2288F" w:rsidP="000760F9">
      <w:pPr>
        <w:rPr>
          <w:lang w:eastAsia="en-AU"/>
        </w:rPr>
      </w:pPr>
      <w:r w:rsidRPr="00004480">
        <w:rPr>
          <w:lang w:eastAsia="en-AU"/>
        </w:rPr>
        <w:t>Release 2</w:t>
      </w:r>
    </w:p>
    <w:p w14:paraId="3C642A18" w14:textId="77777777" w:rsidR="00D2288F" w:rsidRPr="00004480" w:rsidRDefault="00D2288F" w:rsidP="00275D4E">
      <w:pPr>
        <w:pStyle w:val="ListParagraph"/>
        <w:numPr>
          <w:ilvl w:val="0"/>
          <w:numId w:val="247"/>
        </w:numPr>
        <w:ind w:left="697" w:hanging="357"/>
      </w:pPr>
      <w:r w:rsidRPr="00004480">
        <w:t>SIT: 190 test cases</w:t>
      </w:r>
    </w:p>
    <w:p w14:paraId="69AFB11C" w14:textId="77777777" w:rsidR="00D2288F" w:rsidRPr="00004480" w:rsidRDefault="00D2288F" w:rsidP="00275D4E">
      <w:pPr>
        <w:pStyle w:val="ListParagraph"/>
        <w:numPr>
          <w:ilvl w:val="0"/>
          <w:numId w:val="247"/>
        </w:numPr>
        <w:ind w:left="697" w:hanging="357"/>
      </w:pPr>
      <w:r w:rsidRPr="00004480">
        <w:t>End-to-End (E2E) Customer Journeys: 120 test cases</w:t>
      </w:r>
    </w:p>
    <w:p w14:paraId="142A6993" w14:textId="77777777" w:rsidR="00D2288F" w:rsidRPr="00004480" w:rsidRDefault="00D2288F" w:rsidP="00275D4E">
      <w:pPr>
        <w:pStyle w:val="ListParagraph"/>
        <w:numPr>
          <w:ilvl w:val="0"/>
          <w:numId w:val="247"/>
        </w:numPr>
        <w:ind w:left="697" w:hanging="357"/>
      </w:pPr>
      <w:r w:rsidRPr="00004480">
        <w:t>User Acceptance Testing (UAT): 120 test cases</w:t>
      </w:r>
    </w:p>
    <w:p w14:paraId="4DDDC595" w14:textId="1F78DBB0" w:rsidR="000C342E" w:rsidRDefault="000C342E" w:rsidP="00275D4E">
      <w:pPr>
        <w:numPr>
          <w:ilvl w:val="0"/>
          <w:numId w:val="248"/>
        </w:numPr>
        <w:ind w:left="1094" w:hanging="357"/>
        <w:rPr>
          <w:lang w:eastAsia="en-AU"/>
        </w:rPr>
      </w:pPr>
      <w:r>
        <w:rPr>
          <w:lang w:eastAsia="en-AU"/>
        </w:rPr>
        <w:t>While defining the test cases for Network functionality, Capgemini will refer ‘</w:t>
      </w:r>
      <w:hyperlink r:id="rId93" w:history="1">
        <w:r w:rsidRPr="000C342E">
          <w:rPr>
            <w:rStyle w:val="Hyperlink"/>
            <w:rFonts w:cstheme="minorBidi"/>
            <w:lang w:eastAsia="en-AU"/>
          </w:rPr>
          <w:t>Network - Test Criteria and Use cases.xlsx</w:t>
        </w:r>
      </w:hyperlink>
      <w:r>
        <w:rPr>
          <w:lang w:eastAsia="en-AU"/>
        </w:rPr>
        <w:t xml:space="preserve"> document.</w:t>
      </w:r>
    </w:p>
    <w:p w14:paraId="3A20DD2E" w14:textId="77777777" w:rsidR="00D2288F" w:rsidRPr="00004480" w:rsidRDefault="00D2288F" w:rsidP="00275D4E">
      <w:pPr>
        <w:numPr>
          <w:ilvl w:val="0"/>
          <w:numId w:val="248"/>
        </w:numPr>
        <w:ind w:left="1094" w:hanging="357"/>
        <w:rPr>
          <w:lang w:eastAsia="en-AU"/>
        </w:rPr>
      </w:pPr>
      <w:r w:rsidRPr="00004480">
        <w:rPr>
          <w:lang w:eastAsia="en-AU"/>
        </w:rPr>
        <w:t xml:space="preserve">A total of 50 automation scripts will be developed to support regression testing, leveraging the TOSCA automation tool for automating functional test cases. </w:t>
      </w:r>
    </w:p>
    <w:p w14:paraId="19D21112" w14:textId="77777777" w:rsidR="00D2288F" w:rsidRPr="00004480" w:rsidRDefault="00D2288F" w:rsidP="00275D4E">
      <w:pPr>
        <w:numPr>
          <w:ilvl w:val="0"/>
          <w:numId w:val="248"/>
        </w:numPr>
        <w:ind w:left="1094" w:hanging="357"/>
        <w:rPr>
          <w:lang w:eastAsia="en-AU"/>
        </w:rPr>
      </w:pPr>
      <w:r w:rsidRPr="00004480">
        <w:rPr>
          <w:lang w:eastAsia="en-AU"/>
        </w:rPr>
        <w:t>For performance validation, 25 critical end-to-end business scenarios will be identified and executed using Jmeter.</w:t>
      </w:r>
    </w:p>
    <w:p w14:paraId="2AE58D79" w14:textId="77777777" w:rsidR="00D2288F" w:rsidRPr="00004480" w:rsidRDefault="00D2288F" w:rsidP="00275D4E">
      <w:pPr>
        <w:numPr>
          <w:ilvl w:val="0"/>
          <w:numId w:val="248"/>
        </w:numPr>
        <w:ind w:left="1094" w:hanging="357"/>
        <w:rPr>
          <w:lang w:eastAsia="en-AU"/>
        </w:rPr>
      </w:pPr>
      <w:r w:rsidRPr="00004480">
        <w:rPr>
          <w:lang w:eastAsia="en-AU"/>
        </w:rPr>
        <w:t xml:space="preserve">Accessibility testing will cover 17 unique screens, executed across two combinations of devices and browsers, using BrowserStack to ensure coverage and consistency. </w:t>
      </w:r>
    </w:p>
    <w:p w14:paraId="43711BB2" w14:textId="77777777" w:rsidR="00D2288F" w:rsidRPr="00004480" w:rsidRDefault="00D2288F" w:rsidP="00275D4E">
      <w:pPr>
        <w:numPr>
          <w:ilvl w:val="0"/>
          <w:numId w:val="248"/>
        </w:numPr>
        <w:ind w:left="1094" w:hanging="357"/>
        <w:rPr>
          <w:lang w:eastAsia="en-AU"/>
        </w:rPr>
      </w:pPr>
      <w:r w:rsidRPr="00004480">
        <w:rPr>
          <w:lang w:eastAsia="en-AU"/>
        </w:rPr>
        <w:t>Testing activities will be conducted using desktop environments.</w:t>
      </w:r>
    </w:p>
    <w:p w14:paraId="6540531A" w14:textId="77777777" w:rsidR="00D2288F" w:rsidRPr="00004480" w:rsidRDefault="00D2288F" w:rsidP="00275D4E">
      <w:pPr>
        <w:numPr>
          <w:ilvl w:val="0"/>
          <w:numId w:val="248"/>
        </w:numPr>
        <w:ind w:left="1094" w:hanging="357"/>
        <w:rPr>
          <w:lang w:eastAsia="en-AU"/>
        </w:rPr>
      </w:pPr>
      <w:r w:rsidRPr="00004480">
        <w:rPr>
          <w:lang w:eastAsia="en-AU"/>
        </w:rPr>
        <w:t xml:space="preserve">It is assumed that TFF will provide the necessary tool licenses and infrastructure required to support automation, performance, accessibility, and overall test management activities. </w:t>
      </w:r>
    </w:p>
    <w:p w14:paraId="6FC10BAC" w14:textId="77777777" w:rsidR="00D2288F" w:rsidRPr="00004480" w:rsidRDefault="00D2288F" w:rsidP="00275D4E">
      <w:pPr>
        <w:numPr>
          <w:ilvl w:val="0"/>
          <w:numId w:val="248"/>
        </w:numPr>
        <w:ind w:left="1094" w:hanging="357"/>
        <w:rPr>
          <w:lang w:eastAsia="en-AU"/>
        </w:rPr>
      </w:pPr>
      <w:r w:rsidRPr="00004480">
        <w:rPr>
          <w:lang w:eastAsia="en-AU"/>
        </w:rPr>
        <w:t>End to End test cases will serve as the baseline for UAT, with further refinement and extension to align with business validation needs.</w:t>
      </w:r>
    </w:p>
    <w:p w14:paraId="47258637" w14:textId="77777777" w:rsidR="00D2288F" w:rsidRDefault="00D2288F" w:rsidP="00CC4A97"/>
    <w:p w14:paraId="787815A0" w14:textId="2E5913EB" w:rsidR="00D2288F" w:rsidRPr="001048BA" w:rsidRDefault="0059631A" w:rsidP="00CC4A97">
      <w:r>
        <w:t>Details</w:t>
      </w:r>
      <w:r w:rsidR="00D2288F">
        <w:t xml:space="preserve"> on the individual test</w:t>
      </w:r>
      <w:r>
        <w:t xml:space="preserve"> phases are provided in the following sections</w:t>
      </w:r>
    </w:p>
    <w:p w14:paraId="2487FB2E" w14:textId="77777777" w:rsidR="00CC4A97" w:rsidRPr="00453ADC" w:rsidRDefault="00CC4A97" w:rsidP="00CC4A97"/>
    <w:p w14:paraId="6F636C12" w14:textId="77777777" w:rsidR="00B76866" w:rsidRPr="00453ADC" w:rsidRDefault="00B76866" w:rsidP="0095444E">
      <w:pPr>
        <w:pStyle w:val="Heading3CG"/>
        <w:rPr>
          <w:b/>
        </w:rPr>
      </w:pPr>
      <w:bookmarkStart w:id="281" w:name="_Toc231251460"/>
      <w:bookmarkStart w:id="282" w:name="_Toc231276490"/>
      <w:r w:rsidRPr="001048BA">
        <w:t>System Integration Testing (SIT) Approach</w:t>
      </w:r>
      <w:r w:rsidRPr="00453ADC">
        <w:t xml:space="preserve"> </w:t>
      </w:r>
      <w:r w:rsidR="00AD4271">
        <w:t>(Release 1 &amp; Release 2)</w:t>
      </w:r>
      <w:bookmarkEnd w:id="281"/>
      <w:bookmarkEnd w:id="282"/>
      <w:r w:rsidRPr="00453ADC">
        <w:t xml:space="preserve"> </w:t>
      </w:r>
    </w:p>
    <w:p w14:paraId="5435F3FC" w14:textId="77777777" w:rsidR="00A47FC9" w:rsidRPr="00453ADC" w:rsidRDefault="00A47FC9" w:rsidP="00B76866"/>
    <w:p w14:paraId="34DDF7B8" w14:textId="77777777" w:rsidR="00B76866" w:rsidRPr="00453ADC" w:rsidRDefault="00B76866" w:rsidP="00B76866">
      <w:r w:rsidRPr="00453ADC">
        <w:t xml:space="preserve">System Integration Testing (SIT) will be executed at the individual work package level, with each work package validated independently while consuming inputs from its dependent work packages. The approach focuses on validating how each work package consumes, processes, and passes data across systems such as ServiceNow, Dynamics 365, ArcGIS/3-GIS, and Microsoft data platforms. </w:t>
      </w:r>
    </w:p>
    <w:p w14:paraId="217DAD66" w14:textId="4A9AF6A7" w:rsidR="00B91712" w:rsidRPr="00453ADC" w:rsidRDefault="00B76866" w:rsidP="00B76866">
      <w:pPr>
        <w:rPr>
          <w:b/>
        </w:rPr>
      </w:pPr>
      <w:r w:rsidRPr="00453ADC">
        <w:t xml:space="preserve">Each work package will be validated against its core objective, covering catalogue management, fibre ordering and fulfilment, billing automation, RSP portal capabilities, and pre-qualification. Testing will </w:t>
      </w:r>
      <w:r w:rsidR="00BE1A75" w:rsidRPr="00BE1A75">
        <w:t>validate</w:t>
      </w:r>
      <w:r w:rsidRPr="00453ADC">
        <w:t xml:space="preserve"> network inventory, </w:t>
      </w:r>
      <w:r w:rsidR="00BE1A75" w:rsidRPr="00BE1A75">
        <w:t>updates,</w:t>
      </w:r>
      <w:r w:rsidRPr="00453ADC">
        <w:t xml:space="preserve"> orchestration of assurance and provisioning </w:t>
      </w:r>
      <w:r w:rsidR="00BE1A75" w:rsidRPr="00BE1A75">
        <w:t xml:space="preserve">of </w:t>
      </w:r>
      <w:r w:rsidRPr="00453ADC">
        <w:t>work orders</w:t>
      </w:r>
      <w:r w:rsidR="00BE1A75" w:rsidRPr="00BE1A75">
        <w:t>,</w:t>
      </w:r>
      <w:r w:rsidRPr="00453ADC">
        <w:t xml:space="preserve"> partner integration, and work order</w:t>
      </w:r>
      <w:r w:rsidR="00BE1A75" w:rsidRPr="00BE1A75">
        <w:t xml:space="preserve"> life cycle controls.</w:t>
      </w:r>
    </w:p>
    <w:p w14:paraId="5C98B681" w14:textId="77777777" w:rsidR="00AD4271" w:rsidRPr="00AD4271" w:rsidRDefault="00AD4271" w:rsidP="0095444E">
      <w:pPr>
        <w:pStyle w:val="Heading3CG"/>
        <w:rPr>
          <w:b/>
        </w:rPr>
      </w:pPr>
      <w:bookmarkStart w:id="283" w:name="_Toc231251461"/>
      <w:bookmarkStart w:id="284" w:name="_Toc231276491"/>
      <w:r w:rsidRPr="001048BA">
        <w:t xml:space="preserve">Release 1 </w:t>
      </w:r>
      <w:r w:rsidR="00D17E67" w:rsidRPr="001048BA">
        <w:t>and 2</w:t>
      </w:r>
      <w:r w:rsidRPr="001048BA">
        <w:t xml:space="preserve"> – E2E Customer Journeys (Integrated SIT)</w:t>
      </w:r>
      <w:bookmarkEnd w:id="283"/>
      <w:bookmarkEnd w:id="284"/>
    </w:p>
    <w:p w14:paraId="699E4AAD" w14:textId="77777777" w:rsidR="00AD4271" w:rsidRPr="00453ADC" w:rsidRDefault="00AD4271" w:rsidP="00B76866">
      <w:pPr>
        <w:rPr>
          <w:b/>
        </w:rPr>
      </w:pPr>
    </w:p>
    <w:p w14:paraId="78A3CA8D" w14:textId="04CA5031" w:rsidR="00680D3C" w:rsidRPr="001048BA" w:rsidRDefault="00680D3C" w:rsidP="00680D3C">
      <w:r w:rsidRPr="001048BA">
        <w:t xml:space="preserve">The primary objective of strategy is to ensure that </w:t>
      </w:r>
      <w:r w:rsidRPr="00680D3C">
        <w:t>E2E Customer Journeys</w:t>
      </w:r>
      <w:r w:rsidRPr="001048BA">
        <w:t xml:space="preserve"> function seamlessly across integrated systems in scope of release</w:t>
      </w:r>
      <w:r w:rsidR="00401404" w:rsidRPr="001048BA">
        <w:t xml:space="preserve"> (1 &amp; 2)</w:t>
      </w:r>
      <w:r w:rsidRPr="001048BA">
        <w:t xml:space="preserve"> provide a consistent and reliable user experience and meet both business and technical requirements before production deployment. </w:t>
      </w:r>
    </w:p>
    <w:p w14:paraId="3E9E7F28" w14:textId="77777777" w:rsidR="00680D3C" w:rsidRPr="001048BA" w:rsidRDefault="00967EDB" w:rsidP="00680D3C">
      <w:r w:rsidRPr="001048BA">
        <w:t>C</w:t>
      </w:r>
      <w:r w:rsidR="00680D3C" w:rsidRPr="001048BA">
        <w:t>ustomer journey will be validated from the perspective of its respective persona groups and will incorporate different customer triggers and journey stages. The testing scope ensures that variations of user interaction including standard flows, validation failures, and alternate execution paths are covered.</w:t>
      </w:r>
    </w:p>
    <w:p w14:paraId="6180E5CA" w14:textId="77777777" w:rsidR="00680D3C" w:rsidRPr="001048BA" w:rsidRDefault="00680D3C" w:rsidP="00680D3C">
      <w:r w:rsidRPr="001048BA">
        <w:t xml:space="preserve">The systems involved in customer journeys include customer portals, APIs, product catalogues, order management systems, inventory systems, network orchestration layers, </w:t>
      </w:r>
      <w:r w:rsidR="009D7AF6" w:rsidRPr="001048BA">
        <w:t xml:space="preserve">and </w:t>
      </w:r>
      <w:r w:rsidRPr="001048BA">
        <w:t>billing platforms</w:t>
      </w:r>
      <w:r w:rsidR="009D7AF6" w:rsidRPr="001048BA">
        <w:t xml:space="preserve"> </w:t>
      </w:r>
      <w:r w:rsidRPr="001048BA">
        <w:t>The overall testing approach is designed to validate business journeys in an end-to-end manner rather than focusing on isolated components. Each test case will represent a complete logical flow that begins with a customer trigger and ends with a clearly defined business outcome.</w:t>
      </w:r>
    </w:p>
    <w:p w14:paraId="28FC626E" w14:textId="3CC1AF42" w:rsidR="00EC4D91" w:rsidRPr="001048BA" w:rsidRDefault="00EC4D91" w:rsidP="00EC4D91">
      <w:r w:rsidRPr="001048BA">
        <w:t>At the end of this phase, Capgemini will publish the test summary report and assess readiness to proceed to the next phase.</w:t>
      </w:r>
    </w:p>
    <w:p w14:paraId="7558ECF3" w14:textId="77777777" w:rsidR="00AD4271" w:rsidRDefault="00AD4271" w:rsidP="00B76866">
      <w:pPr>
        <w:rPr>
          <w:b/>
        </w:rPr>
      </w:pPr>
    </w:p>
    <w:p w14:paraId="45C5C6F0" w14:textId="77777777" w:rsidR="00D17E67" w:rsidRPr="008C3625" w:rsidRDefault="00D17E67" w:rsidP="008C3625">
      <w:pPr>
        <w:pStyle w:val="Heading3CG"/>
        <w:rPr>
          <w:b/>
        </w:rPr>
      </w:pPr>
      <w:bookmarkStart w:id="285" w:name="_Toc231251462"/>
      <w:bookmarkStart w:id="286" w:name="_Toc231276492"/>
      <w:r w:rsidRPr="008C3625">
        <w:t xml:space="preserve">Release 1 and 2– User </w:t>
      </w:r>
      <w:r w:rsidRPr="001048BA">
        <w:t>Acceptance Testing</w:t>
      </w:r>
      <w:bookmarkEnd w:id="285"/>
      <w:bookmarkEnd w:id="286"/>
    </w:p>
    <w:p w14:paraId="4F6DCA57" w14:textId="77777777" w:rsidR="00D17E67" w:rsidRDefault="00D17E67" w:rsidP="00B76866">
      <w:pPr>
        <w:rPr>
          <w:b/>
        </w:rPr>
      </w:pPr>
    </w:p>
    <w:p w14:paraId="41F84DB0" w14:textId="77777777" w:rsidR="00593FCE" w:rsidRPr="00004480" w:rsidRDefault="00593FCE" w:rsidP="00593FCE">
      <w:r w:rsidRPr="00004480">
        <w:t>User Acceptance Testing (UAT) will be conducted at the release level, focusing on validating end-to-end user journeys rather than individual work packages. The objective is to ensure that integrated business processes function seamlessly and meet overall business objectives for the defined release scope.</w:t>
      </w:r>
    </w:p>
    <w:p w14:paraId="6DC929DC" w14:textId="082B23A1" w:rsidR="00593FCE" w:rsidRPr="00004480" w:rsidRDefault="00593FCE" w:rsidP="00593FCE">
      <w:r w:rsidRPr="00004480">
        <w:t>The testing will emphasi</w:t>
      </w:r>
      <w:r w:rsidR="002E0C56">
        <w:t>s</w:t>
      </w:r>
      <w:r w:rsidRPr="00004480">
        <w:t xml:space="preserve">e critical user journeys such as ordering, provisioning, billing, network inventory, and work order management, validating their </w:t>
      </w:r>
      <w:r w:rsidR="0053564E" w:rsidRPr="00004480">
        <w:t>behaviour</w:t>
      </w:r>
      <w:r w:rsidRPr="00004480">
        <w:t xml:space="preserve"> across interconnected systems.</w:t>
      </w:r>
    </w:p>
    <w:p w14:paraId="16081D35" w14:textId="2D43F442" w:rsidR="00EC4D91" w:rsidRPr="00004480" w:rsidRDefault="00593FCE" w:rsidP="00593FCE">
      <w:r w:rsidRPr="00004480">
        <w:t xml:space="preserve">Capgemini will </w:t>
      </w:r>
      <w:r w:rsidR="006C23B4">
        <w:t>support</w:t>
      </w:r>
      <w:r w:rsidRPr="00004480">
        <w:t xml:space="preserve"> </w:t>
      </w:r>
      <w:r w:rsidR="00AA6E6E">
        <w:t>test case creation</w:t>
      </w:r>
      <w:r w:rsidR="00BD3814" w:rsidRPr="00004480">
        <w:t>, executi</w:t>
      </w:r>
      <w:r w:rsidR="00AA6E6E">
        <w:t>on</w:t>
      </w:r>
      <w:r w:rsidRPr="00004480">
        <w:t>, and managing UAT scenarios, while TFF business users will provide inputs, validate outcomes</w:t>
      </w:r>
      <w:r w:rsidR="00BD3814" w:rsidRPr="00004480">
        <w:t>.</w:t>
      </w:r>
      <w:r w:rsidRPr="00004480">
        <w:t xml:space="preserve"> This collaborative approach ensures comprehensive validation of end-to-end processes and readiness for business use at the release level.</w:t>
      </w:r>
    </w:p>
    <w:p w14:paraId="5055493A" w14:textId="1D743B66" w:rsidR="00EC4D91" w:rsidRPr="00004480" w:rsidRDefault="00EC4D91" w:rsidP="00EC4D91">
      <w:r w:rsidRPr="00004480">
        <w:t xml:space="preserve">At the end of the UAT phase, Capgemini will publish the test summary report </w:t>
      </w:r>
      <w:r w:rsidR="00867203">
        <w:t xml:space="preserve">along with testing evidence </w:t>
      </w:r>
      <w:r w:rsidRPr="00004480">
        <w:t xml:space="preserve">and </w:t>
      </w:r>
      <w:r w:rsidR="00777536">
        <w:t xml:space="preserve">TFF </w:t>
      </w:r>
      <w:r w:rsidR="00867203" w:rsidRPr="00867203">
        <w:t>business users</w:t>
      </w:r>
      <w:r w:rsidR="00777536">
        <w:t xml:space="preserve"> will </w:t>
      </w:r>
      <w:r w:rsidR="00867203" w:rsidRPr="00867203">
        <w:t>validate outcomes and provide formal acceptance sign-off</w:t>
      </w:r>
      <w:r w:rsidRPr="00004480">
        <w:t>.</w:t>
      </w:r>
    </w:p>
    <w:p w14:paraId="27EF5193" w14:textId="77777777" w:rsidR="00B91712" w:rsidRPr="00453ADC" w:rsidRDefault="00B91712" w:rsidP="00B76866">
      <w:pPr>
        <w:rPr>
          <w:b/>
        </w:rPr>
      </w:pPr>
    </w:p>
    <w:p w14:paraId="1820DECE" w14:textId="77777777" w:rsidR="00CC4A97" w:rsidRPr="001048BA" w:rsidRDefault="00CC4A97" w:rsidP="00835B13">
      <w:pPr>
        <w:pStyle w:val="Heading3CG"/>
        <w:keepNext/>
        <w:keepLines/>
      </w:pPr>
      <w:bookmarkStart w:id="287" w:name="_Toc231251463"/>
      <w:bookmarkStart w:id="288" w:name="_Toc231276493"/>
      <w:r w:rsidRPr="008C3625">
        <w:t>Accessibility</w:t>
      </w:r>
      <w:r w:rsidRPr="001048BA">
        <w:t xml:space="preserve"> Testing</w:t>
      </w:r>
      <w:bookmarkEnd w:id="287"/>
      <w:bookmarkEnd w:id="288"/>
    </w:p>
    <w:p w14:paraId="4C49C455" w14:textId="0F4D9863" w:rsidR="00CC4A97" w:rsidRDefault="00CC4A97" w:rsidP="00835B13">
      <w:pPr>
        <w:keepNext/>
        <w:keepLines/>
        <w:rPr>
          <w:szCs w:val="20"/>
        </w:rPr>
      </w:pPr>
      <w:r w:rsidRPr="00CC4A97">
        <w:rPr>
          <w:szCs w:val="20"/>
        </w:rPr>
        <w:t>Accessibility</w:t>
      </w:r>
      <w:r w:rsidRPr="005E3101">
        <w:rPr>
          <w:szCs w:val="20"/>
        </w:rPr>
        <w:t xml:space="preserve"> testing will ensure that user-facing interfaces are usable by individuals with diverse abilities. This is particularly important for customer-facing applications such as portals and web interfaces.</w:t>
      </w:r>
    </w:p>
    <w:p w14:paraId="44FDDA9A" w14:textId="77777777" w:rsidR="00CC4A97" w:rsidRPr="005E3101" w:rsidRDefault="00CC4A97" w:rsidP="00835B13">
      <w:pPr>
        <w:keepNext/>
        <w:keepLines/>
        <w:rPr>
          <w:szCs w:val="20"/>
        </w:rPr>
      </w:pPr>
      <w:r w:rsidRPr="005E3101">
        <w:rPr>
          <w:szCs w:val="20"/>
        </w:rPr>
        <w:t>The testing will be aligned with recognized accessibility standards WCAG 2.1 AA. It will evaluate whether users can navigate the application using assistive technologies such as screen readers and whether the interface supports keyboard navigation, proper contrast ratios, and meaningful error messages. Accessibility validation will not only ensure compliance but also enhance the overall user experience by making the system inclusive and easy to use for a wider audience.</w:t>
      </w:r>
    </w:p>
    <w:p w14:paraId="59B82B19" w14:textId="77777777" w:rsidR="00CC4A97" w:rsidRPr="00453ADC" w:rsidRDefault="00CC4A97" w:rsidP="00CC4A97">
      <w:pPr>
        <w:rPr>
          <w:b/>
        </w:rPr>
      </w:pPr>
    </w:p>
    <w:p w14:paraId="28FFA2B2" w14:textId="77777777" w:rsidR="00B76866" w:rsidRPr="00453ADC" w:rsidRDefault="00B76866" w:rsidP="0095444E">
      <w:pPr>
        <w:pStyle w:val="Heading3CG"/>
        <w:rPr>
          <w:b/>
        </w:rPr>
      </w:pPr>
      <w:bookmarkStart w:id="289" w:name="_Toc231251464"/>
      <w:bookmarkStart w:id="290" w:name="_Toc231276494"/>
      <w:r w:rsidRPr="001048BA">
        <w:t>Performance Testing Approach</w:t>
      </w:r>
      <w:bookmarkEnd w:id="289"/>
      <w:bookmarkEnd w:id="290"/>
    </w:p>
    <w:p w14:paraId="77FDF7A4" w14:textId="77777777" w:rsidR="00F62A5B" w:rsidRDefault="00F62A5B" w:rsidP="00B76866"/>
    <w:p w14:paraId="281052A2" w14:textId="460198EE" w:rsidR="00F62A5B" w:rsidRPr="00F62A5B" w:rsidRDefault="00F62A5B" w:rsidP="00F62A5B">
      <w:pPr>
        <w:rPr>
          <w:lang w:val="en-US"/>
        </w:rPr>
      </w:pPr>
      <w:r w:rsidRPr="00F62A5B">
        <w:rPr>
          <w:lang w:val="en-US"/>
        </w:rPr>
        <w:t xml:space="preserve">We have reviewed the non-functional requirements outlined in Section 3.2.4 and will ensure that these requirements are comprehensively addressed through a well-defined performance test plan. This will be followed by </w:t>
      </w:r>
      <w:r>
        <w:rPr>
          <w:lang w:val="en-US"/>
        </w:rPr>
        <w:t xml:space="preserve">design and </w:t>
      </w:r>
      <w:r w:rsidRPr="00F62A5B">
        <w:rPr>
          <w:lang w:val="en-US"/>
        </w:rPr>
        <w:t>execution of performance testing to validate compliance with the defined NFRs and ensure that the system meets expected performance standards</w:t>
      </w:r>
    </w:p>
    <w:p w14:paraId="721155C9" w14:textId="13E514CF" w:rsidR="00B76866" w:rsidRPr="00453ADC" w:rsidRDefault="00B76866" w:rsidP="00B76866">
      <w:r w:rsidRPr="00453ADC">
        <w:t>Performance testing will be conducted to ensure that the integrated system can handle expected transaction volumes and user loads while maintaining acceptable response times and system stability. Given the distributed architecture and multiple integration points, performance validation will focus on both individual system performance and end-to-end transaction performance across the ecosystem.</w:t>
      </w:r>
      <w:r w:rsidR="00B6317F">
        <w:t xml:space="preserve"> </w:t>
      </w:r>
    </w:p>
    <w:p w14:paraId="1E14F908" w14:textId="77777777" w:rsidR="00B76866" w:rsidRPr="00453ADC" w:rsidRDefault="00B76866" w:rsidP="00B76866">
      <w:r w:rsidRPr="00453ADC">
        <w:t>Key performance scenarios will include peak order volumes, concurrent portal users, bulk work order processing, and large-scale data synchronization between systems. Special emphasis will be placed on API performance, middleware throughput, and latency in communication between systems such as Dynamics 365, ServiceNow, and GIS platforms.</w:t>
      </w:r>
    </w:p>
    <w:p w14:paraId="25A268DF" w14:textId="56BD3070" w:rsidR="00B76866" w:rsidRPr="00453ADC" w:rsidRDefault="00B76866" w:rsidP="00B76866">
      <w:r w:rsidRPr="00453ADC">
        <w:t xml:space="preserve">Performance testing will also evaluate system </w:t>
      </w:r>
      <w:r w:rsidR="00120FB7" w:rsidRPr="00453ADC">
        <w:t>behaviour</w:t>
      </w:r>
      <w:r w:rsidRPr="00453ADC">
        <w:t xml:space="preserve"> under stress conditions, including high load and resource constraints, to identify bottlenecks and ensure resilience. The results will be used to fine-tune system configurations and ensure readiness for production-scale usage.</w:t>
      </w:r>
    </w:p>
    <w:p w14:paraId="629DF8FE" w14:textId="77777777" w:rsidR="00B91712" w:rsidRPr="00453ADC" w:rsidRDefault="00B91712" w:rsidP="00B76866">
      <w:pPr>
        <w:rPr>
          <w:b/>
        </w:rPr>
      </w:pPr>
    </w:p>
    <w:p w14:paraId="32D75D27" w14:textId="77777777" w:rsidR="00B76866" w:rsidRPr="00453ADC" w:rsidRDefault="00B76866" w:rsidP="0095444E">
      <w:pPr>
        <w:pStyle w:val="Heading3CG"/>
        <w:rPr>
          <w:b/>
        </w:rPr>
      </w:pPr>
      <w:bookmarkStart w:id="291" w:name="_Toc231251465"/>
      <w:bookmarkStart w:id="292" w:name="_Toc231276495"/>
      <w:commentRangeStart w:id="293"/>
      <w:commentRangeStart w:id="294"/>
      <w:r w:rsidRPr="001048BA">
        <w:t>Test Automation Approach</w:t>
      </w:r>
      <w:bookmarkEnd w:id="291"/>
      <w:bookmarkEnd w:id="292"/>
      <w:commentRangeEnd w:id="293"/>
      <w:r w:rsidR="000B7043" w:rsidRPr="00453ADC">
        <w:rPr>
          <w:rStyle w:val="CommentReference"/>
          <w:rFonts w:cs="Arial"/>
          <w:b/>
          <w:sz w:val="20"/>
          <w:szCs w:val="26"/>
        </w:rPr>
        <w:commentReference w:id="293"/>
      </w:r>
      <w:commentRangeEnd w:id="294"/>
      <w:r w:rsidRPr="00453ADC">
        <w:rPr>
          <w:rStyle w:val="CommentReference"/>
          <w:rFonts w:cs="Arial"/>
          <w:b/>
          <w:sz w:val="20"/>
          <w:szCs w:val="26"/>
        </w:rPr>
        <w:commentReference w:id="294"/>
      </w:r>
    </w:p>
    <w:p w14:paraId="0B1D7863" w14:textId="77777777" w:rsidR="00262EED" w:rsidRPr="00004480" w:rsidRDefault="00262EED" w:rsidP="00262EED">
      <w:r w:rsidRPr="00004480">
        <w:t xml:space="preserve">Automation will be implemented using TOSCA, focusing on high-value and repeatable scenarios such as order processing, service activation, qualification flows, and lifecycle changes. The automation framework will be modular, allowing reuse of components such as address validation, order submission, and inventory checks. Data-driven testing will be used to execute the same workflows with different inputs, improving coverage and reducing effort. </w:t>
      </w:r>
    </w:p>
    <w:p w14:paraId="04A031EE" w14:textId="77777777" w:rsidR="00262EED" w:rsidRPr="00004480" w:rsidRDefault="00262EED" w:rsidP="00262EED">
      <w:r w:rsidRPr="00004480">
        <w:t>Automation will be progressively developed and expanded to cover multiple work packages aligned with end-to-end user journeys. The automation strategy will focus on building a modular, scalable, and reusable test suite that evolves alongside user journey coverage. This will enable efficient regression cycles, minimize manual intervention, and enhance overall test coverage, reliability, and execution consistency across work packages.</w:t>
      </w:r>
    </w:p>
    <w:p w14:paraId="10A82146" w14:textId="77777777" w:rsidR="00262EED" w:rsidRPr="00453ADC" w:rsidRDefault="00262EED" w:rsidP="00262EED">
      <w:r w:rsidRPr="00453ADC">
        <w:t>Test automation will play a critical role in ensuring efficiency, repeatability, and coverage across the testing lifecycle. Automation will primarily focus on regression testing, integration validation, and critical business workflows that span multiple systems.</w:t>
      </w:r>
    </w:p>
    <w:p w14:paraId="1D113B8B" w14:textId="078026D7" w:rsidR="00B76866" w:rsidRPr="00453ADC" w:rsidRDefault="0053580F">
      <w:pPr>
        <w:spacing w:before="0" w:after="0"/>
        <w:jc w:val="left"/>
        <w:rPr>
          <w:lang w:eastAsia="en-AU"/>
        </w:rPr>
      </w:pPr>
      <w:r>
        <w:rPr>
          <w:lang w:eastAsia="en-AU"/>
        </w:rPr>
        <w:br w:type="page"/>
      </w:r>
    </w:p>
    <w:p w14:paraId="5A5EAD4B" w14:textId="77777777" w:rsidR="00B76866" w:rsidRPr="00453ADC" w:rsidRDefault="00B76866" w:rsidP="0021643F">
      <w:pPr>
        <w:rPr>
          <w:lang w:eastAsia="en-AU"/>
        </w:rPr>
      </w:pPr>
    </w:p>
    <w:p w14:paraId="15995A27" w14:textId="77777777" w:rsidR="00792C19" w:rsidRPr="00453ADC" w:rsidRDefault="00792C19" w:rsidP="0095444E">
      <w:pPr>
        <w:pStyle w:val="Heading3CG"/>
        <w:rPr>
          <w:b/>
        </w:rPr>
      </w:pPr>
      <w:bookmarkStart w:id="296" w:name="_Toc231251466"/>
      <w:bookmarkStart w:id="297" w:name="_Toc231276496"/>
      <w:r w:rsidRPr="001048BA">
        <w:t>Defect Management and Reporting</w:t>
      </w:r>
      <w:bookmarkEnd w:id="296"/>
      <w:bookmarkEnd w:id="297"/>
    </w:p>
    <w:p w14:paraId="37244237" w14:textId="77777777" w:rsidR="00792C19" w:rsidRPr="00453ADC" w:rsidRDefault="00792C19" w:rsidP="00792C19"/>
    <w:p w14:paraId="050D0CBA" w14:textId="425BA78B" w:rsidR="00792C19" w:rsidRPr="00453ADC" w:rsidRDefault="00792C19" w:rsidP="00792C19">
      <w:r w:rsidRPr="00453ADC">
        <w:t xml:space="preserve">A structured defect management process will be followed to track, prioritize, and resolve issues identified during testing. </w:t>
      </w:r>
      <w:r w:rsidR="00B44C12" w:rsidRPr="001048BA">
        <w:t>Defects will be categori</w:t>
      </w:r>
      <w:r w:rsidR="00047B36" w:rsidRPr="001048BA">
        <w:t>s</w:t>
      </w:r>
      <w:r w:rsidR="00B44C12" w:rsidRPr="001048BA">
        <w:t>ed</w:t>
      </w:r>
      <w:r w:rsidRPr="00453ADC">
        <w:t xml:space="preserve"> based on severity and impact, with critical issues addressed on priority.</w:t>
      </w:r>
    </w:p>
    <w:p w14:paraId="60ADFFC1" w14:textId="77777777" w:rsidR="00CC4436" w:rsidRPr="00453ADC" w:rsidRDefault="00CC4436" w:rsidP="00792C19"/>
    <w:p w14:paraId="274C3217" w14:textId="11B7C3D4" w:rsidR="00E020D4" w:rsidRPr="001048BA" w:rsidRDefault="00792C19" w:rsidP="0021643F">
      <w:r w:rsidRPr="00453ADC">
        <w:t>Regular status reporting will be maintained, including test execution progress, defect trends, and overall quality metrics. This will ensure transparency and enable timely decision-making.</w:t>
      </w:r>
    </w:p>
    <w:p w14:paraId="1983BFAA" w14:textId="173B84F9" w:rsidR="006752C2" w:rsidRPr="00DC1D95" w:rsidRDefault="00655BB1" w:rsidP="00AC43C4">
      <w:pPr>
        <w:pStyle w:val="Heading1"/>
      </w:pPr>
      <w:bookmarkStart w:id="298" w:name="_Toc231251467"/>
      <w:bookmarkStart w:id="299" w:name="_Toc231276497"/>
      <w:r>
        <w:t>Delivery Model</w:t>
      </w:r>
      <w:bookmarkEnd w:id="298"/>
      <w:bookmarkEnd w:id="299"/>
    </w:p>
    <w:p w14:paraId="113D4676" w14:textId="77777777" w:rsidR="00AF2228" w:rsidRDefault="00AF2228" w:rsidP="00AF2228">
      <w:pPr>
        <w:rPr>
          <w:lang w:eastAsia="en-AU"/>
        </w:rPr>
      </w:pPr>
    </w:p>
    <w:p w14:paraId="5B580B57" w14:textId="77777777" w:rsidR="00EE14FE" w:rsidRPr="003F6A0D" w:rsidRDefault="00EE14FE" w:rsidP="00EE14FE">
      <w:r w:rsidRPr="003F6A0D">
        <w:t xml:space="preserve">Capgemini has an established record of working seamlessly with clients’ in house teams to deliver high quality outcomes as a single, integrated delivery organisation. Our approach focuses on shared purpose, aligned ways of working, transparent communication, and joint accountability ensuring that </w:t>
      </w:r>
      <w:r>
        <w:t>Tuatahi</w:t>
      </w:r>
      <w:r w:rsidRPr="003F6A0D">
        <w:t xml:space="preserve"> and Capgemini function as “one team” from the outset.</w:t>
      </w:r>
    </w:p>
    <w:p w14:paraId="00887169" w14:textId="77777777" w:rsidR="00C203F8" w:rsidRDefault="00C203F8" w:rsidP="00C203F8">
      <w:pPr>
        <w:pStyle w:val="ListParagraph"/>
      </w:pPr>
    </w:p>
    <w:p w14:paraId="1640A255" w14:textId="13F00262" w:rsidR="00A05EE9" w:rsidRDefault="00596E82" w:rsidP="00BB77E3">
      <w:pPr>
        <w:pStyle w:val="Heading2"/>
      </w:pPr>
      <w:bookmarkStart w:id="300" w:name="_Toc231251468"/>
      <w:bookmarkStart w:id="301" w:name="_Toc231276498"/>
      <w:r w:rsidRPr="00596E82">
        <w:t>Ways of Working</w:t>
      </w:r>
      <w:bookmarkEnd w:id="300"/>
      <w:bookmarkEnd w:id="301"/>
    </w:p>
    <w:p w14:paraId="01BC4AEA" w14:textId="77777777" w:rsidR="007D5B03" w:rsidRDefault="007D5B03" w:rsidP="007D5B03"/>
    <w:p w14:paraId="0495E6F8" w14:textId="3F4D84A3" w:rsidR="00241015" w:rsidRPr="00E105E6" w:rsidRDefault="00241015" w:rsidP="00241015">
      <w:pPr>
        <w:rPr>
          <w:color w:val="000000" w:themeColor="text1"/>
        </w:rPr>
      </w:pPr>
      <w:r w:rsidRPr="00E105E6">
        <w:rPr>
          <w:b/>
          <w:color w:val="000000" w:themeColor="text1"/>
        </w:rPr>
        <w:t>On-site engagement, delivery model and partner disclosure</w:t>
      </w:r>
    </w:p>
    <w:p w14:paraId="05CA6548" w14:textId="77777777" w:rsidR="00241015" w:rsidRPr="00E105E6" w:rsidRDefault="00241015" w:rsidP="00241015">
      <w:pPr>
        <w:rPr>
          <w:color w:val="000000" w:themeColor="text1"/>
        </w:rPr>
      </w:pPr>
      <w:r w:rsidRPr="00E105E6">
        <w:rPr>
          <w:color w:val="000000" w:themeColor="text1"/>
        </w:rPr>
        <w:t>Capgemini’s delivery model for Programme Horizon is designed to provide Tuatahi First Fibre with strong local engagement, effective programme oversight, and access to specialist capability across New Zealand, Australia, India and Capgemini’s global delivery network. Our model combines on-site presence in Hamilton, nearshore leadership support, and offshore delivery capacity in a way that is intended to maintain close collaboration with Tuatahi while enabling efficient, scalable and specialist delivery.</w:t>
      </w:r>
    </w:p>
    <w:p w14:paraId="409C1C93" w14:textId="77777777" w:rsidR="00241015" w:rsidRPr="00E105E6" w:rsidRDefault="00241015" w:rsidP="00241015">
      <w:pPr>
        <w:rPr>
          <w:color w:val="000000" w:themeColor="text1"/>
        </w:rPr>
      </w:pPr>
      <w:r w:rsidRPr="00E105E6">
        <w:rPr>
          <w:b/>
          <w:color w:val="000000" w:themeColor="text1"/>
        </w:rPr>
        <w:t>On-site engagement model</w:t>
      </w:r>
    </w:p>
    <w:p w14:paraId="40010DB1" w14:textId="77777777" w:rsidR="00241015" w:rsidRPr="00E105E6" w:rsidRDefault="00241015" w:rsidP="00241015">
      <w:pPr>
        <w:rPr>
          <w:color w:val="000000" w:themeColor="text1"/>
        </w:rPr>
      </w:pPr>
      <w:r w:rsidRPr="00E105E6">
        <w:rPr>
          <w:color w:val="000000" w:themeColor="text1"/>
        </w:rPr>
        <w:t>Capgemini recognises Tuatahi’s expectation that Key Personnel, as defined in the MSA, will spend sufficient time on-site in Hamilton, New Zealand to provide effective programme oversight, particularly during critical phases of the Programme. We will align the on-site presence of Key Personnel and relevant workstream leads to the needs of each phase, with higher on-site engagement expected during:</w:t>
      </w:r>
    </w:p>
    <w:p w14:paraId="0377146C" w14:textId="77777777" w:rsidR="00241015" w:rsidRPr="00E105E6" w:rsidRDefault="00241015" w:rsidP="00275D4E">
      <w:pPr>
        <w:numPr>
          <w:ilvl w:val="0"/>
          <w:numId w:val="113"/>
        </w:numPr>
        <w:ind w:left="680" w:hanging="340"/>
        <w:rPr>
          <w:color w:val="000000" w:themeColor="text1"/>
        </w:rPr>
      </w:pPr>
      <w:r w:rsidRPr="00E105E6">
        <w:rPr>
          <w:color w:val="000000" w:themeColor="text1"/>
        </w:rPr>
        <w:t>Discovery and detailed design</w:t>
      </w:r>
    </w:p>
    <w:p w14:paraId="0A5733E7" w14:textId="77777777" w:rsidR="00241015" w:rsidRPr="00E105E6" w:rsidRDefault="00241015" w:rsidP="00275D4E">
      <w:pPr>
        <w:numPr>
          <w:ilvl w:val="0"/>
          <w:numId w:val="113"/>
        </w:numPr>
        <w:ind w:left="680" w:hanging="340"/>
        <w:rPr>
          <w:color w:val="000000" w:themeColor="text1"/>
        </w:rPr>
      </w:pPr>
      <w:r w:rsidRPr="00E105E6">
        <w:rPr>
          <w:color w:val="000000" w:themeColor="text1"/>
        </w:rPr>
        <w:t>Solution build and configuration checkpoints</w:t>
      </w:r>
    </w:p>
    <w:p w14:paraId="4E6ECF07" w14:textId="77777777" w:rsidR="00241015" w:rsidRPr="00E105E6" w:rsidRDefault="00241015" w:rsidP="00275D4E">
      <w:pPr>
        <w:numPr>
          <w:ilvl w:val="0"/>
          <w:numId w:val="113"/>
        </w:numPr>
        <w:ind w:left="680" w:hanging="340"/>
        <w:rPr>
          <w:color w:val="000000" w:themeColor="text1"/>
        </w:rPr>
      </w:pPr>
      <w:r w:rsidRPr="00E105E6">
        <w:rPr>
          <w:color w:val="000000" w:themeColor="text1"/>
        </w:rPr>
        <w:t>Testing and quality assurance</w:t>
      </w:r>
    </w:p>
    <w:p w14:paraId="0C091C88" w14:textId="77777777" w:rsidR="00241015" w:rsidRPr="00E105E6" w:rsidRDefault="00241015" w:rsidP="00275D4E">
      <w:pPr>
        <w:numPr>
          <w:ilvl w:val="0"/>
          <w:numId w:val="113"/>
        </w:numPr>
        <w:ind w:left="680" w:hanging="340"/>
        <w:rPr>
          <w:color w:val="000000" w:themeColor="text1"/>
        </w:rPr>
      </w:pPr>
      <w:r w:rsidRPr="00E105E6">
        <w:rPr>
          <w:color w:val="000000" w:themeColor="text1"/>
        </w:rPr>
        <w:t>Cutover and go-live readiness</w:t>
      </w:r>
    </w:p>
    <w:p w14:paraId="549850D7" w14:textId="77777777" w:rsidR="00241015" w:rsidRPr="00E105E6" w:rsidRDefault="00241015" w:rsidP="00275D4E">
      <w:pPr>
        <w:numPr>
          <w:ilvl w:val="0"/>
          <w:numId w:val="113"/>
        </w:numPr>
        <w:ind w:left="680" w:hanging="340"/>
        <w:rPr>
          <w:color w:val="000000" w:themeColor="text1"/>
        </w:rPr>
      </w:pPr>
      <w:r w:rsidRPr="00E105E6">
        <w:rPr>
          <w:color w:val="000000" w:themeColor="text1"/>
        </w:rPr>
        <w:t>Hypercare and stabilisation</w:t>
      </w:r>
    </w:p>
    <w:p w14:paraId="72623439" w14:textId="77777777" w:rsidR="00241015" w:rsidRPr="00E105E6" w:rsidRDefault="00241015" w:rsidP="00275D4E">
      <w:pPr>
        <w:numPr>
          <w:ilvl w:val="0"/>
          <w:numId w:val="113"/>
        </w:numPr>
        <w:ind w:left="680" w:hanging="340"/>
        <w:rPr>
          <w:color w:val="000000" w:themeColor="text1"/>
        </w:rPr>
      </w:pPr>
      <w:r w:rsidRPr="00E105E6">
        <w:rPr>
          <w:color w:val="000000" w:themeColor="text1"/>
        </w:rPr>
        <w:t>Training, documentation and knowledge transfer</w:t>
      </w:r>
    </w:p>
    <w:p w14:paraId="3C7A7308" w14:textId="77777777" w:rsidR="00241015" w:rsidRPr="00E105E6" w:rsidRDefault="00241015" w:rsidP="00241015">
      <w:pPr>
        <w:rPr>
          <w:color w:val="000000" w:themeColor="text1"/>
        </w:rPr>
      </w:pPr>
      <w:r w:rsidRPr="00E105E6">
        <w:rPr>
          <w:color w:val="000000" w:themeColor="text1"/>
        </w:rPr>
        <w:t>Our proposed model assumes that senior programme leadership, solution architecture, delivery governance and relevant functional or technical leads will be on-site for key workshops, governance forums, decision points, readiness reviews and transition activities. Between these periods, the team will operate through a structured hybrid delivery model, using agreed governance forums, collaborative tooling, daily/weekly cadence, and clear escalation paths to maintain continuity and decision velocity.</w:t>
      </w:r>
    </w:p>
    <w:p w14:paraId="518CF58D" w14:textId="12D3318C" w:rsidR="00D363CF" w:rsidRPr="00E105E6" w:rsidRDefault="00D363CF" w:rsidP="00241015">
      <w:pPr>
        <w:rPr>
          <w:b/>
          <w:color w:val="000000" w:themeColor="text1"/>
        </w:rPr>
      </w:pPr>
      <w:r w:rsidRPr="00E105E6">
        <w:rPr>
          <w:b/>
          <w:color w:val="000000" w:themeColor="text1"/>
        </w:rPr>
        <w:t xml:space="preserve">Onshore/ </w:t>
      </w:r>
      <w:r w:rsidR="00026F90" w:rsidRPr="00E105E6">
        <w:rPr>
          <w:b/>
          <w:color w:val="000000" w:themeColor="text1"/>
        </w:rPr>
        <w:t>Right shore</w:t>
      </w:r>
      <w:r w:rsidRPr="00E105E6">
        <w:rPr>
          <w:b/>
          <w:color w:val="000000" w:themeColor="text1"/>
        </w:rPr>
        <w:t xml:space="preserve"> Engagement Model</w:t>
      </w:r>
    </w:p>
    <w:p w14:paraId="7BC80E59" w14:textId="6F03DBDA" w:rsidR="00D363CF" w:rsidRPr="00E105E6" w:rsidRDefault="00A71898" w:rsidP="00241015">
      <w:pPr>
        <w:rPr>
          <w:color w:val="000000" w:themeColor="text1"/>
        </w:rPr>
      </w:pPr>
      <w:r>
        <w:drawing>
          <wp:inline distT="0" distB="0" distL="0" distR="0" wp14:anchorId="1BEAC753" wp14:editId="59D6587C">
            <wp:extent cx="5727700" cy="3221990"/>
            <wp:effectExtent l="0" t="0" r="6350" b="0"/>
            <wp:docPr id="7258288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28868" name=""/>
                    <pic:cNvPicPr/>
                  </pic:nvPicPr>
                  <pic:blipFill>
                    <a:blip r:embed="rId94">
                      <a:extLst>
                        <a:ext uri="{96DAC541-7B7A-43D3-8B79-37D633B846F1}">
                          <asvg:svgBlip xmlns:asvg="http://schemas.microsoft.com/office/drawing/2016/SVG/main" r:embed="rId95"/>
                        </a:ext>
                      </a:extLst>
                    </a:blip>
                    <a:stretch>
                      <a:fillRect/>
                    </a:stretch>
                  </pic:blipFill>
                  <pic:spPr>
                    <a:xfrm>
                      <a:off x="0" y="0"/>
                      <a:ext cx="5727700" cy="3221990"/>
                    </a:xfrm>
                    <a:prstGeom prst="rect">
                      <a:avLst/>
                    </a:prstGeom>
                  </pic:spPr>
                </pic:pic>
              </a:graphicData>
            </a:graphic>
          </wp:inline>
        </w:drawing>
      </w:r>
    </w:p>
    <w:p w14:paraId="63EBD8CE" w14:textId="77777777" w:rsidR="00DC3D83" w:rsidRPr="00E105E6" w:rsidRDefault="00DC3D83" w:rsidP="00241015">
      <w:pPr>
        <w:rPr>
          <w:b/>
          <w:color w:val="000000" w:themeColor="text1"/>
        </w:rPr>
      </w:pPr>
    </w:p>
    <w:p w14:paraId="409BCB5B" w14:textId="77777777" w:rsidR="00241015" w:rsidRPr="00E105E6" w:rsidRDefault="00241015" w:rsidP="00241015">
      <w:pPr>
        <w:rPr>
          <w:color w:val="000000" w:themeColor="text1"/>
        </w:rPr>
      </w:pPr>
      <w:r w:rsidRPr="00E105E6">
        <w:rPr>
          <w:b/>
          <w:color w:val="000000" w:themeColor="text1"/>
        </w:rPr>
        <w:t>Collaboration, decision-making cadence and governance alignment</w:t>
      </w:r>
    </w:p>
    <w:p w14:paraId="33D5268B" w14:textId="77777777" w:rsidR="00241015" w:rsidRPr="00E105E6" w:rsidRDefault="00241015" w:rsidP="00241015">
      <w:pPr>
        <w:rPr>
          <w:color w:val="000000" w:themeColor="text1"/>
        </w:rPr>
      </w:pPr>
      <w:r w:rsidRPr="00E105E6">
        <w:rPr>
          <w:color w:val="000000" w:themeColor="text1"/>
        </w:rPr>
        <w:t>Capgemini will operate an integrated delivery model with Tuatahi, structured around clear workstreams, common delivery ceremonies, and transparent programme controls. The model will support effective collaboration and decision-making through:</w:t>
      </w:r>
    </w:p>
    <w:p w14:paraId="13347D16" w14:textId="77777777" w:rsidR="00241015" w:rsidRPr="00E105E6" w:rsidRDefault="00241015" w:rsidP="00275D4E">
      <w:pPr>
        <w:numPr>
          <w:ilvl w:val="0"/>
          <w:numId w:val="114"/>
        </w:numPr>
        <w:ind w:left="680" w:hanging="340"/>
        <w:rPr>
          <w:color w:val="000000" w:themeColor="text1"/>
        </w:rPr>
      </w:pPr>
      <w:r w:rsidRPr="00E105E6">
        <w:rPr>
          <w:b/>
          <w:color w:val="000000" w:themeColor="text1"/>
        </w:rPr>
        <w:t>Joint governance and oversight</w:t>
      </w:r>
      <w:r w:rsidRPr="00E105E6">
        <w:rPr>
          <w:color w:val="000000" w:themeColor="text1"/>
        </w:rPr>
        <w:t xml:space="preserve"> — regular programme governance forums, including executive steering, programme delivery governance, workstream reviews, risk and dependency management, and release readiness forums.</w:t>
      </w:r>
    </w:p>
    <w:p w14:paraId="5FAF7F9F" w14:textId="77777777" w:rsidR="00241015" w:rsidRPr="00E105E6" w:rsidRDefault="00241015" w:rsidP="00275D4E">
      <w:pPr>
        <w:numPr>
          <w:ilvl w:val="0"/>
          <w:numId w:val="114"/>
        </w:numPr>
        <w:ind w:left="680" w:hanging="340"/>
        <w:rPr>
          <w:color w:val="000000" w:themeColor="text1"/>
        </w:rPr>
      </w:pPr>
      <w:r w:rsidRPr="00E105E6">
        <w:rPr>
          <w:b/>
          <w:color w:val="000000" w:themeColor="text1"/>
        </w:rPr>
        <w:t>Clear decision cadence</w:t>
      </w:r>
      <w:r w:rsidRPr="00E105E6">
        <w:rPr>
          <w:color w:val="000000" w:themeColor="text1"/>
        </w:rPr>
        <w:t xml:space="preserve"> — time-bound decision forums, agreed escalation routes, and an active decision log to avoid delivery delay and maintain alignment across Tuatahi, Capgemini and relevant partners.</w:t>
      </w:r>
    </w:p>
    <w:p w14:paraId="6ABFCD4D" w14:textId="77777777" w:rsidR="00241015" w:rsidRPr="00E105E6" w:rsidRDefault="00241015" w:rsidP="00275D4E">
      <w:pPr>
        <w:numPr>
          <w:ilvl w:val="0"/>
          <w:numId w:val="114"/>
        </w:numPr>
        <w:ind w:left="680" w:hanging="340"/>
        <w:rPr>
          <w:color w:val="000000" w:themeColor="text1"/>
        </w:rPr>
      </w:pPr>
      <w:r w:rsidRPr="00E105E6">
        <w:rPr>
          <w:b/>
          <w:color w:val="000000" w:themeColor="text1"/>
        </w:rPr>
        <w:t>Iterative delivery approach</w:t>
      </w:r>
      <w:r w:rsidRPr="00E105E6">
        <w:rPr>
          <w:color w:val="000000" w:themeColor="text1"/>
        </w:rPr>
        <w:t xml:space="preserve"> — work packages will be planned, elaborated, configured, tested and reviewed iteratively, enabling progressive validation of scope, design assumptions and business outcomes.</w:t>
      </w:r>
    </w:p>
    <w:p w14:paraId="5B33FB4E" w14:textId="77777777" w:rsidR="00241015" w:rsidRPr="00E105E6" w:rsidRDefault="00241015" w:rsidP="00275D4E">
      <w:pPr>
        <w:numPr>
          <w:ilvl w:val="0"/>
          <w:numId w:val="114"/>
        </w:numPr>
        <w:ind w:left="680" w:hanging="340"/>
        <w:rPr>
          <w:color w:val="000000" w:themeColor="text1"/>
        </w:rPr>
      </w:pPr>
      <w:r w:rsidRPr="00E105E6">
        <w:rPr>
          <w:b/>
          <w:color w:val="000000" w:themeColor="text1"/>
        </w:rPr>
        <w:t>Continuous integration discipline</w:t>
      </w:r>
      <w:r w:rsidRPr="00E105E6">
        <w:rPr>
          <w:color w:val="000000" w:themeColor="text1"/>
        </w:rPr>
        <w:t xml:space="preserve"> — solution build, configuration, integration and testing activities will be managed through controlled release, environment, defect, integration and readiness processes.</w:t>
      </w:r>
    </w:p>
    <w:p w14:paraId="743CD499" w14:textId="77777777" w:rsidR="00241015" w:rsidRPr="00E105E6" w:rsidRDefault="00241015" w:rsidP="00275D4E">
      <w:pPr>
        <w:numPr>
          <w:ilvl w:val="0"/>
          <w:numId w:val="114"/>
        </w:numPr>
        <w:ind w:left="680" w:hanging="340"/>
        <w:rPr>
          <w:color w:val="000000" w:themeColor="text1"/>
        </w:rPr>
      </w:pPr>
      <w:r w:rsidRPr="00E105E6">
        <w:rPr>
          <w:b/>
          <w:color w:val="000000" w:themeColor="text1"/>
        </w:rPr>
        <w:t>Integrated programme controls</w:t>
      </w:r>
      <w:r w:rsidRPr="00E105E6">
        <w:rPr>
          <w:color w:val="000000" w:themeColor="text1"/>
        </w:rPr>
        <w:t xml:space="preserve"> — RAID, dependency, milestone, financial, quality and change controls will be managed through the Programme Control Office / PMO, with appropriate reporting into Tuatahi governance forums.</w:t>
      </w:r>
    </w:p>
    <w:p w14:paraId="5CB4D5AF" w14:textId="77777777" w:rsidR="00241015" w:rsidRPr="00E105E6" w:rsidRDefault="00241015" w:rsidP="00241015">
      <w:pPr>
        <w:rPr>
          <w:color w:val="000000" w:themeColor="text1"/>
        </w:rPr>
      </w:pPr>
      <w:r w:rsidRPr="00E105E6">
        <w:rPr>
          <w:color w:val="000000" w:themeColor="text1"/>
        </w:rPr>
        <w:t>This approach is intended to ensure that collaboration is not dependent solely on physical location. Instead, on-site presence is targeted to the moments where it creates the highest value, while day-to-day delivery remains connected through structured governance, integrated tooling, defined accountabilities and regular engagement with Tuatahi stakeholders.</w:t>
      </w:r>
    </w:p>
    <w:p w14:paraId="20768E31" w14:textId="77777777" w:rsidR="00241015" w:rsidRPr="00E105E6" w:rsidRDefault="00241015" w:rsidP="00241015">
      <w:pPr>
        <w:rPr>
          <w:color w:val="000000" w:themeColor="text1"/>
        </w:rPr>
      </w:pPr>
      <w:r w:rsidRPr="00E105E6">
        <w:rPr>
          <w:b/>
          <w:color w:val="000000" w:themeColor="text1"/>
        </w:rPr>
        <w:t>Subcontractors, partner organisations and non-owned facilities</w:t>
      </w:r>
    </w:p>
    <w:p w14:paraId="7F39ABB0" w14:textId="77777777" w:rsidR="00241015" w:rsidRDefault="00241015" w:rsidP="00241015">
      <w:pPr>
        <w:rPr>
          <w:color w:val="000000" w:themeColor="text1"/>
        </w:rPr>
      </w:pPr>
      <w:r w:rsidRPr="00E105E6">
        <w:rPr>
          <w:color w:val="000000" w:themeColor="text1"/>
        </w:rPr>
        <w:t>Capgemini may use a combination of Capgemini-owned delivery capability, affiliated Capgemini entities, and specialist partner or subcontractor capability where this is required to deliver specific components of Programme Horizon. Where subcontractors, partner organisations or non-owned facilities are used, Capgemini will disclose the relevant organisation, location, role and scope of work, and will remain responsible for managing their contribution within the overall delivery model, governance framework and quality expectations.</w:t>
      </w:r>
    </w:p>
    <w:p w14:paraId="0D324BE6" w14:textId="77777777" w:rsidR="003042C3" w:rsidRPr="00E105E6" w:rsidRDefault="003042C3" w:rsidP="00241015">
      <w:pPr>
        <w:rPr>
          <w:color w:val="000000" w:themeColor="text1"/>
        </w:rPr>
      </w:pPr>
    </w:p>
    <w:p w14:paraId="627C807D" w14:textId="77777777" w:rsidR="00241015" w:rsidRPr="00E105E6" w:rsidRDefault="00241015" w:rsidP="00241015">
      <w:pPr>
        <w:rPr>
          <w:color w:val="000000" w:themeColor="text1"/>
        </w:rPr>
      </w:pPr>
      <w:r w:rsidRPr="00E105E6">
        <w:rPr>
          <w:color w:val="000000" w:themeColor="text1"/>
        </w:rPr>
        <w:t>The anticipated categories of support may include:</w:t>
      </w:r>
    </w:p>
    <w:tbl>
      <w:tblPr>
        <w:tblW w:w="0" w:type="auto"/>
        <w:tblCellMar>
          <w:left w:w="0" w:type="dxa"/>
          <w:right w:w="0" w:type="dxa"/>
        </w:tblCellMar>
        <w:tblLook w:val="04A0" w:firstRow="1" w:lastRow="0" w:firstColumn="1" w:lastColumn="0" w:noHBand="0" w:noVBand="1"/>
        <w:tblCaption w:val=""/>
        <w:tblDescription w:val=""/>
      </w:tblPr>
      <w:tblGrid>
        <w:gridCol w:w="2275"/>
        <w:gridCol w:w="2592"/>
        <w:gridCol w:w="4153"/>
      </w:tblGrid>
      <w:tr w:rsidR="00241015" w:rsidRPr="00E105E6" w14:paraId="703B0BEE" w14:textId="77777777" w:rsidTr="0053580F">
        <w:tc>
          <w:tcPr>
            <w:tcW w:w="2658" w:type="dxa"/>
            <w:tcBorders>
              <w:right w:val="single" w:sz="4" w:space="0" w:color="FFFFFF" w:themeColor="background1"/>
            </w:tcBorders>
            <w:shd w:val="clear" w:color="auto" w:fill="0070C0"/>
            <w:tcMar>
              <w:top w:w="80" w:type="dxa"/>
              <w:left w:w="80" w:type="dxa"/>
              <w:bottom w:w="80" w:type="dxa"/>
              <w:right w:w="80" w:type="dxa"/>
            </w:tcMar>
            <w:hideMark/>
          </w:tcPr>
          <w:p w14:paraId="5D5A177F" w14:textId="77777777" w:rsidR="00241015" w:rsidRPr="00B70D9F" w:rsidRDefault="00241015" w:rsidP="00241015">
            <w:pPr>
              <w:rPr>
                <w:color w:val="FFFFFF" w:themeColor="background1"/>
              </w:rPr>
            </w:pPr>
            <w:r w:rsidRPr="00B70D9F">
              <w:rPr>
                <w:b/>
                <w:color w:val="FFFFFF" w:themeColor="background1"/>
              </w:rPr>
              <w:t>Delivery component</w:t>
            </w:r>
          </w:p>
        </w:tc>
        <w:tc>
          <w:tcPr>
            <w:tcW w:w="3184" w:type="dxa"/>
            <w:tcBorders>
              <w:left w:val="single" w:sz="4" w:space="0" w:color="FFFFFF" w:themeColor="background1"/>
              <w:right w:val="single" w:sz="4" w:space="0" w:color="FFFFFF" w:themeColor="background1"/>
            </w:tcBorders>
            <w:shd w:val="clear" w:color="auto" w:fill="0070C0"/>
            <w:tcMar>
              <w:top w:w="80" w:type="dxa"/>
              <w:left w:w="80" w:type="dxa"/>
              <w:bottom w:w="80" w:type="dxa"/>
              <w:right w:w="80" w:type="dxa"/>
            </w:tcMar>
            <w:hideMark/>
          </w:tcPr>
          <w:p w14:paraId="6444460A" w14:textId="77777777" w:rsidR="00241015" w:rsidRPr="00B70D9F" w:rsidRDefault="00241015" w:rsidP="00241015">
            <w:pPr>
              <w:rPr>
                <w:color w:val="FFFFFF" w:themeColor="background1"/>
              </w:rPr>
            </w:pPr>
            <w:r w:rsidRPr="00B70D9F">
              <w:rPr>
                <w:b/>
                <w:color w:val="FFFFFF" w:themeColor="background1"/>
              </w:rPr>
              <w:t>Potential delivery source</w:t>
            </w:r>
          </w:p>
        </w:tc>
        <w:tc>
          <w:tcPr>
            <w:tcW w:w="5069" w:type="dxa"/>
            <w:tcBorders>
              <w:left w:val="single" w:sz="4" w:space="0" w:color="FFFFFF" w:themeColor="background1"/>
            </w:tcBorders>
            <w:shd w:val="clear" w:color="auto" w:fill="0070C0"/>
            <w:tcMar>
              <w:top w:w="80" w:type="dxa"/>
              <w:left w:w="80" w:type="dxa"/>
              <w:bottom w:w="80" w:type="dxa"/>
              <w:right w:w="80" w:type="dxa"/>
            </w:tcMar>
            <w:hideMark/>
          </w:tcPr>
          <w:p w14:paraId="2A3FE4D8" w14:textId="77777777" w:rsidR="00241015" w:rsidRPr="00B70D9F" w:rsidRDefault="00241015" w:rsidP="00241015">
            <w:pPr>
              <w:rPr>
                <w:color w:val="FFFFFF" w:themeColor="background1"/>
              </w:rPr>
            </w:pPr>
            <w:r w:rsidRPr="00B70D9F">
              <w:rPr>
                <w:b/>
                <w:color w:val="FFFFFF" w:themeColor="background1"/>
              </w:rPr>
              <w:t>Scope of work</w:t>
            </w:r>
          </w:p>
        </w:tc>
      </w:tr>
      <w:tr w:rsidR="00241015" w:rsidRPr="00E105E6" w14:paraId="68FF593D" w14:textId="77777777" w:rsidTr="00B70D9F">
        <w:tc>
          <w:tcPr>
            <w:tcW w:w="2658" w:type="dxa"/>
            <w:tcBorders>
              <w:bottom w:val="single" w:sz="4" w:space="0" w:color="808080" w:themeColor="background1" w:themeShade="80"/>
            </w:tcBorders>
            <w:tcMar>
              <w:top w:w="80" w:type="dxa"/>
              <w:left w:w="80" w:type="dxa"/>
              <w:bottom w:w="80" w:type="dxa"/>
              <w:right w:w="80" w:type="dxa"/>
            </w:tcMar>
            <w:hideMark/>
          </w:tcPr>
          <w:p w14:paraId="2445A505" w14:textId="77777777" w:rsidR="00241015" w:rsidRPr="00E105E6" w:rsidRDefault="00241015" w:rsidP="00B70D9F">
            <w:pPr>
              <w:jc w:val="left"/>
              <w:rPr>
                <w:color w:val="000000" w:themeColor="text1"/>
              </w:rPr>
            </w:pPr>
            <w:r w:rsidRPr="00E105E6">
              <w:rPr>
                <w:color w:val="000000" w:themeColor="text1"/>
              </w:rPr>
              <w:t>Programme leadership, governance and client engagement</w:t>
            </w:r>
          </w:p>
        </w:tc>
        <w:tc>
          <w:tcPr>
            <w:tcW w:w="3184" w:type="dxa"/>
            <w:tcBorders>
              <w:bottom w:val="single" w:sz="4" w:space="0" w:color="808080" w:themeColor="background1" w:themeShade="80"/>
            </w:tcBorders>
            <w:tcMar>
              <w:top w:w="80" w:type="dxa"/>
              <w:left w:w="80" w:type="dxa"/>
              <w:bottom w:w="80" w:type="dxa"/>
              <w:right w:w="80" w:type="dxa"/>
            </w:tcMar>
            <w:hideMark/>
          </w:tcPr>
          <w:p w14:paraId="1ED87886" w14:textId="77777777" w:rsidR="00241015" w:rsidRPr="00E105E6" w:rsidRDefault="00241015" w:rsidP="00B70D9F">
            <w:pPr>
              <w:jc w:val="left"/>
              <w:rPr>
                <w:color w:val="000000" w:themeColor="text1"/>
              </w:rPr>
            </w:pPr>
            <w:r w:rsidRPr="00E105E6">
              <w:rPr>
                <w:color w:val="000000" w:themeColor="text1"/>
              </w:rPr>
              <w:t>Capgemini New Zealand / Australia</w:t>
            </w:r>
          </w:p>
        </w:tc>
        <w:tc>
          <w:tcPr>
            <w:tcW w:w="5109" w:type="dxa"/>
            <w:tcBorders>
              <w:bottom w:val="single" w:sz="4" w:space="0" w:color="808080" w:themeColor="background1" w:themeShade="80"/>
            </w:tcBorders>
            <w:tcMar>
              <w:top w:w="80" w:type="dxa"/>
              <w:left w:w="80" w:type="dxa"/>
              <w:bottom w:w="80" w:type="dxa"/>
              <w:right w:w="80" w:type="dxa"/>
            </w:tcMar>
            <w:hideMark/>
          </w:tcPr>
          <w:p w14:paraId="71947FFF" w14:textId="77777777" w:rsidR="00241015" w:rsidRPr="00E105E6" w:rsidRDefault="00241015" w:rsidP="00B70D9F">
            <w:pPr>
              <w:jc w:val="left"/>
              <w:rPr>
                <w:color w:val="000000" w:themeColor="text1"/>
              </w:rPr>
            </w:pPr>
            <w:r w:rsidRPr="00E105E6">
              <w:rPr>
                <w:color w:val="000000" w:themeColor="text1"/>
              </w:rPr>
              <w:t>Programme oversight, executive engagement, governance, delivery management, commercial management and local stakeholder alignment</w:t>
            </w:r>
          </w:p>
        </w:tc>
      </w:tr>
      <w:tr w:rsidR="00241015" w:rsidRPr="00E105E6" w14:paraId="3297BD7A" w14:textId="77777777" w:rsidTr="00B70D9F">
        <w:tc>
          <w:tcPr>
            <w:tcW w:w="2658"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270F5FE4" w14:textId="77777777" w:rsidR="00241015" w:rsidRPr="00E105E6" w:rsidRDefault="00241015" w:rsidP="00B70D9F">
            <w:pPr>
              <w:jc w:val="left"/>
              <w:rPr>
                <w:color w:val="000000" w:themeColor="text1"/>
              </w:rPr>
            </w:pPr>
            <w:r w:rsidRPr="00E105E6">
              <w:rPr>
                <w:color w:val="000000" w:themeColor="text1"/>
              </w:rPr>
              <w:t>Solution architecture and functional leadership</w:t>
            </w:r>
          </w:p>
        </w:tc>
        <w:tc>
          <w:tcPr>
            <w:tcW w:w="3184"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13DE626E" w14:textId="77777777" w:rsidR="00241015" w:rsidRPr="00E105E6" w:rsidRDefault="00241015" w:rsidP="00B70D9F">
            <w:pPr>
              <w:jc w:val="left"/>
              <w:rPr>
                <w:color w:val="000000" w:themeColor="text1"/>
              </w:rPr>
            </w:pPr>
            <w:r w:rsidRPr="00E105E6">
              <w:rPr>
                <w:color w:val="000000" w:themeColor="text1"/>
              </w:rPr>
              <w:t>Capgemini Australia / global SME network</w:t>
            </w:r>
          </w:p>
        </w:tc>
        <w:tc>
          <w:tcPr>
            <w:tcW w:w="5109"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5572DD11" w14:textId="77777777" w:rsidR="00241015" w:rsidRPr="00E105E6" w:rsidRDefault="00241015" w:rsidP="00B70D9F">
            <w:pPr>
              <w:jc w:val="left"/>
              <w:rPr>
                <w:color w:val="000000" w:themeColor="text1"/>
              </w:rPr>
            </w:pPr>
            <w:r w:rsidRPr="00E105E6">
              <w:rPr>
                <w:color w:val="000000" w:themeColor="text1"/>
              </w:rPr>
              <w:t>Architecture assurance, design leadership, platform alignment, integration oversight and quality review</w:t>
            </w:r>
          </w:p>
        </w:tc>
      </w:tr>
      <w:tr w:rsidR="00241015" w:rsidRPr="00E105E6" w14:paraId="3757422F" w14:textId="77777777" w:rsidTr="00B70D9F">
        <w:tc>
          <w:tcPr>
            <w:tcW w:w="2658"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024CC52B" w14:textId="77777777" w:rsidR="00241015" w:rsidRPr="00E105E6" w:rsidRDefault="00241015" w:rsidP="00B70D9F">
            <w:pPr>
              <w:jc w:val="left"/>
              <w:rPr>
                <w:color w:val="000000" w:themeColor="text1"/>
              </w:rPr>
            </w:pPr>
            <w:r w:rsidRPr="00E105E6">
              <w:rPr>
                <w:color w:val="000000" w:themeColor="text1"/>
              </w:rPr>
              <w:t>Configuration, build, testing and technical delivery</w:t>
            </w:r>
          </w:p>
        </w:tc>
        <w:tc>
          <w:tcPr>
            <w:tcW w:w="3184"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5634BFE9" w14:textId="77777777" w:rsidR="00241015" w:rsidRPr="00E105E6" w:rsidRDefault="00241015" w:rsidP="00B70D9F">
            <w:pPr>
              <w:jc w:val="left"/>
              <w:rPr>
                <w:color w:val="000000" w:themeColor="text1"/>
              </w:rPr>
            </w:pPr>
            <w:r w:rsidRPr="00E105E6">
              <w:rPr>
                <w:color w:val="000000" w:themeColor="text1"/>
              </w:rPr>
              <w:t>Capgemini delivery centres, including India where appropriate</w:t>
            </w:r>
          </w:p>
        </w:tc>
        <w:tc>
          <w:tcPr>
            <w:tcW w:w="5109"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40B33DD1" w14:textId="77777777" w:rsidR="00241015" w:rsidRPr="00E105E6" w:rsidRDefault="00241015" w:rsidP="00B70D9F">
            <w:pPr>
              <w:jc w:val="left"/>
              <w:rPr>
                <w:color w:val="000000" w:themeColor="text1"/>
              </w:rPr>
            </w:pPr>
            <w:r w:rsidRPr="00E105E6">
              <w:rPr>
                <w:color w:val="000000" w:themeColor="text1"/>
              </w:rPr>
              <w:t>Platform configuration, development support, testing, defect resolution, integration support and documentation</w:t>
            </w:r>
          </w:p>
        </w:tc>
      </w:tr>
      <w:tr w:rsidR="00241015" w:rsidRPr="00E105E6" w14:paraId="606ABB34" w14:textId="77777777" w:rsidTr="00B70D9F">
        <w:tc>
          <w:tcPr>
            <w:tcW w:w="2658"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2992D4F3" w14:textId="77777777" w:rsidR="00241015" w:rsidRPr="00E105E6" w:rsidRDefault="00241015" w:rsidP="00B70D9F">
            <w:pPr>
              <w:jc w:val="left"/>
              <w:rPr>
                <w:color w:val="000000" w:themeColor="text1"/>
              </w:rPr>
            </w:pPr>
            <w:r w:rsidRPr="00E105E6">
              <w:rPr>
                <w:color w:val="000000" w:themeColor="text1"/>
              </w:rPr>
              <w:t>GIS / PNI specialist components</w:t>
            </w:r>
          </w:p>
        </w:tc>
        <w:tc>
          <w:tcPr>
            <w:tcW w:w="3184"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010039E2" w14:textId="77777777" w:rsidR="00241015" w:rsidRPr="00E105E6" w:rsidRDefault="00241015" w:rsidP="00B70D9F">
            <w:pPr>
              <w:jc w:val="left"/>
              <w:rPr>
                <w:color w:val="000000" w:themeColor="text1"/>
              </w:rPr>
            </w:pPr>
            <w:r w:rsidRPr="00E105E6">
              <w:rPr>
                <w:color w:val="000000" w:themeColor="text1"/>
              </w:rPr>
              <w:t>Specialist partner and/or Capgemini global GIS capability, where applicable</w:t>
            </w:r>
          </w:p>
        </w:tc>
        <w:tc>
          <w:tcPr>
            <w:tcW w:w="5109"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00B95125" w14:textId="77777777" w:rsidR="00241015" w:rsidRPr="00E105E6" w:rsidRDefault="00241015" w:rsidP="00B70D9F">
            <w:pPr>
              <w:jc w:val="left"/>
              <w:rPr>
                <w:color w:val="000000" w:themeColor="text1"/>
              </w:rPr>
            </w:pPr>
            <w:r w:rsidRPr="00E105E6">
              <w:rPr>
                <w:color w:val="000000" w:themeColor="text1"/>
              </w:rPr>
              <w:t>GIS/PNI-specific solution input, integration support, specialist configuration or advisory support</w:t>
            </w:r>
          </w:p>
        </w:tc>
      </w:tr>
      <w:tr w:rsidR="00241015" w:rsidRPr="00E105E6" w14:paraId="389BE535" w14:textId="77777777" w:rsidTr="00B70D9F">
        <w:tc>
          <w:tcPr>
            <w:tcW w:w="2658"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799C9928" w14:textId="77777777" w:rsidR="00241015" w:rsidRPr="00E105E6" w:rsidRDefault="00241015" w:rsidP="00B70D9F">
            <w:pPr>
              <w:jc w:val="left"/>
              <w:rPr>
                <w:color w:val="000000" w:themeColor="text1"/>
              </w:rPr>
            </w:pPr>
            <w:r w:rsidRPr="00E105E6">
              <w:rPr>
                <w:color w:val="000000" w:themeColor="text1"/>
              </w:rPr>
              <w:t>Non-owned facilities, if used</w:t>
            </w:r>
          </w:p>
        </w:tc>
        <w:tc>
          <w:tcPr>
            <w:tcW w:w="3184"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07AC8E44" w14:textId="77777777" w:rsidR="00241015" w:rsidRPr="00E105E6" w:rsidRDefault="00241015" w:rsidP="00B70D9F">
            <w:pPr>
              <w:jc w:val="left"/>
              <w:rPr>
                <w:color w:val="000000" w:themeColor="text1"/>
              </w:rPr>
            </w:pPr>
            <w:r w:rsidRPr="00E105E6">
              <w:rPr>
                <w:color w:val="000000" w:themeColor="text1"/>
              </w:rPr>
              <w:t>Capgemini-approved partner or delivery locations</w:t>
            </w:r>
          </w:p>
        </w:tc>
        <w:tc>
          <w:tcPr>
            <w:tcW w:w="5259" w:type="dxa"/>
            <w:tcBorders>
              <w:top w:val="single" w:sz="4" w:space="0" w:color="808080" w:themeColor="background1" w:themeShade="80"/>
              <w:bottom w:val="single" w:sz="4" w:space="0" w:color="808080" w:themeColor="background1" w:themeShade="80"/>
            </w:tcBorders>
            <w:tcMar>
              <w:top w:w="80" w:type="dxa"/>
              <w:left w:w="80" w:type="dxa"/>
              <w:bottom w:w="80" w:type="dxa"/>
              <w:right w:w="80" w:type="dxa"/>
            </w:tcMar>
            <w:hideMark/>
          </w:tcPr>
          <w:p w14:paraId="01DA8E90" w14:textId="77777777" w:rsidR="00241015" w:rsidRPr="00E105E6" w:rsidRDefault="00241015" w:rsidP="00B70D9F">
            <w:pPr>
              <w:jc w:val="left"/>
              <w:rPr>
                <w:color w:val="000000" w:themeColor="text1"/>
              </w:rPr>
            </w:pPr>
            <w:r w:rsidRPr="00E105E6">
              <w:rPr>
                <w:color w:val="000000" w:themeColor="text1"/>
              </w:rPr>
              <w:t>Delivery activities performed under Capgemini governance, security, quality and confidentiality controls</w:t>
            </w:r>
          </w:p>
        </w:tc>
      </w:tr>
    </w:tbl>
    <w:p w14:paraId="4FB4F341" w14:textId="77777777" w:rsidR="00241015" w:rsidRPr="00E105E6" w:rsidRDefault="00241015" w:rsidP="00241015">
      <w:pPr>
        <w:rPr>
          <w:color w:val="000000" w:themeColor="text1"/>
        </w:rPr>
      </w:pPr>
      <w:r w:rsidRPr="00E105E6">
        <w:rPr>
          <w:color w:val="000000" w:themeColor="text1"/>
        </w:rPr>
        <w:t>Capgemini will ensure that any partner or subcontractor contribution is governed through the same delivery controls, security expectations, quality standards, reporting cadence and escalation model as the core Capgemini team.</w:t>
      </w:r>
    </w:p>
    <w:p w14:paraId="150EF12B" w14:textId="77777777" w:rsidR="00B62C9E" w:rsidRPr="00E105E6" w:rsidRDefault="00B62C9E" w:rsidP="00241015">
      <w:pPr>
        <w:rPr>
          <w:color w:val="000000" w:themeColor="text1"/>
        </w:rPr>
      </w:pPr>
    </w:p>
    <w:p w14:paraId="6BE4DCA7" w14:textId="77777777" w:rsidR="00241015" w:rsidRPr="00E105E6" w:rsidRDefault="00241015" w:rsidP="00241015">
      <w:pPr>
        <w:rPr>
          <w:color w:val="000000" w:themeColor="text1"/>
        </w:rPr>
      </w:pPr>
      <w:r w:rsidRPr="00E105E6">
        <w:rPr>
          <w:b/>
          <w:color w:val="000000" w:themeColor="text1"/>
        </w:rPr>
        <w:t>Travel, on-site assumptions and pricing transparency</w:t>
      </w:r>
    </w:p>
    <w:p w14:paraId="45F1DCEB" w14:textId="77777777" w:rsidR="00241015" w:rsidRPr="00E105E6" w:rsidRDefault="00241015" w:rsidP="00241015">
      <w:pPr>
        <w:rPr>
          <w:color w:val="000000" w:themeColor="text1"/>
        </w:rPr>
      </w:pPr>
      <w:r w:rsidRPr="00E105E6">
        <w:rPr>
          <w:color w:val="000000" w:themeColor="text1"/>
        </w:rPr>
        <w:t>Our commercial model will transparently reflect the travel and on-site engagement assumptions used to support the proposed delivery model. The Pricing Workbook will identify the cost assumptions associated with planned travel, on-site engagement and related expenses, including the expected role categories, phase-based travel needs, and the assumed frequency or duration of on-site attendance.</w:t>
      </w:r>
    </w:p>
    <w:p w14:paraId="6AB4ECB9" w14:textId="77777777" w:rsidR="00241015" w:rsidRPr="00E105E6" w:rsidRDefault="00241015" w:rsidP="00241015">
      <w:pPr>
        <w:rPr>
          <w:color w:val="000000" w:themeColor="text1"/>
        </w:rPr>
      </w:pPr>
      <w:r w:rsidRPr="00E105E6">
        <w:rPr>
          <w:color w:val="000000" w:themeColor="text1"/>
        </w:rPr>
        <w:t>Our current assumptions are:</w:t>
      </w:r>
    </w:p>
    <w:p w14:paraId="39EA6EBE" w14:textId="77777777" w:rsidR="00241015" w:rsidRPr="00E105E6" w:rsidRDefault="00241015" w:rsidP="00275D4E">
      <w:pPr>
        <w:numPr>
          <w:ilvl w:val="0"/>
          <w:numId w:val="115"/>
        </w:numPr>
        <w:ind w:left="680" w:hanging="340"/>
        <w:rPr>
          <w:color w:val="000000" w:themeColor="text1"/>
        </w:rPr>
      </w:pPr>
      <w:r w:rsidRPr="00E105E6">
        <w:rPr>
          <w:color w:val="000000" w:themeColor="text1"/>
        </w:rPr>
        <w:t>On-site attendance will be prioritised for Key Personnel and workstream leads during high-value engagement points, including discovery, design, testing, cutover, go-live, hypercare and knowledge transfer.</w:t>
      </w:r>
    </w:p>
    <w:p w14:paraId="71A73A53" w14:textId="77777777" w:rsidR="00241015" w:rsidRPr="00E105E6" w:rsidRDefault="00241015" w:rsidP="00275D4E">
      <w:pPr>
        <w:numPr>
          <w:ilvl w:val="0"/>
          <w:numId w:val="115"/>
        </w:numPr>
        <w:ind w:left="680" w:hanging="340"/>
        <w:rPr>
          <w:color w:val="000000" w:themeColor="text1"/>
        </w:rPr>
      </w:pPr>
      <w:r w:rsidRPr="00E105E6">
        <w:rPr>
          <w:color w:val="000000" w:themeColor="text1"/>
        </w:rPr>
        <w:t>Routine delivery activity will be performed through a hybrid model, combining on-site engagement, New Zealand/Australia-based participation, and remote delivery support.</w:t>
      </w:r>
    </w:p>
    <w:p w14:paraId="3775710C" w14:textId="77777777" w:rsidR="00241015" w:rsidRPr="00E105E6" w:rsidRDefault="00241015" w:rsidP="00275D4E">
      <w:pPr>
        <w:numPr>
          <w:ilvl w:val="0"/>
          <w:numId w:val="115"/>
        </w:numPr>
        <w:ind w:left="680" w:hanging="340"/>
        <w:rPr>
          <w:color w:val="000000" w:themeColor="text1"/>
        </w:rPr>
      </w:pPr>
      <w:r w:rsidRPr="00E105E6">
        <w:rPr>
          <w:color w:val="000000" w:themeColor="text1"/>
        </w:rPr>
        <w:t>Travel costs will be estimated based on the proposed delivery plan, expected role participation, and agreed on-site requirements by phase.</w:t>
      </w:r>
    </w:p>
    <w:p w14:paraId="2F7EAC9B" w14:textId="77777777" w:rsidR="00241015" w:rsidRPr="00E105E6" w:rsidRDefault="00241015" w:rsidP="00275D4E">
      <w:pPr>
        <w:numPr>
          <w:ilvl w:val="0"/>
          <w:numId w:val="115"/>
        </w:numPr>
        <w:ind w:left="680" w:hanging="340"/>
        <w:rPr>
          <w:color w:val="000000" w:themeColor="text1"/>
        </w:rPr>
      </w:pPr>
      <w:r w:rsidRPr="00E105E6">
        <w:rPr>
          <w:color w:val="000000" w:themeColor="text1"/>
        </w:rPr>
        <w:t>Any material change to the required on-site presence, travel frequency, programme duration or stakeholder engagement model may require adjustment to the associated travel and expense assumptions.</w:t>
      </w:r>
    </w:p>
    <w:p w14:paraId="29B08895" w14:textId="77777777" w:rsidR="00241015" w:rsidRPr="00E105E6" w:rsidRDefault="00241015" w:rsidP="00275D4E">
      <w:pPr>
        <w:numPr>
          <w:ilvl w:val="0"/>
          <w:numId w:val="115"/>
        </w:numPr>
        <w:ind w:left="680" w:hanging="340"/>
        <w:rPr>
          <w:color w:val="000000" w:themeColor="text1"/>
        </w:rPr>
      </w:pPr>
      <w:r w:rsidRPr="00E105E6">
        <w:rPr>
          <w:color w:val="000000" w:themeColor="text1"/>
        </w:rPr>
        <w:t>Travel and on-site costs will be separately identifiable in the Pricing Workbook to provide Tuatahi with transparency over the assumptions included in Capgemini’s proposal.</w:t>
      </w:r>
    </w:p>
    <w:p w14:paraId="122D5AB8" w14:textId="62604550" w:rsidR="006E7645" w:rsidRPr="001D1322" w:rsidRDefault="00241015" w:rsidP="006E7645">
      <w:pPr>
        <w:rPr>
          <w:color w:val="000000" w:themeColor="text1"/>
        </w:rPr>
      </w:pPr>
      <w:r w:rsidRPr="00E105E6">
        <w:rPr>
          <w:color w:val="000000" w:themeColor="text1"/>
        </w:rPr>
        <w:t>Capgemini’s intent is to provide Tuatahi with a delivery model that balances proximity, governance confidence and specialist capability. The model is designed to enable effective collaboration and decision-making with Tuatahi in Hamilton, while also drawing on Capgemini’s wider capability base to support quality, scalability and delivery efficiency across the Programme.</w:t>
      </w:r>
    </w:p>
    <w:p w14:paraId="5F621E71" w14:textId="77777777" w:rsidR="00A96B07" w:rsidRPr="00DC1D95" w:rsidRDefault="00A96B07" w:rsidP="00C3140F">
      <w:pPr>
        <w:rPr>
          <w:highlight w:val="cyan"/>
        </w:rPr>
      </w:pPr>
    </w:p>
    <w:p w14:paraId="0FBB326B" w14:textId="462B8E94" w:rsidR="00652A41" w:rsidRDefault="006801A8" w:rsidP="005D13CA">
      <w:pPr>
        <w:pStyle w:val="Heading2"/>
      </w:pPr>
      <w:bookmarkStart w:id="302" w:name="_Toc231251469"/>
      <w:bookmarkStart w:id="303" w:name="_Toc231276499"/>
      <w:r w:rsidRPr="00DC1D95">
        <w:t>Subcontractors/Partners and Responsibilities</w:t>
      </w:r>
      <w:bookmarkEnd w:id="302"/>
      <w:bookmarkEnd w:id="303"/>
    </w:p>
    <w:p w14:paraId="011E6424" w14:textId="220592E4" w:rsidR="0015787F" w:rsidRPr="00652A41" w:rsidRDefault="00794A0A" w:rsidP="00794A0A">
      <w:pPr>
        <w:rPr>
          <w:u w:val="single"/>
        </w:rPr>
      </w:pPr>
      <w:commentRangeStart w:id="304"/>
      <w:commentRangeStart w:id="305"/>
      <w:r w:rsidRPr="005D13CA">
        <w:rPr>
          <w:u w:val="single"/>
        </w:rPr>
        <w:t xml:space="preserve">3-GIS </w:t>
      </w:r>
      <w:commentRangeEnd w:id="304"/>
      <w:r w:rsidR="00177A71" w:rsidRPr="00652A41" w:rsidDel="00B93674">
        <w:rPr>
          <w:rStyle w:val="CommentReference"/>
          <w:rFonts w:cstheme="minorBidi"/>
          <w:sz w:val="20"/>
          <w:szCs w:val="24"/>
          <w:u w:val="single"/>
        </w:rPr>
        <w:commentReference w:id="304"/>
      </w:r>
      <w:commentRangeEnd w:id="305"/>
      <w:r w:rsidRPr="00652A41">
        <w:rPr>
          <w:rStyle w:val="CommentReference"/>
          <w:rFonts w:cstheme="minorBidi"/>
          <w:sz w:val="20"/>
          <w:szCs w:val="24"/>
          <w:u w:val="single"/>
        </w:rPr>
        <w:commentReference w:id="305"/>
      </w:r>
    </w:p>
    <w:p w14:paraId="36A12640" w14:textId="77777777" w:rsidR="00CD5178" w:rsidRPr="00CD5178" w:rsidRDefault="00CD5178" w:rsidP="00CD5178">
      <w:pPr>
        <w:pStyle w:val="contentwithIntenet"/>
        <w:ind w:left="0"/>
      </w:pPr>
      <w:r w:rsidRPr="00CD5178">
        <w:t>Founded in 2006, 3-GIS is a leading provider of GIS-based network management solutions for the telecommunications and utility sectors. As part of SSP Innovations, a Platinum Esri Partner, 3-GIS delivers enterprise-scale geospatial solutions built on Esri technology and deployed globally across critical network infrastructure environments. 3-GIS operates internationally with delivery and support presence across North America, Europe, the Middle East, Africa, and Asia, enabling execution of large-scale transformation programs for Tier 1 operators. The organization combines product engineering, implementation, and data migration expertise to support end-to-end delivery of network inventory and planning systems. The company’s core field of activity is the design, development, and deployment of Physical Network Inventory (PNI) systems that support the full lifecycle of telecommunications networks, including planning, design, construction, operations, and maintenance. 3-GIS solution positioning;</w:t>
      </w:r>
    </w:p>
    <w:p w14:paraId="5F453D24" w14:textId="77777777" w:rsidR="00CD5178" w:rsidRPr="00CD5178" w:rsidRDefault="00CD5178" w:rsidP="00CD5178">
      <w:pPr>
        <w:pStyle w:val="contentwithIntenet"/>
        <w:ind w:left="0"/>
      </w:pPr>
      <w:r w:rsidRPr="00CD5178">
        <w:t>Though 3-GIS, LLC is 19 years old, the core team has been together for over 30 years and has delivered software solutions to over one hundred different electric, gas, and telecom customers. The founding team of 3-GIS sought to continue their history of success in GIS applications and services as they had seen during their 10 years at MESA Solutions and 10 years prior at Intergraph Corporation. Mesa and the Network Engineer technology was sold to Telcordia, now with Ericsson. Under the core team’s leadership, 3-GIS has recruited a highly experienced group of employees from different backgrounds, each using their various talents and experiences to add unique value to how 3-GIS connects with customers around the globe. Many team members bring knowledge and experience from working with telecommunication and geospatial giants such as Verizon, British Telecom, AT&amp;T, Esri, Intergraph (Hexagon), Telcordia, and others. The 3-GIS Product Development group consists of high-impact technology specialists who solve complex problems in the market. Team members hold advanced degrees in statistics, mathematics, and computer science and have backgrounds in various fields, including data science, marketing analytics, and academia. The 3-GIS Services and Support teams include experienced data analysts, GIS experts across multiple platforms, systems engineers, subject-matter experts from the telecommunication field, and certified Project Managers. The combined 3-GIS teams have successfully implemented both the SaaS and on-premise deployments of 3-GIS Network Solutions for numerous clients from around the world.</w:t>
      </w:r>
    </w:p>
    <w:p w14:paraId="7E476A63" w14:textId="363D6065" w:rsidR="00CD5178" w:rsidRPr="00CD5178" w:rsidRDefault="00CD5178" w:rsidP="00CD5178">
      <w:pPr>
        <w:pStyle w:val="contentwithIntenet"/>
        <w:ind w:left="0"/>
        <w:rPr>
          <w:b/>
          <w:bCs/>
        </w:rPr>
      </w:pPr>
      <w:r w:rsidRPr="00CD5178">
        <w:rPr>
          <w:b/>
          <w:bCs/>
          <w:lang w:val="en-IN"/>
        </w:rPr>
        <w:t>3-GIS speciali</w:t>
      </w:r>
      <w:r w:rsidR="00652A41">
        <w:rPr>
          <w:b/>
          <w:bCs/>
          <w:lang w:val="en-IN"/>
        </w:rPr>
        <w:t>s</w:t>
      </w:r>
      <w:r w:rsidRPr="00CD5178">
        <w:rPr>
          <w:b/>
          <w:bCs/>
          <w:lang w:val="en-IN"/>
        </w:rPr>
        <w:t>es in:</w:t>
      </w:r>
      <w:r w:rsidRPr="00CD5178">
        <w:rPr>
          <w:b/>
          <w:bCs/>
        </w:rPr>
        <w:t> </w:t>
      </w:r>
    </w:p>
    <w:p w14:paraId="14C94FC7" w14:textId="77777777"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GIS-based Physical Network Inventory systems for telecom operators</w:t>
      </w:r>
      <w:r w:rsidRPr="00CD5178">
        <w:rPr>
          <w:rFonts w:eastAsia="Times New Roman" w:cs="Times New Roman"/>
          <w:lang w:eastAsia="en-AU"/>
        </w:rPr>
        <w:t> </w:t>
      </w:r>
    </w:p>
    <w:p w14:paraId="0A0649DB" w14:textId="5D3D6325"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Fixed network planning and design, including </w:t>
      </w:r>
      <w:r w:rsidR="006B1324" w:rsidRPr="00CD5178">
        <w:rPr>
          <w:rFonts w:eastAsia="Times New Roman" w:cs="Times New Roman"/>
          <w:lang w:val="en-IN" w:eastAsia="en-AU"/>
        </w:rPr>
        <w:t>fibre</w:t>
      </w:r>
      <w:r w:rsidRPr="00CD5178">
        <w:rPr>
          <w:rFonts w:eastAsia="Times New Roman" w:cs="Times New Roman"/>
          <w:lang w:val="en-IN" w:eastAsia="en-AU"/>
        </w:rPr>
        <w:t> and hybrid networks</w:t>
      </w:r>
      <w:r w:rsidRPr="00CD5178">
        <w:rPr>
          <w:rFonts w:eastAsia="Times New Roman" w:cs="Times New Roman"/>
          <w:lang w:eastAsia="en-AU"/>
        </w:rPr>
        <w:t> </w:t>
      </w:r>
    </w:p>
    <w:p w14:paraId="2E4C11C1" w14:textId="77777777"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Integration with OSS/BSS ecosystems</w:t>
      </w:r>
      <w:r w:rsidRPr="00CD5178">
        <w:rPr>
          <w:rFonts w:eastAsia="Times New Roman" w:cs="Times New Roman"/>
          <w:lang w:eastAsia="en-AU"/>
        </w:rPr>
        <w:t> </w:t>
      </w:r>
    </w:p>
    <w:p w14:paraId="3751DF9F" w14:textId="77777777"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Large-scale data migration from legacy systems (including ENE-type environments)</w:t>
      </w:r>
      <w:r w:rsidRPr="00CD5178">
        <w:rPr>
          <w:rFonts w:eastAsia="Times New Roman" w:cs="Times New Roman"/>
          <w:lang w:eastAsia="en-AU"/>
        </w:rPr>
        <w:t> </w:t>
      </w:r>
    </w:p>
    <w:p w14:paraId="5AFCADAD" w14:textId="77777777"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Enterprise deployment in on-premises and hybrid architectures</w:t>
      </w:r>
      <w:r w:rsidRPr="00CD5178">
        <w:rPr>
          <w:rFonts w:eastAsia="Times New Roman" w:cs="Times New Roman"/>
          <w:lang w:eastAsia="en-AU"/>
        </w:rPr>
        <w:t> </w:t>
      </w:r>
    </w:p>
    <w:p w14:paraId="2A9FBAAA" w14:textId="77777777" w:rsidR="00CD5178" w:rsidRPr="00CD5178" w:rsidRDefault="00CD5178" w:rsidP="00275D4E">
      <w:pPr>
        <w:pStyle w:val="contentwithIntenet"/>
        <w:numPr>
          <w:ilvl w:val="0"/>
          <w:numId w:val="203"/>
        </w:numPr>
        <w:ind w:left="680" w:hanging="340"/>
        <w:rPr>
          <w:rFonts w:eastAsia="Times New Roman" w:cs="Times New Roman"/>
          <w:lang w:eastAsia="en-AU"/>
        </w:rPr>
      </w:pPr>
      <w:r w:rsidRPr="00CD5178">
        <w:rPr>
          <w:rFonts w:eastAsia="Times New Roman" w:cs="Times New Roman"/>
          <w:lang w:val="en-IN" w:eastAsia="en-AU"/>
        </w:rPr>
        <w:t>Mobility enablement and field operations support</w:t>
      </w:r>
      <w:r w:rsidRPr="00CD5178">
        <w:rPr>
          <w:rFonts w:eastAsia="Times New Roman" w:cs="Times New Roman"/>
          <w:lang w:eastAsia="en-AU"/>
        </w:rPr>
        <w:t> </w:t>
      </w:r>
    </w:p>
    <w:p w14:paraId="4CC8C60D" w14:textId="77777777" w:rsidR="00CD5178" w:rsidRPr="00CD5178" w:rsidRDefault="00CD5178" w:rsidP="00CD5178">
      <w:pPr>
        <w:pStyle w:val="contentwithIntenet"/>
        <w:ind w:left="0"/>
        <w:rPr>
          <w:rFonts w:eastAsia="Times New Roman" w:cs="Times New Roman"/>
          <w:lang w:eastAsia="en-AU"/>
        </w:rPr>
      </w:pPr>
      <w:r w:rsidRPr="00CD5178">
        <w:rPr>
          <w:rFonts w:eastAsia="Times New Roman" w:cs="Times New Roman"/>
          <w:lang w:val="en-IN" w:eastAsia="en-AU"/>
        </w:rPr>
        <w:t>The 3-GIS platform is purpose-built to support complex telecommunications environments and is aligned with industry-standard GIS architectures and integration practices.</w:t>
      </w:r>
      <w:r w:rsidRPr="00CD5178">
        <w:rPr>
          <w:rFonts w:eastAsia="Times New Roman" w:cs="Times New Roman"/>
          <w:lang w:eastAsia="en-AU"/>
        </w:rPr>
        <w:t> </w:t>
      </w:r>
    </w:p>
    <w:p w14:paraId="4D62C6B3" w14:textId="77777777" w:rsidR="00CD5178" w:rsidRPr="00CD5178" w:rsidRDefault="00CD5178" w:rsidP="00CD5178">
      <w:pPr>
        <w:pStyle w:val="contentwithIntenet"/>
        <w:ind w:left="0"/>
        <w:rPr>
          <w:b/>
          <w:bCs/>
        </w:rPr>
      </w:pPr>
      <w:r w:rsidRPr="00CD5178">
        <w:rPr>
          <w:b/>
          <w:bCs/>
        </w:rPr>
        <w:t>Experience in Telecommunications Operator Systems</w:t>
      </w:r>
    </w:p>
    <w:p w14:paraId="616DA308" w14:textId="0FAC4C3A" w:rsidR="00CD5178" w:rsidRPr="00CD5178" w:rsidRDefault="00CD5178" w:rsidP="00CD5178">
      <w:pPr>
        <w:pStyle w:val="contentwithIntenet"/>
        <w:ind w:left="0"/>
      </w:pPr>
      <w:r w:rsidRPr="00CD5178">
        <w:rPr>
          <w:lang w:val="en-IN"/>
        </w:rPr>
        <w:t>3-GIS has extensive experience delivering solutions for telecommunications operators, including Tier 1 carriers managing national-scale </w:t>
      </w:r>
      <w:r w:rsidR="006B1324" w:rsidRPr="00CD5178">
        <w:rPr>
          <w:lang w:val="en-IN"/>
        </w:rPr>
        <w:t>fibre</w:t>
      </w:r>
      <w:r w:rsidRPr="00CD5178">
        <w:rPr>
          <w:lang w:val="en-IN"/>
        </w:rPr>
        <w:t> networks. The platform is used as a system of record for network infrastructure, supporting organizations with networks ranging from dense urban deployments to large-scale regional and national footprints.</w:t>
      </w:r>
      <w:r w:rsidRPr="00CD5178">
        <w:t> </w:t>
      </w:r>
    </w:p>
    <w:p w14:paraId="46145A39" w14:textId="77777777" w:rsidR="00CD5178" w:rsidRPr="00CD5178" w:rsidRDefault="00CD5178" w:rsidP="00CD5178">
      <w:pPr>
        <w:pStyle w:val="contentwithIntenet"/>
        <w:ind w:left="0"/>
        <w:rPr>
          <w:rFonts w:eastAsia="Times New Roman" w:cs="Times New Roman"/>
          <w:lang w:eastAsia="en-AU"/>
        </w:rPr>
      </w:pPr>
      <w:r w:rsidRPr="00CD5178">
        <w:rPr>
          <w:rFonts w:eastAsia="Times New Roman" w:cs="Times New Roman"/>
          <w:lang w:val="en-IN" w:eastAsia="en-AU"/>
        </w:rPr>
        <w:t>The company has delivered multiple implementations involving:</w:t>
      </w:r>
      <w:r w:rsidRPr="00CD5178">
        <w:rPr>
          <w:rFonts w:eastAsia="Times New Roman" w:cs="Times New Roman"/>
          <w:lang w:eastAsia="en-AU"/>
        </w:rPr>
        <w:t> </w:t>
      </w:r>
    </w:p>
    <w:p w14:paraId="15D62144" w14:textId="77777777" w:rsidR="00CD5178" w:rsidRPr="00CD5178" w:rsidRDefault="00CD5178" w:rsidP="00275D4E">
      <w:pPr>
        <w:pStyle w:val="contentwithIntenet"/>
        <w:numPr>
          <w:ilvl w:val="0"/>
          <w:numId w:val="204"/>
        </w:numPr>
        <w:ind w:left="680" w:hanging="340"/>
        <w:rPr>
          <w:rFonts w:eastAsia="Times New Roman" w:cs="Times New Roman"/>
          <w:lang w:eastAsia="en-AU"/>
        </w:rPr>
      </w:pPr>
      <w:r w:rsidRPr="00CD5178">
        <w:rPr>
          <w:rFonts w:eastAsia="Times New Roman" w:cs="Times New Roman"/>
          <w:lang w:val="en-IN" w:eastAsia="en-AU"/>
        </w:rPr>
        <w:t>Fixed network planning and design systems</w:t>
      </w:r>
      <w:r w:rsidRPr="00CD5178">
        <w:rPr>
          <w:rFonts w:eastAsia="Times New Roman" w:cs="Times New Roman"/>
          <w:lang w:eastAsia="en-AU"/>
        </w:rPr>
        <w:t> </w:t>
      </w:r>
    </w:p>
    <w:p w14:paraId="52C6D809" w14:textId="77777777" w:rsidR="00CD5178" w:rsidRPr="00CD5178" w:rsidRDefault="00CD5178" w:rsidP="00275D4E">
      <w:pPr>
        <w:pStyle w:val="contentwithIntenet"/>
        <w:numPr>
          <w:ilvl w:val="0"/>
          <w:numId w:val="204"/>
        </w:numPr>
        <w:ind w:left="680" w:hanging="340"/>
        <w:rPr>
          <w:rFonts w:eastAsia="Times New Roman" w:cs="Times New Roman"/>
          <w:lang w:eastAsia="en-AU"/>
        </w:rPr>
      </w:pPr>
      <w:r w:rsidRPr="00CD5178">
        <w:rPr>
          <w:rFonts w:eastAsia="Times New Roman" w:cs="Times New Roman"/>
          <w:lang w:val="en-IN" w:eastAsia="en-AU"/>
        </w:rPr>
        <w:t>Fiber network inventory management at strand-level detail</w:t>
      </w:r>
      <w:r w:rsidRPr="00CD5178">
        <w:rPr>
          <w:rFonts w:eastAsia="Times New Roman" w:cs="Times New Roman"/>
          <w:lang w:eastAsia="en-AU"/>
        </w:rPr>
        <w:t> </w:t>
      </w:r>
    </w:p>
    <w:p w14:paraId="315AC329" w14:textId="77777777" w:rsidR="00CD5178" w:rsidRPr="00CD5178" w:rsidRDefault="00CD5178" w:rsidP="00275D4E">
      <w:pPr>
        <w:pStyle w:val="contentwithIntenet"/>
        <w:numPr>
          <w:ilvl w:val="0"/>
          <w:numId w:val="204"/>
        </w:numPr>
        <w:ind w:left="680" w:hanging="340"/>
        <w:rPr>
          <w:rFonts w:eastAsia="Times New Roman" w:cs="Times New Roman"/>
          <w:lang w:eastAsia="en-AU"/>
        </w:rPr>
      </w:pPr>
      <w:r w:rsidRPr="00CD5178">
        <w:rPr>
          <w:rFonts w:eastAsia="Times New Roman" w:cs="Times New Roman"/>
          <w:lang w:val="en-IN" w:eastAsia="en-AU"/>
        </w:rPr>
        <w:t>Integration with enterprise OSS environments</w:t>
      </w:r>
      <w:r w:rsidRPr="00CD5178">
        <w:rPr>
          <w:rFonts w:eastAsia="Times New Roman" w:cs="Times New Roman"/>
          <w:lang w:eastAsia="en-AU"/>
        </w:rPr>
        <w:t> </w:t>
      </w:r>
    </w:p>
    <w:p w14:paraId="01FDD956" w14:textId="77777777" w:rsidR="00CD5178" w:rsidRPr="00CD5178" w:rsidRDefault="00CD5178" w:rsidP="00275D4E">
      <w:pPr>
        <w:pStyle w:val="contentwithIntenet"/>
        <w:numPr>
          <w:ilvl w:val="0"/>
          <w:numId w:val="204"/>
        </w:numPr>
        <w:ind w:left="680" w:hanging="340"/>
        <w:rPr>
          <w:rFonts w:eastAsia="Times New Roman" w:cs="Times New Roman"/>
          <w:lang w:eastAsia="en-AU"/>
        </w:rPr>
      </w:pPr>
      <w:r w:rsidRPr="00CD5178">
        <w:rPr>
          <w:rFonts w:eastAsia="Times New Roman" w:cs="Times New Roman"/>
          <w:lang w:val="en-IN" w:eastAsia="en-AU"/>
        </w:rPr>
        <w:t>Migration from legacy GIS and network inventory platforms</w:t>
      </w:r>
      <w:r w:rsidRPr="00CD5178">
        <w:rPr>
          <w:rFonts w:eastAsia="Times New Roman" w:cs="Times New Roman"/>
          <w:lang w:eastAsia="en-AU"/>
        </w:rPr>
        <w:t> </w:t>
      </w:r>
    </w:p>
    <w:p w14:paraId="028758C4" w14:textId="77777777" w:rsidR="00CD5178" w:rsidRPr="00CD5178" w:rsidRDefault="00CD5178" w:rsidP="00CD5178">
      <w:pPr>
        <w:pStyle w:val="contentwithIntenet"/>
        <w:ind w:left="0"/>
        <w:rPr>
          <w:rFonts w:eastAsia="Times New Roman" w:cs="Times New Roman"/>
          <w:lang w:eastAsia="en-AU"/>
        </w:rPr>
      </w:pPr>
      <w:r w:rsidRPr="00CD5178">
        <w:rPr>
          <w:rFonts w:eastAsia="Times New Roman" w:cs="Times New Roman"/>
          <w:lang w:val="en-IN" w:eastAsia="en-AU"/>
        </w:rPr>
        <w:t>Representative customers include organizations such as Verizon, Lumen, CityFibre, Oman Broadband, and Orange Jordan. These implementations demonstrate 3-GIS’s capability to support high-volume, high-complexity network environments with strong requirements for data integrity and operational continuity.</w:t>
      </w:r>
      <w:r w:rsidRPr="00CD5178">
        <w:rPr>
          <w:rFonts w:eastAsia="Times New Roman" w:cs="Times New Roman"/>
          <w:lang w:eastAsia="en-AU"/>
        </w:rPr>
        <w:t> </w:t>
      </w:r>
    </w:p>
    <w:p w14:paraId="47606901" w14:textId="77777777" w:rsidR="00CD5178" w:rsidRPr="00CD5178" w:rsidRDefault="00CD5178" w:rsidP="00CD5178">
      <w:pPr>
        <w:pStyle w:val="contentwithIntenet"/>
        <w:ind w:left="0"/>
      </w:pPr>
    </w:p>
    <w:tbl>
      <w:tblPr>
        <w:tblW w:w="5000" w:type="pct"/>
        <w:tblCellSpacing w:w="15" w:type="dxa"/>
        <w:tblCellMar>
          <w:left w:w="0" w:type="dxa"/>
          <w:right w:w="0" w:type="dxa"/>
        </w:tblCellMar>
        <w:tblLook w:val="04A0" w:firstRow="1" w:lastRow="0" w:firstColumn="1" w:lastColumn="0" w:noHBand="0" w:noVBand="1"/>
      </w:tblPr>
      <w:tblGrid>
        <w:gridCol w:w="3869"/>
        <w:gridCol w:w="5151"/>
      </w:tblGrid>
      <w:tr w:rsidR="00CD5178" w:rsidRPr="00515DCD" w14:paraId="0177E468" w14:textId="77777777" w:rsidTr="00A71898">
        <w:trPr>
          <w:trHeight w:val="567"/>
          <w:tblCellSpacing w:w="15" w:type="dxa"/>
        </w:trPr>
        <w:tc>
          <w:tcPr>
            <w:tcW w:w="2120" w:type="pct"/>
            <w:shd w:val="clear" w:color="auto" w:fill="0070C0"/>
            <w:vAlign w:val="center"/>
            <w:hideMark/>
          </w:tcPr>
          <w:p w14:paraId="58A91D2F" w14:textId="77777777" w:rsidR="00CD5178" w:rsidRPr="00515DCD" w:rsidRDefault="00CD5178" w:rsidP="0053580F">
            <w:pPr>
              <w:pStyle w:val="contentwithIntenet"/>
              <w:ind w:left="251"/>
              <w:rPr>
                <w:color w:val="FFFFFF" w:themeColor="background1"/>
              </w:rPr>
            </w:pPr>
            <w:r w:rsidRPr="00515DCD">
              <w:rPr>
                <w:b/>
                <w:color w:val="FFFFFF" w:themeColor="background1"/>
                <w:lang w:val="en-IN"/>
              </w:rPr>
              <w:t>Area</w:t>
            </w:r>
            <w:r w:rsidRPr="00515DCD">
              <w:rPr>
                <w:color w:val="FFFFFF" w:themeColor="background1"/>
              </w:rPr>
              <w:t> </w:t>
            </w:r>
          </w:p>
        </w:tc>
        <w:tc>
          <w:tcPr>
            <w:tcW w:w="2830" w:type="pct"/>
            <w:shd w:val="clear" w:color="auto" w:fill="0070C0"/>
            <w:vAlign w:val="center"/>
            <w:hideMark/>
          </w:tcPr>
          <w:p w14:paraId="6AD17B66" w14:textId="77777777" w:rsidR="00CD5178" w:rsidRPr="00515DCD" w:rsidRDefault="00CD5178" w:rsidP="0053580F">
            <w:pPr>
              <w:pStyle w:val="contentwithIntenet"/>
              <w:ind w:left="225"/>
              <w:rPr>
                <w:color w:val="FFFFFF" w:themeColor="background1"/>
              </w:rPr>
            </w:pPr>
            <w:r w:rsidRPr="00515DCD">
              <w:rPr>
                <w:b/>
                <w:color w:val="FFFFFF" w:themeColor="background1"/>
                <w:lang w:val="en-IN"/>
              </w:rPr>
              <w:t>Demonstrated Capability</w:t>
            </w:r>
            <w:r w:rsidRPr="00515DCD">
              <w:rPr>
                <w:color w:val="FFFFFF" w:themeColor="background1"/>
              </w:rPr>
              <w:t> </w:t>
            </w:r>
          </w:p>
        </w:tc>
      </w:tr>
      <w:tr w:rsidR="00CD5178" w:rsidRPr="00CD5178" w14:paraId="406C7E7A" w14:textId="77777777" w:rsidTr="00A71898">
        <w:trPr>
          <w:trHeight w:val="300"/>
          <w:tblCellSpacing w:w="15" w:type="dxa"/>
        </w:trPr>
        <w:tc>
          <w:tcPr>
            <w:tcW w:w="2120" w:type="pct"/>
            <w:tcBorders>
              <w:bottom w:val="single" w:sz="4" w:space="0" w:color="D0CECE" w:themeColor="background2" w:themeShade="E6"/>
            </w:tcBorders>
            <w:vAlign w:val="center"/>
            <w:hideMark/>
          </w:tcPr>
          <w:p w14:paraId="6F821011" w14:textId="77777777" w:rsidR="00CD5178" w:rsidRPr="00CD5178" w:rsidRDefault="00CD5178" w:rsidP="0053580F">
            <w:pPr>
              <w:pStyle w:val="contentwithIntenet"/>
              <w:ind w:left="251"/>
            </w:pPr>
            <w:r w:rsidRPr="00CD5178">
              <w:rPr>
                <w:lang w:val="en-IN"/>
              </w:rPr>
              <w:t>Fixed Network Planning</w:t>
            </w:r>
            <w:r w:rsidRPr="00CD5178">
              <w:t> </w:t>
            </w:r>
          </w:p>
        </w:tc>
        <w:tc>
          <w:tcPr>
            <w:tcW w:w="2830" w:type="pct"/>
            <w:tcBorders>
              <w:bottom w:val="single" w:sz="4" w:space="0" w:color="D0CECE" w:themeColor="background2" w:themeShade="E6"/>
            </w:tcBorders>
            <w:vAlign w:val="center"/>
            <w:hideMark/>
          </w:tcPr>
          <w:p w14:paraId="6BAF5569" w14:textId="58D1A21C" w:rsidR="00CD5178" w:rsidRPr="00CD5178" w:rsidRDefault="00CD5178" w:rsidP="0053580F">
            <w:pPr>
              <w:pStyle w:val="contentwithIntenet"/>
              <w:ind w:left="225"/>
            </w:pPr>
            <w:r w:rsidRPr="00CD5178">
              <w:rPr>
                <w:lang w:val="en-IN"/>
              </w:rPr>
              <w:t>Delivered GIS-based planning and design solutions for national </w:t>
            </w:r>
            <w:r w:rsidR="006B1324" w:rsidRPr="00CD5178">
              <w:rPr>
                <w:lang w:val="en-IN"/>
              </w:rPr>
              <w:t>fibre</w:t>
            </w:r>
            <w:r w:rsidRPr="00CD5178">
              <w:rPr>
                <w:lang w:val="en-IN"/>
              </w:rPr>
              <w:t> networks</w:t>
            </w:r>
            <w:r w:rsidRPr="00CD5178">
              <w:t> </w:t>
            </w:r>
          </w:p>
        </w:tc>
      </w:tr>
      <w:tr w:rsidR="00CD5178" w:rsidRPr="00CD5178" w14:paraId="6F0A2CB0" w14:textId="77777777" w:rsidTr="00A71898">
        <w:trPr>
          <w:trHeight w:val="300"/>
          <w:tblCellSpacing w:w="15" w:type="dxa"/>
        </w:trPr>
        <w:tc>
          <w:tcPr>
            <w:tcW w:w="2120" w:type="pct"/>
            <w:tcBorders>
              <w:bottom w:val="single" w:sz="4" w:space="0" w:color="D0CECE" w:themeColor="background2" w:themeShade="E6"/>
            </w:tcBorders>
            <w:vAlign w:val="center"/>
            <w:hideMark/>
          </w:tcPr>
          <w:p w14:paraId="1D3CE65D" w14:textId="77777777" w:rsidR="00CD5178" w:rsidRPr="00CD5178" w:rsidRDefault="00CD5178" w:rsidP="0053580F">
            <w:pPr>
              <w:pStyle w:val="contentwithIntenet"/>
              <w:ind w:left="251"/>
            </w:pPr>
            <w:r w:rsidRPr="00CD5178">
              <w:rPr>
                <w:lang w:val="en-IN"/>
              </w:rPr>
              <w:t>Telecom Operator Systems</w:t>
            </w:r>
            <w:r w:rsidRPr="00CD5178">
              <w:t> </w:t>
            </w:r>
          </w:p>
        </w:tc>
        <w:tc>
          <w:tcPr>
            <w:tcW w:w="2830" w:type="pct"/>
            <w:tcBorders>
              <w:bottom w:val="single" w:sz="4" w:space="0" w:color="D0CECE" w:themeColor="background2" w:themeShade="E6"/>
            </w:tcBorders>
            <w:vAlign w:val="center"/>
            <w:hideMark/>
          </w:tcPr>
          <w:p w14:paraId="445E41AC" w14:textId="77777777" w:rsidR="00CD5178" w:rsidRPr="00CD5178" w:rsidRDefault="00CD5178" w:rsidP="0053580F">
            <w:pPr>
              <w:pStyle w:val="contentwithIntenet"/>
              <w:ind w:left="225"/>
            </w:pPr>
            <w:r w:rsidRPr="00CD5178">
              <w:rPr>
                <w:lang w:val="en-IN"/>
              </w:rPr>
              <w:t>Deployments with Tier-1 operators (Verizon, Lumen, etc.)</w:t>
            </w:r>
            <w:r w:rsidRPr="00CD5178">
              <w:t> </w:t>
            </w:r>
          </w:p>
        </w:tc>
      </w:tr>
      <w:tr w:rsidR="00CD5178" w:rsidRPr="00CD5178" w14:paraId="1484B949" w14:textId="77777777" w:rsidTr="00A71898">
        <w:trPr>
          <w:trHeight w:val="300"/>
          <w:tblCellSpacing w:w="15" w:type="dxa"/>
        </w:trPr>
        <w:tc>
          <w:tcPr>
            <w:tcW w:w="2120" w:type="pct"/>
            <w:tcBorders>
              <w:bottom w:val="single" w:sz="4" w:space="0" w:color="D0CECE" w:themeColor="background2" w:themeShade="E6"/>
            </w:tcBorders>
            <w:vAlign w:val="center"/>
            <w:hideMark/>
          </w:tcPr>
          <w:p w14:paraId="74614788" w14:textId="77777777" w:rsidR="00CD5178" w:rsidRPr="00CD5178" w:rsidRDefault="00CD5178" w:rsidP="0053580F">
            <w:pPr>
              <w:pStyle w:val="contentwithIntenet"/>
              <w:ind w:left="251"/>
            </w:pPr>
            <w:r w:rsidRPr="00CD5178">
              <w:rPr>
                <w:lang w:val="en-IN"/>
              </w:rPr>
              <w:t>Legacy Migration</w:t>
            </w:r>
            <w:r w:rsidRPr="00CD5178">
              <w:t> </w:t>
            </w:r>
          </w:p>
        </w:tc>
        <w:tc>
          <w:tcPr>
            <w:tcW w:w="2830" w:type="pct"/>
            <w:tcBorders>
              <w:bottom w:val="single" w:sz="4" w:space="0" w:color="D0CECE" w:themeColor="background2" w:themeShade="E6"/>
            </w:tcBorders>
            <w:vAlign w:val="center"/>
            <w:hideMark/>
          </w:tcPr>
          <w:p w14:paraId="53022650" w14:textId="77777777" w:rsidR="00CD5178" w:rsidRPr="00CD5178" w:rsidRDefault="00CD5178" w:rsidP="0053580F">
            <w:pPr>
              <w:pStyle w:val="contentwithIntenet"/>
              <w:ind w:left="225"/>
            </w:pPr>
            <w:r w:rsidRPr="00CD5178">
              <w:rPr>
                <w:lang w:val="en-IN"/>
              </w:rPr>
              <w:t>Experience migrating from legacy GIS/network systems including ENE-type environments</w:t>
            </w:r>
            <w:r w:rsidRPr="00CD5178">
              <w:t> </w:t>
            </w:r>
          </w:p>
        </w:tc>
      </w:tr>
    </w:tbl>
    <w:p w14:paraId="42C4E06A" w14:textId="77777777" w:rsidR="00CD5178" w:rsidRPr="00CD5178" w:rsidRDefault="00CD5178" w:rsidP="00CD5178">
      <w:pPr>
        <w:pStyle w:val="contentwithIntenet"/>
        <w:rPr>
          <w:b/>
          <w:bCs/>
        </w:rPr>
      </w:pPr>
    </w:p>
    <w:p w14:paraId="15E21382" w14:textId="77777777" w:rsidR="00CD5178" w:rsidRPr="00CD5178" w:rsidRDefault="00CD5178" w:rsidP="00CD5178">
      <w:pPr>
        <w:pStyle w:val="contentwithIntenet"/>
        <w:ind w:left="0"/>
        <w:rPr>
          <w:b/>
          <w:bCs/>
        </w:rPr>
      </w:pPr>
      <w:r w:rsidRPr="00CD5178">
        <w:rPr>
          <w:b/>
          <w:bCs/>
        </w:rPr>
        <w:t>3-GIS Growth and Market Position</w:t>
      </w:r>
    </w:p>
    <w:p w14:paraId="1D132344" w14:textId="77777777" w:rsidR="00CD5178" w:rsidRPr="00CD5178" w:rsidRDefault="00CD5178" w:rsidP="00CD5178">
      <w:pPr>
        <w:pStyle w:val="contentwithIntenet"/>
        <w:ind w:left="0"/>
      </w:pPr>
      <w:r w:rsidRPr="00CD5178">
        <w:t xml:space="preserve">3-GIS has experienced sustained growth driven by increasing demand for modernization of legacy network inventory systems and expansion of fiber networks globally. The company’s focus on telecommunications and utilities, combined with its alignment to Esri technology, has enabled consistent adoption across operators seeking scalable and future-ready solutions. </w:t>
      </w:r>
    </w:p>
    <w:p w14:paraId="023CB4A9" w14:textId="77777777" w:rsidR="00CD5178" w:rsidRPr="00CD5178" w:rsidRDefault="00CD5178" w:rsidP="00CD5178">
      <w:pPr>
        <w:pStyle w:val="contentwithIntenet"/>
        <w:ind w:left="0"/>
      </w:pPr>
      <w:r w:rsidRPr="00CD5178">
        <w:t>The company maintains a single, continuously developed platform, avoiding fragmentation across multiple product lines and enabling consistent product evolution aligned with industry requirements.</w:t>
      </w:r>
    </w:p>
    <w:p w14:paraId="6DEB5969" w14:textId="77777777" w:rsidR="00CD5178" w:rsidRPr="00CD5178" w:rsidRDefault="00CD5178" w:rsidP="00CD5178">
      <w:pPr>
        <w:pStyle w:val="contentwithIntenet"/>
        <w:ind w:left="0"/>
      </w:pPr>
      <w:r w:rsidRPr="00CD5178">
        <w:rPr>
          <w:b/>
          <w:bCs/>
        </w:rPr>
        <w:t>Case Studies</w:t>
      </w:r>
    </w:p>
    <w:p w14:paraId="78D1FCD1" w14:textId="77777777" w:rsidR="00CD5178" w:rsidRPr="00CD5178" w:rsidRDefault="00CD5178" w:rsidP="00275D4E">
      <w:pPr>
        <w:pStyle w:val="contentwithIntenet"/>
        <w:numPr>
          <w:ilvl w:val="0"/>
          <w:numId w:val="205"/>
        </w:numPr>
        <w:jc w:val="left"/>
        <w:rPr>
          <w:rFonts w:eastAsia="Times New Roman" w:cs="Times New Roman"/>
          <w:lang w:eastAsia="en-AU"/>
        </w:rPr>
      </w:pPr>
      <w:r w:rsidRPr="00CD5178">
        <w:rPr>
          <w:rFonts w:eastAsia="Times New Roman" w:cs="Times New Roman"/>
          <w:lang w:eastAsia="en-AU"/>
        </w:rPr>
        <w:t xml:space="preserve">National Operator – North America - </w:t>
      </w:r>
      <w:hyperlink r:id="rId96" w:history="1">
        <w:r w:rsidRPr="00CD5178">
          <w:rPr>
            <w:rFonts w:eastAsia="Times New Roman" w:cs="Times New Roman"/>
            <w:color w:val="0000FF"/>
            <w:u w:val="single"/>
            <w:lang w:eastAsia="en-AU"/>
          </w:rPr>
          <w:t>https://info.3-gis.com/national-network-customer-spotlight</w:t>
        </w:r>
      </w:hyperlink>
    </w:p>
    <w:p w14:paraId="2ADCCF72" w14:textId="77777777" w:rsidR="00CD5178" w:rsidRPr="00CD5178" w:rsidRDefault="00CD5178" w:rsidP="00275D4E">
      <w:pPr>
        <w:pStyle w:val="contentwithIntenet"/>
        <w:numPr>
          <w:ilvl w:val="0"/>
          <w:numId w:val="205"/>
        </w:numPr>
        <w:jc w:val="left"/>
        <w:rPr>
          <w:rFonts w:eastAsia="Times New Roman" w:cs="Times New Roman"/>
          <w:lang w:eastAsia="en-AU"/>
        </w:rPr>
      </w:pPr>
      <w:r w:rsidRPr="00CD5178">
        <w:rPr>
          <w:rFonts w:eastAsia="Times New Roman" w:cs="Times New Roman"/>
          <w:lang w:eastAsia="en-AU"/>
        </w:rPr>
        <w:t xml:space="preserve">Fingrid – Finland - </w:t>
      </w:r>
      <w:hyperlink r:id="rId97" w:history="1">
        <w:r w:rsidRPr="00CD5178">
          <w:rPr>
            <w:rFonts w:eastAsia="Times New Roman" w:cs="Times New Roman"/>
            <w:color w:val="0000FF"/>
            <w:u w:val="single"/>
            <w:lang w:eastAsia="en-AU"/>
          </w:rPr>
          <w:t>https://info.3-gis.com/fingrid-customer-spotlight</w:t>
        </w:r>
      </w:hyperlink>
    </w:p>
    <w:p w14:paraId="740F0314" w14:textId="77777777" w:rsidR="00CD5178" w:rsidRPr="002665CC" w:rsidRDefault="00CD5178" w:rsidP="00275D4E">
      <w:pPr>
        <w:pStyle w:val="contentwithIntenet"/>
        <w:numPr>
          <w:ilvl w:val="0"/>
          <w:numId w:val="205"/>
        </w:numPr>
        <w:jc w:val="left"/>
        <w:rPr>
          <w:rFonts w:eastAsia="Times New Roman" w:cs="Times New Roman"/>
          <w:lang w:val="fr-FR" w:eastAsia="en-AU"/>
        </w:rPr>
      </w:pPr>
      <w:r w:rsidRPr="002665CC">
        <w:rPr>
          <w:rFonts w:eastAsia="Times New Roman" w:cs="Times New Roman"/>
          <w:lang w:val="fr-FR" w:eastAsia="en-AU"/>
        </w:rPr>
        <w:t xml:space="preserve">DANC – USA - </w:t>
      </w:r>
      <w:hyperlink r:id="rId98" w:history="1">
        <w:r w:rsidRPr="002665CC">
          <w:rPr>
            <w:rFonts w:eastAsia="Times New Roman" w:cs="Times New Roman"/>
            <w:color w:val="0000FF"/>
            <w:u w:val="single"/>
            <w:lang w:val="fr-FR" w:eastAsia="en-AU"/>
          </w:rPr>
          <w:t>https://info.3-gis.com/danc-customer-spotlight</w:t>
        </w:r>
      </w:hyperlink>
    </w:p>
    <w:p w14:paraId="7EF61F15" w14:textId="77777777" w:rsidR="00CD5178" w:rsidRPr="00CD5178" w:rsidRDefault="00CD5178" w:rsidP="00275D4E">
      <w:pPr>
        <w:pStyle w:val="contentwithIntenet"/>
        <w:numPr>
          <w:ilvl w:val="0"/>
          <w:numId w:val="205"/>
        </w:numPr>
        <w:jc w:val="left"/>
        <w:rPr>
          <w:rFonts w:eastAsia="Times New Roman" w:cs="Times New Roman"/>
          <w:lang w:eastAsia="en-AU"/>
        </w:rPr>
      </w:pPr>
      <w:r w:rsidRPr="00CD5178">
        <w:rPr>
          <w:rFonts w:eastAsia="Times New Roman" w:cs="Times New Roman"/>
          <w:lang w:eastAsia="en-AU"/>
        </w:rPr>
        <w:t xml:space="preserve">Gasline – Germany - </w:t>
      </w:r>
      <w:hyperlink r:id="rId99" w:history="1">
        <w:r w:rsidRPr="00CD5178">
          <w:rPr>
            <w:rFonts w:eastAsia="Times New Roman" w:cs="Times New Roman"/>
            <w:color w:val="0000FF"/>
            <w:u w:val="single"/>
            <w:lang w:eastAsia="en-AU"/>
          </w:rPr>
          <w:t>https://info.3-gis.com/gasline-customer-spotlight</w:t>
        </w:r>
      </w:hyperlink>
    </w:p>
    <w:p w14:paraId="43135C8B" w14:textId="77777777" w:rsidR="00CD5178" w:rsidRPr="00CD5178" w:rsidRDefault="00CD5178" w:rsidP="00275D4E">
      <w:pPr>
        <w:pStyle w:val="contentwithIntenet"/>
        <w:numPr>
          <w:ilvl w:val="0"/>
          <w:numId w:val="205"/>
        </w:numPr>
        <w:jc w:val="left"/>
        <w:rPr>
          <w:rFonts w:eastAsia="Times New Roman" w:cs="Times New Roman"/>
          <w:lang w:eastAsia="en-AU"/>
        </w:rPr>
      </w:pPr>
      <w:r w:rsidRPr="00CD5178">
        <w:rPr>
          <w:rFonts w:eastAsia="Times New Roman" w:cs="Times New Roman"/>
          <w:lang w:eastAsia="en-AU"/>
        </w:rPr>
        <w:t xml:space="preserve">OBB – Oman - </w:t>
      </w:r>
      <w:hyperlink r:id="rId100" w:history="1">
        <w:r w:rsidRPr="00CD5178">
          <w:rPr>
            <w:rFonts w:eastAsia="Times New Roman" w:cs="Times New Roman"/>
            <w:color w:val="0000FF"/>
            <w:u w:val="single"/>
            <w:lang w:eastAsia="en-AU"/>
          </w:rPr>
          <w:t>https://info.3-gis.com/oman-broadband-customer-spotlight</w:t>
        </w:r>
      </w:hyperlink>
      <w:r w:rsidRPr="00CD5178">
        <w:rPr>
          <w:rFonts w:eastAsia="Times New Roman" w:cs="Times New Roman"/>
          <w:lang w:eastAsia="en-AU"/>
        </w:rPr>
        <w:t xml:space="preserve"> </w:t>
      </w:r>
    </w:p>
    <w:p w14:paraId="58D21A55" w14:textId="77777777" w:rsidR="00CD5178" w:rsidRPr="00CD5178" w:rsidRDefault="00CD5178" w:rsidP="00275D4E">
      <w:pPr>
        <w:pStyle w:val="contentwithIntenet"/>
        <w:numPr>
          <w:ilvl w:val="0"/>
          <w:numId w:val="205"/>
        </w:numPr>
        <w:jc w:val="left"/>
        <w:rPr>
          <w:rFonts w:eastAsia="Times New Roman" w:cs="Times New Roman"/>
          <w:lang w:eastAsia="en-AU"/>
        </w:rPr>
      </w:pPr>
      <w:r w:rsidRPr="00CD5178">
        <w:rPr>
          <w:rFonts w:eastAsia="Times New Roman" w:cs="Times New Roman"/>
          <w:lang w:eastAsia="en-AU"/>
        </w:rPr>
        <w:t xml:space="preserve">TDC – Denmark - </w:t>
      </w:r>
      <w:hyperlink r:id="rId101" w:history="1">
        <w:r w:rsidRPr="00CD5178">
          <w:rPr>
            <w:rFonts w:eastAsia="Times New Roman" w:cs="Times New Roman"/>
            <w:color w:val="0000FF"/>
            <w:u w:val="single"/>
            <w:lang w:eastAsia="en-AU"/>
          </w:rPr>
          <w:t>https://blog.3-gis.com/blog/futureproofing-denmarks-telecom-infrastructure-why-tdc-net-chose-3-gis</w:t>
        </w:r>
      </w:hyperlink>
      <w:r w:rsidRPr="00CD5178">
        <w:rPr>
          <w:rFonts w:eastAsia="Times New Roman" w:cs="Times New Roman"/>
          <w:lang w:eastAsia="en-AU"/>
        </w:rPr>
        <w:t xml:space="preserve"> </w:t>
      </w:r>
    </w:p>
    <w:p w14:paraId="30D7C49C" w14:textId="77777777" w:rsidR="009C40C4" w:rsidRPr="0040795A" w:rsidRDefault="009C40C4" w:rsidP="009C40C4">
      <w:pPr>
        <w:spacing w:before="0" w:after="160" w:line="278" w:lineRule="auto"/>
        <w:rPr>
          <w:lang w:val="en-US"/>
        </w:rPr>
      </w:pPr>
      <w:r w:rsidRPr="0040795A">
        <w:rPr>
          <w:lang w:val="en-US"/>
        </w:rPr>
        <w:t xml:space="preserve">Within the Programme Horizon GIS workstream, </w:t>
      </w:r>
      <w:r w:rsidRPr="0040795A">
        <w:rPr>
          <w:b/>
          <w:bCs/>
          <w:lang w:val="en-US"/>
        </w:rPr>
        <w:t>3</w:t>
      </w:r>
      <w:r w:rsidRPr="0040795A">
        <w:rPr>
          <w:b/>
          <w:bCs/>
          <w:lang w:val="en-US"/>
        </w:rPr>
        <w:noBreakHyphen/>
        <w:t>GIS acts as a specialist product partner</w:t>
      </w:r>
      <w:r w:rsidRPr="0040795A">
        <w:rPr>
          <w:lang w:val="en-US"/>
        </w:rPr>
        <w:t>, providing deep expertise on the 3</w:t>
      </w:r>
      <w:r w:rsidRPr="0040795A">
        <w:rPr>
          <w:lang w:val="en-US"/>
        </w:rPr>
        <w:noBreakHyphen/>
        <w:t>GIS platform and telecommunications Physical Network Inventory (PNI).</w:t>
      </w:r>
    </w:p>
    <w:p w14:paraId="609E51D0" w14:textId="12249D3E" w:rsidR="009C40C4" w:rsidRPr="0040795A" w:rsidRDefault="009C40C4" w:rsidP="009C40C4">
      <w:pPr>
        <w:spacing w:after="160" w:line="278" w:lineRule="auto"/>
      </w:pPr>
      <w:r w:rsidRPr="0040795A">
        <w:rPr>
          <w:lang w:val="en-US"/>
        </w:rPr>
        <w:t>3</w:t>
      </w:r>
      <w:r w:rsidRPr="0040795A">
        <w:rPr>
          <w:lang w:val="en-US"/>
        </w:rPr>
        <w:noBreakHyphen/>
        <w:t xml:space="preserve">GIS operates as a </w:t>
      </w:r>
      <w:r w:rsidRPr="0040795A">
        <w:rPr>
          <w:b/>
          <w:bCs/>
          <w:lang w:val="en-US"/>
        </w:rPr>
        <w:t>subcontractor under Capgemini governance</w:t>
      </w:r>
      <w:r w:rsidRPr="0040795A">
        <w:rPr>
          <w:lang w:val="en-US"/>
        </w:rPr>
        <w:t xml:space="preserve">, </w:t>
      </w:r>
      <w:r w:rsidRPr="00466531">
        <w:t>contributing</w:t>
      </w:r>
      <w:r w:rsidRPr="0040795A">
        <w:rPr>
          <w:lang w:val="en-US"/>
        </w:rPr>
        <w:t xml:space="preserve"> to product-specific activities, while Capgemini retains full accountability for end</w:t>
      </w:r>
      <w:r w:rsidRPr="0040795A">
        <w:rPr>
          <w:lang w:val="en-US"/>
        </w:rPr>
        <w:noBreakHyphen/>
        <w:t>to</w:t>
      </w:r>
      <w:r w:rsidRPr="0040795A">
        <w:rPr>
          <w:lang w:val="en-US"/>
        </w:rPr>
        <w:noBreakHyphen/>
        <w:t xml:space="preserve">end delivery, including architecture, integration, data migration, and programme management. </w:t>
      </w:r>
    </w:p>
    <w:p w14:paraId="34B57ACB" w14:textId="38C8CBF5" w:rsidR="009C40C4" w:rsidRPr="0040795A" w:rsidRDefault="009C40C4" w:rsidP="00272830">
      <w:pPr>
        <w:pStyle w:val="Heading3CG"/>
      </w:pPr>
      <w:bookmarkStart w:id="309" w:name="_Toc231276500"/>
      <w:r w:rsidRPr="00272830">
        <w:t>Scope of services delivered by 3</w:t>
      </w:r>
      <w:r w:rsidRPr="00272830">
        <w:noBreakHyphen/>
        <w:t>GIS</w:t>
      </w:r>
      <w:bookmarkEnd w:id="309"/>
    </w:p>
    <w:p w14:paraId="684980BB" w14:textId="77777777" w:rsidR="00B54F57" w:rsidRDefault="00B54F57" w:rsidP="009C40C4">
      <w:pPr>
        <w:spacing w:before="0" w:after="160" w:line="278" w:lineRule="auto"/>
        <w:rPr>
          <w:b/>
          <w:bCs/>
          <w:lang w:val="en-US"/>
        </w:rPr>
      </w:pPr>
    </w:p>
    <w:p w14:paraId="7B39FC49" w14:textId="3A935CEA" w:rsidR="009C40C4" w:rsidRPr="0040795A" w:rsidRDefault="009C40C4" w:rsidP="009C40C4">
      <w:pPr>
        <w:spacing w:before="0" w:after="160" w:line="278" w:lineRule="auto"/>
        <w:rPr>
          <w:b/>
          <w:bCs/>
          <w:lang w:val="en-US"/>
        </w:rPr>
      </w:pPr>
      <w:r w:rsidRPr="0040795A">
        <w:rPr>
          <w:b/>
          <w:bCs/>
          <w:lang w:val="en-US"/>
        </w:rPr>
        <w:t>Data migration</w:t>
      </w:r>
    </w:p>
    <w:p w14:paraId="7A908902" w14:textId="77777777" w:rsidR="009C40C4" w:rsidRPr="0040795A" w:rsidRDefault="009C40C4" w:rsidP="009C40C4">
      <w:pPr>
        <w:spacing w:before="0" w:after="160" w:line="278" w:lineRule="auto"/>
        <w:rPr>
          <w:lang w:val="en-US"/>
        </w:rPr>
      </w:pPr>
      <w:r w:rsidRPr="0040795A">
        <w:rPr>
          <w:lang w:val="en-US"/>
        </w:rPr>
        <w:t>3</w:t>
      </w:r>
      <w:r w:rsidRPr="0040795A">
        <w:rPr>
          <w:lang w:val="en-US"/>
        </w:rPr>
        <w:noBreakHyphen/>
        <w:t xml:space="preserve">GIS delivers a structured </w:t>
      </w:r>
      <w:r w:rsidRPr="0040795A">
        <w:rPr>
          <w:b/>
          <w:bCs/>
          <w:lang w:val="en-US"/>
        </w:rPr>
        <w:t>data migration service</w:t>
      </w:r>
      <w:r w:rsidRPr="0040795A">
        <w:rPr>
          <w:lang w:val="en-US"/>
        </w:rPr>
        <w:t xml:space="preserve"> focused on migrating Tuatahi’s network data into the 3</w:t>
      </w:r>
      <w:r w:rsidRPr="0040795A">
        <w:rPr>
          <w:lang w:val="en-US"/>
        </w:rPr>
        <w:noBreakHyphen/>
        <w:t>GIS data model and system.</w:t>
      </w:r>
    </w:p>
    <w:p w14:paraId="15E501BF" w14:textId="77777777" w:rsidR="009C40C4" w:rsidRPr="0040795A" w:rsidRDefault="009C40C4" w:rsidP="009C40C4">
      <w:pPr>
        <w:spacing w:before="0" w:after="160" w:line="278" w:lineRule="auto"/>
        <w:rPr>
          <w:lang w:val="en-US"/>
        </w:rPr>
      </w:pPr>
      <w:r w:rsidRPr="0040795A">
        <w:rPr>
          <w:lang w:val="en-US"/>
        </w:rPr>
        <w:t>Key principles of the approach:</w:t>
      </w:r>
    </w:p>
    <w:p w14:paraId="0D80C525" w14:textId="77777777" w:rsidR="009C40C4" w:rsidRPr="0040795A" w:rsidRDefault="009C40C4" w:rsidP="00275D4E">
      <w:pPr>
        <w:numPr>
          <w:ilvl w:val="0"/>
          <w:numId w:val="210"/>
        </w:numPr>
        <w:spacing w:before="0" w:after="160" w:line="278" w:lineRule="auto"/>
        <w:ind w:left="680" w:hanging="340"/>
        <w:jc w:val="left"/>
      </w:pPr>
      <w:r w:rsidRPr="0040795A">
        <w:t>Migration of both:</w:t>
      </w:r>
    </w:p>
    <w:p w14:paraId="2017DE3B" w14:textId="598F094E" w:rsidR="009C40C4" w:rsidRPr="0040795A" w:rsidRDefault="005A2B06" w:rsidP="00275D4E">
      <w:pPr>
        <w:numPr>
          <w:ilvl w:val="1"/>
          <w:numId w:val="210"/>
        </w:numPr>
        <w:spacing w:before="0" w:after="160" w:line="278" w:lineRule="auto"/>
        <w:ind w:left="1037" w:hanging="357"/>
        <w:jc w:val="left"/>
      </w:pPr>
      <w:r w:rsidRPr="0040795A">
        <w:rPr>
          <w:b/>
          <w:bCs/>
        </w:rPr>
        <w:t>Network</w:t>
      </w:r>
      <w:r w:rsidR="009C40C4" w:rsidRPr="0040795A">
        <w:rPr>
          <w:b/>
          <w:bCs/>
        </w:rPr>
        <w:t xml:space="preserve"> features</w:t>
      </w:r>
    </w:p>
    <w:p w14:paraId="4EB54357" w14:textId="3A193B43" w:rsidR="009C40C4" w:rsidRPr="0040795A" w:rsidRDefault="005A2B06" w:rsidP="00275D4E">
      <w:pPr>
        <w:numPr>
          <w:ilvl w:val="1"/>
          <w:numId w:val="210"/>
        </w:numPr>
        <w:spacing w:before="0" w:after="160" w:line="278" w:lineRule="auto"/>
        <w:ind w:left="1037" w:hanging="357"/>
        <w:jc w:val="left"/>
        <w:rPr>
          <w:lang w:val="en-US"/>
        </w:rPr>
      </w:pPr>
      <w:r w:rsidRPr="0040795A">
        <w:rPr>
          <w:b/>
          <w:bCs/>
          <w:lang w:val="en-US"/>
        </w:rPr>
        <w:t>Connectivity</w:t>
      </w:r>
      <w:r w:rsidR="009C40C4" w:rsidRPr="0040795A">
        <w:rPr>
          <w:b/>
          <w:bCs/>
          <w:lang w:val="en-US"/>
        </w:rPr>
        <w:t xml:space="preserve"> relationships</w:t>
      </w:r>
      <w:r w:rsidR="009C40C4" w:rsidRPr="0040795A">
        <w:rPr>
          <w:lang w:val="en-US"/>
        </w:rPr>
        <w:br/>
        <w:t>from the existing source systems into the 3</w:t>
      </w:r>
      <w:r w:rsidR="009C40C4" w:rsidRPr="0040795A">
        <w:rPr>
          <w:lang w:val="en-US"/>
        </w:rPr>
        <w:noBreakHyphen/>
        <w:t>GIS model</w:t>
      </w:r>
    </w:p>
    <w:p w14:paraId="1AE54C81" w14:textId="77777777" w:rsidR="009C40C4" w:rsidRPr="0040795A" w:rsidRDefault="009C40C4" w:rsidP="00275D4E">
      <w:pPr>
        <w:numPr>
          <w:ilvl w:val="0"/>
          <w:numId w:val="210"/>
        </w:numPr>
        <w:spacing w:before="0" w:after="160" w:line="278" w:lineRule="auto"/>
        <w:jc w:val="left"/>
      </w:pPr>
      <w:r w:rsidRPr="0040795A">
        <w:t>Execution structured around:</w:t>
      </w:r>
    </w:p>
    <w:p w14:paraId="69B4B9EB" w14:textId="18FA3BA6" w:rsidR="009C40C4" w:rsidRPr="0040795A" w:rsidRDefault="005A2B06" w:rsidP="00275D4E">
      <w:pPr>
        <w:numPr>
          <w:ilvl w:val="1"/>
          <w:numId w:val="210"/>
        </w:numPr>
        <w:spacing w:before="0" w:after="160" w:line="278" w:lineRule="auto"/>
        <w:ind w:left="1094" w:hanging="357"/>
        <w:jc w:val="left"/>
        <w:rPr>
          <w:lang w:val="en-US"/>
        </w:rPr>
      </w:pPr>
      <w:r w:rsidRPr="0040795A">
        <w:rPr>
          <w:lang w:val="en-US"/>
        </w:rPr>
        <w:t>A</w:t>
      </w:r>
      <w:r w:rsidR="009C40C4" w:rsidRPr="0040795A">
        <w:rPr>
          <w:lang w:val="en-US"/>
        </w:rPr>
        <w:t xml:space="preserve"> </w:t>
      </w:r>
      <w:r w:rsidR="009C40C4" w:rsidRPr="0040795A">
        <w:rPr>
          <w:b/>
          <w:bCs/>
          <w:lang w:val="en-US"/>
        </w:rPr>
        <w:t>Data Model Workshop</w:t>
      </w:r>
      <w:r w:rsidR="009C40C4" w:rsidRPr="0040795A">
        <w:rPr>
          <w:lang w:val="en-US"/>
        </w:rPr>
        <w:t>, including detailed evaluation of input data</w:t>
      </w:r>
    </w:p>
    <w:p w14:paraId="554D4A08" w14:textId="6B627C0D" w:rsidR="009C40C4" w:rsidRPr="0040795A" w:rsidRDefault="005A2B06" w:rsidP="00275D4E">
      <w:pPr>
        <w:numPr>
          <w:ilvl w:val="1"/>
          <w:numId w:val="210"/>
        </w:numPr>
        <w:spacing w:before="0" w:after="160" w:line="278" w:lineRule="auto"/>
        <w:ind w:left="1094" w:hanging="357"/>
        <w:jc w:val="left"/>
        <w:rPr>
          <w:lang w:val="en-US"/>
        </w:rPr>
      </w:pPr>
      <w:r w:rsidRPr="0040795A">
        <w:rPr>
          <w:lang w:val="en-US"/>
        </w:rPr>
        <w:t>Production</w:t>
      </w:r>
      <w:r w:rsidR="009C40C4" w:rsidRPr="0040795A">
        <w:rPr>
          <w:lang w:val="en-US"/>
        </w:rPr>
        <w:t xml:space="preserve"> of a </w:t>
      </w:r>
      <w:r w:rsidR="009C40C4" w:rsidRPr="0040795A">
        <w:rPr>
          <w:b/>
          <w:bCs/>
          <w:lang w:val="en-US"/>
        </w:rPr>
        <w:t>Field Mapping document</w:t>
      </w:r>
      <w:r w:rsidR="009C40C4" w:rsidRPr="0040795A">
        <w:rPr>
          <w:lang w:val="en-US"/>
        </w:rPr>
        <w:t>, owned by 3</w:t>
      </w:r>
      <w:r w:rsidR="009C40C4" w:rsidRPr="0040795A">
        <w:rPr>
          <w:lang w:val="en-US"/>
        </w:rPr>
        <w:noBreakHyphen/>
        <w:t>GIS and used as the reference for migration</w:t>
      </w:r>
    </w:p>
    <w:p w14:paraId="111DF0B2" w14:textId="77777777" w:rsidR="009C40C4" w:rsidRPr="0040795A" w:rsidRDefault="009C40C4" w:rsidP="00275D4E">
      <w:pPr>
        <w:numPr>
          <w:ilvl w:val="0"/>
          <w:numId w:val="210"/>
        </w:numPr>
        <w:spacing w:before="0" w:after="160" w:line="278" w:lineRule="auto"/>
        <w:jc w:val="left"/>
        <w:rPr>
          <w:lang w:val="en-US"/>
        </w:rPr>
      </w:pPr>
      <w:r w:rsidRPr="0040795A">
        <w:rPr>
          <w:lang w:val="en-US"/>
        </w:rPr>
        <w:t>Consolidation activities during the workshop, including:</w:t>
      </w:r>
    </w:p>
    <w:p w14:paraId="44A7A3B2" w14:textId="2C50968F" w:rsidR="009C40C4" w:rsidRPr="0040795A" w:rsidRDefault="005A2B06" w:rsidP="00275D4E">
      <w:pPr>
        <w:numPr>
          <w:ilvl w:val="1"/>
          <w:numId w:val="210"/>
        </w:numPr>
        <w:spacing w:before="0" w:after="160" w:line="278" w:lineRule="auto"/>
        <w:ind w:left="1094" w:hanging="357"/>
        <w:jc w:val="left"/>
      </w:pPr>
      <w:r w:rsidRPr="0040795A">
        <w:t>Equipment</w:t>
      </w:r>
      <w:r w:rsidR="009C40C4" w:rsidRPr="0040795A">
        <w:t xml:space="preserve"> subtypes</w:t>
      </w:r>
    </w:p>
    <w:p w14:paraId="6E3FC4FE" w14:textId="40D38C10" w:rsidR="009C40C4" w:rsidRPr="0040795A" w:rsidRDefault="005A2B06" w:rsidP="00275D4E">
      <w:pPr>
        <w:numPr>
          <w:ilvl w:val="1"/>
          <w:numId w:val="210"/>
        </w:numPr>
        <w:spacing w:before="0" w:after="160" w:line="278" w:lineRule="auto"/>
        <w:ind w:left="1094" w:hanging="357"/>
        <w:jc w:val="left"/>
      </w:pPr>
      <w:r w:rsidRPr="0040795A">
        <w:t>Domain</w:t>
      </w:r>
      <w:r w:rsidR="009C40C4" w:rsidRPr="0040795A">
        <w:t xml:space="preserve"> values</w:t>
      </w:r>
    </w:p>
    <w:p w14:paraId="1F75429B" w14:textId="3D533243" w:rsidR="009C40C4" w:rsidRPr="0040795A" w:rsidRDefault="005A2B06" w:rsidP="00275D4E">
      <w:pPr>
        <w:numPr>
          <w:ilvl w:val="1"/>
          <w:numId w:val="210"/>
        </w:numPr>
        <w:spacing w:before="0" w:after="160" w:line="278" w:lineRule="auto"/>
        <w:ind w:left="1094" w:hanging="357"/>
        <w:jc w:val="left"/>
      </w:pPr>
      <w:r w:rsidRPr="0040795A">
        <w:t>Alignment</w:t>
      </w:r>
      <w:r w:rsidR="009C40C4" w:rsidRPr="0040795A">
        <w:t xml:space="preserve"> across source data sets</w:t>
      </w:r>
    </w:p>
    <w:p w14:paraId="7088F15F" w14:textId="77777777" w:rsidR="009C40C4" w:rsidRPr="0040795A" w:rsidRDefault="009C40C4" w:rsidP="00275D4E">
      <w:pPr>
        <w:numPr>
          <w:ilvl w:val="0"/>
          <w:numId w:val="210"/>
        </w:numPr>
        <w:spacing w:before="0" w:after="160" w:line="278" w:lineRule="auto"/>
        <w:jc w:val="left"/>
      </w:pPr>
      <w:r w:rsidRPr="0040795A">
        <w:t>Iterative migration approach:</w:t>
      </w:r>
    </w:p>
    <w:p w14:paraId="50A0CB23" w14:textId="35794EEA" w:rsidR="009C40C4" w:rsidRPr="0040795A" w:rsidRDefault="005A2B06" w:rsidP="00275D4E">
      <w:pPr>
        <w:numPr>
          <w:ilvl w:val="1"/>
          <w:numId w:val="210"/>
        </w:numPr>
        <w:spacing w:before="0" w:after="160" w:line="278" w:lineRule="auto"/>
        <w:ind w:left="1094" w:hanging="357"/>
        <w:jc w:val="left"/>
      </w:pPr>
      <w:r w:rsidRPr="0040795A">
        <w:t>Execution</w:t>
      </w:r>
      <w:r w:rsidR="009C40C4" w:rsidRPr="0040795A">
        <w:t xml:space="preserve"> of </w:t>
      </w:r>
      <w:r w:rsidR="009C40C4" w:rsidRPr="0040795A">
        <w:rPr>
          <w:b/>
          <w:bCs/>
        </w:rPr>
        <w:t>multiple migration iterations</w:t>
      </w:r>
    </w:p>
    <w:p w14:paraId="439DE0D8" w14:textId="77777777" w:rsidR="009C40C4" w:rsidRPr="0040795A" w:rsidRDefault="009C40C4" w:rsidP="00275D4E">
      <w:pPr>
        <w:numPr>
          <w:ilvl w:val="1"/>
          <w:numId w:val="210"/>
        </w:numPr>
        <w:spacing w:before="0" w:after="160" w:line="278" w:lineRule="auto"/>
        <w:ind w:left="1094" w:hanging="357"/>
        <w:jc w:val="left"/>
        <w:rPr>
          <w:lang w:val="en-US"/>
        </w:rPr>
      </w:pPr>
      <w:r w:rsidRPr="0040795A">
        <w:rPr>
          <w:b/>
          <w:bCs/>
          <w:lang w:val="en-US"/>
        </w:rPr>
        <w:t>client validation cycles</w:t>
      </w:r>
      <w:r w:rsidRPr="0040795A">
        <w:rPr>
          <w:lang w:val="en-US"/>
        </w:rPr>
        <w:t xml:space="preserve"> after each iteration</w:t>
      </w:r>
    </w:p>
    <w:p w14:paraId="1AC7A439" w14:textId="6B73C840" w:rsidR="009C40C4" w:rsidRPr="0040795A" w:rsidRDefault="00CF2DC9" w:rsidP="00275D4E">
      <w:pPr>
        <w:numPr>
          <w:ilvl w:val="1"/>
          <w:numId w:val="210"/>
        </w:numPr>
        <w:spacing w:before="0" w:after="160" w:line="278" w:lineRule="auto"/>
        <w:ind w:left="1094" w:hanging="357"/>
        <w:jc w:val="left"/>
        <w:rPr>
          <w:lang w:val="en-US"/>
        </w:rPr>
      </w:pPr>
      <w:r w:rsidRPr="0040795A">
        <w:rPr>
          <w:lang w:val="en-US"/>
        </w:rPr>
        <w:t>Incorporation</w:t>
      </w:r>
      <w:r w:rsidR="009C40C4" w:rsidRPr="0040795A">
        <w:rPr>
          <w:lang w:val="en-US"/>
        </w:rPr>
        <w:t xml:space="preserve"> of feedback into subsequent iterations</w:t>
      </w:r>
    </w:p>
    <w:p w14:paraId="77F3EBCE" w14:textId="77777777" w:rsidR="009C40C4" w:rsidRPr="0040795A" w:rsidRDefault="009C40C4" w:rsidP="00275D4E">
      <w:pPr>
        <w:numPr>
          <w:ilvl w:val="0"/>
          <w:numId w:val="210"/>
        </w:numPr>
        <w:spacing w:before="0" w:after="160" w:line="278" w:lineRule="auto"/>
        <w:jc w:val="left"/>
      </w:pPr>
      <w:r w:rsidRPr="0040795A">
        <w:t>Data validation and control:</w:t>
      </w:r>
    </w:p>
    <w:p w14:paraId="63AA3A84" w14:textId="215197B5" w:rsidR="009C40C4" w:rsidRPr="0040795A" w:rsidRDefault="00CF2DC9" w:rsidP="00275D4E">
      <w:pPr>
        <w:numPr>
          <w:ilvl w:val="1"/>
          <w:numId w:val="210"/>
        </w:numPr>
        <w:spacing w:before="0" w:after="160" w:line="278" w:lineRule="auto"/>
        <w:ind w:left="1094" w:hanging="357"/>
        <w:jc w:val="left"/>
        <w:rPr>
          <w:lang w:val="en-US"/>
        </w:rPr>
      </w:pPr>
      <w:r w:rsidRPr="0040795A">
        <w:rPr>
          <w:lang w:val="en-US"/>
        </w:rPr>
        <w:t>Internal</w:t>
      </w:r>
      <w:r w:rsidR="009C40C4" w:rsidRPr="0040795A">
        <w:rPr>
          <w:lang w:val="en-US"/>
        </w:rPr>
        <w:t xml:space="preserve"> </w:t>
      </w:r>
      <w:r w:rsidR="009C40C4" w:rsidRPr="0040795A">
        <w:rPr>
          <w:b/>
          <w:bCs/>
          <w:lang w:val="en-US"/>
        </w:rPr>
        <w:t>quality control (QC) process</w:t>
      </w:r>
      <w:r w:rsidR="009C40C4" w:rsidRPr="0040795A">
        <w:rPr>
          <w:lang w:val="en-US"/>
        </w:rPr>
        <w:t xml:space="preserve"> conducted by 3</w:t>
      </w:r>
      <w:r w:rsidR="009C40C4" w:rsidRPr="0040795A">
        <w:rPr>
          <w:lang w:val="en-US"/>
        </w:rPr>
        <w:noBreakHyphen/>
        <w:t>GIS</w:t>
      </w:r>
    </w:p>
    <w:p w14:paraId="1493BD63" w14:textId="3BAC0690" w:rsidR="009C40C4" w:rsidRPr="0040795A" w:rsidRDefault="00CF2DC9" w:rsidP="00275D4E">
      <w:pPr>
        <w:numPr>
          <w:ilvl w:val="1"/>
          <w:numId w:val="210"/>
        </w:numPr>
        <w:spacing w:before="0" w:after="160" w:line="278" w:lineRule="auto"/>
        <w:ind w:left="1094" w:hanging="357"/>
        <w:jc w:val="left"/>
      </w:pPr>
      <w:r w:rsidRPr="0040795A">
        <w:t>Validation</w:t>
      </w:r>
      <w:r w:rsidR="009C40C4" w:rsidRPr="0040795A">
        <w:t xml:space="preserve"> checks on migrated data</w:t>
      </w:r>
    </w:p>
    <w:p w14:paraId="02D533DE" w14:textId="5B6D0482" w:rsidR="009C40C4" w:rsidRPr="0040795A" w:rsidRDefault="00CF2DC9" w:rsidP="00275D4E">
      <w:pPr>
        <w:numPr>
          <w:ilvl w:val="1"/>
          <w:numId w:val="210"/>
        </w:numPr>
        <w:spacing w:before="0" w:after="160" w:line="278" w:lineRule="auto"/>
        <w:ind w:left="1094" w:hanging="357"/>
        <w:jc w:val="left"/>
      </w:pPr>
      <w:r w:rsidRPr="0040795A">
        <w:t>Reconciliation</w:t>
      </w:r>
      <w:r w:rsidR="009C40C4" w:rsidRPr="0040795A">
        <w:t xml:space="preserve"> between source and target</w:t>
      </w:r>
    </w:p>
    <w:p w14:paraId="48338844" w14:textId="77777777" w:rsidR="009C40C4" w:rsidRPr="0040795A" w:rsidRDefault="009C40C4" w:rsidP="00275D4E">
      <w:pPr>
        <w:numPr>
          <w:ilvl w:val="0"/>
          <w:numId w:val="210"/>
        </w:numPr>
        <w:spacing w:before="0" w:after="160" w:line="278" w:lineRule="auto"/>
        <w:jc w:val="left"/>
      </w:pPr>
      <w:r w:rsidRPr="0040795A">
        <w:t>Final step:</w:t>
      </w:r>
    </w:p>
    <w:p w14:paraId="7BFF7085" w14:textId="03D5B8E5" w:rsidR="009C40C4" w:rsidRPr="0040795A" w:rsidRDefault="00CF2DC9" w:rsidP="00275D4E">
      <w:pPr>
        <w:numPr>
          <w:ilvl w:val="1"/>
          <w:numId w:val="210"/>
        </w:numPr>
        <w:spacing w:before="0" w:after="160" w:line="278" w:lineRule="auto"/>
        <w:ind w:left="1094" w:hanging="357"/>
        <w:jc w:val="left"/>
        <w:rPr>
          <w:lang w:val="en-US"/>
        </w:rPr>
      </w:pPr>
      <w:r w:rsidRPr="0040795A">
        <w:rPr>
          <w:b/>
          <w:bCs/>
          <w:lang w:val="en-US"/>
        </w:rPr>
        <w:t>Final</w:t>
      </w:r>
      <w:r w:rsidR="009C40C4" w:rsidRPr="0040795A">
        <w:rPr>
          <w:b/>
          <w:bCs/>
          <w:lang w:val="en-US"/>
        </w:rPr>
        <w:t xml:space="preserve"> data cutover</w:t>
      </w:r>
      <w:r w:rsidR="009C40C4" w:rsidRPr="0040795A">
        <w:rPr>
          <w:lang w:val="en-US"/>
        </w:rPr>
        <w:t xml:space="preserve"> into the 3</w:t>
      </w:r>
      <w:r w:rsidR="009C40C4" w:rsidRPr="0040795A">
        <w:rPr>
          <w:lang w:val="en-US"/>
        </w:rPr>
        <w:noBreakHyphen/>
        <w:t>GIS production environment</w:t>
      </w:r>
    </w:p>
    <w:p w14:paraId="57B06869" w14:textId="326D8BE4" w:rsidR="009C40C4" w:rsidRPr="00B54F57" w:rsidRDefault="009C40C4" w:rsidP="00B54F57">
      <w:pPr>
        <w:spacing w:before="0" w:after="160" w:line="278" w:lineRule="auto"/>
        <w:rPr>
          <w:lang w:val="en-US"/>
        </w:rPr>
      </w:pPr>
      <w:r w:rsidRPr="0040795A">
        <w:rPr>
          <w:lang w:val="en-US"/>
        </w:rPr>
        <w:t xml:space="preserve">This approach ensures progressive, controlled migration aligned with the target data model and business requirements. </w:t>
      </w:r>
    </w:p>
    <w:p w14:paraId="25A25704" w14:textId="5B887915" w:rsidR="009C40C4" w:rsidRPr="0040795A" w:rsidRDefault="009C40C4" w:rsidP="009C40C4">
      <w:pPr>
        <w:spacing w:before="0" w:after="160" w:line="278" w:lineRule="auto"/>
        <w:rPr>
          <w:b/>
          <w:bCs/>
          <w:lang w:val="en-US"/>
        </w:rPr>
      </w:pPr>
      <w:r w:rsidRPr="0040795A">
        <w:rPr>
          <w:b/>
          <w:bCs/>
          <w:lang w:val="en-US"/>
        </w:rPr>
        <w:t>Implementation and configuration</w:t>
      </w:r>
    </w:p>
    <w:p w14:paraId="5FF10A3F" w14:textId="77777777" w:rsidR="009C40C4" w:rsidRPr="0040795A" w:rsidRDefault="009C40C4" w:rsidP="009C40C4">
      <w:pPr>
        <w:spacing w:before="0" w:after="160" w:line="278" w:lineRule="auto"/>
        <w:rPr>
          <w:lang w:val="en-US"/>
        </w:rPr>
      </w:pPr>
      <w:r w:rsidRPr="0040795A">
        <w:rPr>
          <w:lang w:val="en-US"/>
        </w:rPr>
        <w:t>3</w:t>
      </w:r>
      <w:r w:rsidRPr="0040795A">
        <w:rPr>
          <w:lang w:val="en-US"/>
        </w:rPr>
        <w:noBreakHyphen/>
        <w:t xml:space="preserve">GIS provides </w:t>
      </w:r>
      <w:r w:rsidRPr="0040795A">
        <w:rPr>
          <w:b/>
          <w:bCs/>
          <w:lang w:val="en-US"/>
        </w:rPr>
        <w:t>implementation services for the deployment of the 3</w:t>
      </w:r>
      <w:r w:rsidRPr="0040795A">
        <w:rPr>
          <w:b/>
          <w:bCs/>
          <w:lang w:val="en-US"/>
        </w:rPr>
        <w:noBreakHyphen/>
        <w:t>GIS platform</w:t>
      </w:r>
      <w:r w:rsidRPr="0040795A">
        <w:rPr>
          <w:lang w:val="en-US"/>
        </w:rPr>
        <w:t>, including:</w:t>
      </w:r>
    </w:p>
    <w:p w14:paraId="3D22EBE7" w14:textId="77777777" w:rsidR="009C40C4" w:rsidRPr="0040795A" w:rsidRDefault="009C40C4" w:rsidP="00275D4E">
      <w:pPr>
        <w:numPr>
          <w:ilvl w:val="0"/>
          <w:numId w:val="211"/>
        </w:numPr>
        <w:spacing w:before="0" w:after="160" w:line="278" w:lineRule="auto"/>
        <w:jc w:val="left"/>
        <w:rPr>
          <w:lang w:val="en-US"/>
        </w:rPr>
      </w:pPr>
      <w:r w:rsidRPr="0040795A">
        <w:rPr>
          <w:lang w:val="en-US"/>
        </w:rPr>
        <w:t xml:space="preserve">Project oversight through a </w:t>
      </w:r>
      <w:r w:rsidRPr="0040795A">
        <w:rPr>
          <w:b/>
          <w:bCs/>
          <w:lang w:val="en-US"/>
        </w:rPr>
        <w:t>dedicated 3</w:t>
      </w:r>
      <w:r w:rsidRPr="0040795A">
        <w:rPr>
          <w:b/>
          <w:bCs/>
          <w:lang w:val="en-US"/>
        </w:rPr>
        <w:noBreakHyphen/>
        <w:t>GIS project manager</w:t>
      </w:r>
    </w:p>
    <w:p w14:paraId="7FC0CEA9" w14:textId="77777777" w:rsidR="009C40C4" w:rsidRPr="0040795A" w:rsidRDefault="009C40C4" w:rsidP="00275D4E">
      <w:pPr>
        <w:numPr>
          <w:ilvl w:val="0"/>
          <w:numId w:val="211"/>
        </w:numPr>
        <w:spacing w:before="0" w:after="160" w:line="278" w:lineRule="auto"/>
        <w:jc w:val="left"/>
      </w:pPr>
      <w:r w:rsidRPr="0040795A">
        <w:t>Delivery team composed of:</w:t>
      </w:r>
    </w:p>
    <w:p w14:paraId="22C5301E" w14:textId="373E7D8F" w:rsidR="009C40C4" w:rsidRPr="0040795A" w:rsidRDefault="00CF2DC9" w:rsidP="00275D4E">
      <w:pPr>
        <w:numPr>
          <w:ilvl w:val="1"/>
          <w:numId w:val="211"/>
        </w:numPr>
        <w:spacing w:before="0" w:after="160" w:line="278" w:lineRule="auto"/>
        <w:ind w:left="1094" w:hanging="357"/>
        <w:jc w:val="left"/>
      </w:pPr>
      <w:r w:rsidRPr="0040795A">
        <w:t>Implementation</w:t>
      </w:r>
      <w:r w:rsidR="009C40C4" w:rsidRPr="0040795A">
        <w:t xml:space="preserve"> engineers</w:t>
      </w:r>
    </w:p>
    <w:p w14:paraId="01D3B928" w14:textId="4F81199C" w:rsidR="009C40C4" w:rsidRPr="0040795A" w:rsidRDefault="00CF2DC9" w:rsidP="00275D4E">
      <w:pPr>
        <w:numPr>
          <w:ilvl w:val="1"/>
          <w:numId w:val="211"/>
        </w:numPr>
        <w:spacing w:before="0" w:after="160" w:line="278" w:lineRule="auto"/>
        <w:ind w:left="1094" w:hanging="357"/>
        <w:jc w:val="left"/>
      </w:pPr>
      <w:r w:rsidRPr="0040795A">
        <w:t>Trainer</w:t>
      </w:r>
    </w:p>
    <w:p w14:paraId="3272E73C" w14:textId="3E5A7C5C" w:rsidR="009C40C4" w:rsidRPr="0040795A" w:rsidRDefault="00CF2DC9" w:rsidP="00275D4E">
      <w:pPr>
        <w:numPr>
          <w:ilvl w:val="1"/>
          <w:numId w:val="211"/>
        </w:numPr>
        <w:spacing w:before="0" w:after="160" w:line="278" w:lineRule="auto"/>
        <w:ind w:left="1094" w:hanging="357"/>
        <w:jc w:val="left"/>
      </w:pPr>
      <w:r w:rsidRPr="0040795A">
        <w:t>Additional</w:t>
      </w:r>
      <w:r w:rsidR="009C40C4" w:rsidRPr="0040795A">
        <w:t xml:space="preserve"> specialists where required</w:t>
      </w:r>
    </w:p>
    <w:p w14:paraId="7D1DA902" w14:textId="77777777" w:rsidR="009C40C4" w:rsidRPr="0040795A" w:rsidRDefault="009C40C4" w:rsidP="00275D4E">
      <w:pPr>
        <w:numPr>
          <w:ilvl w:val="0"/>
          <w:numId w:val="211"/>
        </w:numPr>
        <w:spacing w:before="0" w:after="160" w:line="278" w:lineRule="auto"/>
        <w:jc w:val="left"/>
      </w:pPr>
      <w:r w:rsidRPr="0040795A">
        <w:t>Delivery model including:</w:t>
      </w:r>
    </w:p>
    <w:p w14:paraId="75E9BC1E" w14:textId="3EE39545" w:rsidR="009C40C4" w:rsidRPr="0040795A" w:rsidRDefault="00CF2DC9" w:rsidP="00275D4E">
      <w:pPr>
        <w:numPr>
          <w:ilvl w:val="1"/>
          <w:numId w:val="211"/>
        </w:numPr>
        <w:spacing w:before="0" w:after="160" w:line="278" w:lineRule="auto"/>
        <w:ind w:left="1094" w:hanging="357"/>
        <w:jc w:val="left"/>
      </w:pPr>
      <w:r w:rsidRPr="0040795A">
        <w:rPr>
          <w:b/>
          <w:bCs/>
        </w:rPr>
        <w:t>Regular</w:t>
      </w:r>
      <w:r w:rsidR="009C40C4" w:rsidRPr="0040795A">
        <w:rPr>
          <w:b/>
          <w:bCs/>
        </w:rPr>
        <w:t xml:space="preserve"> project status meetings</w:t>
      </w:r>
    </w:p>
    <w:p w14:paraId="22E2B79F" w14:textId="5A6EF102" w:rsidR="009C40C4" w:rsidRPr="0040795A" w:rsidRDefault="00F45F93" w:rsidP="00275D4E">
      <w:pPr>
        <w:numPr>
          <w:ilvl w:val="1"/>
          <w:numId w:val="211"/>
        </w:numPr>
        <w:spacing w:before="0" w:after="160" w:line="278" w:lineRule="auto"/>
        <w:ind w:left="1094" w:hanging="357"/>
        <w:jc w:val="left"/>
      </w:pPr>
      <w:r w:rsidRPr="0040795A">
        <w:t>Close</w:t>
      </w:r>
      <w:r w:rsidR="009C40C4" w:rsidRPr="0040795A">
        <w:t xml:space="preserve"> collaboration with client teams</w:t>
      </w:r>
    </w:p>
    <w:p w14:paraId="6EAB17D0" w14:textId="77777777" w:rsidR="009C40C4" w:rsidRPr="0040795A" w:rsidRDefault="009C40C4" w:rsidP="009C40C4">
      <w:pPr>
        <w:spacing w:before="0" w:after="160" w:line="278" w:lineRule="auto"/>
        <w:rPr>
          <w:lang w:val="en-US"/>
        </w:rPr>
      </w:pPr>
      <w:r w:rsidRPr="0040795A">
        <w:rPr>
          <w:lang w:val="en-US"/>
        </w:rPr>
        <w:t>The implementation approach follows a structured sequence:</w:t>
      </w:r>
    </w:p>
    <w:p w14:paraId="34BD8A96" w14:textId="77777777" w:rsidR="009C40C4" w:rsidRPr="0040795A" w:rsidRDefault="009C40C4" w:rsidP="00275D4E">
      <w:pPr>
        <w:numPr>
          <w:ilvl w:val="0"/>
          <w:numId w:val="212"/>
        </w:numPr>
        <w:spacing w:before="0" w:after="160" w:line="278" w:lineRule="auto"/>
        <w:jc w:val="left"/>
        <w:rPr>
          <w:lang w:val="en-US"/>
        </w:rPr>
      </w:pPr>
      <w:r w:rsidRPr="0040795A">
        <w:rPr>
          <w:b/>
          <w:bCs/>
          <w:lang w:val="en-US"/>
        </w:rPr>
        <w:t>Standard deployment</w:t>
      </w:r>
      <w:r w:rsidRPr="0040795A">
        <w:rPr>
          <w:lang w:val="en-US"/>
        </w:rPr>
        <w:t xml:space="preserve"> of the 3</w:t>
      </w:r>
      <w:r w:rsidRPr="0040795A">
        <w:rPr>
          <w:lang w:val="en-US"/>
        </w:rPr>
        <w:noBreakHyphen/>
        <w:t>GIS platform</w:t>
      </w:r>
    </w:p>
    <w:p w14:paraId="667A786D" w14:textId="77777777" w:rsidR="009C40C4" w:rsidRPr="0040795A" w:rsidRDefault="009C40C4" w:rsidP="00275D4E">
      <w:pPr>
        <w:numPr>
          <w:ilvl w:val="0"/>
          <w:numId w:val="212"/>
        </w:numPr>
        <w:spacing w:before="0" w:after="160" w:line="278" w:lineRule="auto"/>
        <w:jc w:val="left"/>
      </w:pPr>
      <w:r w:rsidRPr="0040795A">
        <w:rPr>
          <w:b/>
          <w:bCs/>
        </w:rPr>
        <w:t>Testing and training phases</w:t>
      </w:r>
    </w:p>
    <w:p w14:paraId="036AE8EF" w14:textId="77777777" w:rsidR="009C40C4" w:rsidRPr="0040795A" w:rsidRDefault="009C40C4" w:rsidP="00275D4E">
      <w:pPr>
        <w:numPr>
          <w:ilvl w:val="0"/>
          <w:numId w:val="212"/>
        </w:numPr>
        <w:spacing w:before="0" w:after="160" w:line="278" w:lineRule="auto"/>
        <w:jc w:val="left"/>
        <w:rPr>
          <w:lang w:val="en-US"/>
        </w:rPr>
      </w:pPr>
      <w:r w:rsidRPr="0040795A">
        <w:rPr>
          <w:b/>
          <w:bCs/>
          <w:lang w:val="en-US"/>
        </w:rPr>
        <w:t>Configuration in collaboration with the customer</w:t>
      </w:r>
      <w:r w:rsidRPr="0040795A">
        <w:rPr>
          <w:lang w:val="en-US"/>
        </w:rPr>
        <w:t>, to align the platform with business objectives and workflows</w:t>
      </w:r>
    </w:p>
    <w:p w14:paraId="3776CB8D" w14:textId="77777777" w:rsidR="009C40C4" w:rsidRPr="0040795A" w:rsidRDefault="009C40C4" w:rsidP="009C40C4">
      <w:pPr>
        <w:spacing w:before="0" w:after="160" w:line="278" w:lineRule="auto"/>
      </w:pPr>
      <w:r w:rsidRPr="0040795A">
        <w:t>Configuration activities may include:</w:t>
      </w:r>
    </w:p>
    <w:p w14:paraId="636BB8F0" w14:textId="77777777" w:rsidR="009C40C4" w:rsidRPr="0040795A" w:rsidRDefault="009C40C4" w:rsidP="00275D4E">
      <w:pPr>
        <w:numPr>
          <w:ilvl w:val="0"/>
          <w:numId w:val="213"/>
        </w:numPr>
        <w:spacing w:before="0" w:after="160" w:line="278" w:lineRule="auto"/>
        <w:jc w:val="left"/>
        <w:rPr>
          <w:lang w:val="en-US"/>
        </w:rPr>
      </w:pPr>
      <w:r w:rsidRPr="0040795A">
        <w:rPr>
          <w:lang w:val="en-US"/>
        </w:rPr>
        <w:t>definition of customer-specific BOM structures</w:t>
      </w:r>
    </w:p>
    <w:p w14:paraId="36A2AB6D" w14:textId="77777777" w:rsidR="009C40C4" w:rsidRPr="0040795A" w:rsidRDefault="009C40C4" w:rsidP="00275D4E">
      <w:pPr>
        <w:numPr>
          <w:ilvl w:val="0"/>
          <w:numId w:val="213"/>
        </w:numPr>
        <w:spacing w:before="0" w:after="160" w:line="278" w:lineRule="auto"/>
        <w:jc w:val="left"/>
      </w:pPr>
      <w:r w:rsidRPr="0040795A">
        <w:t>QA/QC rules</w:t>
      </w:r>
    </w:p>
    <w:p w14:paraId="19973F14" w14:textId="77777777" w:rsidR="009C40C4" w:rsidRPr="0040795A" w:rsidRDefault="009C40C4" w:rsidP="00275D4E">
      <w:pPr>
        <w:numPr>
          <w:ilvl w:val="0"/>
          <w:numId w:val="213"/>
        </w:numPr>
        <w:spacing w:before="0" w:after="160" w:line="278" w:lineRule="auto"/>
        <w:jc w:val="left"/>
      </w:pPr>
      <w:r w:rsidRPr="0040795A">
        <w:t>adjustments to feature class subtypes</w:t>
      </w:r>
    </w:p>
    <w:p w14:paraId="09B7073B" w14:textId="2B8CA21F" w:rsidR="009C40C4" w:rsidRDefault="009C40C4" w:rsidP="00B54F57">
      <w:pPr>
        <w:spacing w:before="0" w:after="160" w:line="278" w:lineRule="auto"/>
        <w:rPr>
          <w:lang w:val="en-US"/>
        </w:rPr>
      </w:pPr>
      <w:r w:rsidRPr="0040795A">
        <w:rPr>
          <w:lang w:val="en-US"/>
        </w:rPr>
        <w:t xml:space="preserve">This ensures alignment between the platform capabilities and Tuatahi’s operational processes. </w:t>
      </w:r>
    </w:p>
    <w:p w14:paraId="0B130AF7" w14:textId="77777777" w:rsidR="00567D22" w:rsidRPr="0040795A" w:rsidRDefault="00567D22" w:rsidP="00567D22">
      <w:pPr>
        <w:spacing w:before="0" w:after="160" w:line="278" w:lineRule="auto"/>
        <w:rPr>
          <w:b/>
          <w:bCs/>
          <w:lang w:val="en-US"/>
        </w:rPr>
      </w:pPr>
      <w:r w:rsidRPr="0040795A">
        <w:rPr>
          <w:b/>
          <w:bCs/>
          <w:lang w:val="en-US"/>
        </w:rPr>
        <w:t>Partner Training and Enablement</w:t>
      </w:r>
    </w:p>
    <w:p w14:paraId="7498498B" w14:textId="77777777" w:rsidR="00567D22" w:rsidRPr="0040795A" w:rsidRDefault="00567D22" w:rsidP="00567D22">
      <w:pPr>
        <w:spacing w:before="0" w:after="160" w:line="278" w:lineRule="auto"/>
        <w:rPr>
          <w:lang w:val="en-US"/>
        </w:rPr>
      </w:pPr>
      <w:r w:rsidRPr="0040795A">
        <w:rPr>
          <w:lang w:val="en-US"/>
        </w:rPr>
        <w:t>3</w:t>
      </w:r>
      <w:r w:rsidRPr="0040795A">
        <w:rPr>
          <w:lang w:val="en-US"/>
        </w:rPr>
        <w:noBreakHyphen/>
        <w:t xml:space="preserve">GIS provides a </w:t>
      </w:r>
      <w:r w:rsidRPr="0040795A">
        <w:rPr>
          <w:b/>
          <w:bCs/>
          <w:lang w:val="en-US"/>
        </w:rPr>
        <w:t>structured, remote instructor-led training programme</w:t>
      </w:r>
      <w:r w:rsidRPr="0040795A">
        <w:rPr>
          <w:lang w:val="en-US"/>
        </w:rPr>
        <w:t xml:space="preserve"> designed to enable selected trainees to support, implement and troubleshoot the 3</w:t>
      </w:r>
      <w:r w:rsidRPr="0040795A">
        <w:rPr>
          <w:lang w:val="en-US"/>
        </w:rPr>
        <w:noBreakHyphen/>
        <w:t>GIS application.</w:t>
      </w:r>
    </w:p>
    <w:p w14:paraId="114A52F5" w14:textId="77777777" w:rsidR="00567D22" w:rsidRPr="0040795A" w:rsidRDefault="00567D22" w:rsidP="00567D22">
      <w:pPr>
        <w:spacing w:before="0" w:after="160" w:line="278" w:lineRule="auto"/>
      </w:pPr>
      <w:r w:rsidRPr="0040795A">
        <w:t>This programme includes:</w:t>
      </w:r>
    </w:p>
    <w:p w14:paraId="6B5D4569" w14:textId="77777777" w:rsidR="00567D22" w:rsidRPr="0040795A" w:rsidRDefault="00567D22" w:rsidP="00275D4E">
      <w:pPr>
        <w:numPr>
          <w:ilvl w:val="0"/>
          <w:numId w:val="209"/>
        </w:numPr>
        <w:spacing w:before="0" w:after="160" w:line="278" w:lineRule="auto"/>
        <w:jc w:val="left"/>
        <w:rPr>
          <w:lang w:val="en-US"/>
        </w:rPr>
      </w:pPr>
      <w:r w:rsidRPr="0040795A">
        <w:rPr>
          <w:b/>
          <w:bCs/>
          <w:lang w:val="en-US"/>
        </w:rPr>
        <w:t>LMS Training</w:t>
      </w:r>
      <w:r w:rsidRPr="0040795A">
        <w:rPr>
          <w:lang w:val="en-US"/>
        </w:rPr>
        <w:br/>
        <w:t>All trainees are given access to 3</w:t>
      </w:r>
      <w:r w:rsidRPr="0040795A">
        <w:rPr>
          <w:lang w:val="en-US"/>
        </w:rPr>
        <w:noBreakHyphen/>
        <w:t>GIS LMS courses as a prerequisite, ensuring baseline knowledge before instructor-led sessions</w:t>
      </w:r>
    </w:p>
    <w:p w14:paraId="743CC720" w14:textId="77777777" w:rsidR="00567D22" w:rsidRPr="0040795A" w:rsidRDefault="00567D22" w:rsidP="00275D4E">
      <w:pPr>
        <w:numPr>
          <w:ilvl w:val="0"/>
          <w:numId w:val="209"/>
        </w:numPr>
        <w:spacing w:before="0" w:after="160" w:line="278" w:lineRule="auto"/>
        <w:jc w:val="left"/>
        <w:rPr>
          <w:lang w:val="en-US"/>
        </w:rPr>
      </w:pPr>
      <w:r w:rsidRPr="0040795A">
        <w:rPr>
          <w:b/>
          <w:bCs/>
          <w:lang w:val="en-US"/>
        </w:rPr>
        <w:t>Live Remote Training</w:t>
      </w:r>
      <w:r w:rsidRPr="0040795A">
        <w:rPr>
          <w:lang w:val="en-US"/>
        </w:rPr>
        <w:br/>
        <w:t>Classroom-based remote sessions led by a certified 3</w:t>
      </w:r>
      <w:r w:rsidRPr="0040795A">
        <w:rPr>
          <w:lang w:val="en-US"/>
        </w:rPr>
        <w:noBreakHyphen/>
        <w:t>GIS instructor, covering:</w:t>
      </w:r>
    </w:p>
    <w:p w14:paraId="5AB00BBD" w14:textId="53C93A07" w:rsidR="00567D22" w:rsidRPr="0040795A" w:rsidRDefault="00F45F93" w:rsidP="00275D4E">
      <w:pPr>
        <w:numPr>
          <w:ilvl w:val="1"/>
          <w:numId w:val="209"/>
        </w:numPr>
        <w:spacing w:before="0" w:after="160" w:line="278" w:lineRule="auto"/>
        <w:ind w:left="1094" w:hanging="357"/>
        <w:jc w:val="left"/>
      </w:pPr>
      <w:r w:rsidRPr="0040795A">
        <w:t>Platform</w:t>
      </w:r>
      <w:r w:rsidR="00567D22" w:rsidRPr="0040795A">
        <w:t xml:space="preserve"> functionality</w:t>
      </w:r>
    </w:p>
    <w:p w14:paraId="2EBF27E7" w14:textId="1CCF2847" w:rsidR="00567D22" w:rsidRPr="0040795A" w:rsidRDefault="00F45F93" w:rsidP="00275D4E">
      <w:pPr>
        <w:numPr>
          <w:ilvl w:val="1"/>
          <w:numId w:val="209"/>
        </w:numPr>
        <w:spacing w:before="0" w:after="160" w:line="278" w:lineRule="auto"/>
        <w:ind w:left="1094" w:hanging="357"/>
        <w:jc w:val="left"/>
      </w:pPr>
      <w:r w:rsidRPr="0040795A">
        <w:t>Administration</w:t>
      </w:r>
    </w:p>
    <w:p w14:paraId="766AA560" w14:textId="533F4DFE" w:rsidR="00567D22" w:rsidRPr="0040795A" w:rsidRDefault="00F45F93" w:rsidP="00275D4E">
      <w:pPr>
        <w:numPr>
          <w:ilvl w:val="1"/>
          <w:numId w:val="209"/>
        </w:numPr>
        <w:spacing w:before="0" w:after="160" w:line="278" w:lineRule="auto"/>
        <w:ind w:left="1094" w:hanging="357"/>
        <w:jc w:val="left"/>
      </w:pPr>
      <w:r w:rsidRPr="0040795A">
        <w:t>Mobile</w:t>
      </w:r>
      <w:r w:rsidR="00567D22" w:rsidRPr="0040795A">
        <w:t xml:space="preserve"> operations</w:t>
      </w:r>
    </w:p>
    <w:p w14:paraId="7457599E" w14:textId="18768E96" w:rsidR="00567D22" w:rsidRPr="0040795A" w:rsidRDefault="00F45F93" w:rsidP="00275D4E">
      <w:pPr>
        <w:numPr>
          <w:ilvl w:val="1"/>
          <w:numId w:val="209"/>
        </w:numPr>
        <w:spacing w:before="0" w:after="160" w:line="278" w:lineRule="auto"/>
        <w:ind w:left="1094" w:hanging="357"/>
        <w:jc w:val="left"/>
        <w:rPr>
          <w:lang w:val="en-US"/>
        </w:rPr>
      </w:pPr>
      <w:r w:rsidRPr="0040795A">
        <w:rPr>
          <w:lang w:val="en-US"/>
        </w:rPr>
        <w:t>Key</w:t>
      </w:r>
      <w:r w:rsidR="00567D22" w:rsidRPr="0040795A">
        <w:rPr>
          <w:lang w:val="en-US"/>
        </w:rPr>
        <w:t xml:space="preserve"> modules (Web, Admin, Server, Mobile)</w:t>
      </w:r>
    </w:p>
    <w:p w14:paraId="0B31A852" w14:textId="0704FA6E" w:rsidR="00567D22" w:rsidRPr="00567D22" w:rsidRDefault="00567D22" w:rsidP="00567D22">
      <w:pPr>
        <w:spacing w:after="160" w:line="278" w:lineRule="auto"/>
        <w:rPr>
          <w:lang w:val="en-US"/>
        </w:rPr>
      </w:pPr>
      <w:r w:rsidRPr="0040795A">
        <w:rPr>
          <w:lang w:val="en-US"/>
        </w:rPr>
        <w:t xml:space="preserve">Upon successful completion, trainees are </w:t>
      </w:r>
      <w:r w:rsidRPr="0040795A">
        <w:rPr>
          <w:b/>
          <w:bCs/>
          <w:lang w:val="en-US"/>
        </w:rPr>
        <w:t>certified in implementing, supporting and troubleshooting the 3</w:t>
      </w:r>
      <w:r w:rsidRPr="0040795A">
        <w:rPr>
          <w:b/>
          <w:bCs/>
          <w:lang w:val="en-US"/>
        </w:rPr>
        <w:noBreakHyphen/>
        <w:t>GIS platform</w:t>
      </w:r>
      <w:r w:rsidRPr="0040795A">
        <w:rPr>
          <w:lang w:val="en-US"/>
        </w:rPr>
        <w:t xml:space="preserve">, with demonstrated capability across configuration, deployment and diagnostics. </w:t>
      </w:r>
    </w:p>
    <w:p w14:paraId="4D9D0A38" w14:textId="309CCA1A" w:rsidR="009C40C4" w:rsidRPr="0040795A" w:rsidRDefault="009C40C4" w:rsidP="009C40C4">
      <w:pPr>
        <w:spacing w:before="0" w:after="160" w:line="278" w:lineRule="auto"/>
        <w:rPr>
          <w:b/>
          <w:bCs/>
          <w:lang w:val="en-US"/>
        </w:rPr>
      </w:pPr>
      <w:r w:rsidRPr="0040795A">
        <w:rPr>
          <w:b/>
          <w:bCs/>
          <w:lang w:val="en-US"/>
        </w:rPr>
        <w:t>Customer training during implementation</w:t>
      </w:r>
    </w:p>
    <w:p w14:paraId="1C9DF17E" w14:textId="6EF6804B" w:rsidR="009C40C4" w:rsidRPr="0040795A" w:rsidRDefault="009C40C4" w:rsidP="009C40C4">
      <w:pPr>
        <w:spacing w:before="0" w:after="160" w:line="278" w:lineRule="auto"/>
        <w:rPr>
          <w:lang w:val="en-US"/>
        </w:rPr>
      </w:pPr>
      <w:r w:rsidRPr="0040795A">
        <w:rPr>
          <w:lang w:val="en-US"/>
        </w:rPr>
        <w:t>3</w:t>
      </w:r>
      <w:r w:rsidRPr="0040795A">
        <w:rPr>
          <w:lang w:val="en-US"/>
        </w:rPr>
        <w:noBreakHyphen/>
        <w:t xml:space="preserve">GIS provides </w:t>
      </w:r>
      <w:r w:rsidRPr="0040795A">
        <w:rPr>
          <w:b/>
          <w:bCs/>
          <w:lang w:val="en-US"/>
        </w:rPr>
        <w:t>training</w:t>
      </w:r>
      <w:r w:rsidRPr="0040795A">
        <w:rPr>
          <w:lang w:val="en-US"/>
        </w:rPr>
        <w:t>, combining:</w:t>
      </w:r>
    </w:p>
    <w:p w14:paraId="72463EDE" w14:textId="77777777" w:rsidR="009C40C4" w:rsidRPr="0040795A" w:rsidRDefault="009C40C4" w:rsidP="00275D4E">
      <w:pPr>
        <w:numPr>
          <w:ilvl w:val="0"/>
          <w:numId w:val="214"/>
        </w:numPr>
        <w:spacing w:before="0" w:after="160" w:line="278" w:lineRule="auto"/>
        <w:jc w:val="left"/>
      </w:pPr>
      <w:r w:rsidRPr="0040795A">
        <w:rPr>
          <w:b/>
          <w:bCs/>
        </w:rPr>
        <w:t>e</w:t>
      </w:r>
      <w:r w:rsidRPr="0040795A">
        <w:rPr>
          <w:b/>
          <w:bCs/>
        </w:rPr>
        <w:noBreakHyphen/>
        <w:t>Learning modules</w:t>
      </w:r>
    </w:p>
    <w:p w14:paraId="0BE6D186" w14:textId="608F705D" w:rsidR="009C40C4" w:rsidRPr="0040795A" w:rsidRDefault="00F45F93" w:rsidP="00275D4E">
      <w:pPr>
        <w:numPr>
          <w:ilvl w:val="1"/>
          <w:numId w:val="214"/>
        </w:numPr>
        <w:spacing w:before="0" w:after="160" w:line="278" w:lineRule="auto"/>
        <w:ind w:left="1094" w:hanging="357"/>
        <w:jc w:val="left"/>
      </w:pPr>
      <w:r w:rsidRPr="0040795A">
        <w:t>Self</w:t>
      </w:r>
      <w:r w:rsidR="009C40C4" w:rsidRPr="0040795A">
        <w:t>-paced training</w:t>
      </w:r>
    </w:p>
    <w:p w14:paraId="3100B35C" w14:textId="36662561" w:rsidR="009C40C4" w:rsidRPr="0040795A" w:rsidRDefault="00F45F93" w:rsidP="00275D4E">
      <w:pPr>
        <w:numPr>
          <w:ilvl w:val="1"/>
          <w:numId w:val="214"/>
        </w:numPr>
        <w:spacing w:before="0" w:after="160" w:line="278" w:lineRule="auto"/>
        <w:ind w:left="1094" w:hanging="357"/>
        <w:jc w:val="left"/>
      </w:pPr>
      <w:r w:rsidRPr="0040795A">
        <w:t>Continuous</w:t>
      </w:r>
      <w:r w:rsidR="009C40C4" w:rsidRPr="0040795A">
        <w:t xml:space="preserve"> availability</w:t>
      </w:r>
    </w:p>
    <w:p w14:paraId="02ED9450" w14:textId="407AC674" w:rsidR="009C40C4" w:rsidRPr="0040795A" w:rsidRDefault="00F45F93" w:rsidP="00275D4E">
      <w:pPr>
        <w:numPr>
          <w:ilvl w:val="1"/>
          <w:numId w:val="214"/>
        </w:numPr>
        <w:spacing w:before="0" w:after="160" w:line="278" w:lineRule="auto"/>
        <w:ind w:left="1094" w:hanging="357"/>
        <w:jc w:val="left"/>
      </w:pPr>
      <w:r w:rsidRPr="0040795A">
        <w:t>Introduction</w:t>
      </w:r>
      <w:r w:rsidR="009C40C4" w:rsidRPr="0040795A">
        <w:t xml:space="preserve"> to system usage</w:t>
      </w:r>
    </w:p>
    <w:p w14:paraId="6F5F63E7" w14:textId="77777777" w:rsidR="009C40C4" w:rsidRPr="0040795A" w:rsidRDefault="009C40C4" w:rsidP="00275D4E">
      <w:pPr>
        <w:numPr>
          <w:ilvl w:val="0"/>
          <w:numId w:val="214"/>
        </w:numPr>
        <w:spacing w:before="0" w:after="160" w:line="278" w:lineRule="auto"/>
        <w:jc w:val="left"/>
      </w:pPr>
      <w:r w:rsidRPr="0040795A">
        <w:rPr>
          <w:b/>
          <w:bCs/>
        </w:rPr>
        <w:t>Instructor-led sessions</w:t>
      </w:r>
    </w:p>
    <w:p w14:paraId="39888085" w14:textId="704416B3" w:rsidR="009C40C4" w:rsidRPr="0040795A" w:rsidRDefault="00F45F93" w:rsidP="00275D4E">
      <w:pPr>
        <w:numPr>
          <w:ilvl w:val="1"/>
          <w:numId w:val="214"/>
        </w:numPr>
        <w:spacing w:before="0" w:after="160" w:line="278" w:lineRule="auto"/>
        <w:ind w:left="1094" w:hanging="357"/>
        <w:jc w:val="left"/>
      </w:pPr>
      <w:r w:rsidRPr="0040795A">
        <w:t>Hands</w:t>
      </w:r>
      <w:r w:rsidR="009C40C4" w:rsidRPr="0040795A">
        <w:t>-on training post-installation</w:t>
      </w:r>
    </w:p>
    <w:p w14:paraId="44B73293" w14:textId="051DF036" w:rsidR="009C40C4" w:rsidRPr="0040795A" w:rsidRDefault="00F45F93" w:rsidP="00275D4E">
      <w:pPr>
        <w:numPr>
          <w:ilvl w:val="1"/>
          <w:numId w:val="214"/>
        </w:numPr>
        <w:spacing w:before="0" w:after="160" w:line="278" w:lineRule="auto"/>
        <w:ind w:left="1094" w:hanging="357"/>
        <w:jc w:val="left"/>
      </w:pPr>
      <w:r w:rsidRPr="0040795A">
        <w:t>Remote</w:t>
      </w:r>
      <w:r w:rsidR="009C40C4" w:rsidRPr="0040795A">
        <w:t xml:space="preserve"> delivery</w:t>
      </w:r>
    </w:p>
    <w:p w14:paraId="431C1D73" w14:textId="3782AD1B" w:rsidR="009C40C4" w:rsidRPr="0040795A" w:rsidRDefault="00F45F93" w:rsidP="00275D4E">
      <w:pPr>
        <w:numPr>
          <w:ilvl w:val="1"/>
          <w:numId w:val="214"/>
        </w:numPr>
        <w:spacing w:before="0" w:after="160" w:line="278" w:lineRule="auto"/>
        <w:ind w:left="1094" w:hanging="357"/>
        <w:jc w:val="left"/>
        <w:rPr>
          <w:lang w:val="en-US"/>
        </w:rPr>
      </w:pPr>
      <w:r w:rsidRPr="0040795A">
        <w:rPr>
          <w:lang w:val="en-US"/>
        </w:rPr>
        <w:t>Focused</w:t>
      </w:r>
      <w:r w:rsidR="009C40C4" w:rsidRPr="0040795A">
        <w:rPr>
          <w:lang w:val="en-US"/>
        </w:rPr>
        <w:t xml:space="preserve"> on real operational use cases</w:t>
      </w:r>
    </w:p>
    <w:p w14:paraId="013EA9FD" w14:textId="2DAA13B2" w:rsidR="009C40C4" w:rsidRPr="0040795A" w:rsidRDefault="009C40C4" w:rsidP="00B54F57">
      <w:pPr>
        <w:spacing w:before="0" w:after="160" w:line="278" w:lineRule="auto"/>
      </w:pPr>
      <w:r w:rsidRPr="0040795A">
        <w:rPr>
          <w:lang w:val="en-US"/>
        </w:rPr>
        <w:t xml:space="preserve">This ensures effective adoption and operational readiness of the solution. </w:t>
      </w:r>
    </w:p>
    <w:p w14:paraId="5C0C0515" w14:textId="77777777" w:rsidR="009C40C4" w:rsidRPr="0040795A" w:rsidRDefault="009C40C4" w:rsidP="009C40C4">
      <w:pPr>
        <w:spacing w:before="0" w:after="160" w:line="278" w:lineRule="auto"/>
        <w:rPr>
          <w:b/>
          <w:bCs/>
          <w:lang w:val="en-US"/>
        </w:rPr>
      </w:pPr>
      <w:r w:rsidRPr="0040795A">
        <w:rPr>
          <w:b/>
          <w:bCs/>
          <w:lang w:val="en-US"/>
        </w:rPr>
        <w:t>2.5 Hypercare support</w:t>
      </w:r>
    </w:p>
    <w:p w14:paraId="542BDCFB" w14:textId="77777777" w:rsidR="009C40C4" w:rsidRPr="0040795A" w:rsidRDefault="009C40C4" w:rsidP="009C40C4">
      <w:pPr>
        <w:spacing w:before="0" w:after="160" w:line="278" w:lineRule="auto"/>
        <w:rPr>
          <w:lang w:val="en-US"/>
        </w:rPr>
      </w:pPr>
      <w:r w:rsidRPr="0040795A">
        <w:rPr>
          <w:lang w:val="en-US"/>
        </w:rPr>
        <w:t>3</w:t>
      </w:r>
      <w:r w:rsidRPr="0040795A">
        <w:rPr>
          <w:lang w:val="en-US"/>
        </w:rPr>
        <w:noBreakHyphen/>
        <w:t xml:space="preserve">GIS provides </w:t>
      </w:r>
      <w:r w:rsidRPr="0040795A">
        <w:rPr>
          <w:b/>
          <w:bCs/>
          <w:lang w:val="en-US"/>
        </w:rPr>
        <w:t>Hypercare Support during the post go-live stabilisation phase</w:t>
      </w:r>
      <w:r w:rsidRPr="0040795A">
        <w:rPr>
          <w:lang w:val="en-US"/>
        </w:rPr>
        <w:t>, to support transition into production.</w:t>
      </w:r>
    </w:p>
    <w:p w14:paraId="31C97322" w14:textId="77777777" w:rsidR="009C40C4" w:rsidRPr="0040795A" w:rsidRDefault="009C40C4" w:rsidP="009C40C4">
      <w:pPr>
        <w:spacing w:before="0" w:after="160" w:line="278" w:lineRule="auto"/>
      </w:pPr>
      <w:r w:rsidRPr="0040795A">
        <w:t>This includes:</w:t>
      </w:r>
    </w:p>
    <w:p w14:paraId="1852B30D" w14:textId="77777777" w:rsidR="009C40C4" w:rsidRPr="0040795A" w:rsidRDefault="009C40C4" w:rsidP="00275D4E">
      <w:pPr>
        <w:numPr>
          <w:ilvl w:val="0"/>
          <w:numId w:val="215"/>
        </w:numPr>
        <w:spacing w:before="0" w:after="160" w:line="278" w:lineRule="auto"/>
        <w:jc w:val="left"/>
        <w:rPr>
          <w:lang w:val="en-US"/>
        </w:rPr>
      </w:pPr>
      <w:r w:rsidRPr="0040795A">
        <w:rPr>
          <w:lang w:val="en-US"/>
        </w:rPr>
        <w:t xml:space="preserve">Support to address </w:t>
      </w:r>
      <w:r w:rsidRPr="0040795A">
        <w:rPr>
          <w:b/>
          <w:bCs/>
          <w:lang w:val="en-US"/>
        </w:rPr>
        <w:t>high-priority issues and user questions</w:t>
      </w:r>
      <w:r w:rsidRPr="0040795A">
        <w:rPr>
          <w:lang w:val="en-US"/>
        </w:rPr>
        <w:t xml:space="preserve"> after go-live</w:t>
      </w:r>
    </w:p>
    <w:p w14:paraId="37ABA914" w14:textId="77777777" w:rsidR="009C40C4" w:rsidRPr="0040795A" w:rsidRDefault="009C40C4" w:rsidP="00275D4E">
      <w:pPr>
        <w:numPr>
          <w:ilvl w:val="0"/>
          <w:numId w:val="215"/>
        </w:numPr>
        <w:spacing w:before="0" w:after="160" w:line="278" w:lineRule="auto"/>
        <w:jc w:val="left"/>
      </w:pPr>
      <w:r w:rsidRPr="0040795A">
        <w:t>Focus on:</w:t>
      </w:r>
    </w:p>
    <w:p w14:paraId="4F823650" w14:textId="5651A2F4" w:rsidR="009C40C4" w:rsidRPr="0040795A" w:rsidRDefault="00F45F93" w:rsidP="00275D4E">
      <w:pPr>
        <w:numPr>
          <w:ilvl w:val="1"/>
          <w:numId w:val="215"/>
        </w:numPr>
        <w:spacing w:before="0" w:after="160" w:line="278" w:lineRule="auto"/>
        <w:ind w:left="1094" w:hanging="357"/>
        <w:jc w:val="left"/>
      </w:pPr>
      <w:r w:rsidRPr="0040795A">
        <w:t>System</w:t>
      </w:r>
      <w:r w:rsidR="009C40C4" w:rsidRPr="0040795A">
        <w:t xml:space="preserve"> stability</w:t>
      </w:r>
    </w:p>
    <w:p w14:paraId="516A70EE" w14:textId="3A7854BE" w:rsidR="009C40C4" w:rsidRPr="0040795A" w:rsidRDefault="00F45F93" w:rsidP="00275D4E">
      <w:pPr>
        <w:numPr>
          <w:ilvl w:val="1"/>
          <w:numId w:val="215"/>
        </w:numPr>
        <w:spacing w:before="0" w:after="160" w:line="278" w:lineRule="auto"/>
        <w:ind w:left="1094" w:hanging="357"/>
        <w:jc w:val="left"/>
      </w:pPr>
      <w:r w:rsidRPr="0040795A">
        <w:t>User</w:t>
      </w:r>
      <w:r w:rsidR="009C40C4" w:rsidRPr="0040795A">
        <w:t xml:space="preserve"> effectiveness</w:t>
      </w:r>
    </w:p>
    <w:p w14:paraId="7B7B3A71" w14:textId="07A3B966" w:rsidR="009C40C4" w:rsidRPr="0040795A" w:rsidRDefault="00F45F93" w:rsidP="00275D4E">
      <w:pPr>
        <w:numPr>
          <w:ilvl w:val="1"/>
          <w:numId w:val="215"/>
        </w:numPr>
        <w:spacing w:before="0" w:after="160" w:line="278" w:lineRule="auto"/>
        <w:ind w:left="1094" w:hanging="357"/>
        <w:jc w:val="left"/>
      </w:pPr>
      <w:r w:rsidRPr="0040795A">
        <w:t>Integration</w:t>
      </w:r>
      <w:r w:rsidR="009C40C4" w:rsidRPr="0040795A">
        <w:t xml:space="preserve"> behaviour</w:t>
      </w:r>
    </w:p>
    <w:p w14:paraId="417DF50A" w14:textId="014DE629" w:rsidR="009C40C4" w:rsidRPr="0040795A" w:rsidRDefault="00F45F93" w:rsidP="00275D4E">
      <w:pPr>
        <w:numPr>
          <w:ilvl w:val="1"/>
          <w:numId w:val="215"/>
        </w:numPr>
        <w:spacing w:before="0" w:after="160" w:line="278" w:lineRule="auto"/>
        <w:ind w:left="1094" w:hanging="357"/>
        <w:jc w:val="left"/>
      </w:pPr>
      <w:r w:rsidRPr="0040795A">
        <w:t>Continuity</w:t>
      </w:r>
      <w:r w:rsidR="009C40C4" w:rsidRPr="0040795A">
        <w:t xml:space="preserve"> of operations</w:t>
      </w:r>
    </w:p>
    <w:p w14:paraId="182E615E" w14:textId="77777777" w:rsidR="009C40C4" w:rsidRPr="0040795A" w:rsidRDefault="009C40C4" w:rsidP="00275D4E">
      <w:pPr>
        <w:numPr>
          <w:ilvl w:val="0"/>
          <w:numId w:val="215"/>
        </w:numPr>
        <w:spacing w:before="0" w:after="160" w:line="278" w:lineRule="auto"/>
        <w:jc w:val="left"/>
      </w:pPr>
      <w:r w:rsidRPr="0040795A">
        <w:t>Close collaboration with:</w:t>
      </w:r>
    </w:p>
    <w:p w14:paraId="465A19BB" w14:textId="6031B9BA" w:rsidR="009C40C4" w:rsidRPr="0040795A" w:rsidRDefault="00F45F93" w:rsidP="00275D4E">
      <w:pPr>
        <w:numPr>
          <w:ilvl w:val="1"/>
          <w:numId w:val="215"/>
        </w:numPr>
        <w:spacing w:before="0" w:after="160" w:line="278" w:lineRule="auto"/>
        <w:ind w:left="1094" w:hanging="357"/>
        <w:jc w:val="left"/>
      </w:pPr>
      <w:r w:rsidRPr="0040795A">
        <w:t>Partner</w:t>
      </w:r>
      <w:r w:rsidR="009C40C4" w:rsidRPr="0040795A">
        <w:t xml:space="preserve"> teams</w:t>
      </w:r>
    </w:p>
    <w:p w14:paraId="0999F8D3" w14:textId="4968A36B" w:rsidR="009C40C4" w:rsidRPr="0040795A" w:rsidRDefault="00F45F93" w:rsidP="00275D4E">
      <w:pPr>
        <w:numPr>
          <w:ilvl w:val="1"/>
          <w:numId w:val="215"/>
        </w:numPr>
        <w:spacing w:before="0" w:after="160" w:line="278" w:lineRule="auto"/>
        <w:ind w:left="1094" w:hanging="357"/>
        <w:jc w:val="left"/>
      </w:pPr>
      <w:r w:rsidRPr="0040795A">
        <w:t>Designated</w:t>
      </w:r>
      <w:r w:rsidR="009C40C4" w:rsidRPr="0040795A">
        <w:t xml:space="preserve"> system administrators</w:t>
      </w:r>
    </w:p>
    <w:p w14:paraId="72EB5A9D" w14:textId="77777777" w:rsidR="009C40C4" w:rsidRPr="0040795A" w:rsidRDefault="009C40C4" w:rsidP="00275D4E">
      <w:pPr>
        <w:numPr>
          <w:ilvl w:val="0"/>
          <w:numId w:val="215"/>
        </w:numPr>
        <w:spacing w:before="0" w:after="160" w:line="278" w:lineRule="auto"/>
        <w:jc w:val="left"/>
      </w:pPr>
      <w:r w:rsidRPr="0040795A">
        <w:t>Support activities:</w:t>
      </w:r>
    </w:p>
    <w:p w14:paraId="4A00406E" w14:textId="08E545BF" w:rsidR="009C40C4" w:rsidRPr="0040795A" w:rsidRDefault="00F45F93" w:rsidP="00275D4E">
      <w:pPr>
        <w:numPr>
          <w:ilvl w:val="1"/>
          <w:numId w:val="215"/>
        </w:numPr>
        <w:spacing w:before="0" w:after="160" w:line="278" w:lineRule="auto"/>
        <w:ind w:left="1094" w:hanging="357"/>
        <w:jc w:val="left"/>
        <w:rPr>
          <w:lang w:val="en-US"/>
        </w:rPr>
      </w:pPr>
      <w:r w:rsidRPr="0040795A">
        <w:rPr>
          <w:lang w:val="en-US"/>
        </w:rPr>
        <w:t>Triage</w:t>
      </w:r>
      <w:r w:rsidR="009C40C4" w:rsidRPr="0040795A">
        <w:rPr>
          <w:lang w:val="en-US"/>
        </w:rPr>
        <w:t xml:space="preserve"> and resolution of post-go-live issues</w:t>
      </w:r>
    </w:p>
    <w:p w14:paraId="06B49E7F" w14:textId="597E625B" w:rsidR="009C40C4" w:rsidRPr="0040795A" w:rsidRDefault="00F45F93" w:rsidP="00275D4E">
      <w:pPr>
        <w:numPr>
          <w:ilvl w:val="1"/>
          <w:numId w:val="215"/>
        </w:numPr>
        <w:spacing w:before="0" w:after="160" w:line="278" w:lineRule="auto"/>
        <w:ind w:left="1094" w:hanging="357"/>
        <w:jc w:val="left"/>
        <w:rPr>
          <w:lang w:val="en-US"/>
        </w:rPr>
      </w:pPr>
      <w:r w:rsidRPr="0040795A">
        <w:rPr>
          <w:lang w:val="en-US"/>
        </w:rPr>
        <w:t>Support</w:t>
      </w:r>
      <w:r w:rsidR="009C40C4" w:rsidRPr="0040795A">
        <w:rPr>
          <w:lang w:val="en-US"/>
        </w:rPr>
        <w:t xml:space="preserve"> on accepted functionality and workflows</w:t>
      </w:r>
    </w:p>
    <w:p w14:paraId="5A311C24" w14:textId="77777777" w:rsidR="009C40C4" w:rsidRPr="0040795A" w:rsidRDefault="009C40C4" w:rsidP="009C40C4">
      <w:pPr>
        <w:spacing w:before="0" w:after="160" w:line="278" w:lineRule="auto"/>
      </w:pPr>
      <w:r w:rsidRPr="0040795A">
        <w:t>Hypercare is delivered as:</w:t>
      </w:r>
    </w:p>
    <w:p w14:paraId="29117F26" w14:textId="162C804D" w:rsidR="009C40C4" w:rsidRPr="0040795A" w:rsidRDefault="00F45F93" w:rsidP="00275D4E">
      <w:pPr>
        <w:numPr>
          <w:ilvl w:val="0"/>
          <w:numId w:val="216"/>
        </w:numPr>
        <w:spacing w:before="0" w:after="160" w:line="278" w:lineRule="auto"/>
        <w:jc w:val="left"/>
        <w:rPr>
          <w:lang w:val="en-US"/>
        </w:rPr>
      </w:pPr>
      <w:r w:rsidRPr="0040795A">
        <w:rPr>
          <w:lang w:val="en-US"/>
        </w:rPr>
        <w:t>An</w:t>
      </w:r>
      <w:r w:rsidR="009C40C4" w:rsidRPr="0040795A">
        <w:rPr>
          <w:lang w:val="en-US"/>
        </w:rPr>
        <w:t xml:space="preserve"> </w:t>
      </w:r>
      <w:r w:rsidR="009C40C4" w:rsidRPr="0040795A">
        <w:rPr>
          <w:b/>
          <w:bCs/>
          <w:lang w:val="en-US"/>
        </w:rPr>
        <w:t>ad hoc support service focused on stabilisation and operational readiness</w:t>
      </w:r>
    </w:p>
    <w:p w14:paraId="1F47A821" w14:textId="03798DA5" w:rsidR="009C40C4" w:rsidRPr="0040795A" w:rsidRDefault="00F45F93" w:rsidP="00275D4E">
      <w:pPr>
        <w:numPr>
          <w:ilvl w:val="0"/>
          <w:numId w:val="216"/>
        </w:numPr>
        <w:spacing w:before="0" w:after="160" w:line="278" w:lineRule="auto"/>
        <w:jc w:val="left"/>
      </w:pPr>
      <w:r w:rsidRPr="0040795A">
        <w:t>Excluding</w:t>
      </w:r>
      <w:r w:rsidR="009C40C4" w:rsidRPr="0040795A">
        <w:t xml:space="preserve">: </w:t>
      </w:r>
    </w:p>
    <w:p w14:paraId="1B09ACDE" w14:textId="52B42DA5" w:rsidR="009C40C4" w:rsidRPr="0040795A" w:rsidRDefault="00F45F93" w:rsidP="00275D4E">
      <w:pPr>
        <w:numPr>
          <w:ilvl w:val="1"/>
          <w:numId w:val="216"/>
        </w:numPr>
        <w:spacing w:before="0" w:after="160" w:line="278" w:lineRule="auto"/>
        <w:ind w:left="1094" w:hanging="357"/>
        <w:jc w:val="left"/>
      </w:pPr>
      <w:r w:rsidRPr="0040795A">
        <w:t>New</w:t>
      </w:r>
      <w:r w:rsidR="009C40C4" w:rsidRPr="0040795A">
        <w:t xml:space="preserve"> functionality</w:t>
      </w:r>
    </w:p>
    <w:p w14:paraId="5D3980EF" w14:textId="12A70E17" w:rsidR="009C40C4" w:rsidRPr="0040795A" w:rsidRDefault="00F45F93" w:rsidP="00275D4E">
      <w:pPr>
        <w:numPr>
          <w:ilvl w:val="1"/>
          <w:numId w:val="216"/>
        </w:numPr>
        <w:spacing w:before="0" w:after="160" w:line="278" w:lineRule="auto"/>
        <w:ind w:left="1094" w:hanging="357"/>
        <w:jc w:val="left"/>
        <w:rPr>
          <w:lang w:val="en-US"/>
        </w:rPr>
      </w:pPr>
      <w:r w:rsidRPr="0040795A">
        <w:rPr>
          <w:lang w:val="en-US"/>
        </w:rPr>
        <w:t>Changes</w:t>
      </w:r>
      <w:r w:rsidR="009C40C4" w:rsidRPr="0040795A">
        <w:rPr>
          <w:lang w:val="en-US"/>
        </w:rPr>
        <w:t xml:space="preserve"> to previously accepted requirements</w:t>
      </w:r>
      <w:r>
        <w:rPr>
          <w:lang w:val="en-US"/>
        </w:rPr>
        <w:t xml:space="preserve"> </w:t>
      </w:r>
      <w:r w:rsidR="009C40C4" w:rsidRPr="0040795A">
        <w:rPr>
          <w:lang w:val="en-US"/>
        </w:rPr>
        <w:t>(handled through separate change requests)</w:t>
      </w:r>
    </w:p>
    <w:p w14:paraId="02144B30" w14:textId="200D7DA0" w:rsidR="009C40C4" w:rsidRPr="0040795A" w:rsidRDefault="009C40C4" w:rsidP="009C40C4">
      <w:pPr>
        <w:spacing w:before="0" w:after="160" w:line="278" w:lineRule="auto"/>
        <w:rPr>
          <w:b/>
          <w:bCs/>
          <w:lang w:val="en-US"/>
        </w:rPr>
      </w:pPr>
      <w:r w:rsidRPr="0040795A">
        <w:rPr>
          <w:b/>
          <w:bCs/>
          <w:lang w:val="en-US"/>
        </w:rPr>
        <w:t>Integration and data quality support</w:t>
      </w:r>
    </w:p>
    <w:p w14:paraId="5F95154D" w14:textId="77777777" w:rsidR="009C40C4" w:rsidRPr="0040795A" w:rsidRDefault="009C40C4" w:rsidP="009C40C4">
      <w:pPr>
        <w:spacing w:before="0" w:after="160" w:line="278" w:lineRule="auto"/>
        <w:rPr>
          <w:lang w:val="en-US"/>
        </w:rPr>
      </w:pPr>
      <w:r w:rsidRPr="0040795A">
        <w:rPr>
          <w:lang w:val="en-US"/>
        </w:rPr>
        <w:t>3</w:t>
      </w:r>
      <w:r w:rsidRPr="0040795A">
        <w:rPr>
          <w:lang w:val="en-US"/>
        </w:rPr>
        <w:noBreakHyphen/>
        <w:t>GIS also contributes to:</w:t>
      </w:r>
    </w:p>
    <w:p w14:paraId="755F12E6" w14:textId="77777777" w:rsidR="009C40C4" w:rsidRPr="0040795A" w:rsidRDefault="009C40C4" w:rsidP="00275D4E">
      <w:pPr>
        <w:numPr>
          <w:ilvl w:val="0"/>
          <w:numId w:val="217"/>
        </w:numPr>
        <w:spacing w:before="0" w:after="160" w:line="278" w:lineRule="auto"/>
        <w:jc w:val="left"/>
      </w:pPr>
      <w:r w:rsidRPr="0040795A">
        <w:t>Data profiling and cleansing support</w:t>
      </w:r>
    </w:p>
    <w:p w14:paraId="5B64EFEC" w14:textId="77777777" w:rsidR="009C40C4" w:rsidRPr="0040795A" w:rsidRDefault="009C40C4" w:rsidP="00275D4E">
      <w:pPr>
        <w:numPr>
          <w:ilvl w:val="0"/>
          <w:numId w:val="217"/>
        </w:numPr>
        <w:spacing w:before="0" w:after="160" w:line="278" w:lineRule="auto"/>
        <w:jc w:val="left"/>
        <w:rPr>
          <w:lang w:val="en-US"/>
        </w:rPr>
      </w:pPr>
      <w:r w:rsidRPr="0040795A">
        <w:rPr>
          <w:lang w:val="en-US"/>
        </w:rPr>
        <w:t>Validation of data rules aligned with the 3</w:t>
      </w:r>
      <w:r w:rsidRPr="0040795A">
        <w:rPr>
          <w:lang w:val="en-US"/>
        </w:rPr>
        <w:noBreakHyphen/>
        <w:t>GIS model</w:t>
      </w:r>
    </w:p>
    <w:p w14:paraId="4A552001" w14:textId="77777777" w:rsidR="009C40C4" w:rsidRPr="0040795A" w:rsidRDefault="009C40C4" w:rsidP="00275D4E">
      <w:pPr>
        <w:numPr>
          <w:ilvl w:val="0"/>
          <w:numId w:val="217"/>
        </w:numPr>
        <w:spacing w:before="0" w:after="160" w:line="278" w:lineRule="auto"/>
        <w:jc w:val="left"/>
        <w:rPr>
          <w:lang w:val="en-US"/>
        </w:rPr>
      </w:pPr>
      <w:r w:rsidRPr="0040795A">
        <w:rPr>
          <w:lang w:val="en-US"/>
        </w:rPr>
        <w:t>Technical support for data exposure and API usage</w:t>
      </w:r>
    </w:p>
    <w:p w14:paraId="3EB99616" w14:textId="77777777" w:rsidR="009C40C4" w:rsidRPr="0040795A" w:rsidRDefault="009C40C4" w:rsidP="009C40C4">
      <w:pPr>
        <w:spacing w:before="0" w:after="160" w:line="278" w:lineRule="auto"/>
      </w:pPr>
      <w:r w:rsidRPr="0040795A">
        <w:t>However:</w:t>
      </w:r>
    </w:p>
    <w:p w14:paraId="70BFAE05" w14:textId="77777777" w:rsidR="009C40C4" w:rsidRPr="0040795A" w:rsidRDefault="009C40C4" w:rsidP="00275D4E">
      <w:pPr>
        <w:numPr>
          <w:ilvl w:val="0"/>
          <w:numId w:val="218"/>
        </w:numPr>
        <w:spacing w:before="0" w:after="160" w:line="278" w:lineRule="auto"/>
        <w:jc w:val="left"/>
        <w:rPr>
          <w:lang w:val="en-US"/>
        </w:rPr>
      </w:pPr>
      <w:r w:rsidRPr="0040795A">
        <w:rPr>
          <w:b/>
          <w:bCs/>
          <w:lang w:val="en-US"/>
        </w:rPr>
        <w:t>integration design and implementation remain under Capgemini responsibility</w:t>
      </w:r>
    </w:p>
    <w:p w14:paraId="0483E277" w14:textId="77777777" w:rsidR="009C40C4" w:rsidRPr="0040795A" w:rsidRDefault="009C40C4" w:rsidP="00275D4E">
      <w:pPr>
        <w:numPr>
          <w:ilvl w:val="0"/>
          <w:numId w:val="218"/>
        </w:numPr>
        <w:spacing w:before="0" w:after="160" w:line="278" w:lineRule="auto"/>
        <w:jc w:val="left"/>
        <w:rPr>
          <w:lang w:val="en-US"/>
        </w:rPr>
      </w:pPr>
      <w:r w:rsidRPr="0040795A">
        <w:rPr>
          <w:b/>
          <w:bCs/>
          <w:lang w:val="en-US"/>
        </w:rPr>
        <w:t>end-to-end data quality strategy and execution are led by Capgemini</w:t>
      </w:r>
    </w:p>
    <w:p w14:paraId="1117C10C" w14:textId="3DFA6225" w:rsidR="00883755" w:rsidRPr="0040795A" w:rsidRDefault="00883755" w:rsidP="00883755">
      <w:pPr>
        <w:spacing w:before="0" w:after="160" w:line="278" w:lineRule="auto"/>
        <w:jc w:val="left"/>
        <w:rPr>
          <w:lang w:val="en-US"/>
        </w:rPr>
      </w:pPr>
      <w:r w:rsidRPr="00883755">
        <w:rPr>
          <w:lang w:val="en-US"/>
        </w:rPr>
        <w:t>3</w:t>
      </w:r>
      <w:r w:rsidRPr="00883755">
        <w:rPr>
          <w:rFonts w:ascii="Cambria Math" w:hAnsi="Cambria Math" w:cs="Cambria Math"/>
          <w:lang w:val="en-US"/>
        </w:rPr>
        <w:t>‑</w:t>
      </w:r>
      <w:r w:rsidRPr="00883755">
        <w:rPr>
          <w:lang w:val="en-US"/>
        </w:rPr>
        <w:t>GIS will deliver its scope of activities from its United States</w:t>
      </w:r>
      <w:r w:rsidRPr="00883755">
        <w:rPr>
          <w:rFonts w:cs="Ubuntu"/>
          <w:lang w:val="en-US"/>
        </w:rPr>
        <w:t>–</w:t>
      </w:r>
      <w:r w:rsidRPr="00883755">
        <w:rPr>
          <w:lang w:val="en-US"/>
        </w:rPr>
        <w:t>based teams, where its core product engineering, implementation, and support capabilities are located.</w:t>
      </w:r>
    </w:p>
    <w:p w14:paraId="07093215" w14:textId="01A4B8F5" w:rsidR="009C40C4" w:rsidRPr="0040795A" w:rsidRDefault="009C40C4" w:rsidP="009C40C4">
      <w:pPr>
        <w:spacing w:before="0" w:after="160" w:line="278" w:lineRule="auto"/>
        <w:rPr>
          <w:b/>
          <w:bCs/>
          <w:lang w:val="en-US"/>
        </w:rPr>
      </w:pPr>
      <w:r w:rsidRPr="0040795A">
        <w:rPr>
          <w:b/>
          <w:bCs/>
          <w:lang w:val="en-US"/>
        </w:rPr>
        <w:t>Scope boundaries and responsibilities</w:t>
      </w:r>
    </w:p>
    <w:p w14:paraId="06D30090" w14:textId="77777777" w:rsidR="009C40C4" w:rsidRPr="0040795A" w:rsidRDefault="009C40C4" w:rsidP="009C40C4">
      <w:pPr>
        <w:spacing w:before="0" w:after="160" w:line="278" w:lineRule="auto"/>
        <w:rPr>
          <w:b/>
          <w:bCs/>
          <w:lang w:val="en-US"/>
        </w:rPr>
      </w:pPr>
      <w:r w:rsidRPr="0040795A">
        <w:rPr>
          <w:b/>
          <w:bCs/>
          <w:lang w:val="en-US"/>
        </w:rPr>
        <w:t>3</w:t>
      </w:r>
      <w:r w:rsidRPr="0040795A">
        <w:rPr>
          <w:b/>
          <w:bCs/>
          <w:lang w:val="en-US"/>
        </w:rPr>
        <w:noBreakHyphen/>
        <w:t>GIS responsibilities</w:t>
      </w:r>
    </w:p>
    <w:p w14:paraId="67C938E0" w14:textId="77777777" w:rsidR="009C40C4" w:rsidRPr="0040795A" w:rsidRDefault="009C40C4" w:rsidP="00275D4E">
      <w:pPr>
        <w:numPr>
          <w:ilvl w:val="0"/>
          <w:numId w:val="219"/>
        </w:numPr>
        <w:spacing w:before="0" w:after="160" w:line="278" w:lineRule="auto"/>
        <w:jc w:val="left"/>
      </w:pPr>
      <w:r w:rsidRPr="0040795A">
        <w:t>3</w:t>
      </w:r>
      <w:r w:rsidRPr="0040795A">
        <w:noBreakHyphen/>
        <w:t>GIS product installation and configuration</w:t>
      </w:r>
    </w:p>
    <w:p w14:paraId="2D97DBCB" w14:textId="77777777" w:rsidR="009C40C4" w:rsidRPr="0040795A" w:rsidRDefault="009C40C4" w:rsidP="00275D4E">
      <w:pPr>
        <w:numPr>
          <w:ilvl w:val="0"/>
          <w:numId w:val="219"/>
        </w:numPr>
        <w:spacing w:before="0" w:after="160" w:line="278" w:lineRule="auto"/>
        <w:jc w:val="left"/>
      </w:pPr>
      <w:r w:rsidRPr="0040795A">
        <w:t>Telecom PNI data model expertise</w:t>
      </w:r>
    </w:p>
    <w:p w14:paraId="35D7BC3C" w14:textId="77777777" w:rsidR="009C40C4" w:rsidRPr="0040795A" w:rsidRDefault="009C40C4" w:rsidP="00275D4E">
      <w:pPr>
        <w:numPr>
          <w:ilvl w:val="0"/>
          <w:numId w:val="219"/>
        </w:numPr>
        <w:spacing w:before="0" w:after="160" w:line="278" w:lineRule="auto"/>
        <w:jc w:val="left"/>
        <w:rPr>
          <w:lang w:val="en-US"/>
        </w:rPr>
      </w:pPr>
      <w:r w:rsidRPr="0040795A">
        <w:rPr>
          <w:lang w:val="en-US"/>
        </w:rPr>
        <w:t>Migration methodology, tooling and execution support</w:t>
      </w:r>
    </w:p>
    <w:p w14:paraId="305D1A32" w14:textId="77777777" w:rsidR="009C40C4" w:rsidRPr="0040795A" w:rsidRDefault="009C40C4" w:rsidP="00275D4E">
      <w:pPr>
        <w:numPr>
          <w:ilvl w:val="0"/>
          <w:numId w:val="219"/>
        </w:numPr>
        <w:spacing w:before="0" w:after="160" w:line="278" w:lineRule="auto"/>
        <w:jc w:val="left"/>
      </w:pPr>
      <w:r w:rsidRPr="0040795A">
        <w:t>Training and certification</w:t>
      </w:r>
    </w:p>
    <w:p w14:paraId="7EC2C62E" w14:textId="77777777" w:rsidR="009C40C4" w:rsidRPr="0040795A" w:rsidRDefault="009C40C4" w:rsidP="00275D4E">
      <w:pPr>
        <w:numPr>
          <w:ilvl w:val="0"/>
          <w:numId w:val="219"/>
        </w:numPr>
        <w:spacing w:before="0" w:after="160" w:line="278" w:lineRule="auto"/>
        <w:jc w:val="left"/>
      </w:pPr>
      <w:r w:rsidRPr="0040795A">
        <w:t>Hypercare support</w:t>
      </w:r>
    </w:p>
    <w:p w14:paraId="1139C0A2" w14:textId="77777777" w:rsidR="009C40C4" w:rsidRPr="0040795A" w:rsidRDefault="009C40C4" w:rsidP="009C40C4">
      <w:pPr>
        <w:spacing w:before="0" w:after="160" w:line="278" w:lineRule="auto"/>
        <w:rPr>
          <w:b/>
          <w:bCs/>
        </w:rPr>
      </w:pPr>
      <w:r w:rsidRPr="0040795A">
        <w:rPr>
          <w:b/>
          <w:bCs/>
        </w:rPr>
        <w:t>Capgemini responsibilities</w:t>
      </w:r>
    </w:p>
    <w:p w14:paraId="6F9FCC4F" w14:textId="77777777" w:rsidR="009C40C4" w:rsidRPr="0040795A" w:rsidRDefault="009C40C4" w:rsidP="00275D4E">
      <w:pPr>
        <w:numPr>
          <w:ilvl w:val="0"/>
          <w:numId w:val="220"/>
        </w:numPr>
        <w:spacing w:before="0" w:after="160" w:line="278" w:lineRule="auto"/>
        <w:jc w:val="left"/>
      </w:pPr>
      <w:r w:rsidRPr="0040795A">
        <w:t>End</w:t>
      </w:r>
      <w:r w:rsidRPr="0040795A">
        <w:noBreakHyphen/>
        <w:t>to</w:t>
      </w:r>
      <w:r w:rsidRPr="0040795A">
        <w:noBreakHyphen/>
        <w:t>end solution architecture</w:t>
      </w:r>
    </w:p>
    <w:p w14:paraId="606DDB26" w14:textId="77777777" w:rsidR="009C40C4" w:rsidRPr="0040795A" w:rsidRDefault="009C40C4" w:rsidP="00275D4E">
      <w:pPr>
        <w:numPr>
          <w:ilvl w:val="0"/>
          <w:numId w:val="220"/>
        </w:numPr>
        <w:spacing w:before="0" w:after="160" w:line="278" w:lineRule="auto"/>
        <w:jc w:val="left"/>
      </w:pPr>
      <w:r w:rsidRPr="0040795A">
        <w:t>Integration design and development</w:t>
      </w:r>
    </w:p>
    <w:p w14:paraId="717D22BC" w14:textId="77777777" w:rsidR="009C40C4" w:rsidRPr="0040795A" w:rsidRDefault="009C40C4" w:rsidP="00275D4E">
      <w:pPr>
        <w:numPr>
          <w:ilvl w:val="0"/>
          <w:numId w:val="220"/>
        </w:numPr>
        <w:spacing w:before="0" w:after="160" w:line="278" w:lineRule="auto"/>
        <w:jc w:val="left"/>
      </w:pPr>
      <w:r w:rsidRPr="0040795A">
        <w:t>Data migration governance (E2E)</w:t>
      </w:r>
    </w:p>
    <w:p w14:paraId="68AA6FA5" w14:textId="77777777" w:rsidR="009C40C4" w:rsidRPr="0040795A" w:rsidRDefault="009C40C4" w:rsidP="00275D4E">
      <w:pPr>
        <w:numPr>
          <w:ilvl w:val="0"/>
          <w:numId w:val="220"/>
        </w:numPr>
        <w:spacing w:before="0" w:after="160" w:line="278" w:lineRule="auto"/>
        <w:jc w:val="left"/>
      </w:pPr>
      <w:r w:rsidRPr="0040795A">
        <w:t>Data quality strategy and execution</w:t>
      </w:r>
    </w:p>
    <w:p w14:paraId="6D89F5C3" w14:textId="77777777" w:rsidR="009C40C4" w:rsidRPr="0040795A" w:rsidRDefault="009C40C4" w:rsidP="00275D4E">
      <w:pPr>
        <w:numPr>
          <w:ilvl w:val="0"/>
          <w:numId w:val="220"/>
        </w:numPr>
        <w:spacing w:before="0" w:after="160" w:line="278" w:lineRule="auto"/>
        <w:jc w:val="left"/>
        <w:rPr>
          <w:lang w:val="en-US"/>
        </w:rPr>
      </w:pPr>
      <w:r w:rsidRPr="0040795A">
        <w:rPr>
          <w:lang w:val="en-US"/>
        </w:rPr>
        <w:t>Testing, cutover and overall delivery governance</w:t>
      </w:r>
    </w:p>
    <w:p w14:paraId="60A63E76" w14:textId="77777777" w:rsidR="009C40C4" w:rsidRPr="0040795A" w:rsidRDefault="009C40C4" w:rsidP="00567D22">
      <w:pPr>
        <w:spacing w:before="0" w:after="160" w:line="278" w:lineRule="auto"/>
        <w:jc w:val="left"/>
        <w:rPr>
          <w:lang w:val="en-US"/>
        </w:rPr>
      </w:pPr>
      <w:r w:rsidRPr="0040795A">
        <w:rPr>
          <w:lang w:val="en-US"/>
        </w:rPr>
        <w:t xml:space="preserve">This model ensures clear accountability, aligned with Capgemini’s role as </w:t>
      </w:r>
      <w:r w:rsidRPr="0040795A">
        <w:rPr>
          <w:b/>
          <w:bCs/>
          <w:lang w:val="en-US"/>
        </w:rPr>
        <w:t>Prime System Integrator</w:t>
      </w:r>
      <w:r w:rsidRPr="0040795A">
        <w:rPr>
          <w:lang w:val="en-US"/>
        </w:rPr>
        <w:t xml:space="preserve">. </w:t>
      </w:r>
    </w:p>
    <w:p w14:paraId="4F9D7EDD" w14:textId="77777777" w:rsidR="00794A0A" w:rsidRPr="00DC1D95" w:rsidRDefault="00794A0A" w:rsidP="00CD5178"/>
    <w:p w14:paraId="79414C14" w14:textId="77777777" w:rsidR="00593F2C" w:rsidRPr="00B97454" w:rsidRDefault="00593F2C" w:rsidP="00EB4536">
      <w:pPr>
        <w:pStyle w:val="Heading2"/>
        <w:keepLines/>
      </w:pPr>
      <w:bookmarkStart w:id="310" w:name="_Toc231251470"/>
      <w:bookmarkStart w:id="311" w:name="_Toc231276501"/>
      <w:r>
        <w:t>Critical Roles &amp; Named Profiles</w:t>
      </w:r>
      <w:bookmarkEnd w:id="310"/>
      <w:bookmarkEnd w:id="311"/>
    </w:p>
    <w:p w14:paraId="5910A5E2" w14:textId="77777777" w:rsidR="00593F2C" w:rsidRPr="00606376" w:rsidRDefault="00593F2C" w:rsidP="00EB4536">
      <w:pPr>
        <w:keepNext/>
        <w:keepLines/>
      </w:pPr>
    </w:p>
    <w:p w14:paraId="227E1F22" w14:textId="723C70CE" w:rsidR="00F179F6" w:rsidRPr="00606376" w:rsidRDefault="00F179F6" w:rsidP="00EB4536">
      <w:pPr>
        <w:keepNext/>
        <w:keepLines/>
        <w:ind w:left="227"/>
      </w:pPr>
      <w:r>
        <w:t xml:space="preserve">Below are the </w:t>
      </w:r>
      <w:r w:rsidR="00C0126C">
        <w:t>key</w:t>
      </w:r>
      <w:r w:rsidR="006D2936">
        <w:t xml:space="preserve"> roles</w:t>
      </w:r>
      <w:r w:rsidR="00C0126C">
        <w:t xml:space="preserve"> identified for the program</w:t>
      </w:r>
      <w:r w:rsidR="00AF6A28">
        <w:t>me</w:t>
      </w:r>
      <w:r w:rsidR="006D2936">
        <w:t xml:space="preserve"> along with tentative profiles:</w:t>
      </w:r>
    </w:p>
    <w:tbl>
      <w:tblPr>
        <w:tblStyle w:val="GridTable4"/>
        <w:tblW w:w="9209" w:type="dxa"/>
        <w:tblBorders>
          <w:top w:val="none" w:sz="0" w:space="0" w:color="auto"/>
          <w:left w:val="none" w:sz="0" w:space="0" w:color="auto"/>
          <w:bottom w:val="none" w:sz="0" w:space="0" w:color="auto"/>
          <w:right w:val="none" w:sz="0" w:space="0" w:color="auto"/>
          <w:insideH w:val="single" w:sz="2" w:space="0" w:color="D0CECE" w:themeColor="background2" w:themeShade="E6"/>
          <w:insideV w:val="none" w:sz="0" w:space="0" w:color="auto"/>
        </w:tblBorders>
        <w:tblLook w:val="06A0" w:firstRow="1" w:lastRow="0" w:firstColumn="1" w:lastColumn="0" w:noHBand="1" w:noVBand="1"/>
      </w:tblPr>
      <w:tblGrid>
        <w:gridCol w:w="1710"/>
        <w:gridCol w:w="1927"/>
        <w:gridCol w:w="5572"/>
      </w:tblGrid>
      <w:tr w:rsidR="00EB4536" w:rsidRPr="00566CB8" w14:paraId="2DB4513A" w14:textId="77777777">
        <w:trPr>
          <w:cnfStyle w:val="100000000000" w:firstRow="1" w:lastRow="0" w:firstColumn="0" w:lastColumn="0" w:oddVBand="0" w:evenVBand="0" w:oddHBand="0" w:evenHBand="0" w:firstRowFirstColumn="0" w:firstRowLastColumn="0" w:lastRowFirstColumn="0" w:lastRowLastColumn="0"/>
          <w:trHeight w:val="624"/>
          <w:tblHeader/>
        </w:trPr>
        <w:tc>
          <w:tcPr>
            <w:cnfStyle w:val="001000000000" w:firstRow="0" w:lastRow="0" w:firstColumn="1" w:lastColumn="0" w:oddVBand="0" w:evenVBand="0" w:oddHBand="0" w:evenHBand="0" w:firstRowFirstColumn="0" w:firstRowLastColumn="0" w:lastRowFirstColumn="0" w:lastRowLastColumn="0"/>
            <w:tcW w:w="1710" w:type="dxa"/>
            <w:tcBorders>
              <w:top w:val="nil"/>
              <w:bottom w:val="single" w:sz="2" w:space="0" w:color="D0CECE" w:themeColor="background2" w:themeShade="E6"/>
              <w:right w:val="single" w:sz="2" w:space="0" w:color="D0CECE" w:themeColor="background2" w:themeShade="E6"/>
            </w:tcBorders>
            <w:shd w:val="clear" w:color="auto" w:fill="0070C0"/>
            <w:vAlign w:val="center"/>
          </w:tcPr>
          <w:p w14:paraId="78173927" w14:textId="77777777" w:rsidR="00EB4536" w:rsidRPr="00566CB8" w:rsidRDefault="00EB4536" w:rsidP="007A0684">
            <w:pPr>
              <w:spacing w:before="0"/>
              <w:jc w:val="left"/>
              <w:textAlignment w:val="baseline"/>
              <w:rPr>
                <w:rFonts w:eastAsia="Times New Roman" w:cs="Arial"/>
                <w:sz w:val="18"/>
                <w:szCs w:val="18"/>
              </w:rPr>
            </w:pPr>
            <w:r w:rsidRPr="00566CB8">
              <w:rPr>
                <w:rFonts w:eastAsia="Times New Roman" w:cs="Arial"/>
                <w:sz w:val="18"/>
                <w:szCs w:val="18"/>
              </w:rPr>
              <w:t>Name</w:t>
            </w:r>
          </w:p>
        </w:tc>
        <w:tc>
          <w:tcPr>
            <w:tcW w:w="1927" w:type="dxa"/>
            <w:tcBorders>
              <w:top w:val="nil"/>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0070C0"/>
            <w:vAlign w:val="center"/>
          </w:tcPr>
          <w:p w14:paraId="2DF8880D" w14:textId="77777777" w:rsidR="00EB4536" w:rsidRPr="00566CB8" w:rsidRDefault="00EB4536" w:rsidP="007A0684">
            <w:pPr>
              <w:spacing w:befor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18"/>
                <w:szCs w:val="18"/>
              </w:rPr>
            </w:pPr>
            <w:r w:rsidRPr="00566CB8">
              <w:rPr>
                <w:rFonts w:eastAsia="Times New Roman" w:cs="Arial"/>
                <w:sz w:val="18"/>
                <w:szCs w:val="18"/>
              </w:rPr>
              <w:t>Role or Service Area</w:t>
            </w:r>
          </w:p>
        </w:tc>
        <w:tc>
          <w:tcPr>
            <w:tcW w:w="5572" w:type="dxa"/>
            <w:tcBorders>
              <w:top w:val="nil"/>
              <w:left w:val="single" w:sz="2" w:space="0" w:color="D0CECE" w:themeColor="background2" w:themeShade="E6"/>
              <w:bottom w:val="single" w:sz="2" w:space="0" w:color="D0CECE" w:themeColor="background2" w:themeShade="E6"/>
            </w:tcBorders>
            <w:shd w:val="clear" w:color="auto" w:fill="0070C0"/>
            <w:vAlign w:val="center"/>
          </w:tcPr>
          <w:p w14:paraId="3288305E" w14:textId="77777777" w:rsidR="00EB4536" w:rsidRPr="00566CB8" w:rsidRDefault="00EB4536" w:rsidP="007A0684">
            <w:pPr>
              <w:spacing w:before="0" w:line="276" w:lineRule="auto"/>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Arial"/>
                <w:sz w:val="18"/>
                <w:szCs w:val="18"/>
              </w:rPr>
            </w:pPr>
            <w:r w:rsidRPr="00566CB8">
              <w:rPr>
                <w:rFonts w:eastAsia="Times New Roman" w:cs="Arial"/>
                <w:sz w:val="18"/>
                <w:szCs w:val="18"/>
              </w:rPr>
              <w:t>Personnel details including relevant qualifications, skills and experience, and security clearance level</w:t>
            </w:r>
          </w:p>
        </w:tc>
      </w:tr>
      <w:tr w:rsidR="00EB4536" w:rsidRPr="00566CB8" w14:paraId="1F8FBB8F" w14:textId="77777777">
        <w:tc>
          <w:tcPr>
            <w:cnfStyle w:val="001000000000" w:firstRow="0" w:lastRow="0" w:firstColumn="1" w:lastColumn="0" w:oddVBand="0" w:evenVBand="0" w:oddHBand="0" w:evenHBand="0" w:firstRowFirstColumn="0" w:firstRowLastColumn="0" w:lastRowFirstColumn="0" w:lastRowLastColumn="0"/>
            <w:tcW w:w="1710" w:type="dxa"/>
            <w:tcBorders>
              <w:top w:val="single" w:sz="2" w:space="0" w:color="D0CECE" w:themeColor="background2" w:themeShade="E6"/>
            </w:tcBorders>
          </w:tcPr>
          <w:p w14:paraId="799CF80E" w14:textId="77777777" w:rsidR="00EB4536" w:rsidRPr="00566CB8" w:rsidRDefault="00EB4536" w:rsidP="007A0684">
            <w:pPr>
              <w:spacing w:before="0"/>
              <w:textAlignment w:val="baseline"/>
              <w:rPr>
                <w:rFonts w:cs="Arial"/>
                <w:sz w:val="18"/>
                <w:szCs w:val="18"/>
              </w:rPr>
            </w:pPr>
            <w:r w:rsidRPr="00566CB8">
              <w:rPr>
                <w:rFonts w:cs="Arial"/>
                <w:sz w:val="18"/>
                <w:szCs w:val="18"/>
              </w:rPr>
              <w:t>Bruce Koefoed</w:t>
            </w:r>
          </w:p>
        </w:tc>
        <w:tc>
          <w:tcPr>
            <w:tcW w:w="1927" w:type="dxa"/>
            <w:tcBorders>
              <w:top w:val="single" w:sz="2" w:space="0" w:color="D0CECE" w:themeColor="background2" w:themeShade="E6"/>
            </w:tcBorders>
          </w:tcPr>
          <w:p w14:paraId="15E53710"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Client Partner</w:t>
            </w:r>
          </w:p>
        </w:tc>
        <w:tc>
          <w:tcPr>
            <w:tcW w:w="5572" w:type="dxa"/>
            <w:tcBorders>
              <w:top w:val="single" w:sz="2" w:space="0" w:color="D0CECE" w:themeColor="background2" w:themeShade="E6"/>
            </w:tcBorders>
          </w:tcPr>
          <w:p w14:paraId="157E0B99"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Bruce is an experienced technology leader with 20+ years in the New Zealand market, specializing in digital solutions including SaaS, ERP, CRM, cloud infrastructure, and digital transformation. He has a strong track record of driving revenue growth, building customer value, and leading high-performing teams through a collaborative leadership style. His expertise spans strategic sales, financial management, and operations, supported by a background in finance, marketing, and operations. Bruce has spent nearly six years at Capgemini and holds a Graduate Diploma in Business from the University of Auckland, along with executive education from INSEAD.</w:t>
            </w:r>
          </w:p>
        </w:tc>
      </w:tr>
      <w:tr w:rsidR="00EB4536" w:rsidRPr="00566CB8" w14:paraId="1FF0C471" w14:textId="77777777">
        <w:tc>
          <w:tcPr>
            <w:cnfStyle w:val="001000000000" w:firstRow="0" w:lastRow="0" w:firstColumn="1" w:lastColumn="0" w:oddVBand="0" w:evenVBand="0" w:oddHBand="0" w:evenHBand="0" w:firstRowFirstColumn="0" w:firstRowLastColumn="0" w:lastRowFirstColumn="0" w:lastRowLastColumn="0"/>
            <w:tcW w:w="1710" w:type="dxa"/>
          </w:tcPr>
          <w:p w14:paraId="681B21A8" w14:textId="77777777" w:rsidR="00EB4536" w:rsidRPr="00566CB8" w:rsidRDefault="00EB4536" w:rsidP="007A0684">
            <w:pPr>
              <w:spacing w:before="0"/>
              <w:textAlignment w:val="baseline"/>
              <w:rPr>
                <w:rFonts w:cs="Arial"/>
                <w:b w:val="0"/>
                <w:sz w:val="18"/>
                <w:szCs w:val="18"/>
              </w:rPr>
            </w:pPr>
            <w:r w:rsidRPr="00566CB8">
              <w:rPr>
                <w:rFonts w:cs="Arial"/>
                <w:sz w:val="18"/>
                <w:szCs w:val="18"/>
              </w:rPr>
              <w:t>Paul Russo</w:t>
            </w:r>
          </w:p>
        </w:tc>
        <w:tc>
          <w:tcPr>
            <w:tcW w:w="1927" w:type="dxa"/>
          </w:tcPr>
          <w:p w14:paraId="73E71986"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ServiceNow Lead</w:t>
            </w:r>
          </w:p>
        </w:tc>
        <w:tc>
          <w:tcPr>
            <w:tcW w:w="5572" w:type="dxa"/>
          </w:tcPr>
          <w:p w14:paraId="03CB0E50"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Paul Russo is an experienced ServiceNow Architect specializing in designing scalable, extensible, and best-practice solutions. He leverages broad industry experience to address complex business challenges with a pragmatic, outcome-focused approach. Known for strong collaboration and expertise in software design and development, Paul holds degrees in Mechatronics Engineering and Computer Science. He is highly certified in ServiceNow (CSA, CAD, CIS ITSM, CIS CSM, CIS Risk &amp; Compliance), ITIL Foundation certified, and holds AGSVA NV1 security clearance.</w:t>
            </w:r>
          </w:p>
        </w:tc>
      </w:tr>
      <w:tr w:rsidR="00EB4536" w:rsidRPr="00566CB8" w14:paraId="60733CF9" w14:textId="77777777">
        <w:tc>
          <w:tcPr>
            <w:cnfStyle w:val="001000000000" w:firstRow="0" w:lastRow="0" w:firstColumn="1" w:lastColumn="0" w:oddVBand="0" w:evenVBand="0" w:oddHBand="0" w:evenHBand="0" w:firstRowFirstColumn="0" w:firstRowLastColumn="0" w:lastRowFirstColumn="0" w:lastRowLastColumn="0"/>
            <w:tcW w:w="1710" w:type="dxa"/>
          </w:tcPr>
          <w:p w14:paraId="72ACF16C" w14:textId="77777777" w:rsidR="00EB4536" w:rsidRPr="00566CB8" w:rsidRDefault="00EB4536" w:rsidP="007A0684">
            <w:pPr>
              <w:spacing w:before="0"/>
              <w:textAlignment w:val="baseline"/>
              <w:rPr>
                <w:rFonts w:cs="Arial"/>
                <w:b w:val="0"/>
                <w:sz w:val="18"/>
                <w:szCs w:val="18"/>
              </w:rPr>
            </w:pPr>
            <w:commentRangeStart w:id="312"/>
            <w:r w:rsidRPr="00566CB8">
              <w:rPr>
                <w:rFonts w:cs="Arial"/>
                <w:sz w:val="18"/>
                <w:szCs w:val="18"/>
              </w:rPr>
              <w:t>Jo</w:t>
            </w:r>
            <w:commentRangeEnd w:id="312"/>
            <w:r w:rsidRPr="00566CB8">
              <w:rPr>
                <w:rStyle w:val="CommentReference"/>
                <w:rFonts w:cs="Arial"/>
                <w:sz w:val="18"/>
                <w:szCs w:val="18"/>
              </w:rPr>
              <w:commentReference w:id="312"/>
            </w:r>
            <w:r w:rsidRPr="00566CB8">
              <w:rPr>
                <w:rFonts w:cs="Arial"/>
                <w:sz w:val="18"/>
                <w:szCs w:val="18"/>
              </w:rPr>
              <w:t>rdan Le Goff</w:t>
            </w:r>
          </w:p>
        </w:tc>
        <w:tc>
          <w:tcPr>
            <w:tcW w:w="1927" w:type="dxa"/>
          </w:tcPr>
          <w:p w14:paraId="6FB6BC49"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3-GIS Solution Architect</w:t>
            </w:r>
          </w:p>
        </w:tc>
        <w:tc>
          <w:tcPr>
            <w:tcW w:w="5572" w:type="dxa"/>
          </w:tcPr>
          <w:p w14:paraId="506226B1"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lang w:val="en-US"/>
              </w:rPr>
            </w:pPr>
            <w:r w:rsidRPr="00566CB8">
              <w:rPr>
                <w:rFonts w:cs="Arial"/>
                <w:sz w:val="18"/>
                <w:szCs w:val="18"/>
                <w:lang w:val="en-US"/>
              </w:rPr>
              <w:t>Jordan is a GIS and geomatics specialist with over 15 years of experience supporting transformation initiatives across utilities, telecom, transport, and local government sectors. He excels in defining and implementing geomatics roadmaps, aligning business, technical, and strategic objectives within complex environments. He brings a strong mix of functional and technical expertise, including GIS technologies (ArcGIS, FME, open-source tools), data management, and IT best practices. Jordan is experienced in project and engagement management, leading cross-functional teams, and driving client-focused outcomes. He holds a Master’s degree in Geomatics applied to urban studies and risk management and is a Certified Engagement Manager (Level 1).</w:t>
            </w:r>
          </w:p>
        </w:tc>
      </w:tr>
      <w:tr w:rsidR="00EB4536" w:rsidRPr="00566CB8" w14:paraId="0CD40927" w14:textId="77777777">
        <w:tc>
          <w:tcPr>
            <w:cnfStyle w:val="001000000000" w:firstRow="0" w:lastRow="0" w:firstColumn="1" w:lastColumn="0" w:oddVBand="0" w:evenVBand="0" w:oddHBand="0" w:evenHBand="0" w:firstRowFirstColumn="0" w:firstRowLastColumn="0" w:lastRowFirstColumn="0" w:lastRowLastColumn="0"/>
            <w:tcW w:w="1710" w:type="dxa"/>
          </w:tcPr>
          <w:p w14:paraId="3FF71325" w14:textId="77777777" w:rsidR="00EB4536" w:rsidRPr="00566CB8" w:rsidRDefault="00EB4536" w:rsidP="007A0684">
            <w:pPr>
              <w:spacing w:before="0"/>
              <w:textAlignment w:val="baseline"/>
              <w:rPr>
                <w:rFonts w:cs="Arial"/>
                <w:sz w:val="18"/>
                <w:szCs w:val="18"/>
              </w:rPr>
            </w:pPr>
            <w:r w:rsidRPr="00566CB8">
              <w:rPr>
                <w:rFonts w:cs="Arial"/>
                <w:sz w:val="18"/>
                <w:szCs w:val="18"/>
              </w:rPr>
              <w:t>Kamaruddin Sayyed</w:t>
            </w:r>
          </w:p>
        </w:tc>
        <w:tc>
          <w:tcPr>
            <w:tcW w:w="1927" w:type="dxa"/>
          </w:tcPr>
          <w:p w14:paraId="04A6417F"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Data Migration Lead</w:t>
            </w:r>
          </w:p>
        </w:tc>
        <w:tc>
          <w:tcPr>
            <w:tcW w:w="5572" w:type="dxa"/>
          </w:tcPr>
          <w:p w14:paraId="792B4A73"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Kamaruddin is an Associate Director with over 20 years of IT experience, specializing in Data Management, including data migration, master data, and cloud data solutions. He has strong expertise in solution architecture, development, testing, and project management, delivering successful projects across financial and non-financial sectors globally. He is a skilled Data Management Architect with hands-on experience in data integration, modelling, strategy, and reporting. Kamaruddin holds Informatica (MDM, IICS) certifications, is a Capgemini Certified Architect (Level 1), and has completed certifications in data modelling and warehousing. He earned a Master of Technology from IIT Madras and is currently pursuing Azure and Fabric certifications.</w:t>
            </w:r>
          </w:p>
        </w:tc>
      </w:tr>
      <w:tr w:rsidR="00EB4536" w:rsidRPr="00566CB8" w14:paraId="0713353E" w14:textId="77777777">
        <w:tc>
          <w:tcPr>
            <w:cnfStyle w:val="001000000000" w:firstRow="0" w:lastRow="0" w:firstColumn="1" w:lastColumn="0" w:oddVBand="0" w:evenVBand="0" w:oddHBand="0" w:evenHBand="0" w:firstRowFirstColumn="0" w:firstRowLastColumn="0" w:lastRowFirstColumn="0" w:lastRowLastColumn="0"/>
            <w:tcW w:w="1710" w:type="dxa"/>
          </w:tcPr>
          <w:p w14:paraId="3D6FDBE2" w14:textId="77777777" w:rsidR="00EB4536" w:rsidRPr="00566CB8" w:rsidRDefault="00EB4536" w:rsidP="007A0684">
            <w:pPr>
              <w:spacing w:before="0"/>
              <w:textAlignment w:val="baseline"/>
              <w:rPr>
                <w:rFonts w:cs="Arial"/>
                <w:sz w:val="18"/>
                <w:szCs w:val="18"/>
              </w:rPr>
            </w:pPr>
            <w:r w:rsidRPr="00566CB8">
              <w:rPr>
                <w:rFonts w:cs="Arial"/>
                <w:sz w:val="18"/>
                <w:szCs w:val="18"/>
              </w:rPr>
              <w:t>Zohaib Rais</w:t>
            </w:r>
          </w:p>
        </w:tc>
        <w:tc>
          <w:tcPr>
            <w:tcW w:w="1927" w:type="dxa"/>
          </w:tcPr>
          <w:p w14:paraId="07534838"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Finance Lead (Dynamics 365 F&amp;O)</w:t>
            </w:r>
          </w:p>
        </w:tc>
        <w:tc>
          <w:tcPr>
            <w:tcW w:w="5572" w:type="dxa"/>
          </w:tcPr>
          <w:p w14:paraId="21063B07"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Zohaib is an experienced IT professional with 13+ years in the field, including over a decade specializing in Microsoft Dynamics 365 F&amp;O/AX as a Functional Consultant and Certified Trainer. He has worked across multiple industries and geographies, including India, Europe, and New Zealand. He possesses strong domain expertise supported by an MBA in Finance, Chartered Accountant (ICAI) qualification, and a Master’s in Economics. Zohaib is also Microsoft certified in Finance (MB-310) and Dynamics 365 Finance &amp; Operations (MB-300).</w:t>
            </w:r>
          </w:p>
        </w:tc>
      </w:tr>
      <w:tr w:rsidR="00EB4536" w:rsidRPr="00566CB8" w14:paraId="202E887C" w14:textId="77777777">
        <w:tc>
          <w:tcPr>
            <w:cnfStyle w:val="001000000000" w:firstRow="0" w:lastRow="0" w:firstColumn="1" w:lastColumn="0" w:oddVBand="0" w:evenVBand="0" w:oddHBand="0" w:evenHBand="0" w:firstRowFirstColumn="0" w:firstRowLastColumn="0" w:lastRowFirstColumn="0" w:lastRowLastColumn="0"/>
            <w:tcW w:w="1710" w:type="dxa"/>
          </w:tcPr>
          <w:p w14:paraId="06EE39C2" w14:textId="77777777" w:rsidR="00EB4536" w:rsidRPr="00566CB8" w:rsidRDefault="00EB4536" w:rsidP="007A0684">
            <w:pPr>
              <w:spacing w:before="0"/>
              <w:textAlignment w:val="baseline"/>
              <w:rPr>
                <w:rFonts w:cs="Arial"/>
                <w:sz w:val="18"/>
                <w:szCs w:val="18"/>
              </w:rPr>
            </w:pPr>
            <w:r w:rsidRPr="00566CB8">
              <w:rPr>
                <w:rFonts w:cs="Arial"/>
                <w:sz w:val="18"/>
                <w:szCs w:val="18"/>
              </w:rPr>
              <w:t>David Shorter</w:t>
            </w:r>
          </w:p>
        </w:tc>
        <w:tc>
          <w:tcPr>
            <w:tcW w:w="1927" w:type="dxa"/>
          </w:tcPr>
          <w:p w14:paraId="7C2A7DB9"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Integration Lead</w:t>
            </w:r>
          </w:p>
        </w:tc>
        <w:tc>
          <w:tcPr>
            <w:tcW w:w="5572" w:type="dxa"/>
          </w:tcPr>
          <w:p w14:paraId="05260F88"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David Shorter is a technology professional focused on helping organizations modernize and transform their business, leading initiatives from strategy through to execution. He specializes in application modernization, digital transformation, cloud-native architecture (Azure), integration and event-driven systems, DevOps, and AI-enabled solutions. David combines strong technical expertise with business insight, delivering well-architected solutions aligned to organizational goals, managing risk, and ensuring successful project delivery. He also has experience in customer journey and solution design. He holds a Bachelor of Computer Information Technology from Auckland University of Technology.</w:t>
            </w:r>
          </w:p>
        </w:tc>
      </w:tr>
      <w:tr w:rsidR="00EB4536" w:rsidRPr="00566CB8" w14:paraId="7143E728" w14:textId="77777777">
        <w:tc>
          <w:tcPr>
            <w:cnfStyle w:val="001000000000" w:firstRow="0" w:lastRow="0" w:firstColumn="1" w:lastColumn="0" w:oddVBand="0" w:evenVBand="0" w:oddHBand="0" w:evenHBand="0" w:firstRowFirstColumn="0" w:firstRowLastColumn="0" w:lastRowFirstColumn="0" w:lastRowLastColumn="0"/>
            <w:tcW w:w="1710" w:type="dxa"/>
          </w:tcPr>
          <w:p w14:paraId="3436B9BD" w14:textId="77777777" w:rsidR="00EB4536" w:rsidRPr="00566CB8" w:rsidRDefault="00EB4536" w:rsidP="007A0684">
            <w:pPr>
              <w:spacing w:before="0"/>
              <w:textAlignment w:val="baseline"/>
              <w:rPr>
                <w:rFonts w:cs="Arial"/>
                <w:sz w:val="18"/>
                <w:szCs w:val="18"/>
              </w:rPr>
            </w:pPr>
            <w:r w:rsidRPr="00566CB8">
              <w:rPr>
                <w:rFonts w:cs="Arial"/>
                <w:sz w:val="18"/>
                <w:szCs w:val="18"/>
              </w:rPr>
              <w:t>Rob Weaver</w:t>
            </w:r>
          </w:p>
        </w:tc>
        <w:tc>
          <w:tcPr>
            <w:tcW w:w="1927" w:type="dxa"/>
          </w:tcPr>
          <w:p w14:paraId="32806672"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UI/UX Lead</w:t>
            </w:r>
          </w:p>
        </w:tc>
        <w:tc>
          <w:tcPr>
            <w:tcW w:w="5572" w:type="dxa"/>
          </w:tcPr>
          <w:p w14:paraId="02E6F4A4"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Rob Weaver is a seasoned digital leader with 20+ years of experience shaping and delivering complex digital initiatives across customer, business, and technology domains. He excels at defining problems, aligning stakeholders, and translating ambiguity into actionable strategies and delivery plans. With a strong background in service design and human-centered design within enterprise environments, Rob has led multidisciplinary teams across strategy, design, and technology. He has held senior roles at organizations such as Capgemini Invent (frog), Empired, VERSA, Movember, and Isobar. His core strengths include stakeholder alignment, requirements definition, and driving alignment between business, user, and technology needs to enable successful programme delivery.</w:t>
            </w:r>
          </w:p>
        </w:tc>
      </w:tr>
      <w:tr w:rsidR="00EB4536" w:rsidRPr="00566CB8" w14:paraId="79257E43" w14:textId="77777777">
        <w:tc>
          <w:tcPr>
            <w:cnfStyle w:val="001000000000" w:firstRow="0" w:lastRow="0" w:firstColumn="1" w:lastColumn="0" w:oddVBand="0" w:evenVBand="0" w:oddHBand="0" w:evenHBand="0" w:firstRowFirstColumn="0" w:firstRowLastColumn="0" w:lastRowFirstColumn="0" w:lastRowLastColumn="0"/>
            <w:tcW w:w="1710" w:type="dxa"/>
          </w:tcPr>
          <w:p w14:paraId="5507D07C" w14:textId="77777777" w:rsidR="00EB4536" w:rsidRPr="00566CB8" w:rsidRDefault="00EB4536" w:rsidP="007A0684">
            <w:pPr>
              <w:spacing w:before="0"/>
              <w:textAlignment w:val="baseline"/>
              <w:rPr>
                <w:rFonts w:cs="Arial"/>
                <w:sz w:val="18"/>
                <w:szCs w:val="18"/>
              </w:rPr>
            </w:pPr>
            <w:r w:rsidRPr="00566CB8">
              <w:rPr>
                <w:rFonts w:cs="Arial"/>
                <w:sz w:val="18"/>
                <w:szCs w:val="18"/>
              </w:rPr>
              <w:t>Tina Swinburne</w:t>
            </w:r>
          </w:p>
        </w:tc>
        <w:tc>
          <w:tcPr>
            <w:tcW w:w="1927" w:type="dxa"/>
          </w:tcPr>
          <w:p w14:paraId="27D605A2"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PMO lead</w:t>
            </w:r>
          </w:p>
        </w:tc>
        <w:tc>
          <w:tcPr>
            <w:tcW w:w="5572" w:type="dxa"/>
          </w:tcPr>
          <w:p w14:paraId="58A2D07F"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Tina is a senior transformation leader with extensive experience in programme delivery, PMO leadership, and organizational change. She specializes in leading complex business and technology transformations, combining strong governance, risk management, and structured execution with a focus on people and change outcomes. She is skilled in aligning cross-functional teams across multi-stream programs, ensuring effective stakeholder engagement and successful delivery in complex environments. Her experience spans government, education, financial services, and enterprise sectors. Tina holds a Bachelor of Economics and a postgraduate qualification in Organizational Change and Strategic Communications and is also a Certified Trainer.</w:t>
            </w:r>
          </w:p>
        </w:tc>
      </w:tr>
      <w:tr w:rsidR="00EB4536" w:rsidRPr="00566CB8" w14:paraId="6098BE18" w14:textId="77777777">
        <w:tc>
          <w:tcPr>
            <w:cnfStyle w:val="001000000000" w:firstRow="0" w:lastRow="0" w:firstColumn="1" w:lastColumn="0" w:oddVBand="0" w:evenVBand="0" w:oddHBand="0" w:evenHBand="0" w:firstRowFirstColumn="0" w:firstRowLastColumn="0" w:lastRowFirstColumn="0" w:lastRowLastColumn="0"/>
            <w:tcW w:w="1710" w:type="dxa"/>
          </w:tcPr>
          <w:p w14:paraId="2E69C049" w14:textId="77777777" w:rsidR="00EB4536" w:rsidRPr="00566CB8" w:rsidRDefault="00EB4536" w:rsidP="007A0684">
            <w:pPr>
              <w:spacing w:before="0"/>
              <w:textAlignment w:val="baseline"/>
              <w:rPr>
                <w:rFonts w:cs="Arial"/>
                <w:sz w:val="18"/>
                <w:szCs w:val="18"/>
              </w:rPr>
            </w:pPr>
            <w:r w:rsidRPr="00566CB8">
              <w:rPr>
                <w:rFonts w:cs="Arial"/>
                <w:sz w:val="18"/>
                <w:szCs w:val="18"/>
              </w:rPr>
              <w:t>Warren Pinto</w:t>
            </w:r>
          </w:p>
        </w:tc>
        <w:tc>
          <w:tcPr>
            <w:tcW w:w="1927" w:type="dxa"/>
          </w:tcPr>
          <w:p w14:paraId="2A027262"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Change Management Lead</w:t>
            </w:r>
          </w:p>
        </w:tc>
        <w:tc>
          <w:tcPr>
            <w:tcW w:w="5572" w:type="dxa"/>
          </w:tcPr>
          <w:p w14:paraId="3AEAE67B"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Warren is a Learning Partner with over 10 years of international experience across the full learning lifecycle, including discovery, design, delivery, and outcome analysis. He specializes in aligning learning strategies with technology and organizational transformation initiatives. An experienced change management professional, Warren excels in driving cultural transformation, building high-performing teams, and optimizing processes in complex environments. His key strengths include stakeholder and vendor management, workshop facilitation, learning strategy and pathway development, international team leadership, and post-merger organizational integration.</w:t>
            </w:r>
          </w:p>
        </w:tc>
      </w:tr>
      <w:tr w:rsidR="00EB4536" w:rsidRPr="00566CB8" w14:paraId="2E5919CE" w14:textId="77777777">
        <w:tc>
          <w:tcPr>
            <w:cnfStyle w:val="001000000000" w:firstRow="0" w:lastRow="0" w:firstColumn="1" w:lastColumn="0" w:oddVBand="0" w:evenVBand="0" w:oddHBand="0" w:evenHBand="0" w:firstRowFirstColumn="0" w:firstRowLastColumn="0" w:lastRowFirstColumn="0" w:lastRowLastColumn="0"/>
            <w:tcW w:w="1710" w:type="dxa"/>
            <w:tcBorders>
              <w:bottom w:val="single" w:sz="2" w:space="0" w:color="D0CECE" w:themeColor="background2" w:themeShade="E6"/>
            </w:tcBorders>
          </w:tcPr>
          <w:p w14:paraId="5EC18E83" w14:textId="77777777" w:rsidR="00EB4536" w:rsidRPr="00566CB8" w:rsidRDefault="00EB4536" w:rsidP="007A0684">
            <w:pPr>
              <w:spacing w:before="0"/>
              <w:textAlignment w:val="baseline"/>
              <w:rPr>
                <w:rFonts w:cs="Arial"/>
                <w:sz w:val="18"/>
                <w:szCs w:val="18"/>
              </w:rPr>
            </w:pPr>
            <w:r w:rsidRPr="00566CB8">
              <w:rPr>
                <w:rFonts w:cs="Arial"/>
                <w:sz w:val="18"/>
                <w:szCs w:val="18"/>
              </w:rPr>
              <w:t>Himanshu Gupta</w:t>
            </w:r>
          </w:p>
        </w:tc>
        <w:tc>
          <w:tcPr>
            <w:tcW w:w="1927" w:type="dxa"/>
            <w:tcBorders>
              <w:bottom w:val="single" w:sz="2" w:space="0" w:color="D0CECE" w:themeColor="background2" w:themeShade="E6"/>
            </w:tcBorders>
          </w:tcPr>
          <w:p w14:paraId="428511BB"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Domain Lead - Telcom SME</w:t>
            </w:r>
          </w:p>
        </w:tc>
        <w:tc>
          <w:tcPr>
            <w:tcW w:w="5572" w:type="dxa"/>
            <w:tcBorders>
              <w:bottom w:val="single" w:sz="2" w:space="0" w:color="D0CECE" w:themeColor="background2" w:themeShade="E6"/>
            </w:tcBorders>
          </w:tcPr>
          <w:p w14:paraId="0605FA1F"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Himanshu is a seasoned management consultant with over 20 years of experience, having worked with leading firms such as EY, IBM, PwC, Nokia, and Tech Mahindra. He brings deep expertise in the Telecom and Media ecosystem, including BSS (CRM, billing), OSS, and networks, along with strong capabilities in financial modelling, ROI analysis, and due diligence. He has cross-industry experience spanning dairy, insurance, and energy sectors, and specializes in business and IT consulting, operating model design, business transformation, and modernization. Himanshu is also a Lean Six Sigma Black Belt with strong project management skills. He holds an MBA in Operations and Marketing from IIT Bombay and a Bachelor’s degree in Electronics and Telecom Engineering.</w:t>
            </w:r>
          </w:p>
        </w:tc>
      </w:tr>
      <w:tr w:rsidR="00EB4536" w:rsidRPr="00566CB8" w14:paraId="6B741C9A" w14:textId="77777777">
        <w:tc>
          <w:tcPr>
            <w:cnfStyle w:val="001000000000" w:firstRow="0" w:lastRow="0" w:firstColumn="1" w:lastColumn="0" w:oddVBand="0" w:evenVBand="0" w:oddHBand="0" w:evenHBand="0" w:firstRowFirstColumn="0" w:firstRowLastColumn="0" w:lastRowFirstColumn="0" w:lastRowLastColumn="0"/>
            <w:tcW w:w="1710" w:type="dxa"/>
            <w:tcBorders>
              <w:top w:val="single" w:sz="2" w:space="0" w:color="D0CECE" w:themeColor="background2" w:themeShade="E6"/>
              <w:bottom w:val="single" w:sz="2" w:space="0" w:color="D0CECE" w:themeColor="background2" w:themeShade="E6"/>
            </w:tcBorders>
          </w:tcPr>
          <w:p w14:paraId="2B3FC390" w14:textId="77777777" w:rsidR="00EB4536" w:rsidRPr="00566CB8" w:rsidRDefault="00EB4536" w:rsidP="007A0684">
            <w:pPr>
              <w:spacing w:before="0"/>
              <w:textAlignment w:val="baseline"/>
              <w:rPr>
                <w:rFonts w:cs="Arial"/>
                <w:sz w:val="18"/>
                <w:szCs w:val="18"/>
              </w:rPr>
            </w:pPr>
            <w:r w:rsidRPr="00566CB8">
              <w:rPr>
                <w:rFonts w:cs="Arial"/>
                <w:sz w:val="18"/>
                <w:szCs w:val="18"/>
              </w:rPr>
              <w:t>Ram Ramanan</w:t>
            </w:r>
          </w:p>
        </w:tc>
        <w:tc>
          <w:tcPr>
            <w:tcW w:w="1927" w:type="dxa"/>
            <w:tcBorders>
              <w:top w:val="single" w:sz="2" w:space="0" w:color="D0CECE" w:themeColor="background2" w:themeShade="E6"/>
              <w:bottom w:val="single" w:sz="2" w:space="0" w:color="D0CECE" w:themeColor="background2" w:themeShade="E6"/>
            </w:tcBorders>
          </w:tcPr>
          <w:p w14:paraId="483E28FA" w14:textId="77777777" w:rsidR="00EB4536" w:rsidRPr="00566CB8" w:rsidRDefault="00EB4536" w:rsidP="007A0684">
            <w:pPr>
              <w:spacing w:before="0"/>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Test Manager</w:t>
            </w:r>
          </w:p>
        </w:tc>
        <w:tc>
          <w:tcPr>
            <w:tcW w:w="5572" w:type="dxa"/>
            <w:tcBorders>
              <w:top w:val="single" w:sz="2" w:space="0" w:color="D0CECE" w:themeColor="background2" w:themeShade="E6"/>
              <w:bottom w:val="single" w:sz="2" w:space="0" w:color="D0CECE" w:themeColor="background2" w:themeShade="E6"/>
            </w:tcBorders>
          </w:tcPr>
          <w:p w14:paraId="13B6EB78" w14:textId="77777777" w:rsidR="00EB4536" w:rsidRPr="00566CB8" w:rsidRDefault="00EB4536" w:rsidP="007A0684">
            <w:pPr>
              <w:spacing w:before="0" w:line="276" w:lineRule="auto"/>
              <w:textAlignment w:val="baseline"/>
              <w:cnfStyle w:val="000000000000" w:firstRow="0" w:lastRow="0" w:firstColumn="0" w:lastColumn="0" w:oddVBand="0" w:evenVBand="0" w:oddHBand="0" w:evenHBand="0" w:firstRowFirstColumn="0" w:firstRowLastColumn="0" w:lastRowFirstColumn="0" w:lastRowLastColumn="0"/>
              <w:rPr>
                <w:rFonts w:cs="Arial"/>
                <w:sz w:val="18"/>
                <w:szCs w:val="18"/>
              </w:rPr>
            </w:pPr>
            <w:r w:rsidRPr="00566CB8">
              <w:rPr>
                <w:rFonts w:cs="Arial"/>
                <w:sz w:val="18"/>
                <w:szCs w:val="18"/>
              </w:rPr>
              <w:t>Ram Ramanan is a highly experienced test management professional with over 25 years of expertise across multiple domains. He has led large-scale, business-critical testing programs, including SAP S/4HANA greenfield and brownfield implementations, with full ownership of SDLC and STLC processes. He specializes in end-to-end testing solutions, covering SIT (manual and automation), UAT, non-functional testing, and security. Ram is skilled in building automation frameworks, managing release schedules, and engaging with executive stakeholders. He holds an MBA in Information Systems and multiple certifications, including ISTQB, IBM Rational Quality Manager, TOSCA automation credentials, and Capgemini Level 1 Software Engineer.</w:t>
            </w:r>
          </w:p>
        </w:tc>
      </w:tr>
    </w:tbl>
    <w:p w14:paraId="42790C75" w14:textId="77777777" w:rsidR="00593F2C" w:rsidRPr="001048BA" w:rsidRDefault="00593F2C" w:rsidP="00EB4536"/>
    <w:p w14:paraId="275EDAB6" w14:textId="77777777" w:rsidR="005F5537" w:rsidRPr="005F5537" w:rsidRDefault="005F5537" w:rsidP="00593F2C"/>
    <w:p w14:paraId="2028D3EA" w14:textId="5BBA4696" w:rsidR="00900601" w:rsidRPr="00DC1D95" w:rsidRDefault="00747452" w:rsidP="006801A8">
      <w:pPr>
        <w:rPr>
          <w:b/>
        </w:rPr>
      </w:pPr>
      <w:r w:rsidRPr="001048BA">
        <w:rPr>
          <w:b/>
        </w:rPr>
        <w:br w:type="page"/>
      </w:r>
    </w:p>
    <w:p w14:paraId="0282CEEA" w14:textId="1948EEC8" w:rsidR="006752C2" w:rsidRPr="00DC1D95" w:rsidRDefault="006752C2" w:rsidP="00A005E0">
      <w:pPr>
        <w:pStyle w:val="Heading1"/>
      </w:pPr>
      <w:bookmarkStart w:id="314" w:name="_Toc231251471"/>
      <w:bookmarkStart w:id="315" w:name="_Toc231276502"/>
      <w:r w:rsidRPr="00DC1D95">
        <w:t>Relevant Experience and References</w:t>
      </w:r>
      <w:bookmarkEnd w:id="314"/>
      <w:bookmarkEnd w:id="315"/>
    </w:p>
    <w:p w14:paraId="080ACC96" w14:textId="12A661F6" w:rsidR="006801A8" w:rsidRPr="00DC1D95" w:rsidRDefault="0016643C" w:rsidP="0016643C">
      <w:pPr>
        <w:pStyle w:val="Heading2"/>
      </w:pPr>
      <w:bookmarkStart w:id="316" w:name="_Toc231251472"/>
      <w:bookmarkStart w:id="317" w:name="_Toc231276503"/>
      <w:r>
        <w:t>Key referenceable case studies</w:t>
      </w:r>
      <w:bookmarkEnd w:id="316"/>
      <w:bookmarkEnd w:id="317"/>
    </w:p>
    <w:p w14:paraId="04453DE0" w14:textId="77777777" w:rsidR="00060B3C" w:rsidRDefault="00060B3C" w:rsidP="00060B3C"/>
    <w:p w14:paraId="28634BEF" w14:textId="6FB91945" w:rsidR="00D70C93" w:rsidRPr="001449F5" w:rsidRDefault="00A96416" w:rsidP="00D50E37">
      <w:pPr>
        <w:rPr>
          <w:b/>
          <w:color w:val="0070C0"/>
        </w:rPr>
      </w:pPr>
      <w:r w:rsidRPr="001449F5">
        <w:rPr>
          <w:b/>
          <w:color w:val="0070C0"/>
        </w:rPr>
        <w:t xml:space="preserve">Case Study </w:t>
      </w:r>
      <w:r w:rsidR="007D35F4">
        <w:rPr>
          <w:b/>
          <w:color w:val="0070C0"/>
        </w:rPr>
        <w:t>1</w:t>
      </w:r>
      <w:r w:rsidR="00D70C93" w:rsidRPr="001449F5">
        <w:rPr>
          <w:b/>
          <w:color w:val="0070C0"/>
        </w:rPr>
        <w:t xml:space="preserve"> Geospatial Platform Application Management &amp; Development </w:t>
      </w:r>
      <w:r w:rsidR="001449F5" w:rsidRPr="001449F5">
        <w:rPr>
          <w:b/>
          <w:color w:val="0070C0"/>
        </w:rPr>
        <w:t xml:space="preserve">– Equinor Norway </w:t>
      </w:r>
    </w:p>
    <w:p w14:paraId="1C082B60" w14:textId="6849E275" w:rsidR="001449F5" w:rsidRDefault="001449F5" w:rsidP="00D50E37">
      <w:r>
        <w:t xml:space="preserve">Objective Addressed: </w:t>
      </w:r>
    </w:p>
    <w:p w14:paraId="0740A2F8" w14:textId="7C1587C6" w:rsidR="001449F5" w:rsidRDefault="001449F5" w:rsidP="00D50E37">
      <w:r>
        <w:t>This case study addresses the following Programme Horizon Business Objectives</w:t>
      </w:r>
    </w:p>
    <w:p w14:paraId="587E92C0" w14:textId="179173CC" w:rsidR="001449F5" w:rsidRDefault="001449F5" w:rsidP="00275D4E">
      <w:pPr>
        <w:pStyle w:val="ListParagraph"/>
        <w:numPr>
          <w:ilvl w:val="0"/>
          <w:numId w:val="249"/>
        </w:numPr>
      </w:pPr>
      <w:r>
        <w:t>Objective 6</w:t>
      </w:r>
      <w:r w:rsidR="00EA51BA">
        <w:t xml:space="preserve"> </w:t>
      </w:r>
      <w:r>
        <w:t>- Consolidate Physical Network Inventory (geospati</w:t>
      </w:r>
      <w:r w:rsidR="0022046B">
        <w:t xml:space="preserve">al/network asset data consolidation single authoritative source of truth, real time data integrity) </w:t>
      </w:r>
    </w:p>
    <w:p w14:paraId="77E3D561" w14:textId="77777777" w:rsidR="0022046B" w:rsidRDefault="0022046B" w:rsidP="0022046B"/>
    <w:p w14:paraId="7971F235" w14:textId="77777777" w:rsidR="00BE412C" w:rsidRPr="002862D8" w:rsidRDefault="00BE412C" w:rsidP="00BE412C">
      <w:pPr>
        <w:rPr>
          <w:b/>
        </w:rPr>
      </w:pPr>
      <w:r w:rsidRPr="002862D8">
        <w:rPr>
          <w:b/>
        </w:rPr>
        <w:t xml:space="preserve">Engagement Overview </w:t>
      </w:r>
    </w:p>
    <w:tbl>
      <w:tblPr>
        <w:tblStyle w:val="TableGrid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38"/>
      </w:tblGrid>
      <w:tr w:rsidR="00BE412C" w14:paraId="76FBD9DE" w14:textId="77777777" w:rsidTr="00575CB3">
        <w:trPr>
          <w:tblHeader/>
        </w:trPr>
        <w:tc>
          <w:tcPr>
            <w:tcW w:w="2972" w:type="dxa"/>
            <w:shd w:val="clear" w:color="auto" w:fill="0070C0"/>
          </w:tcPr>
          <w:p w14:paraId="2365CE59" w14:textId="77777777" w:rsidR="00BE412C" w:rsidRPr="00575CB3" w:rsidRDefault="00BE412C" w:rsidP="00566CB8">
            <w:pPr>
              <w:spacing w:before="120" w:after="120"/>
              <w:rPr>
                <w:b/>
                <w:color w:val="FFFFFF" w:themeColor="background1"/>
                <w:sz w:val="18"/>
                <w:szCs w:val="18"/>
                <w:lang w:val="en-AU"/>
              </w:rPr>
            </w:pPr>
            <w:r w:rsidRPr="00575CB3">
              <w:rPr>
                <w:b/>
                <w:color w:val="FFFFFF" w:themeColor="background1"/>
                <w:sz w:val="18"/>
                <w:szCs w:val="18"/>
                <w:lang w:val="en-AU"/>
              </w:rPr>
              <w:t xml:space="preserve">Client </w:t>
            </w:r>
          </w:p>
        </w:tc>
        <w:tc>
          <w:tcPr>
            <w:tcW w:w="6038" w:type="dxa"/>
            <w:shd w:val="clear" w:color="auto" w:fill="0070C0"/>
          </w:tcPr>
          <w:p w14:paraId="13A9DFD0" w14:textId="3A08A573" w:rsidR="00BE412C" w:rsidRPr="00575CB3" w:rsidRDefault="00BE412C" w:rsidP="00566CB8">
            <w:pPr>
              <w:spacing w:before="120" w:after="120"/>
              <w:rPr>
                <w:b/>
                <w:color w:val="FFFFFF" w:themeColor="background1"/>
                <w:sz w:val="18"/>
                <w:szCs w:val="18"/>
                <w:lang w:val="en-AU"/>
              </w:rPr>
            </w:pPr>
            <w:r w:rsidRPr="00575CB3">
              <w:rPr>
                <w:b/>
                <w:color w:val="FFFFFF" w:themeColor="background1"/>
                <w:sz w:val="18"/>
                <w:szCs w:val="18"/>
                <w:lang w:val="en-AU"/>
              </w:rPr>
              <w:t xml:space="preserve">Equinor ASA (formally Statoil) </w:t>
            </w:r>
          </w:p>
        </w:tc>
      </w:tr>
      <w:tr w:rsidR="00BE412C" w14:paraId="50732F90" w14:textId="77777777" w:rsidTr="00B70D9F">
        <w:tc>
          <w:tcPr>
            <w:tcW w:w="2972" w:type="dxa"/>
            <w:tcBorders>
              <w:bottom w:val="single" w:sz="4" w:space="0" w:color="808080" w:themeColor="background1" w:themeShade="80"/>
            </w:tcBorders>
          </w:tcPr>
          <w:p w14:paraId="36E21967" w14:textId="77777777" w:rsidR="00BE412C" w:rsidRPr="00566CB8" w:rsidRDefault="00BE412C" w:rsidP="00566CB8">
            <w:pPr>
              <w:spacing w:before="120" w:after="120"/>
              <w:rPr>
                <w:sz w:val="18"/>
                <w:szCs w:val="18"/>
                <w:lang w:val="en-AU"/>
              </w:rPr>
            </w:pPr>
            <w:r w:rsidRPr="00566CB8">
              <w:rPr>
                <w:sz w:val="18"/>
                <w:szCs w:val="18"/>
                <w:lang w:val="en-AU"/>
              </w:rPr>
              <w:t xml:space="preserve">Engagement Type </w:t>
            </w:r>
          </w:p>
        </w:tc>
        <w:tc>
          <w:tcPr>
            <w:tcW w:w="6038" w:type="dxa"/>
            <w:tcBorders>
              <w:bottom w:val="single" w:sz="4" w:space="0" w:color="808080" w:themeColor="background1" w:themeShade="80"/>
            </w:tcBorders>
          </w:tcPr>
          <w:p w14:paraId="1AF552B8" w14:textId="2CF6D0AF" w:rsidR="00BE412C" w:rsidRPr="00566CB8" w:rsidRDefault="000E6E48" w:rsidP="00566CB8">
            <w:pPr>
              <w:spacing w:before="120" w:after="120"/>
              <w:rPr>
                <w:sz w:val="18"/>
                <w:szCs w:val="18"/>
                <w:lang w:val="en-AU"/>
              </w:rPr>
            </w:pPr>
            <w:r w:rsidRPr="00566CB8">
              <w:rPr>
                <w:sz w:val="18"/>
                <w:szCs w:val="18"/>
                <w:lang w:val="en-AU"/>
              </w:rPr>
              <w:t>Application Management (AM) &amp; Application Devel</w:t>
            </w:r>
            <w:r w:rsidR="00156D2D" w:rsidRPr="00566CB8">
              <w:rPr>
                <w:sz w:val="18"/>
                <w:szCs w:val="18"/>
                <w:lang w:val="en-AU"/>
              </w:rPr>
              <w:t xml:space="preserve">opment (AD) End to End Run, Maintain and Modernise </w:t>
            </w:r>
          </w:p>
        </w:tc>
      </w:tr>
      <w:tr w:rsidR="00BE412C" w14:paraId="781141E7" w14:textId="77777777" w:rsidTr="00B70D9F">
        <w:tc>
          <w:tcPr>
            <w:tcW w:w="2972" w:type="dxa"/>
            <w:tcBorders>
              <w:top w:val="single" w:sz="4" w:space="0" w:color="808080" w:themeColor="background1" w:themeShade="80"/>
              <w:bottom w:val="single" w:sz="4" w:space="0" w:color="808080" w:themeColor="background1" w:themeShade="80"/>
            </w:tcBorders>
          </w:tcPr>
          <w:p w14:paraId="6DF49588" w14:textId="77777777" w:rsidR="00BE412C" w:rsidRPr="00566CB8" w:rsidRDefault="00BE412C" w:rsidP="00566CB8">
            <w:pPr>
              <w:spacing w:before="120" w:after="120"/>
              <w:rPr>
                <w:sz w:val="18"/>
                <w:szCs w:val="18"/>
                <w:lang w:val="en-AU"/>
              </w:rPr>
            </w:pPr>
            <w:r w:rsidRPr="00566CB8">
              <w:rPr>
                <w:sz w:val="18"/>
                <w:szCs w:val="18"/>
                <w:lang w:val="en-AU"/>
              </w:rPr>
              <w:t xml:space="preserve">Duration </w:t>
            </w:r>
          </w:p>
        </w:tc>
        <w:tc>
          <w:tcPr>
            <w:tcW w:w="6038" w:type="dxa"/>
            <w:tcBorders>
              <w:top w:val="single" w:sz="4" w:space="0" w:color="808080" w:themeColor="background1" w:themeShade="80"/>
              <w:bottom w:val="single" w:sz="4" w:space="0" w:color="808080" w:themeColor="background1" w:themeShade="80"/>
            </w:tcBorders>
          </w:tcPr>
          <w:p w14:paraId="5B1963A9" w14:textId="288FC16B" w:rsidR="00BE412C" w:rsidRPr="00566CB8" w:rsidRDefault="00FE4EEE" w:rsidP="00566CB8">
            <w:pPr>
              <w:spacing w:before="120" w:after="120"/>
              <w:rPr>
                <w:sz w:val="18"/>
                <w:szCs w:val="18"/>
                <w:lang w:val="en-AU"/>
              </w:rPr>
            </w:pPr>
            <w:r w:rsidRPr="00566CB8">
              <w:rPr>
                <w:sz w:val="18"/>
                <w:szCs w:val="18"/>
                <w:lang w:val="en-AU"/>
              </w:rPr>
              <w:t xml:space="preserve">May 2019 – 2027 </w:t>
            </w:r>
          </w:p>
        </w:tc>
      </w:tr>
      <w:tr w:rsidR="00BE412C" w:rsidRPr="00484FAF" w14:paraId="5A57A0CF" w14:textId="77777777" w:rsidTr="00B70D9F">
        <w:tc>
          <w:tcPr>
            <w:tcW w:w="2972" w:type="dxa"/>
            <w:tcBorders>
              <w:top w:val="single" w:sz="4" w:space="0" w:color="808080" w:themeColor="background1" w:themeShade="80"/>
              <w:bottom w:val="single" w:sz="4" w:space="0" w:color="808080" w:themeColor="background1" w:themeShade="80"/>
            </w:tcBorders>
          </w:tcPr>
          <w:p w14:paraId="491A3041" w14:textId="77777777" w:rsidR="00BE412C" w:rsidRPr="00566CB8" w:rsidRDefault="00BE412C" w:rsidP="00566CB8">
            <w:pPr>
              <w:spacing w:before="120" w:after="120"/>
              <w:rPr>
                <w:sz w:val="18"/>
                <w:szCs w:val="18"/>
                <w:lang w:val="en-AU"/>
              </w:rPr>
            </w:pPr>
            <w:r w:rsidRPr="00566CB8">
              <w:rPr>
                <w:sz w:val="18"/>
                <w:szCs w:val="18"/>
                <w:lang w:val="en-AU"/>
              </w:rPr>
              <w:t xml:space="preserve">Scope </w:t>
            </w:r>
          </w:p>
        </w:tc>
        <w:tc>
          <w:tcPr>
            <w:tcW w:w="6038" w:type="dxa"/>
            <w:tcBorders>
              <w:top w:val="single" w:sz="4" w:space="0" w:color="808080" w:themeColor="background1" w:themeShade="80"/>
              <w:bottom w:val="single" w:sz="4" w:space="0" w:color="808080" w:themeColor="background1" w:themeShade="80"/>
            </w:tcBorders>
          </w:tcPr>
          <w:p w14:paraId="0CBA18D7" w14:textId="5E16EFF3" w:rsidR="00BE412C" w:rsidRPr="00566CB8" w:rsidRDefault="005E07FA" w:rsidP="00566CB8">
            <w:pPr>
              <w:spacing w:before="120" w:after="120"/>
              <w:rPr>
                <w:sz w:val="18"/>
                <w:szCs w:val="18"/>
                <w:lang w:val="en-AU"/>
              </w:rPr>
            </w:pPr>
            <w:r w:rsidRPr="00566CB8">
              <w:rPr>
                <w:sz w:val="18"/>
                <w:szCs w:val="18"/>
                <w:lang w:val="en-AU"/>
              </w:rPr>
              <w:t>E2E GIS platform operations, application modernisation (40+ apps), cloud migration (M2C to Azure), data modernisation via MS Fabric, enterprise architecture, and test management</w:t>
            </w:r>
          </w:p>
        </w:tc>
      </w:tr>
      <w:tr w:rsidR="00BE412C" w14:paraId="67773E02" w14:textId="77777777" w:rsidTr="00B70D9F">
        <w:tc>
          <w:tcPr>
            <w:tcW w:w="2972" w:type="dxa"/>
            <w:tcBorders>
              <w:top w:val="single" w:sz="4" w:space="0" w:color="808080" w:themeColor="background1" w:themeShade="80"/>
              <w:bottom w:val="single" w:sz="4" w:space="0" w:color="808080" w:themeColor="background1" w:themeShade="80"/>
            </w:tcBorders>
          </w:tcPr>
          <w:p w14:paraId="6EC10195" w14:textId="77777777" w:rsidR="00BE412C" w:rsidRPr="00566CB8" w:rsidRDefault="00BE412C" w:rsidP="00566CB8">
            <w:pPr>
              <w:spacing w:before="120" w:after="120"/>
              <w:rPr>
                <w:sz w:val="18"/>
                <w:szCs w:val="18"/>
                <w:lang w:val="en-AU"/>
              </w:rPr>
            </w:pPr>
            <w:r w:rsidRPr="00566CB8">
              <w:rPr>
                <w:sz w:val="18"/>
                <w:szCs w:val="18"/>
                <w:lang w:val="en-AU"/>
              </w:rPr>
              <w:t xml:space="preserve">Technologies </w:t>
            </w:r>
          </w:p>
        </w:tc>
        <w:tc>
          <w:tcPr>
            <w:tcW w:w="6038" w:type="dxa"/>
            <w:tcBorders>
              <w:top w:val="single" w:sz="4" w:space="0" w:color="808080" w:themeColor="background1" w:themeShade="80"/>
              <w:bottom w:val="single" w:sz="4" w:space="0" w:color="808080" w:themeColor="background1" w:themeShade="80"/>
            </w:tcBorders>
          </w:tcPr>
          <w:p w14:paraId="7D66AFE7" w14:textId="3AE312FD" w:rsidR="00BE412C" w:rsidRPr="00566CB8" w:rsidRDefault="009D49E9" w:rsidP="00566CB8">
            <w:pPr>
              <w:spacing w:before="120" w:after="120"/>
              <w:rPr>
                <w:sz w:val="18"/>
                <w:szCs w:val="18"/>
                <w:lang w:val="en-AU"/>
              </w:rPr>
            </w:pPr>
            <w:r w:rsidRPr="00566CB8">
              <w:rPr>
                <w:sz w:val="18"/>
                <w:szCs w:val="18"/>
                <w:lang w:val="en-AU"/>
              </w:rPr>
              <w:t>ArcGIS / ESRI, ArcGIS Online (AGOL), Azure Cloud, MS Fabric Lakehouse, FME, Low-Code / Custom Solutions</w:t>
            </w:r>
          </w:p>
        </w:tc>
      </w:tr>
    </w:tbl>
    <w:p w14:paraId="65B1869A" w14:textId="77777777" w:rsidR="0022046B" w:rsidRPr="0022046B" w:rsidRDefault="0022046B" w:rsidP="0022046B"/>
    <w:p w14:paraId="06BC7502" w14:textId="77777777" w:rsidR="00D93DC2" w:rsidRDefault="009D49E9" w:rsidP="00D93DC2">
      <w:pPr>
        <w:rPr>
          <w:b/>
        </w:rPr>
      </w:pPr>
      <w:r w:rsidRPr="009D49E9">
        <w:rPr>
          <w:b/>
        </w:rPr>
        <w:t>The Challenge</w:t>
      </w:r>
      <w:r>
        <w:rPr>
          <w:b/>
        </w:rPr>
        <w:t xml:space="preserve"> </w:t>
      </w:r>
    </w:p>
    <w:p w14:paraId="32367D08" w14:textId="644387DC" w:rsidR="00D93DC2" w:rsidRPr="00D93DC2" w:rsidRDefault="00D93DC2" w:rsidP="00D93DC2">
      <w:r w:rsidRPr="00D93DC2">
        <w:t>Equinor operated legacy geospatial systems with significant on-premises infrastructur</w:t>
      </w:r>
      <w:r w:rsidR="00277341">
        <w:t>e</w:t>
      </w:r>
      <w:r w:rsidRPr="00D93DC2">
        <w:t>. Core challenges included:</w:t>
      </w:r>
    </w:p>
    <w:p w14:paraId="6F6769FB" w14:textId="2960D828" w:rsidR="00D93DC2" w:rsidRPr="00D93DC2" w:rsidRDefault="00D93DC2" w:rsidP="00275D4E">
      <w:pPr>
        <w:pStyle w:val="ListParagraph"/>
        <w:numPr>
          <w:ilvl w:val="0"/>
          <w:numId w:val="250"/>
        </w:numPr>
      </w:pPr>
      <w:r w:rsidRPr="00D93DC2">
        <w:t>Data integrity risk: geospatial data sourced from multiple vendors required near real-time synchronisation</w:t>
      </w:r>
      <w:r w:rsidR="00047E39">
        <w:t>.</w:t>
      </w:r>
    </w:p>
    <w:p w14:paraId="6D59A65C" w14:textId="5DB0268A" w:rsidR="00D93DC2" w:rsidRPr="00D93DC2" w:rsidRDefault="00D93DC2" w:rsidP="00275D4E">
      <w:pPr>
        <w:pStyle w:val="ListParagraph"/>
        <w:numPr>
          <w:ilvl w:val="0"/>
          <w:numId w:val="250"/>
        </w:numPr>
      </w:pPr>
      <w:r w:rsidRPr="00D93DC2">
        <w:t>Legacy application estate: 40+ GIS applications required modernisation to a cloud platform (ArcGIS Online) to reduce licensing costs and eliminate on-premises dependencies.</w:t>
      </w:r>
    </w:p>
    <w:p w14:paraId="23501215" w14:textId="45E78BCF" w:rsidR="00D93DC2" w:rsidRPr="00D93DC2" w:rsidRDefault="00D93DC2" w:rsidP="00275D4E">
      <w:pPr>
        <w:pStyle w:val="ListParagraph"/>
        <w:numPr>
          <w:ilvl w:val="0"/>
          <w:numId w:val="250"/>
        </w:numPr>
      </w:pPr>
      <w:r w:rsidRPr="00D93DC2">
        <w:t>Costly on-premises infrastructure: application servers and databases were driving high operational costs and limiting agility.</w:t>
      </w:r>
    </w:p>
    <w:p w14:paraId="4FF9FC37" w14:textId="1FAC4439" w:rsidR="009D49E9" w:rsidRPr="00D93DC2" w:rsidRDefault="00D93DC2" w:rsidP="00275D4E">
      <w:pPr>
        <w:pStyle w:val="ListParagraph"/>
        <w:numPr>
          <w:ilvl w:val="0"/>
          <w:numId w:val="250"/>
        </w:numPr>
      </w:pPr>
      <w:r w:rsidRPr="00D93DC2">
        <w:t>SLA compliance: business users required timely resolution of incidents and requests within defined SLA windows across a globally distributed operations model.</w:t>
      </w:r>
    </w:p>
    <w:p w14:paraId="72EB7170" w14:textId="77777777" w:rsidR="009D49E9" w:rsidRDefault="009D49E9" w:rsidP="00D50E37">
      <w:pPr>
        <w:rPr>
          <w:b/>
        </w:rPr>
      </w:pPr>
    </w:p>
    <w:p w14:paraId="3D89171C" w14:textId="055EF21B" w:rsidR="009D49E9" w:rsidRDefault="00D93DC2" w:rsidP="00D50E37">
      <w:pPr>
        <w:rPr>
          <w:b/>
        </w:rPr>
      </w:pPr>
      <w:r>
        <w:rPr>
          <w:b/>
        </w:rPr>
        <w:t>Our Approach</w:t>
      </w:r>
    </w:p>
    <w:p w14:paraId="4BF67918" w14:textId="4A72B4B7" w:rsidR="00D93DC2" w:rsidRPr="00851CEB" w:rsidRDefault="00851CEB" w:rsidP="00D50E37">
      <w:r w:rsidRPr="00851CEB">
        <w:t>Capgemini delivered an integrated AM &amp; AD service across five capability streams:</w:t>
      </w:r>
    </w:p>
    <w:p w14:paraId="463F0F4E" w14:textId="25C16778" w:rsidR="00BF656C" w:rsidRPr="00CB2739" w:rsidRDefault="00BF656C" w:rsidP="00275D4E">
      <w:pPr>
        <w:pStyle w:val="ListParagraph"/>
        <w:numPr>
          <w:ilvl w:val="0"/>
          <w:numId w:val="251"/>
        </w:numPr>
      </w:pPr>
      <w:r w:rsidRPr="00CB2739">
        <w:t>Run &amp; Maintain GIS Systems: 1st Line Business Support, infrastructure management, scope/change control, GIS system upgrades, third-party vendor product management, managed services through Level 2 and Level 3 application support, daily health checks, incident queue monitoring, data refresh, and vulnerability scanning.</w:t>
      </w:r>
    </w:p>
    <w:p w14:paraId="7C3B10BA" w14:textId="092E261F" w:rsidR="00BF656C" w:rsidRPr="00CB2739" w:rsidRDefault="00BF656C" w:rsidP="00275D4E">
      <w:pPr>
        <w:pStyle w:val="ListParagraph"/>
        <w:numPr>
          <w:ilvl w:val="0"/>
          <w:numId w:val="251"/>
        </w:numPr>
      </w:pPr>
      <w:r w:rsidRPr="00CB2739">
        <w:t>Solution &amp; Enterprise Architecture: ESRI enterprise design, Azure infrastructure design, and detailed solution design ensuring all modernisation was architecturally governed and aligned to a target-state platform.</w:t>
      </w:r>
    </w:p>
    <w:p w14:paraId="00FDB745" w14:textId="35148CC4" w:rsidR="00BF656C" w:rsidRPr="00CB2739" w:rsidRDefault="00BF656C" w:rsidP="00275D4E">
      <w:pPr>
        <w:pStyle w:val="ListParagraph"/>
        <w:numPr>
          <w:ilvl w:val="0"/>
          <w:numId w:val="251"/>
        </w:numPr>
      </w:pPr>
      <w:r w:rsidRPr="00CB2739">
        <w:t>Application Modernisation: Migrated 40+ legacy on-premises GIS applications to ArcGIS Online (AGOL), delivering low-code applications and custom solutions reducing operational cost by 2M NOK.</w:t>
      </w:r>
    </w:p>
    <w:p w14:paraId="206C83BF" w14:textId="1A235153" w:rsidR="00BF656C" w:rsidRPr="00CB2739" w:rsidRDefault="00BF656C" w:rsidP="00275D4E">
      <w:pPr>
        <w:pStyle w:val="ListParagraph"/>
        <w:numPr>
          <w:ilvl w:val="0"/>
          <w:numId w:val="251"/>
        </w:numPr>
      </w:pPr>
      <w:r w:rsidRPr="00CB2739">
        <w:t>Cloud Migration (M2C): Moved on-premises application servers and databases to Azure Cloud (10M NOK savings). Implemented MS Fabric Lakehouse for real-time data subscription and synchronisation enabling 1TB of operational geospatial data to be hosted on ArcGIS Online.</w:t>
      </w:r>
    </w:p>
    <w:p w14:paraId="7E06FA45" w14:textId="53E7BB23" w:rsidR="00BF656C" w:rsidRPr="00CB2739" w:rsidRDefault="00BF656C" w:rsidP="00275D4E">
      <w:pPr>
        <w:pStyle w:val="ListParagraph"/>
        <w:numPr>
          <w:ilvl w:val="0"/>
          <w:numId w:val="251"/>
        </w:numPr>
      </w:pPr>
      <w:r w:rsidRPr="00CB2739">
        <w:t>Data Modernisation: Migrated and hosted geospatial data on AGOL; implemented real-time synchronisation via Microsoft Fabric directly addressing near real-time data integrity requirements analogous to Tuatahi's PNI inventory.</w:t>
      </w:r>
    </w:p>
    <w:p w14:paraId="616B110F" w14:textId="13230A54" w:rsidR="00CB2739" w:rsidRDefault="00BF656C" w:rsidP="00275D4E">
      <w:pPr>
        <w:pStyle w:val="ListParagraph"/>
        <w:numPr>
          <w:ilvl w:val="0"/>
          <w:numId w:val="251"/>
        </w:numPr>
        <w:spacing w:before="0" w:after="0"/>
        <w:jc w:val="left"/>
      </w:pPr>
      <w:r w:rsidRPr="00CB2739">
        <w:t>Test Management: Full testing lifecycle Systems Testing, SIT, Release Acceptance Testing, OAT, Performance Testing, and Vulnerability Testing with formal Test Closure Reporting.</w:t>
      </w:r>
    </w:p>
    <w:p w14:paraId="7D26B05A" w14:textId="77777777" w:rsidR="00CB2739" w:rsidRDefault="00CB2739" w:rsidP="00CB2739"/>
    <w:p w14:paraId="3EE890D8" w14:textId="6142F1F2" w:rsidR="00CB2739" w:rsidRPr="00A61B35" w:rsidRDefault="00CB2739" w:rsidP="00CB2739">
      <w:pPr>
        <w:rPr>
          <w:b/>
        </w:rPr>
      </w:pPr>
      <w:r w:rsidRPr="00A61B35">
        <w:rPr>
          <w:b/>
        </w:rPr>
        <w:t xml:space="preserve">Measurable outcomes </w:t>
      </w:r>
    </w:p>
    <w:tbl>
      <w:tblPr>
        <w:tblStyle w:val="TableGrid30"/>
        <w:tblW w:w="0" w:type="auto"/>
        <w:tblBorders>
          <w:top w:val="none" w:sz="0" w:space="0" w:color="auto"/>
          <w:left w:val="none" w:sz="0" w:space="0" w:color="auto"/>
          <w:bottom w:val="none" w:sz="0" w:space="0" w:color="auto"/>
          <w:right w:val="none" w:sz="0" w:space="0" w:color="auto"/>
          <w:insideH w:val="single" w:sz="2" w:space="0" w:color="D0CECE" w:themeColor="background2" w:themeShade="E6"/>
          <w:insideV w:val="none" w:sz="0" w:space="0" w:color="auto"/>
        </w:tblBorders>
        <w:tblLook w:val="04A0" w:firstRow="1" w:lastRow="0" w:firstColumn="1" w:lastColumn="0" w:noHBand="0" w:noVBand="1"/>
      </w:tblPr>
      <w:tblGrid>
        <w:gridCol w:w="1916"/>
        <w:gridCol w:w="2934"/>
        <w:gridCol w:w="2080"/>
        <w:gridCol w:w="2080"/>
      </w:tblGrid>
      <w:tr w:rsidR="00A61B35" w14:paraId="0233E707" w14:textId="77777777" w:rsidTr="00E22FE4">
        <w:trPr>
          <w:trHeight w:val="454"/>
        </w:trPr>
        <w:tc>
          <w:tcPr>
            <w:tcW w:w="1916" w:type="dxa"/>
            <w:tcBorders>
              <w:bottom w:val="single" w:sz="2" w:space="0" w:color="D0CECE" w:themeColor="background2" w:themeShade="E6"/>
            </w:tcBorders>
            <w:shd w:val="clear" w:color="auto" w:fill="0070C0"/>
            <w:vAlign w:val="center"/>
          </w:tcPr>
          <w:p w14:paraId="7E6978CA" w14:textId="646A2E33" w:rsidR="00A61B35" w:rsidRPr="00575CB3" w:rsidRDefault="00A61B35" w:rsidP="0053580F">
            <w:pPr>
              <w:spacing w:before="120" w:after="120"/>
              <w:jc w:val="left"/>
              <w:rPr>
                <w:sz w:val="18"/>
                <w:szCs w:val="18"/>
                <w:lang w:val="en-AU"/>
              </w:rPr>
            </w:pPr>
            <w:r w:rsidRPr="00575CB3">
              <w:rPr>
                <w:b/>
                <w:color w:val="FFFFFF"/>
                <w:sz w:val="18"/>
                <w:szCs w:val="18"/>
                <w:lang w:val="en-AU"/>
              </w:rPr>
              <w:t>10M NOK</w:t>
            </w:r>
          </w:p>
        </w:tc>
        <w:tc>
          <w:tcPr>
            <w:tcW w:w="2934" w:type="dxa"/>
            <w:tcBorders>
              <w:bottom w:val="single" w:sz="2" w:space="0" w:color="D0CECE" w:themeColor="background2" w:themeShade="E6"/>
            </w:tcBorders>
            <w:shd w:val="clear" w:color="auto" w:fill="0070C0"/>
            <w:vAlign w:val="center"/>
          </w:tcPr>
          <w:p w14:paraId="2F4BE887" w14:textId="0D82DE8F" w:rsidR="00A61B35" w:rsidRPr="00575CB3" w:rsidRDefault="00A61B35" w:rsidP="0053580F">
            <w:pPr>
              <w:spacing w:before="120" w:after="120"/>
              <w:jc w:val="left"/>
              <w:rPr>
                <w:sz w:val="18"/>
                <w:szCs w:val="18"/>
                <w:lang w:val="en-AU"/>
              </w:rPr>
            </w:pPr>
            <w:r w:rsidRPr="00575CB3">
              <w:rPr>
                <w:b/>
                <w:color w:val="FFFFFF"/>
                <w:sz w:val="18"/>
                <w:szCs w:val="18"/>
                <w:lang w:val="en-AU"/>
              </w:rPr>
              <w:t>2M NOK</w:t>
            </w:r>
          </w:p>
        </w:tc>
        <w:tc>
          <w:tcPr>
            <w:tcW w:w="2080" w:type="dxa"/>
            <w:tcBorders>
              <w:bottom w:val="single" w:sz="2" w:space="0" w:color="D0CECE" w:themeColor="background2" w:themeShade="E6"/>
            </w:tcBorders>
            <w:shd w:val="clear" w:color="auto" w:fill="0070C0"/>
            <w:vAlign w:val="center"/>
          </w:tcPr>
          <w:p w14:paraId="0E24425C" w14:textId="654E5867" w:rsidR="00A61B35" w:rsidRPr="00575CB3" w:rsidRDefault="00A61B35" w:rsidP="0053580F">
            <w:pPr>
              <w:spacing w:before="120" w:after="120"/>
              <w:jc w:val="left"/>
              <w:rPr>
                <w:sz w:val="18"/>
                <w:szCs w:val="18"/>
                <w:lang w:val="en-AU"/>
              </w:rPr>
            </w:pPr>
            <w:r w:rsidRPr="00575CB3">
              <w:rPr>
                <w:b/>
                <w:color w:val="FFFFFF"/>
                <w:sz w:val="18"/>
                <w:szCs w:val="18"/>
                <w:lang w:val="en-AU"/>
              </w:rPr>
              <w:t>40+</w:t>
            </w:r>
          </w:p>
        </w:tc>
        <w:tc>
          <w:tcPr>
            <w:tcW w:w="2080" w:type="dxa"/>
            <w:tcBorders>
              <w:bottom w:val="single" w:sz="2" w:space="0" w:color="D0CECE" w:themeColor="background2" w:themeShade="E6"/>
            </w:tcBorders>
            <w:shd w:val="clear" w:color="auto" w:fill="0070C0"/>
            <w:vAlign w:val="center"/>
          </w:tcPr>
          <w:p w14:paraId="2012898F" w14:textId="3399B106" w:rsidR="00A61B35" w:rsidRPr="00575CB3" w:rsidRDefault="00A61B35" w:rsidP="0053580F">
            <w:pPr>
              <w:spacing w:before="120" w:after="120"/>
              <w:jc w:val="left"/>
              <w:rPr>
                <w:sz w:val="18"/>
                <w:szCs w:val="18"/>
                <w:highlight w:val="yellow"/>
                <w:lang w:val="en-AU"/>
              </w:rPr>
            </w:pPr>
            <w:r w:rsidRPr="00575CB3">
              <w:rPr>
                <w:b/>
                <w:color w:val="FFFFFF"/>
                <w:sz w:val="18"/>
                <w:szCs w:val="18"/>
                <w:lang w:val="en-AU"/>
              </w:rPr>
              <w:t>1TB</w:t>
            </w:r>
          </w:p>
        </w:tc>
      </w:tr>
      <w:tr w:rsidR="00A61B35" w14:paraId="51596799" w14:textId="77777777" w:rsidTr="00575CB3">
        <w:tc>
          <w:tcPr>
            <w:tcW w:w="1916" w:type="dxa"/>
            <w:tcBorders>
              <w:top w:val="single" w:sz="2" w:space="0" w:color="D0CECE" w:themeColor="background2" w:themeShade="E6"/>
              <w:bottom w:val="single" w:sz="2" w:space="0" w:color="D0CECE" w:themeColor="background2" w:themeShade="E6"/>
            </w:tcBorders>
            <w:vAlign w:val="center"/>
          </w:tcPr>
          <w:p w14:paraId="1C32B43D" w14:textId="043B869D" w:rsidR="00A61B35" w:rsidRPr="00004480" w:rsidRDefault="00A61B35" w:rsidP="0053580F">
            <w:pPr>
              <w:spacing w:before="120" w:after="120"/>
              <w:jc w:val="left"/>
              <w:rPr>
                <w:color w:val="000000" w:themeColor="text1"/>
                <w:sz w:val="18"/>
                <w:szCs w:val="18"/>
                <w:lang w:val="en-AU"/>
              </w:rPr>
            </w:pPr>
            <w:r w:rsidRPr="00004480">
              <w:rPr>
                <w:color w:val="000000" w:themeColor="text1"/>
                <w:sz w:val="18"/>
                <w:szCs w:val="18"/>
                <w:lang w:val="en-AU"/>
              </w:rPr>
              <w:t>Cloud (M2C) Cost Savings</w:t>
            </w:r>
          </w:p>
        </w:tc>
        <w:tc>
          <w:tcPr>
            <w:tcW w:w="2934" w:type="dxa"/>
            <w:tcBorders>
              <w:top w:val="single" w:sz="2" w:space="0" w:color="D0CECE" w:themeColor="background2" w:themeShade="E6"/>
              <w:bottom w:val="single" w:sz="2" w:space="0" w:color="D0CECE" w:themeColor="background2" w:themeShade="E6"/>
            </w:tcBorders>
            <w:vAlign w:val="center"/>
          </w:tcPr>
          <w:p w14:paraId="60394095" w14:textId="1536CAC9" w:rsidR="00A61B35" w:rsidRPr="00004480" w:rsidRDefault="00A61B35" w:rsidP="0053580F">
            <w:pPr>
              <w:spacing w:before="120" w:after="120"/>
              <w:jc w:val="left"/>
              <w:rPr>
                <w:color w:val="000000" w:themeColor="text1"/>
                <w:sz w:val="18"/>
                <w:szCs w:val="18"/>
                <w:lang w:val="en-AU"/>
              </w:rPr>
            </w:pPr>
            <w:r w:rsidRPr="00004480">
              <w:rPr>
                <w:color w:val="000000" w:themeColor="text1"/>
                <w:sz w:val="18"/>
                <w:szCs w:val="18"/>
                <w:lang w:val="en-AU"/>
              </w:rPr>
              <w:t>App Modernisation Savings</w:t>
            </w:r>
          </w:p>
        </w:tc>
        <w:tc>
          <w:tcPr>
            <w:tcW w:w="2080" w:type="dxa"/>
            <w:tcBorders>
              <w:top w:val="single" w:sz="2" w:space="0" w:color="D0CECE" w:themeColor="background2" w:themeShade="E6"/>
              <w:bottom w:val="single" w:sz="2" w:space="0" w:color="D0CECE" w:themeColor="background2" w:themeShade="E6"/>
            </w:tcBorders>
            <w:vAlign w:val="center"/>
          </w:tcPr>
          <w:p w14:paraId="0F6F7C5C" w14:textId="25544592" w:rsidR="00A61B35" w:rsidRPr="00004480" w:rsidRDefault="00A61B35" w:rsidP="0053580F">
            <w:pPr>
              <w:spacing w:before="120" w:after="120"/>
              <w:jc w:val="left"/>
              <w:rPr>
                <w:color w:val="000000" w:themeColor="text1"/>
                <w:sz w:val="18"/>
                <w:szCs w:val="18"/>
                <w:lang w:val="en-AU"/>
              </w:rPr>
            </w:pPr>
            <w:r w:rsidRPr="00004480">
              <w:rPr>
                <w:color w:val="000000" w:themeColor="text1"/>
                <w:sz w:val="18"/>
                <w:szCs w:val="18"/>
                <w:lang w:val="en-AU"/>
              </w:rPr>
              <w:t>Applications Modernised</w:t>
            </w:r>
          </w:p>
        </w:tc>
        <w:tc>
          <w:tcPr>
            <w:tcW w:w="2080" w:type="dxa"/>
            <w:tcBorders>
              <w:top w:val="single" w:sz="2" w:space="0" w:color="D0CECE" w:themeColor="background2" w:themeShade="E6"/>
              <w:bottom w:val="single" w:sz="2" w:space="0" w:color="D0CECE" w:themeColor="background2" w:themeShade="E6"/>
            </w:tcBorders>
            <w:vAlign w:val="center"/>
          </w:tcPr>
          <w:p w14:paraId="43027BEF" w14:textId="1C476DA9" w:rsidR="00A61B35" w:rsidRPr="00004480" w:rsidRDefault="00A61B35" w:rsidP="0053580F">
            <w:pPr>
              <w:spacing w:before="120" w:after="120"/>
              <w:jc w:val="left"/>
              <w:rPr>
                <w:color w:val="000000" w:themeColor="text1"/>
                <w:sz w:val="18"/>
                <w:szCs w:val="18"/>
                <w:highlight w:val="yellow"/>
                <w:lang w:val="en-AU"/>
              </w:rPr>
            </w:pPr>
            <w:r w:rsidRPr="00004480">
              <w:rPr>
                <w:color w:val="000000" w:themeColor="text1"/>
                <w:sz w:val="18"/>
                <w:szCs w:val="18"/>
                <w:lang w:val="en-AU"/>
              </w:rPr>
              <w:t>Data on ArcGIS Online</w:t>
            </w:r>
          </w:p>
        </w:tc>
      </w:tr>
    </w:tbl>
    <w:p w14:paraId="1B3F0A1B" w14:textId="4F5C0E0C" w:rsidR="00F15AD7" w:rsidRPr="00F15AD7" w:rsidRDefault="00F15AD7" w:rsidP="00275D4E">
      <w:pPr>
        <w:pStyle w:val="ListParagraph"/>
        <w:numPr>
          <w:ilvl w:val="0"/>
          <w:numId w:val="252"/>
        </w:numPr>
      </w:pPr>
      <w:r w:rsidRPr="00F15AD7">
        <w:t>One-click ArcGIS system upgrades including customisations and third-party integrations</w:t>
      </w:r>
      <w:r>
        <w:t xml:space="preserve">, </w:t>
      </w:r>
      <w:r w:rsidRPr="00F15AD7">
        <w:t>eliminating manual upgrade risk.</w:t>
      </w:r>
    </w:p>
    <w:p w14:paraId="5C73730A" w14:textId="181A3063" w:rsidR="00F15AD7" w:rsidRPr="00F15AD7" w:rsidRDefault="00F15AD7" w:rsidP="00275D4E">
      <w:pPr>
        <w:pStyle w:val="ListParagraph"/>
        <w:numPr>
          <w:ilvl w:val="0"/>
          <w:numId w:val="252"/>
        </w:numPr>
      </w:pPr>
      <w:r w:rsidRPr="00F15AD7">
        <w:t>AMS for 40+ products achieving maximum OTACE (Operational Target Achievement and Customer Experience) scores.</w:t>
      </w:r>
    </w:p>
    <w:p w14:paraId="5411408A" w14:textId="51750613" w:rsidR="00F15AD7" w:rsidRPr="00F15AD7" w:rsidRDefault="00F15AD7" w:rsidP="00275D4E">
      <w:pPr>
        <w:pStyle w:val="ListParagraph"/>
        <w:numPr>
          <w:ilvl w:val="0"/>
          <w:numId w:val="252"/>
        </w:numPr>
      </w:pPr>
      <w:r w:rsidRPr="00F15AD7">
        <w:t>Successful ArcGIS BCP implementation on non-vendor-supported TGX infrastructure.</w:t>
      </w:r>
    </w:p>
    <w:p w14:paraId="630FDA1A" w14:textId="0A2FE33D" w:rsidR="00CB2739" w:rsidRDefault="00F15AD7" w:rsidP="00275D4E">
      <w:pPr>
        <w:pStyle w:val="ListParagraph"/>
        <w:numPr>
          <w:ilvl w:val="0"/>
          <w:numId w:val="252"/>
        </w:numPr>
      </w:pPr>
      <w:r w:rsidRPr="00F15AD7">
        <w:t>FME jobs fully migrated to MS Fabric Lakehouse, eliminating FME licence costs.</w:t>
      </w:r>
    </w:p>
    <w:p w14:paraId="5F72CFBB" w14:textId="77777777" w:rsidR="007B218E" w:rsidRDefault="007B218E" w:rsidP="007B218E"/>
    <w:p w14:paraId="34DEC8DA" w14:textId="552859C6" w:rsidR="007B218E" w:rsidRPr="001E101C" w:rsidRDefault="007B218E" w:rsidP="007B218E">
      <w:pPr>
        <w:rPr>
          <w:b/>
        </w:rPr>
      </w:pPr>
      <w:r w:rsidRPr="001E101C">
        <w:rPr>
          <w:b/>
        </w:rPr>
        <w:t xml:space="preserve">Relevance to Programme Horizon </w:t>
      </w:r>
    </w:p>
    <w:p w14:paraId="008B39AC" w14:textId="2C7A0EDA" w:rsidR="001E101C" w:rsidRPr="001E101C" w:rsidRDefault="001E101C" w:rsidP="00275D4E">
      <w:pPr>
        <w:pStyle w:val="ListParagraph"/>
        <w:numPr>
          <w:ilvl w:val="0"/>
          <w:numId w:val="253"/>
        </w:numPr>
      </w:pPr>
      <w:r w:rsidRPr="001E101C">
        <w:t>Geospatial data consolidation and single authoritative source of truth directly maps to Objective 6.2 (Single System for PNI) and Objective 6.3 (End-to-end Traceability) the same consolidation of disparate data sources into one authoritative, near real-time system.</w:t>
      </w:r>
    </w:p>
    <w:p w14:paraId="78302A16" w14:textId="318FB2D9" w:rsidR="001E101C" w:rsidRPr="001E101C" w:rsidRDefault="001E101C" w:rsidP="00275D4E">
      <w:pPr>
        <w:pStyle w:val="ListParagraph"/>
        <w:numPr>
          <w:ilvl w:val="0"/>
          <w:numId w:val="253"/>
        </w:numPr>
      </w:pPr>
      <w:r w:rsidRPr="001E101C">
        <w:t>ArcGIS as the platform of record maps precisely to Objective 6.4 (Integrated Place Management) Tuatahi requires ArcGIS to become the authoritative source for Place data and management. Our deep ESRI/ArcGIS expertise is directly applicable.</w:t>
      </w:r>
    </w:p>
    <w:p w14:paraId="6ACB8D72" w14:textId="6E2BD05F" w:rsidR="001E101C" w:rsidRPr="001E101C" w:rsidRDefault="001E101C" w:rsidP="00275D4E">
      <w:pPr>
        <w:pStyle w:val="ListParagraph"/>
        <w:numPr>
          <w:ilvl w:val="0"/>
          <w:numId w:val="253"/>
        </w:numPr>
      </w:pPr>
      <w:r w:rsidRPr="001E101C">
        <w:t>User adoption across all targeted operational teams maps to Objective 6.1 (Ease of Use).</w:t>
      </w:r>
    </w:p>
    <w:p w14:paraId="6A3B686F" w14:textId="00887190" w:rsidR="006C3338" w:rsidRDefault="001E101C" w:rsidP="00275D4E">
      <w:pPr>
        <w:pStyle w:val="ListParagraph"/>
        <w:numPr>
          <w:ilvl w:val="0"/>
          <w:numId w:val="253"/>
        </w:numPr>
      </w:pPr>
      <w:r w:rsidRPr="001E101C">
        <w:t>Legacy application decommissioning (40+ apps migrated and retired) satisfies RFP criteria (E) demonstrated consolidation and decommissioning of legacy systems.</w:t>
      </w:r>
    </w:p>
    <w:p w14:paraId="2556A48B" w14:textId="0742929B" w:rsidR="00D83A39" w:rsidRDefault="00F22C48" w:rsidP="00275D4E">
      <w:pPr>
        <w:pStyle w:val="ListParagraph"/>
        <w:numPr>
          <w:ilvl w:val="0"/>
          <w:numId w:val="253"/>
        </w:numPr>
      </w:pPr>
      <w:r w:rsidRPr="00F22C48">
        <w:t>Real-time data synchronisation via MS Fabric mirrors Tuatahi's near real-time PNI data requirements under Objective 6</w:t>
      </w:r>
      <w:r>
        <w:t>.</w:t>
      </w:r>
    </w:p>
    <w:p w14:paraId="02D91982" w14:textId="68E3A68B" w:rsidR="001E101C" w:rsidRPr="00D83A39" w:rsidRDefault="00D83A39" w:rsidP="00275D4E">
      <w:pPr>
        <w:pStyle w:val="ListParagraph"/>
        <w:numPr>
          <w:ilvl w:val="0"/>
          <w:numId w:val="253"/>
        </w:numPr>
      </w:pPr>
      <w:r w:rsidRPr="00D83A39">
        <w:t>Stable engagement since May 2019 through multiple platform upgrades satisfying RFP criteria (G) and (H).</w:t>
      </w:r>
    </w:p>
    <w:p w14:paraId="45C7DBD4" w14:textId="77777777" w:rsidR="005D4314" w:rsidRPr="0070641A" w:rsidRDefault="005D4314" w:rsidP="00304579"/>
    <w:p w14:paraId="27CB2BD4" w14:textId="77777777" w:rsidR="00304579" w:rsidRPr="00D75D8A" w:rsidRDefault="00304579" w:rsidP="009E2DFE">
      <w:pPr>
        <w:keepNext/>
        <w:keepLines/>
        <w:rPr>
          <w:b/>
        </w:rPr>
      </w:pPr>
      <w:r w:rsidRPr="00D75D8A">
        <w:rPr>
          <w:b/>
        </w:rPr>
        <w:t xml:space="preserve">Referee Details </w:t>
      </w:r>
    </w:p>
    <w:tbl>
      <w:tblPr>
        <w:tblStyle w:val="TableGrid30"/>
        <w:tblW w:w="0" w:type="auto"/>
        <w:tblBorders>
          <w:top w:val="none" w:sz="0" w:space="0" w:color="auto"/>
          <w:left w:val="none" w:sz="0" w:space="0" w:color="auto"/>
          <w:bottom w:val="single" w:sz="4" w:space="0" w:color="808080" w:themeColor="background1" w:themeShade="80"/>
          <w:right w:val="none" w:sz="0" w:space="0" w:color="auto"/>
          <w:insideH w:val="single" w:sz="2" w:space="0" w:color="D0CECE" w:themeColor="background2" w:themeShade="E6"/>
          <w:insideV w:val="none" w:sz="0" w:space="0" w:color="auto"/>
        </w:tblBorders>
        <w:tblLook w:val="04A0" w:firstRow="1" w:lastRow="0" w:firstColumn="1" w:lastColumn="0" w:noHBand="0" w:noVBand="1"/>
      </w:tblPr>
      <w:tblGrid>
        <w:gridCol w:w="2972"/>
        <w:gridCol w:w="6038"/>
      </w:tblGrid>
      <w:tr w:rsidR="00304579" w:rsidRPr="00E22FE4" w14:paraId="614AED71" w14:textId="77777777" w:rsidTr="00696586">
        <w:tc>
          <w:tcPr>
            <w:tcW w:w="2972" w:type="dxa"/>
            <w:tcBorders>
              <w:top w:val="single" w:sz="2" w:space="0" w:color="D0CECE" w:themeColor="background2" w:themeShade="E6"/>
              <w:bottom w:val="single" w:sz="2" w:space="0" w:color="D0CECE" w:themeColor="background2" w:themeShade="E6"/>
            </w:tcBorders>
            <w:shd w:val="clear" w:color="auto" w:fill="0070C0"/>
          </w:tcPr>
          <w:p w14:paraId="385D3277" w14:textId="77777777" w:rsidR="00304579" w:rsidRPr="0053580F" w:rsidRDefault="00304579" w:rsidP="009E2DFE">
            <w:pPr>
              <w:keepNext/>
              <w:keepLines/>
              <w:spacing w:before="120" w:after="120"/>
              <w:rPr>
                <w:b/>
                <w:color w:val="FFFFFF" w:themeColor="background1"/>
                <w:sz w:val="18"/>
                <w:szCs w:val="18"/>
                <w:lang w:val="en-AU"/>
              </w:rPr>
            </w:pPr>
            <w:r w:rsidRPr="0053580F">
              <w:rPr>
                <w:b/>
                <w:color w:val="FFFFFF" w:themeColor="background1"/>
                <w:sz w:val="18"/>
                <w:szCs w:val="18"/>
                <w:lang w:val="en-AU"/>
              </w:rPr>
              <w:t xml:space="preserve">Project Name </w:t>
            </w:r>
          </w:p>
        </w:tc>
        <w:tc>
          <w:tcPr>
            <w:tcW w:w="6038" w:type="dxa"/>
            <w:tcBorders>
              <w:top w:val="single" w:sz="2" w:space="0" w:color="D0CECE" w:themeColor="background2" w:themeShade="E6"/>
              <w:bottom w:val="single" w:sz="2" w:space="0" w:color="D0CECE" w:themeColor="background2" w:themeShade="E6"/>
            </w:tcBorders>
            <w:shd w:val="clear" w:color="auto" w:fill="FFFFFF" w:themeFill="background1"/>
          </w:tcPr>
          <w:p w14:paraId="6A65DFE3" w14:textId="61CC86FB" w:rsidR="00304579" w:rsidRPr="00E22FE4" w:rsidRDefault="0096499C" w:rsidP="009E2DFE">
            <w:pPr>
              <w:keepNext/>
              <w:keepLines/>
              <w:tabs>
                <w:tab w:val="left" w:pos="830"/>
              </w:tabs>
              <w:spacing w:before="120" w:after="120"/>
              <w:jc w:val="left"/>
              <w:rPr>
                <w:sz w:val="18"/>
                <w:szCs w:val="18"/>
                <w:lang w:val="en-AU"/>
              </w:rPr>
            </w:pPr>
            <w:r w:rsidRPr="00E22FE4">
              <w:rPr>
                <w:sz w:val="18"/>
                <w:szCs w:val="18"/>
                <w:lang w:val="en-AU"/>
              </w:rPr>
              <w:t>Application Management (AM) &amp; Application Development (AD) End to End Run, Maintain and Modernise</w:t>
            </w:r>
          </w:p>
        </w:tc>
      </w:tr>
      <w:tr w:rsidR="00304579" w:rsidRPr="00E22FE4" w14:paraId="2E3D52F9" w14:textId="77777777" w:rsidTr="00696586">
        <w:tc>
          <w:tcPr>
            <w:tcW w:w="2972" w:type="dxa"/>
            <w:tcBorders>
              <w:top w:val="single" w:sz="2" w:space="0" w:color="D0CECE" w:themeColor="background2" w:themeShade="E6"/>
            </w:tcBorders>
            <w:shd w:val="clear" w:color="auto" w:fill="0070C0"/>
          </w:tcPr>
          <w:p w14:paraId="1283EA0F" w14:textId="77777777" w:rsidR="00304579" w:rsidRPr="0053580F" w:rsidRDefault="00304579" w:rsidP="009E2DFE">
            <w:pPr>
              <w:keepNext/>
              <w:keepLines/>
              <w:spacing w:before="120" w:after="120"/>
              <w:rPr>
                <w:b/>
                <w:color w:val="FFFFFF" w:themeColor="background1"/>
                <w:sz w:val="18"/>
                <w:szCs w:val="18"/>
                <w:lang w:val="en-AU"/>
              </w:rPr>
            </w:pPr>
            <w:r w:rsidRPr="0053580F">
              <w:rPr>
                <w:b/>
                <w:color w:val="FFFFFF" w:themeColor="background1"/>
                <w:sz w:val="18"/>
                <w:szCs w:val="18"/>
                <w:lang w:val="en-AU"/>
              </w:rPr>
              <w:t xml:space="preserve">Organisation Name </w:t>
            </w:r>
          </w:p>
        </w:tc>
        <w:tc>
          <w:tcPr>
            <w:tcW w:w="6038" w:type="dxa"/>
            <w:tcBorders>
              <w:top w:val="single" w:sz="2" w:space="0" w:color="D0CECE" w:themeColor="background2" w:themeShade="E6"/>
            </w:tcBorders>
          </w:tcPr>
          <w:p w14:paraId="69B70B67" w14:textId="50E4552E" w:rsidR="00304579" w:rsidRPr="00E22FE4" w:rsidRDefault="00732F5D" w:rsidP="009E2DFE">
            <w:pPr>
              <w:keepNext/>
              <w:keepLines/>
              <w:spacing w:before="120" w:after="120"/>
              <w:rPr>
                <w:sz w:val="18"/>
                <w:szCs w:val="18"/>
                <w:lang w:val="en-AU"/>
              </w:rPr>
            </w:pPr>
            <w:r w:rsidRPr="00E22FE4">
              <w:rPr>
                <w:sz w:val="18"/>
                <w:szCs w:val="18"/>
                <w:lang w:val="en-AU"/>
              </w:rPr>
              <w:t>Equ</w:t>
            </w:r>
            <w:r w:rsidR="00880174" w:rsidRPr="00E22FE4">
              <w:rPr>
                <w:sz w:val="18"/>
                <w:szCs w:val="18"/>
                <w:lang w:val="en-AU"/>
              </w:rPr>
              <w:t xml:space="preserve">inor </w:t>
            </w:r>
          </w:p>
        </w:tc>
      </w:tr>
      <w:tr w:rsidR="00304579" w:rsidRPr="00E22FE4" w14:paraId="1BDA01E3" w14:textId="77777777" w:rsidTr="00E22FE4">
        <w:tc>
          <w:tcPr>
            <w:tcW w:w="2972" w:type="dxa"/>
            <w:shd w:val="clear" w:color="auto" w:fill="0070C0"/>
          </w:tcPr>
          <w:p w14:paraId="01A4EB29" w14:textId="77777777" w:rsidR="00304579" w:rsidRPr="0053580F" w:rsidRDefault="00304579" w:rsidP="009E2DFE">
            <w:pPr>
              <w:keepNext/>
              <w:keepLines/>
              <w:spacing w:before="120" w:after="120"/>
              <w:rPr>
                <w:b/>
                <w:color w:val="FFFFFF" w:themeColor="background1"/>
                <w:sz w:val="18"/>
                <w:szCs w:val="18"/>
                <w:lang w:val="en-AU"/>
              </w:rPr>
            </w:pPr>
            <w:r w:rsidRPr="0053580F">
              <w:rPr>
                <w:b/>
                <w:color w:val="FFFFFF" w:themeColor="background1"/>
                <w:sz w:val="18"/>
                <w:szCs w:val="18"/>
                <w:lang w:val="en-AU"/>
              </w:rPr>
              <w:t xml:space="preserve">Contact Person </w:t>
            </w:r>
          </w:p>
        </w:tc>
        <w:tc>
          <w:tcPr>
            <w:tcW w:w="6038" w:type="dxa"/>
          </w:tcPr>
          <w:p w14:paraId="2EDE290F" w14:textId="7E92D0AC" w:rsidR="00304579" w:rsidRPr="00E22FE4" w:rsidRDefault="00732F5D" w:rsidP="009E2DFE">
            <w:pPr>
              <w:keepNext/>
              <w:keepLines/>
              <w:spacing w:before="120" w:after="120"/>
              <w:rPr>
                <w:sz w:val="18"/>
                <w:szCs w:val="18"/>
                <w:lang w:val="en-AU"/>
              </w:rPr>
            </w:pPr>
            <w:r w:rsidRPr="00E22FE4">
              <w:rPr>
                <w:sz w:val="18"/>
                <w:szCs w:val="18"/>
                <w:lang w:val="en-AU"/>
              </w:rPr>
              <w:t>Magnus Leikvoll</w:t>
            </w:r>
          </w:p>
        </w:tc>
      </w:tr>
      <w:tr w:rsidR="00304579" w:rsidRPr="00E22FE4" w14:paraId="7C9E8AFE" w14:textId="77777777" w:rsidTr="00E22FE4">
        <w:tc>
          <w:tcPr>
            <w:tcW w:w="2972" w:type="dxa"/>
            <w:shd w:val="clear" w:color="auto" w:fill="0070C0"/>
          </w:tcPr>
          <w:p w14:paraId="158733DA" w14:textId="77777777" w:rsidR="00304579" w:rsidRPr="0053580F" w:rsidRDefault="00304579" w:rsidP="009E2DFE">
            <w:pPr>
              <w:keepNext/>
              <w:keepLines/>
              <w:spacing w:before="120" w:after="120"/>
              <w:rPr>
                <w:b/>
                <w:color w:val="FFFFFF" w:themeColor="background1"/>
                <w:sz w:val="18"/>
                <w:szCs w:val="18"/>
                <w:lang w:val="en-AU"/>
              </w:rPr>
            </w:pPr>
            <w:r w:rsidRPr="0053580F">
              <w:rPr>
                <w:b/>
                <w:color w:val="FFFFFF" w:themeColor="background1"/>
                <w:sz w:val="18"/>
                <w:szCs w:val="18"/>
                <w:lang w:val="en-AU"/>
              </w:rPr>
              <w:t xml:space="preserve">Contact Email / Phone </w:t>
            </w:r>
          </w:p>
        </w:tc>
        <w:tc>
          <w:tcPr>
            <w:tcW w:w="6038" w:type="dxa"/>
          </w:tcPr>
          <w:p w14:paraId="7EDCEDDF" w14:textId="2A624D1A" w:rsidR="00304579" w:rsidRPr="00E22FE4" w:rsidRDefault="00880174" w:rsidP="009E2DFE">
            <w:pPr>
              <w:keepNext/>
              <w:keepLines/>
              <w:spacing w:before="120" w:after="120"/>
              <w:rPr>
                <w:sz w:val="18"/>
                <w:szCs w:val="18"/>
                <w:lang w:val="en-AU"/>
              </w:rPr>
            </w:pPr>
            <w:r w:rsidRPr="00E22FE4">
              <w:rPr>
                <w:sz w:val="18"/>
                <w:szCs w:val="18"/>
                <w:lang w:val="en-AU"/>
              </w:rPr>
              <w:t>MLEIK@equinor.com</w:t>
            </w:r>
          </w:p>
        </w:tc>
      </w:tr>
      <w:tr w:rsidR="00304579" w:rsidRPr="00E22FE4" w14:paraId="4B8637D7" w14:textId="77777777" w:rsidTr="00E22FE4">
        <w:tc>
          <w:tcPr>
            <w:tcW w:w="2972" w:type="dxa"/>
            <w:shd w:val="clear" w:color="auto" w:fill="0070C0"/>
          </w:tcPr>
          <w:p w14:paraId="694727FC" w14:textId="15A71F0B" w:rsidR="00304579" w:rsidRPr="0053580F" w:rsidRDefault="00C47D78" w:rsidP="009E2DFE">
            <w:pPr>
              <w:keepNext/>
              <w:keepLines/>
              <w:spacing w:before="120" w:after="120"/>
              <w:rPr>
                <w:b/>
                <w:color w:val="FFFFFF" w:themeColor="background1"/>
                <w:sz w:val="18"/>
                <w:szCs w:val="18"/>
                <w:lang w:val="en-AU"/>
              </w:rPr>
            </w:pPr>
            <w:r w:rsidRPr="0053580F">
              <w:rPr>
                <w:b/>
                <w:color w:val="FFFFFF" w:themeColor="background1"/>
                <w:sz w:val="18"/>
                <w:szCs w:val="18"/>
                <w:lang w:val="en-AU"/>
              </w:rPr>
              <w:t>Engagement</w:t>
            </w:r>
            <w:r w:rsidR="00304579" w:rsidRPr="0053580F">
              <w:rPr>
                <w:b/>
                <w:color w:val="FFFFFF" w:themeColor="background1"/>
                <w:sz w:val="18"/>
                <w:szCs w:val="18"/>
                <w:lang w:val="en-AU"/>
              </w:rPr>
              <w:t xml:space="preserve"> Duration </w:t>
            </w:r>
          </w:p>
        </w:tc>
        <w:tc>
          <w:tcPr>
            <w:tcW w:w="6038" w:type="dxa"/>
          </w:tcPr>
          <w:p w14:paraId="69D5D62C" w14:textId="74BC010F" w:rsidR="00304579" w:rsidRPr="00E22FE4" w:rsidRDefault="0096499C" w:rsidP="009E2DFE">
            <w:pPr>
              <w:keepNext/>
              <w:keepLines/>
              <w:spacing w:before="120" w:after="120"/>
              <w:rPr>
                <w:sz w:val="18"/>
                <w:szCs w:val="18"/>
                <w:lang w:val="en-AU"/>
              </w:rPr>
            </w:pPr>
            <w:r w:rsidRPr="00E22FE4">
              <w:rPr>
                <w:sz w:val="18"/>
                <w:szCs w:val="18"/>
                <w:lang w:val="en-AU"/>
              </w:rPr>
              <w:t>May 2019 – 2027</w:t>
            </w:r>
          </w:p>
        </w:tc>
      </w:tr>
    </w:tbl>
    <w:p w14:paraId="5C2E1EED" w14:textId="77777777" w:rsidR="006C3338" w:rsidRDefault="006C3338" w:rsidP="00876683"/>
    <w:p w14:paraId="7B6457E5" w14:textId="5E8B2EDF" w:rsidR="006C3338" w:rsidRPr="00ED4B4B" w:rsidRDefault="009059A9" w:rsidP="00876683">
      <w:pPr>
        <w:rPr>
          <w:b/>
          <w:color w:val="0070C0"/>
        </w:rPr>
      </w:pPr>
      <w:r>
        <w:rPr>
          <w:b/>
          <w:color w:val="0070C0"/>
        </w:rPr>
        <w:t xml:space="preserve">Case Study </w:t>
      </w:r>
      <w:r w:rsidR="00C47D78">
        <w:rPr>
          <w:b/>
          <w:color w:val="0070C0"/>
        </w:rPr>
        <w:t>2</w:t>
      </w:r>
      <w:r>
        <w:rPr>
          <w:b/>
          <w:color w:val="0070C0"/>
        </w:rPr>
        <w:t xml:space="preserve">: </w:t>
      </w:r>
      <w:r w:rsidR="00907440" w:rsidRPr="00ED4B4B">
        <w:rPr>
          <w:b/>
          <w:color w:val="0070C0"/>
        </w:rPr>
        <w:t>BuyICT Market</w:t>
      </w:r>
      <w:r w:rsidR="00E044BD" w:rsidRPr="00ED4B4B">
        <w:rPr>
          <w:b/>
          <w:color w:val="0070C0"/>
        </w:rPr>
        <w:t>place Portal – Digital Transformation</w:t>
      </w:r>
      <w:r w:rsidR="007E7088" w:rsidRPr="00ED4B4B">
        <w:rPr>
          <w:b/>
          <w:color w:val="0070C0"/>
        </w:rPr>
        <w:t xml:space="preserve"> </w:t>
      </w:r>
      <w:r w:rsidR="00E044BD" w:rsidRPr="00ED4B4B">
        <w:rPr>
          <w:b/>
          <w:color w:val="0070C0"/>
        </w:rPr>
        <w:t xml:space="preserve">Agency Australian Government </w:t>
      </w:r>
    </w:p>
    <w:p w14:paraId="509DEB5E" w14:textId="77777777" w:rsidR="00E044BD" w:rsidRDefault="00E044BD" w:rsidP="00876683"/>
    <w:p w14:paraId="767CF859" w14:textId="29C83ED1" w:rsidR="00ED4B4B" w:rsidRPr="00ED4B4B" w:rsidRDefault="00ED4B4B" w:rsidP="00876683">
      <w:pPr>
        <w:rPr>
          <w:b/>
        </w:rPr>
      </w:pPr>
      <w:r w:rsidRPr="00ED4B4B">
        <w:rPr>
          <w:b/>
        </w:rPr>
        <w:t xml:space="preserve">Objectives Addressed: </w:t>
      </w:r>
    </w:p>
    <w:p w14:paraId="4E468BF9" w14:textId="77777777" w:rsidR="00ED4B4B" w:rsidRPr="00ED4B4B" w:rsidRDefault="00ED4B4B" w:rsidP="00ED4B4B">
      <w:r w:rsidRPr="00ED4B4B">
        <w:t>This case study addresses the following Programme Horizon Business Objectives:</w:t>
      </w:r>
    </w:p>
    <w:p w14:paraId="0374B417" w14:textId="61BCF619" w:rsidR="00ED4B4B" w:rsidRPr="00B767C1" w:rsidRDefault="00ED4B4B" w:rsidP="00275D4E">
      <w:pPr>
        <w:pStyle w:val="ListParagraph"/>
        <w:numPr>
          <w:ilvl w:val="0"/>
          <w:numId w:val="254"/>
        </w:numPr>
      </w:pPr>
      <w:r w:rsidRPr="00B767C1">
        <w:t>Objective 1 Centralised Catalogues and Party Manager (multiple catalogues consolidated into a single platform; catalogue-driven buyer/seller access control)</w:t>
      </w:r>
    </w:p>
    <w:p w14:paraId="2F2D87A9" w14:textId="0D07312B" w:rsidR="00ED4B4B" w:rsidRPr="00B767C1" w:rsidRDefault="00ED4B4B" w:rsidP="00275D4E">
      <w:pPr>
        <w:pStyle w:val="ListParagraph"/>
        <w:numPr>
          <w:ilvl w:val="0"/>
          <w:numId w:val="254"/>
        </w:numPr>
      </w:pPr>
      <w:r w:rsidRPr="00B767C1">
        <w:t>Objective 3 RSP Billing Automation (automated contract and billing workflows; 82% boost in contract value through automation; note: this is procurement contract automation, not wholesale billing automation, but demonstrates the same underlying capability)</w:t>
      </w:r>
    </w:p>
    <w:p w14:paraId="251DA586" w14:textId="2E2E6A31" w:rsidR="007E7088" w:rsidRDefault="00ED4B4B" w:rsidP="00275D4E">
      <w:pPr>
        <w:pStyle w:val="ListParagraph"/>
        <w:numPr>
          <w:ilvl w:val="0"/>
          <w:numId w:val="254"/>
        </w:numPr>
      </w:pPr>
      <w:r w:rsidRPr="00B767C1">
        <w:t>Objective 4 New RSP / Customer Portal (single self-service portal for buyers and sellers, role-based access, order/quote/contract management, status visibility)</w:t>
      </w:r>
    </w:p>
    <w:p w14:paraId="3E92616F" w14:textId="77777777" w:rsidR="00B767C1" w:rsidRDefault="00B767C1" w:rsidP="00B767C1">
      <w:pPr>
        <w:rPr>
          <w:b/>
        </w:rPr>
      </w:pPr>
    </w:p>
    <w:p w14:paraId="239EFA65" w14:textId="09B6A2DB" w:rsidR="00B767C1" w:rsidRPr="00B767C1" w:rsidRDefault="00B767C1" w:rsidP="00B767C1">
      <w:pPr>
        <w:rPr>
          <w:b/>
        </w:rPr>
      </w:pPr>
      <w:r w:rsidRPr="00B767C1">
        <w:rPr>
          <w:b/>
        </w:rPr>
        <w:t xml:space="preserve">Engagement Overview </w:t>
      </w:r>
    </w:p>
    <w:tbl>
      <w:tblPr>
        <w:tblStyle w:val="TableGrid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38"/>
      </w:tblGrid>
      <w:tr w:rsidR="00B767C1" w:rsidRPr="00696586" w14:paraId="33CBF74B" w14:textId="77777777" w:rsidTr="00B70D9F">
        <w:tc>
          <w:tcPr>
            <w:tcW w:w="2972" w:type="dxa"/>
            <w:shd w:val="clear" w:color="auto" w:fill="0070C0"/>
          </w:tcPr>
          <w:p w14:paraId="24F8C3D1" w14:textId="77777777" w:rsidR="00B767C1" w:rsidRPr="00696586" w:rsidRDefault="00B767C1" w:rsidP="00696586">
            <w:pPr>
              <w:spacing w:before="120" w:after="120"/>
              <w:rPr>
                <w:b/>
                <w:color w:val="FFFFFF" w:themeColor="background1"/>
                <w:sz w:val="18"/>
                <w:szCs w:val="18"/>
                <w:lang w:val="en-AU"/>
              </w:rPr>
            </w:pPr>
            <w:r w:rsidRPr="00696586">
              <w:rPr>
                <w:b/>
                <w:color w:val="FFFFFF" w:themeColor="background1"/>
                <w:sz w:val="18"/>
                <w:szCs w:val="18"/>
                <w:lang w:val="en-AU"/>
              </w:rPr>
              <w:t xml:space="preserve">Client </w:t>
            </w:r>
          </w:p>
        </w:tc>
        <w:tc>
          <w:tcPr>
            <w:tcW w:w="6038" w:type="dxa"/>
            <w:shd w:val="clear" w:color="auto" w:fill="0070C0"/>
          </w:tcPr>
          <w:p w14:paraId="767CFB92" w14:textId="64094991" w:rsidR="00B767C1" w:rsidRPr="00696586" w:rsidRDefault="00EF2E6F" w:rsidP="00696586">
            <w:pPr>
              <w:spacing w:before="120" w:after="120"/>
              <w:rPr>
                <w:b/>
                <w:color w:val="FFFFFF" w:themeColor="background1"/>
                <w:sz w:val="18"/>
                <w:szCs w:val="18"/>
                <w:lang w:val="en-AU"/>
              </w:rPr>
            </w:pPr>
            <w:r w:rsidRPr="00696586">
              <w:rPr>
                <w:b/>
                <w:color w:val="FFFFFF" w:themeColor="background1"/>
                <w:sz w:val="18"/>
                <w:szCs w:val="18"/>
                <w:lang w:val="en-AU"/>
              </w:rPr>
              <w:t>Digital Transformation Agency (DTA), Australian Government</w:t>
            </w:r>
          </w:p>
        </w:tc>
      </w:tr>
      <w:tr w:rsidR="00B767C1" w:rsidRPr="00696586" w14:paraId="233C7D13" w14:textId="77777777" w:rsidTr="00B70D9F">
        <w:tc>
          <w:tcPr>
            <w:tcW w:w="2972" w:type="dxa"/>
            <w:tcBorders>
              <w:bottom w:val="single" w:sz="4" w:space="0" w:color="808080" w:themeColor="background1" w:themeShade="80"/>
            </w:tcBorders>
          </w:tcPr>
          <w:p w14:paraId="32DAB769" w14:textId="77777777" w:rsidR="00B767C1" w:rsidRPr="00696586" w:rsidRDefault="00B767C1" w:rsidP="00696586">
            <w:pPr>
              <w:spacing w:before="120" w:after="120"/>
              <w:rPr>
                <w:sz w:val="18"/>
                <w:szCs w:val="18"/>
                <w:lang w:val="en-AU"/>
              </w:rPr>
            </w:pPr>
            <w:r w:rsidRPr="00696586">
              <w:rPr>
                <w:sz w:val="18"/>
                <w:szCs w:val="18"/>
                <w:lang w:val="en-AU"/>
              </w:rPr>
              <w:t xml:space="preserve">Engagement Type </w:t>
            </w:r>
          </w:p>
        </w:tc>
        <w:tc>
          <w:tcPr>
            <w:tcW w:w="6038" w:type="dxa"/>
            <w:tcBorders>
              <w:bottom w:val="single" w:sz="4" w:space="0" w:color="808080" w:themeColor="background1" w:themeShade="80"/>
            </w:tcBorders>
          </w:tcPr>
          <w:p w14:paraId="0BBB15B5" w14:textId="11F78455" w:rsidR="00B767C1" w:rsidRPr="00696586" w:rsidRDefault="00CD0E63" w:rsidP="00696586">
            <w:pPr>
              <w:spacing w:before="120" w:after="120"/>
              <w:rPr>
                <w:sz w:val="18"/>
                <w:szCs w:val="18"/>
                <w:lang w:val="en-AU"/>
              </w:rPr>
            </w:pPr>
            <w:r w:rsidRPr="00696586">
              <w:rPr>
                <w:sz w:val="18"/>
                <w:szCs w:val="18"/>
                <w:lang w:val="en-AU"/>
              </w:rPr>
              <w:t>Design, Implementation, and Ongoing Enhancement BuyICT Marketplace Portal</w:t>
            </w:r>
          </w:p>
        </w:tc>
      </w:tr>
      <w:tr w:rsidR="00B767C1" w:rsidRPr="00696586" w14:paraId="56F790AE" w14:textId="77777777" w:rsidTr="00B70D9F">
        <w:tc>
          <w:tcPr>
            <w:tcW w:w="2972" w:type="dxa"/>
            <w:tcBorders>
              <w:top w:val="single" w:sz="4" w:space="0" w:color="808080" w:themeColor="background1" w:themeShade="80"/>
              <w:bottom w:val="single" w:sz="4" w:space="0" w:color="808080" w:themeColor="background1" w:themeShade="80"/>
            </w:tcBorders>
          </w:tcPr>
          <w:p w14:paraId="6296FDD8" w14:textId="77777777" w:rsidR="00B767C1" w:rsidRPr="00696586" w:rsidRDefault="00B767C1" w:rsidP="00696586">
            <w:pPr>
              <w:spacing w:before="120" w:after="120"/>
              <w:rPr>
                <w:sz w:val="18"/>
                <w:szCs w:val="18"/>
                <w:lang w:val="en-AU"/>
              </w:rPr>
            </w:pPr>
            <w:r w:rsidRPr="00696586">
              <w:rPr>
                <w:sz w:val="18"/>
                <w:szCs w:val="18"/>
                <w:lang w:val="en-AU"/>
              </w:rPr>
              <w:t xml:space="preserve">Duration </w:t>
            </w:r>
          </w:p>
        </w:tc>
        <w:tc>
          <w:tcPr>
            <w:tcW w:w="6038" w:type="dxa"/>
            <w:tcBorders>
              <w:top w:val="single" w:sz="4" w:space="0" w:color="808080" w:themeColor="background1" w:themeShade="80"/>
              <w:bottom w:val="single" w:sz="4" w:space="0" w:color="808080" w:themeColor="background1" w:themeShade="80"/>
            </w:tcBorders>
          </w:tcPr>
          <w:p w14:paraId="55952D4C" w14:textId="6CB1F389" w:rsidR="00B767C1" w:rsidRPr="00696586" w:rsidRDefault="00CD0E63" w:rsidP="00696586">
            <w:pPr>
              <w:spacing w:before="120" w:after="120"/>
              <w:rPr>
                <w:sz w:val="18"/>
                <w:szCs w:val="18"/>
                <w:lang w:val="en-AU"/>
              </w:rPr>
            </w:pPr>
            <w:r w:rsidRPr="00696586">
              <w:rPr>
                <w:sz w:val="18"/>
                <w:szCs w:val="18"/>
                <w:lang w:val="en-AU"/>
              </w:rPr>
              <w:t xml:space="preserve">Ongoing </w:t>
            </w:r>
          </w:p>
        </w:tc>
      </w:tr>
      <w:tr w:rsidR="00B767C1" w:rsidRPr="00696586" w14:paraId="5D61E43B" w14:textId="77777777" w:rsidTr="00B70D9F">
        <w:tc>
          <w:tcPr>
            <w:tcW w:w="2972" w:type="dxa"/>
            <w:tcBorders>
              <w:top w:val="single" w:sz="4" w:space="0" w:color="808080" w:themeColor="background1" w:themeShade="80"/>
              <w:bottom w:val="single" w:sz="4" w:space="0" w:color="808080" w:themeColor="background1" w:themeShade="80"/>
            </w:tcBorders>
          </w:tcPr>
          <w:p w14:paraId="72763568" w14:textId="77777777" w:rsidR="00B767C1" w:rsidRPr="00696586" w:rsidRDefault="00B767C1" w:rsidP="00696586">
            <w:pPr>
              <w:spacing w:before="120" w:after="120"/>
              <w:rPr>
                <w:sz w:val="18"/>
                <w:szCs w:val="18"/>
                <w:lang w:val="en-AU"/>
              </w:rPr>
            </w:pPr>
            <w:r w:rsidRPr="00696586">
              <w:rPr>
                <w:sz w:val="18"/>
                <w:szCs w:val="18"/>
                <w:lang w:val="en-AU"/>
              </w:rPr>
              <w:t xml:space="preserve">Scope </w:t>
            </w:r>
          </w:p>
        </w:tc>
        <w:tc>
          <w:tcPr>
            <w:tcW w:w="6038" w:type="dxa"/>
            <w:tcBorders>
              <w:top w:val="single" w:sz="4" w:space="0" w:color="808080" w:themeColor="background1" w:themeShade="80"/>
              <w:bottom w:val="single" w:sz="4" w:space="0" w:color="808080" w:themeColor="background1" w:themeShade="80"/>
            </w:tcBorders>
          </w:tcPr>
          <w:p w14:paraId="3BEBBA96" w14:textId="3963BB5D" w:rsidR="00B767C1" w:rsidRPr="00696586" w:rsidRDefault="00C347D0" w:rsidP="00696586">
            <w:pPr>
              <w:spacing w:before="120" w:after="120"/>
              <w:rPr>
                <w:sz w:val="18"/>
                <w:szCs w:val="18"/>
                <w:lang w:val="en-AU"/>
              </w:rPr>
            </w:pPr>
            <w:r w:rsidRPr="00696586">
              <w:rPr>
                <w:sz w:val="18"/>
                <w:szCs w:val="18"/>
                <w:lang w:val="en-AU"/>
              </w:rPr>
              <w:t>Transformation of multiple legacy procurement portals to a single ServiceNow-based BuyICT marketplace; migration and onboarding of existing panels; multiple catalogue support; buyer/seller self-service portal; automated procurement and contract workflows; compliance automation</w:t>
            </w:r>
          </w:p>
        </w:tc>
      </w:tr>
    </w:tbl>
    <w:p w14:paraId="7475FEC2" w14:textId="77777777" w:rsidR="00B767C1" w:rsidRPr="00B767C1" w:rsidRDefault="00B767C1" w:rsidP="00B767C1"/>
    <w:p w14:paraId="6DBB4C50" w14:textId="77777777" w:rsidR="00B767C1" w:rsidRPr="00B767C1" w:rsidRDefault="00B767C1" w:rsidP="00B767C1">
      <w:pPr>
        <w:rPr>
          <w:b/>
        </w:rPr>
      </w:pPr>
      <w:r w:rsidRPr="00B767C1">
        <w:rPr>
          <w:b/>
        </w:rPr>
        <w:t xml:space="preserve">The Challenge </w:t>
      </w:r>
    </w:p>
    <w:p w14:paraId="033251E0" w14:textId="335B13CB" w:rsidR="00B767C1" w:rsidRDefault="00166FE1" w:rsidP="00B767C1">
      <w:r w:rsidRPr="00166FE1">
        <w:t>Government ICT procurement was a largely manual process. Panel requests for quotes were published and submitted via email, contracts required handwritten signatures, and physical records had to be stored on-site for seven years. The manual, email-based process meant response times were slow</w:t>
      </w:r>
      <w:r>
        <w:t xml:space="preserve">, </w:t>
      </w:r>
      <w:r w:rsidRPr="00166FE1">
        <w:t>complex quote requests could take weeks and there was a constant risk of missed communications. The DTA needed a single, consolidated, compliant, and transparent procurement platform to manage billions of dollars of public ICT spending annually.</w:t>
      </w:r>
    </w:p>
    <w:p w14:paraId="21A8336B" w14:textId="77777777" w:rsidR="00166FE1" w:rsidRDefault="00166FE1" w:rsidP="00B767C1"/>
    <w:p w14:paraId="621508E3" w14:textId="01B610CA" w:rsidR="00166FE1" w:rsidRPr="00CA7C20" w:rsidRDefault="00166FE1" w:rsidP="00B767C1">
      <w:pPr>
        <w:rPr>
          <w:b/>
        </w:rPr>
      </w:pPr>
      <w:r w:rsidRPr="00CA7C20">
        <w:rPr>
          <w:b/>
        </w:rPr>
        <w:t xml:space="preserve">Our Approach </w:t>
      </w:r>
    </w:p>
    <w:p w14:paraId="76EC9601" w14:textId="77777777" w:rsidR="00CA7C20" w:rsidRPr="00E80E78" w:rsidRDefault="00CA7C20" w:rsidP="00275D4E">
      <w:pPr>
        <w:pStyle w:val="ListParagraph"/>
        <w:numPr>
          <w:ilvl w:val="0"/>
          <w:numId w:val="255"/>
        </w:numPr>
        <w:ind w:left="680" w:hanging="340"/>
      </w:pPr>
      <w:r w:rsidRPr="00E80E78">
        <w:t>Capgemini designed and implemented the BuyICT marketplace portal on ServiceNow Customer Service Management, including:</w:t>
      </w:r>
    </w:p>
    <w:p w14:paraId="6D43A8C2" w14:textId="58350ACC" w:rsidR="00CA7C20" w:rsidRPr="00E80E78" w:rsidRDefault="00CA7C20" w:rsidP="00275D4E">
      <w:pPr>
        <w:pStyle w:val="ListParagraph"/>
        <w:numPr>
          <w:ilvl w:val="0"/>
          <w:numId w:val="255"/>
        </w:numPr>
        <w:ind w:left="680" w:hanging="340"/>
      </w:pPr>
      <w:r w:rsidRPr="00E80E78">
        <w:t>Consolidation of multiple legacy portal systems into a single marketplace portal.</w:t>
      </w:r>
    </w:p>
    <w:p w14:paraId="57AE192E" w14:textId="4CA92BE5" w:rsidR="00CA7C20" w:rsidRPr="00E80E78" w:rsidRDefault="00CA7C20" w:rsidP="00275D4E">
      <w:pPr>
        <w:pStyle w:val="ListParagraph"/>
        <w:numPr>
          <w:ilvl w:val="0"/>
          <w:numId w:val="255"/>
        </w:numPr>
        <w:ind w:left="680" w:hanging="340"/>
      </w:pPr>
      <w:r w:rsidRPr="00E80E78">
        <w:t>Migration and onboarding of existing procurement panels, plus addition of new panels (Hardware, Software, Telecommunications, Cloud Marketplaces).</w:t>
      </w:r>
    </w:p>
    <w:p w14:paraId="4D08D98B" w14:textId="1525FEE9" w:rsidR="00CA7C20" w:rsidRPr="00E80E78" w:rsidRDefault="00CA7C20" w:rsidP="00275D4E">
      <w:pPr>
        <w:pStyle w:val="ListParagraph"/>
        <w:numPr>
          <w:ilvl w:val="0"/>
          <w:numId w:val="255"/>
        </w:numPr>
        <w:ind w:left="680" w:hanging="340"/>
      </w:pPr>
      <w:r w:rsidRPr="00E80E78">
        <w:t>Catalogue configuration supporting multiple procurement categories with role-based access</w:t>
      </w:r>
      <w:r w:rsidR="00785D4E">
        <w:t xml:space="preserve">, </w:t>
      </w:r>
      <w:r w:rsidRPr="00E80E78">
        <w:t>buyers and sellers see only what they are authorised to access.</w:t>
      </w:r>
    </w:p>
    <w:p w14:paraId="678E8F8C" w14:textId="2D439E6C" w:rsidR="00CA7C20" w:rsidRPr="00E80E78" w:rsidRDefault="00CA7C20" w:rsidP="00275D4E">
      <w:pPr>
        <w:pStyle w:val="ListParagraph"/>
        <w:numPr>
          <w:ilvl w:val="0"/>
          <w:numId w:val="255"/>
        </w:numPr>
        <w:ind w:left="680" w:hanging="340"/>
      </w:pPr>
      <w:r w:rsidRPr="00E80E78">
        <w:t>Automated procurement workflows covering quote requests, contract management (including individual terms and conditions, PDF export), and compliance step-by-step guidance.</w:t>
      </w:r>
    </w:p>
    <w:p w14:paraId="6325D6D5" w14:textId="196497F6" w:rsidR="00CA7C20" w:rsidRPr="00E80E78" w:rsidRDefault="00CA7C20" w:rsidP="00275D4E">
      <w:pPr>
        <w:pStyle w:val="ListParagraph"/>
        <w:numPr>
          <w:ilvl w:val="0"/>
          <w:numId w:val="255"/>
        </w:numPr>
        <w:ind w:left="680" w:hanging="340"/>
      </w:pPr>
      <w:r w:rsidRPr="00E80E78">
        <w:t>Dashboards enabling buyers and sellers to manage requests, quotes, and contracts end-to-end.</w:t>
      </w:r>
    </w:p>
    <w:p w14:paraId="3DAF9593" w14:textId="3374559C" w:rsidR="00CA7C20" w:rsidRPr="00E80E78" w:rsidRDefault="00CA7C20" w:rsidP="00275D4E">
      <w:pPr>
        <w:pStyle w:val="ListParagraph"/>
        <w:numPr>
          <w:ilvl w:val="0"/>
          <w:numId w:val="255"/>
        </w:numPr>
        <w:ind w:left="680" w:hanging="340"/>
      </w:pPr>
      <w:r w:rsidRPr="00E80E78">
        <w:t>ServiceNow Agent Workspace integration to speed up Level 1 support resolution and improve reporting.</w:t>
      </w:r>
    </w:p>
    <w:p w14:paraId="0D1FE8CE" w14:textId="13413EE3" w:rsidR="00166FE1" w:rsidRDefault="00CA7C20" w:rsidP="00275D4E">
      <w:pPr>
        <w:pStyle w:val="ListParagraph"/>
        <w:numPr>
          <w:ilvl w:val="0"/>
          <w:numId w:val="255"/>
        </w:numPr>
        <w:ind w:left="680" w:hanging="340"/>
      </w:pPr>
      <w:r w:rsidRPr="00E80E78">
        <w:t>Ongoing platform enhancements and customisations to meet evolving DTA requirements</w:t>
      </w:r>
      <w:r w:rsidR="00785D4E">
        <w:t xml:space="preserve">, </w:t>
      </w:r>
      <w:r w:rsidRPr="00E80E78">
        <w:t>long-term partnership continuing to 2026.</w:t>
      </w:r>
    </w:p>
    <w:p w14:paraId="241F2CDE" w14:textId="77777777" w:rsidR="00C47D78" w:rsidRDefault="00C47D78" w:rsidP="00C47D78">
      <w:pPr>
        <w:pStyle w:val="ListParagraph"/>
      </w:pPr>
    </w:p>
    <w:p w14:paraId="6B863DA8" w14:textId="77777777" w:rsidR="00F8527C" w:rsidRPr="00A61B35" w:rsidRDefault="00F8527C" w:rsidP="00F8527C">
      <w:pPr>
        <w:rPr>
          <w:b/>
        </w:rPr>
      </w:pPr>
      <w:r w:rsidRPr="00A61B35">
        <w:rPr>
          <w:b/>
        </w:rPr>
        <w:t xml:space="preserve">Measurable outcomes </w:t>
      </w:r>
    </w:p>
    <w:tbl>
      <w:tblPr>
        <w:tblStyle w:val="TableGrid30"/>
        <w:tblW w:w="0" w:type="auto"/>
        <w:tblBorders>
          <w:top w:val="none" w:sz="0" w:space="0" w:color="auto"/>
          <w:left w:val="none" w:sz="0" w:space="0" w:color="auto"/>
          <w:bottom w:val="none" w:sz="0" w:space="0" w:color="auto"/>
          <w:right w:val="none" w:sz="0" w:space="0" w:color="auto"/>
          <w:insideH w:val="single" w:sz="2" w:space="0" w:color="D0CECE" w:themeColor="background2" w:themeShade="E6"/>
          <w:insideV w:val="none" w:sz="0" w:space="0" w:color="auto"/>
        </w:tblBorders>
        <w:tblLook w:val="04A0" w:firstRow="1" w:lastRow="0" w:firstColumn="1" w:lastColumn="0" w:noHBand="0" w:noVBand="1"/>
      </w:tblPr>
      <w:tblGrid>
        <w:gridCol w:w="2405"/>
        <w:gridCol w:w="2445"/>
        <w:gridCol w:w="2080"/>
        <w:gridCol w:w="2080"/>
      </w:tblGrid>
      <w:tr w:rsidR="0072742F" w:rsidRPr="00696586" w14:paraId="47730083" w14:textId="77777777" w:rsidTr="00F4441F">
        <w:trPr>
          <w:trHeight w:val="510"/>
        </w:trPr>
        <w:tc>
          <w:tcPr>
            <w:tcW w:w="2405" w:type="dxa"/>
            <w:tcBorders>
              <w:top w:val="nil"/>
              <w:bottom w:val="single" w:sz="2" w:space="0" w:color="D0CECE" w:themeColor="background2" w:themeShade="E6"/>
              <w:right w:val="single" w:sz="2" w:space="0" w:color="D0CECE" w:themeColor="background2" w:themeShade="E6"/>
            </w:tcBorders>
            <w:shd w:val="clear" w:color="auto" w:fill="0070C0"/>
            <w:vAlign w:val="center"/>
          </w:tcPr>
          <w:p w14:paraId="17F84826" w14:textId="6FC24A6A" w:rsidR="0072742F" w:rsidRPr="00696586" w:rsidRDefault="0072742F" w:rsidP="00696586">
            <w:pPr>
              <w:jc w:val="left"/>
              <w:rPr>
                <w:b/>
                <w:color w:val="FFFFFF" w:themeColor="background1"/>
                <w:sz w:val="18"/>
                <w:szCs w:val="18"/>
                <w:lang w:val="en-AU"/>
              </w:rPr>
            </w:pPr>
            <w:r w:rsidRPr="00696586">
              <w:rPr>
                <w:b/>
                <w:color w:val="FFFFFF" w:themeColor="background1"/>
                <w:sz w:val="18"/>
                <w:szCs w:val="18"/>
                <w:lang w:val="en-AU"/>
              </w:rPr>
              <w:t>82%</w:t>
            </w:r>
          </w:p>
        </w:tc>
        <w:tc>
          <w:tcPr>
            <w:tcW w:w="2445" w:type="dxa"/>
            <w:tcBorders>
              <w:top w:val="nil"/>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0070C0"/>
            <w:vAlign w:val="center"/>
          </w:tcPr>
          <w:p w14:paraId="2AF4A5DC" w14:textId="0BADB641" w:rsidR="0072742F" w:rsidRPr="00696586" w:rsidRDefault="0072742F" w:rsidP="00696586">
            <w:pPr>
              <w:jc w:val="left"/>
              <w:rPr>
                <w:b/>
                <w:color w:val="FFFFFF" w:themeColor="background1"/>
                <w:sz w:val="18"/>
                <w:szCs w:val="18"/>
                <w:lang w:val="en-AU"/>
              </w:rPr>
            </w:pPr>
            <w:r w:rsidRPr="00696586">
              <w:rPr>
                <w:b/>
                <w:color w:val="FFFFFF" w:themeColor="background1"/>
                <w:sz w:val="18"/>
                <w:szCs w:val="18"/>
                <w:lang w:val="en-AU"/>
              </w:rPr>
              <w:t>95%</w:t>
            </w:r>
          </w:p>
        </w:tc>
        <w:tc>
          <w:tcPr>
            <w:tcW w:w="2080" w:type="dxa"/>
            <w:tcBorders>
              <w:top w:val="nil"/>
              <w:left w:val="single" w:sz="2" w:space="0" w:color="D0CECE" w:themeColor="background2" w:themeShade="E6"/>
              <w:bottom w:val="single" w:sz="2" w:space="0" w:color="D0CECE" w:themeColor="background2" w:themeShade="E6"/>
              <w:right w:val="single" w:sz="2" w:space="0" w:color="D0CECE" w:themeColor="background2" w:themeShade="E6"/>
            </w:tcBorders>
            <w:shd w:val="clear" w:color="auto" w:fill="0070C0"/>
            <w:vAlign w:val="center"/>
          </w:tcPr>
          <w:p w14:paraId="068BAA6A" w14:textId="223584E7" w:rsidR="0072742F" w:rsidRPr="00696586" w:rsidRDefault="0072742F" w:rsidP="00696586">
            <w:pPr>
              <w:jc w:val="left"/>
              <w:rPr>
                <w:b/>
                <w:color w:val="FFFFFF" w:themeColor="background1"/>
                <w:sz w:val="18"/>
                <w:szCs w:val="18"/>
                <w:lang w:val="en-AU"/>
              </w:rPr>
            </w:pPr>
            <w:r w:rsidRPr="00696586">
              <w:rPr>
                <w:b/>
                <w:color w:val="FFFFFF" w:themeColor="background1"/>
                <w:sz w:val="18"/>
                <w:szCs w:val="18"/>
                <w:lang w:val="en-AU"/>
              </w:rPr>
              <w:t>40 mins</w:t>
            </w:r>
          </w:p>
        </w:tc>
        <w:tc>
          <w:tcPr>
            <w:tcW w:w="2080" w:type="dxa"/>
            <w:tcBorders>
              <w:top w:val="nil"/>
              <w:left w:val="single" w:sz="2" w:space="0" w:color="D0CECE" w:themeColor="background2" w:themeShade="E6"/>
              <w:bottom w:val="single" w:sz="2" w:space="0" w:color="D0CECE" w:themeColor="background2" w:themeShade="E6"/>
            </w:tcBorders>
            <w:shd w:val="clear" w:color="auto" w:fill="0070C0"/>
            <w:vAlign w:val="center"/>
          </w:tcPr>
          <w:p w14:paraId="37154E8B" w14:textId="7A38489D" w:rsidR="0072742F" w:rsidRPr="00696586" w:rsidRDefault="0072742F" w:rsidP="00696586">
            <w:pPr>
              <w:jc w:val="left"/>
              <w:rPr>
                <w:b/>
                <w:color w:val="FFFFFF" w:themeColor="background1"/>
                <w:sz w:val="18"/>
                <w:szCs w:val="18"/>
                <w:highlight w:val="yellow"/>
                <w:lang w:val="en-AU"/>
              </w:rPr>
            </w:pPr>
            <w:r w:rsidRPr="00696586">
              <w:rPr>
                <w:b/>
                <w:color w:val="FFFFFF" w:themeColor="background1"/>
                <w:sz w:val="18"/>
                <w:szCs w:val="18"/>
                <w:lang w:val="en-AU"/>
              </w:rPr>
              <w:t>5,000</w:t>
            </w:r>
          </w:p>
        </w:tc>
      </w:tr>
      <w:tr w:rsidR="0072742F" w:rsidRPr="00696586" w14:paraId="561ACC64" w14:textId="77777777" w:rsidTr="00F4441F">
        <w:tc>
          <w:tcPr>
            <w:tcW w:w="2405" w:type="dxa"/>
            <w:tcBorders>
              <w:top w:val="single" w:sz="2" w:space="0" w:color="D0CECE" w:themeColor="background2" w:themeShade="E6"/>
              <w:bottom w:val="single" w:sz="4" w:space="0" w:color="7F7F7F" w:themeColor="text1" w:themeTint="80"/>
            </w:tcBorders>
          </w:tcPr>
          <w:p w14:paraId="21E78F83" w14:textId="5C469FCD" w:rsidR="0072742F" w:rsidRPr="00696586" w:rsidRDefault="0072742F" w:rsidP="00696586">
            <w:pPr>
              <w:jc w:val="left"/>
              <w:rPr>
                <w:color w:val="000000" w:themeColor="text1"/>
                <w:sz w:val="18"/>
                <w:szCs w:val="18"/>
                <w:lang w:val="en-AU"/>
              </w:rPr>
            </w:pPr>
            <w:r w:rsidRPr="00696586">
              <w:rPr>
                <w:sz w:val="18"/>
                <w:szCs w:val="18"/>
                <w:lang w:val="en-AU"/>
              </w:rPr>
              <w:t xml:space="preserve">Boost in Contract Value via Automation (AUD700M </w:t>
            </w:r>
            <w:r w:rsidRPr="00696586">
              <w:rPr>
                <w:rFonts w:cs="Arial"/>
                <w:sz w:val="18"/>
                <w:szCs w:val="18"/>
                <w:lang w:val="en-AU"/>
              </w:rPr>
              <w:t>→</w:t>
            </w:r>
            <w:r w:rsidRPr="00696586">
              <w:rPr>
                <w:sz w:val="18"/>
                <w:szCs w:val="18"/>
                <w:lang w:val="en-AU"/>
              </w:rPr>
              <w:t xml:space="preserve"> AUD3.9B)</w:t>
            </w:r>
          </w:p>
        </w:tc>
        <w:tc>
          <w:tcPr>
            <w:tcW w:w="2445" w:type="dxa"/>
            <w:tcBorders>
              <w:top w:val="single" w:sz="2" w:space="0" w:color="D0CECE" w:themeColor="background2" w:themeShade="E6"/>
              <w:bottom w:val="single" w:sz="4" w:space="0" w:color="7F7F7F" w:themeColor="text1" w:themeTint="80"/>
            </w:tcBorders>
          </w:tcPr>
          <w:p w14:paraId="4B7959F9" w14:textId="1C6D638D" w:rsidR="0072742F" w:rsidRPr="00696586" w:rsidRDefault="0072742F" w:rsidP="00696586">
            <w:pPr>
              <w:jc w:val="left"/>
              <w:rPr>
                <w:color w:val="000000" w:themeColor="text1"/>
                <w:sz w:val="18"/>
                <w:szCs w:val="18"/>
                <w:lang w:val="en-AU"/>
              </w:rPr>
            </w:pPr>
            <w:r w:rsidRPr="00696586">
              <w:rPr>
                <w:sz w:val="18"/>
                <w:szCs w:val="18"/>
                <w:lang w:val="en-AU"/>
              </w:rPr>
              <w:t>Cases Resolved at Level 1 Support</w:t>
            </w:r>
          </w:p>
        </w:tc>
        <w:tc>
          <w:tcPr>
            <w:tcW w:w="2080" w:type="dxa"/>
            <w:tcBorders>
              <w:top w:val="single" w:sz="2" w:space="0" w:color="D0CECE" w:themeColor="background2" w:themeShade="E6"/>
              <w:bottom w:val="single" w:sz="4" w:space="0" w:color="7F7F7F" w:themeColor="text1" w:themeTint="80"/>
            </w:tcBorders>
          </w:tcPr>
          <w:p w14:paraId="097D86F1" w14:textId="2B90D72A" w:rsidR="0072742F" w:rsidRPr="00696586" w:rsidRDefault="0072742F" w:rsidP="00696586">
            <w:pPr>
              <w:jc w:val="left"/>
              <w:rPr>
                <w:color w:val="000000" w:themeColor="text1"/>
                <w:sz w:val="18"/>
                <w:szCs w:val="18"/>
                <w:lang w:val="en-AU"/>
              </w:rPr>
            </w:pPr>
            <w:r w:rsidRPr="00696586">
              <w:rPr>
                <w:sz w:val="18"/>
                <w:szCs w:val="18"/>
                <w:lang w:val="en-AU"/>
              </w:rPr>
              <w:t>Average Level 1 Resolution Time</w:t>
            </w:r>
          </w:p>
        </w:tc>
        <w:tc>
          <w:tcPr>
            <w:tcW w:w="2080" w:type="dxa"/>
            <w:tcBorders>
              <w:top w:val="single" w:sz="2" w:space="0" w:color="D0CECE" w:themeColor="background2" w:themeShade="E6"/>
              <w:bottom w:val="single" w:sz="4" w:space="0" w:color="7F7F7F" w:themeColor="text1" w:themeTint="80"/>
            </w:tcBorders>
          </w:tcPr>
          <w:p w14:paraId="2FAE8B17" w14:textId="6E9B2FE9" w:rsidR="0072742F" w:rsidRPr="00696586" w:rsidRDefault="0072742F" w:rsidP="00696586">
            <w:pPr>
              <w:jc w:val="left"/>
              <w:rPr>
                <w:color w:val="000000" w:themeColor="text1"/>
                <w:sz w:val="18"/>
                <w:szCs w:val="18"/>
                <w:highlight w:val="yellow"/>
                <w:lang w:val="en-AU"/>
              </w:rPr>
            </w:pPr>
            <w:r w:rsidRPr="00696586">
              <w:rPr>
                <w:sz w:val="18"/>
                <w:szCs w:val="18"/>
                <w:lang w:val="en-AU"/>
              </w:rPr>
              <w:t>Transactions Facilitated in One Year</w:t>
            </w:r>
          </w:p>
        </w:tc>
      </w:tr>
    </w:tbl>
    <w:p w14:paraId="7AC4CE7F" w14:textId="77777777" w:rsidR="00F8527C" w:rsidRDefault="00F8527C" w:rsidP="00F8527C"/>
    <w:p w14:paraId="31BEC3C9" w14:textId="475FC26B" w:rsidR="000009A1" w:rsidRPr="000009A1" w:rsidRDefault="000009A1" w:rsidP="00F8527C">
      <w:pPr>
        <w:rPr>
          <w:b/>
        </w:rPr>
      </w:pPr>
      <w:r w:rsidRPr="000009A1">
        <w:rPr>
          <w:b/>
        </w:rPr>
        <w:t xml:space="preserve">Relevance to Programme Horizon </w:t>
      </w:r>
    </w:p>
    <w:p w14:paraId="0868AE5A" w14:textId="567FDA5C" w:rsidR="000009A1" w:rsidRPr="00D67BD6" w:rsidRDefault="000009A1" w:rsidP="00275D4E">
      <w:pPr>
        <w:pStyle w:val="ListParagraph"/>
        <w:numPr>
          <w:ilvl w:val="0"/>
          <w:numId w:val="256"/>
        </w:numPr>
        <w:ind w:left="680" w:hanging="340"/>
      </w:pPr>
      <w:r w:rsidRPr="00D67BD6">
        <w:t>Objective 4 (New RSP Portal): BuyICT is a directly comparable self-service portal built for a regulated multi-party environment. It supports qualification (catalogue browsing and eligibility), order management (quote/contract lifecycle), and status information (dashboards, event-driven notifications), mirroring Objectives 4.1–4.4 in structure and function.</w:t>
      </w:r>
    </w:p>
    <w:p w14:paraId="32F57203" w14:textId="55E92D15" w:rsidR="000009A1" w:rsidRPr="00D67BD6" w:rsidRDefault="000009A1" w:rsidP="00275D4E">
      <w:pPr>
        <w:pStyle w:val="ListParagraph"/>
        <w:numPr>
          <w:ilvl w:val="0"/>
          <w:numId w:val="256"/>
        </w:numPr>
        <w:ind w:left="680" w:hanging="340"/>
      </w:pPr>
      <w:r w:rsidRPr="00D67BD6">
        <w:t>Objective 1 (Centralised Catalogues): Multiple procurement catalogues (Hardware, Software, Telecoms, Cloud) consolidated into a single platform with catalogue-driven access control and configuration, directly analogous to Tuatahi's requirement for a unified product/service/resource catalogue.</w:t>
      </w:r>
    </w:p>
    <w:p w14:paraId="363B5DEF" w14:textId="37EB6D7B" w:rsidR="00B767C1" w:rsidRDefault="000009A1" w:rsidP="00275D4E">
      <w:pPr>
        <w:pStyle w:val="ListParagraph"/>
        <w:numPr>
          <w:ilvl w:val="0"/>
          <w:numId w:val="256"/>
        </w:numPr>
        <w:ind w:left="680" w:hanging="340"/>
      </w:pPr>
      <w:r w:rsidRPr="00D67BD6">
        <w:t xml:space="preserve">Objective 3 (RSP Billing Automation: Automated contract generation, pricing application, and workflow-driven contract closure demonstrates the same underlying automation capability. The 82% boost in contract value through automation is a quantified outcome. </w:t>
      </w:r>
    </w:p>
    <w:p w14:paraId="65BBE874" w14:textId="77777777" w:rsidR="00340070" w:rsidRDefault="00340070" w:rsidP="00A75070">
      <w:pPr>
        <w:keepNext/>
        <w:keepLines/>
        <w:rPr>
          <w:b/>
        </w:rPr>
      </w:pPr>
    </w:p>
    <w:p w14:paraId="5598F70A" w14:textId="596729D0" w:rsidR="00340070" w:rsidRPr="00340070" w:rsidRDefault="00340070" w:rsidP="00A75070">
      <w:pPr>
        <w:keepNext/>
        <w:keepLines/>
        <w:rPr>
          <w:b/>
        </w:rPr>
      </w:pPr>
      <w:r w:rsidRPr="00B75DB6">
        <w:rPr>
          <w:b/>
        </w:rPr>
        <w:t>Referee Details</w:t>
      </w:r>
      <w:r w:rsidRPr="00340070">
        <w:rPr>
          <w:b/>
        </w:rPr>
        <w:t xml:space="preserve"> </w:t>
      </w:r>
    </w:p>
    <w:tbl>
      <w:tblPr>
        <w:tblStyle w:val="TableGrid30"/>
        <w:tblW w:w="0" w:type="auto"/>
        <w:tblBorders>
          <w:top w:val="none" w:sz="0" w:space="0" w:color="auto"/>
          <w:left w:val="none" w:sz="0" w:space="0" w:color="auto"/>
          <w:bottom w:val="none" w:sz="0" w:space="0" w:color="auto"/>
          <w:right w:val="none" w:sz="0" w:space="0" w:color="auto"/>
          <w:insideH w:val="single" w:sz="2" w:space="0" w:color="D0CECE" w:themeColor="background2" w:themeShade="E6"/>
          <w:insideV w:val="none" w:sz="0" w:space="0" w:color="auto"/>
        </w:tblBorders>
        <w:tblLook w:val="04A0" w:firstRow="1" w:lastRow="0" w:firstColumn="1" w:lastColumn="0" w:noHBand="0" w:noVBand="1"/>
      </w:tblPr>
      <w:tblGrid>
        <w:gridCol w:w="2972"/>
        <w:gridCol w:w="6038"/>
      </w:tblGrid>
      <w:tr w:rsidR="00340070" w:rsidRPr="00F4441F" w14:paraId="33A3E93A" w14:textId="77777777" w:rsidTr="00F4441F">
        <w:tc>
          <w:tcPr>
            <w:tcW w:w="2972" w:type="dxa"/>
            <w:tcBorders>
              <w:bottom w:val="single" w:sz="4" w:space="0" w:color="D0CECE" w:themeColor="background2" w:themeShade="E6"/>
            </w:tcBorders>
            <w:shd w:val="clear" w:color="auto" w:fill="0070C0"/>
          </w:tcPr>
          <w:p w14:paraId="684A19B7" w14:textId="77777777" w:rsidR="00340070" w:rsidRPr="00F4441F" w:rsidRDefault="00340070" w:rsidP="00A75070">
            <w:pPr>
              <w:keepNext/>
              <w:keepLines/>
              <w:spacing w:before="120" w:after="120"/>
              <w:rPr>
                <w:b/>
                <w:color w:val="FFFFFF" w:themeColor="background1"/>
                <w:sz w:val="18"/>
                <w:szCs w:val="18"/>
                <w:lang w:val="en-AU"/>
              </w:rPr>
            </w:pPr>
            <w:r w:rsidRPr="00F4441F">
              <w:rPr>
                <w:b/>
                <w:color w:val="FFFFFF" w:themeColor="background1"/>
                <w:sz w:val="18"/>
                <w:szCs w:val="18"/>
                <w:lang w:val="en-AU"/>
              </w:rPr>
              <w:t xml:space="preserve">Project Name </w:t>
            </w:r>
          </w:p>
        </w:tc>
        <w:tc>
          <w:tcPr>
            <w:tcW w:w="6038" w:type="dxa"/>
            <w:tcBorders>
              <w:top w:val="single" w:sz="2" w:space="0" w:color="D0CECE" w:themeColor="background2" w:themeShade="E6"/>
              <w:bottom w:val="single" w:sz="4" w:space="0" w:color="D0CECE" w:themeColor="background2" w:themeShade="E6"/>
            </w:tcBorders>
            <w:shd w:val="clear" w:color="auto" w:fill="FFFFFF" w:themeFill="background1"/>
          </w:tcPr>
          <w:p w14:paraId="7DC96E93" w14:textId="472EDA98" w:rsidR="00340070" w:rsidRPr="00F4441F" w:rsidRDefault="00A94BF2" w:rsidP="00A75070">
            <w:pPr>
              <w:keepNext/>
              <w:keepLines/>
              <w:tabs>
                <w:tab w:val="left" w:pos="830"/>
              </w:tabs>
              <w:spacing w:before="120" w:after="120"/>
              <w:jc w:val="left"/>
              <w:rPr>
                <w:sz w:val="18"/>
                <w:szCs w:val="18"/>
                <w:lang w:val="en-AU"/>
              </w:rPr>
            </w:pPr>
            <w:r w:rsidRPr="00F4441F">
              <w:rPr>
                <w:sz w:val="18"/>
                <w:szCs w:val="18"/>
                <w:lang w:val="en-AU"/>
              </w:rPr>
              <w:t>BuyICT Marketplace Portal</w:t>
            </w:r>
          </w:p>
        </w:tc>
      </w:tr>
      <w:tr w:rsidR="00340070" w:rsidRPr="00F4441F" w14:paraId="2E747A5E" w14:textId="77777777" w:rsidTr="00F4441F">
        <w:tc>
          <w:tcPr>
            <w:tcW w:w="2972" w:type="dxa"/>
            <w:tcBorders>
              <w:top w:val="single" w:sz="4" w:space="0" w:color="D0CECE" w:themeColor="background2" w:themeShade="E6"/>
              <w:bottom w:val="single" w:sz="4" w:space="0" w:color="D0CECE" w:themeColor="background2" w:themeShade="E6"/>
            </w:tcBorders>
            <w:shd w:val="clear" w:color="auto" w:fill="0070C0"/>
          </w:tcPr>
          <w:p w14:paraId="3237183C" w14:textId="77777777" w:rsidR="00340070" w:rsidRPr="00F4441F" w:rsidRDefault="00340070" w:rsidP="00A75070">
            <w:pPr>
              <w:keepNext/>
              <w:keepLines/>
              <w:spacing w:before="120" w:after="120"/>
              <w:rPr>
                <w:b/>
                <w:color w:val="FFFFFF" w:themeColor="background1"/>
                <w:sz w:val="18"/>
                <w:szCs w:val="18"/>
                <w:lang w:val="en-AU"/>
              </w:rPr>
            </w:pPr>
            <w:r w:rsidRPr="00F4441F">
              <w:rPr>
                <w:b/>
                <w:color w:val="FFFFFF" w:themeColor="background1"/>
                <w:sz w:val="18"/>
                <w:szCs w:val="18"/>
                <w:lang w:val="en-AU"/>
              </w:rPr>
              <w:t xml:space="preserve">Organisation Name </w:t>
            </w:r>
          </w:p>
        </w:tc>
        <w:tc>
          <w:tcPr>
            <w:tcW w:w="6038" w:type="dxa"/>
            <w:tcBorders>
              <w:top w:val="single" w:sz="4" w:space="0" w:color="D0CECE" w:themeColor="background2" w:themeShade="E6"/>
              <w:bottom w:val="single" w:sz="4" w:space="0" w:color="D0CECE" w:themeColor="background2" w:themeShade="E6"/>
            </w:tcBorders>
          </w:tcPr>
          <w:p w14:paraId="06A97830" w14:textId="53BE99DC" w:rsidR="00340070" w:rsidRPr="00F4441F" w:rsidRDefault="00D371A7" w:rsidP="00A75070">
            <w:pPr>
              <w:keepNext/>
              <w:keepLines/>
              <w:spacing w:before="120" w:after="120"/>
              <w:rPr>
                <w:sz w:val="18"/>
                <w:szCs w:val="18"/>
                <w:lang w:val="en-AU"/>
              </w:rPr>
            </w:pPr>
            <w:r w:rsidRPr="00F4441F">
              <w:rPr>
                <w:sz w:val="18"/>
                <w:szCs w:val="18"/>
                <w:lang w:val="en-AU"/>
              </w:rPr>
              <w:t>Digital Transformation Agency (DTA), Australian Government</w:t>
            </w:r>
          </w:p>
        </w:tc>
      </w:tr>
      <w:tr w:rsidR="00340070" w:rsidRPr="00F4441F" w14:paraId="3CC5D547" w14:textId="77777777" w:rsidTr="00F4441F">
        <w:tc>
          <w:tcPr>
            <w:tcW w:w="2972" w:type="dxa"/>
            <w:tcBorders>
              <w:top w:val="single" w:sz="4" w:space="0" w:color="D0CECE" w:themeColor="background2" w:themeShade="E6"/>
              <w:bottom w:val="single" w:sz="4" w:space="0" w:color="D0CECE" w:themeColor="background2" w:themeShade="E6"/>
            </w:tcBorders>
            <w:shd w:val="clear" w:color="auto" w:fill="0070C0"/>
          </w:tcPr>
          <w:p w14:paraId="45873314" w14:textId="77777777" w:rsidR="00340070" w:rsidRPr="00F4441F" w:rsidRDefault="00340070" w:rsidP="00A75070">
            <w:pPr>
              <w:keepNext/>
              <w:keepLines/>
              <w:spacing w:before="120" w:after="120"/>
              <w:rPr>
                <w:b/>
                <w:color w:val="FFFFFF" w:themeColor="background1"/>
                <w:sz w:val="18"/>
                <w:szCs w:val="18"/>
                <w:lang w:val="en-AU"/>
              </w:rPr>
            </w:pPr>
            <w:r w:rsidRPr="00F4441F">
              <w:rPr>
                <w:b/>
                <w:color w:val="FFFFFF" w:themeColor="background1"/>
                <w:sz w:val="18"/>
                <w:szCs w:val="18"/>
                <w:lang w:val="en-AU"/>
              </w:rPr>
              <w:t xml:space="preserve">Contact Person </w:t>
            </w:r>
          </w:p>
        </w:tc>
        <w:tc>
          <w:tcPr>
            <w:tcW w:w="6038" w:type="dxa"/>
            <w:tcBorders>
              <w:top w:val="single" w:sz="4" w:space="0" w:color="D0CECE" w:themeColor="background2" w:themeShade="E6"/>
              <w:bottom w:val="single" w:sz="4" w:space="0" w:color="D0CECE" w:themeColor="background2" w:themeShade="E6"/>
            </w:tcBorders>
          </w:tcPr>
          <w:p w14:paraId="6EBF5251" w14:textId="2297BDF3" w:rsidR="00340070" w:rsidRPr="00F4441F" w:rsidRDefault="00B75DB6" w:rsidP="00A75070">
            <w:pPr>
              <w:keepNext/>
              <w:keepLines/>
              <w:spacing w:before="120" w:after="120"/>
              <w:rPr>
                <w:sz w:val="18"/>
                <w:szCs w:val="18"/>
                <w:lang w:val="en-AU"/>
              </w:rPr>
            </w:pPr>
            <w:r w:rsidRPr="00F4441F">
              <w:rPr>
                <w:sz w:val="18"/>
                <w:szCs w:val="18"/>
                <w:lang w:val="en-AU"/>
              </w:rPr>
              <w:t xml:space="preserve">Matt Mason </w:t>
            </w:r>
          </w:p>
        </w:tc>
      </w:tr>
      <w:tr w:rsidR="00340070" w:rsidRPr="00F4441F" w14:paraId="3C0EA9A1" w14:textId="77777777" w:rsidTr="00F4441F">
        <w:tc>
          <w:tcPr>
            <w:tcW w:w="2972" w:type="dxa"/>
            <w:tcBorders>
              <w:top w:val="single" w:sz="4" w:space="0" w:color="D0CECE" w:themeColor="background2" w:themeShade="E6"/>
              <w:bottom w:val="single" w:sz="4" w:space="0" w:color="D0CECE" w:themeColor="background2" w:themeShade="E6"/>
            </w:tcBorders>
            <w:shd w:val="clear" w:color="auto" w:fill="0070C0"/>
          </w:tcPr>
          <w:p w14:paraId="0C93D558" w14:textId="77777777" w:rsidR="00340070" w:rsidRPr="00F4441F" w:rsidRDefault="00340070" w:rsidP="00A75070">
            <w:pPr>
              <w:keepNext/>
              <w:keepLines/>
              <w:spacing w:before="120" w:after="120"/>
              <w:rPr>
                <w:b/>
                <w:color w:val="FFFFFF" w:themeColor="background1"/>
                <w:sz w:val="18"/>
                <w:szCs w:val="18"/>
                <w:lang w:val="en-AU"/>
              </w:rPr>
            </w:pPr>
            <w:r w:rsidRPr="00F4441F">
              <w:rPr>
                <w:b/>
                <w:color w:val="FFFFFF" w:themeColor="background1"/>
                <w:sz w:val="18"/>
                <w:szCs w:val="18"/>
                <w:lang w:val="en-AU"/>
              </w:rPr>
              <w:t xml:space="preserve">Contact Email / Phone </w:t>
            </w:r>
          </w:p>
        </w:tc>
        <w:tc>
          <w:tcPr>
            <w:tcW w:w="6038" w:type="dxa"/>
            <w:tcBorders>
              <w:top w:val="single" w:sz="4" w:space="0" w:color="D0CECE" w:themeColor="background2" w:themeShade="E6"/>
              <w:bottom w:val="single" w:sz="4" w:space="0" w:color="D0CECE" w:themeColor="background2" w:themeShade="E6"/>
            </w:tcBorders>
          </w:tcPr>
          <w:p w14:paraId="1E6C4E90" w14:textId="51510753" w:rsidR="00340070" w:rsidRPr="00F4441F" w:rsidRDefault="00B75DB6" w:rsidP="00A75070">
            <w:pPr>
              <w:keepNext/>
              <w:keepLines/>
              <w:spacing w:before="120" w:after="120"/>
              <w:rPr>
                <w:sz w:val="18"/>
                <w:szCs w:val="18"/>
                <w:lang w:val="en-AU"/>
              </w:rPr>
            </w:pPr>
            <w:r w:rsidRPr="00F4441F">
              <w:rPr>
                <w:sz w:val="18"/>
                <w:szCs w:val="18"/>
                <w:lang w:val="en-AU"/>
              </w:rPr>
              <w:t>matt.mason@dta.gov.au</w:t>
            </w:r>
          </w:p>
        </w:tc>
      </w:tr>
      <w:tr w:rsidR="00340070" w:rsidRPr="00F4441F" w14:paraId="7C53A094" w14:textId="77777777" w:rsidTr="00F4441F">
        <w:tc>
          <w:tcPr>
            <w:tcW w:w="2972" w:type="dxa"/>
            <w:tcBorders>
              <w:top w:val="single" w:sz="4" w:space="0" w:color="D0CECE" w:themeColor="background2" w:themeShade="E6"/>
            </w:tcBorders>
            <w:shd w:val="clear" w:color="auto" w:fill="0070C0"/>
          </w:tcPr>
          <w:p w14:paraId="198E4BA0" w14:textId="71E9D944" w:rsidR="00340070" w:rsidRPr="00F4441F" w:rsidRDefault="00C47D78" w:rsidP="00A75070">
            <w:pPr>
              <w:keepNext/>
              <w:keepLines/>
              <w:spacing w:before="120" w:after="120"/>
              <w:rPr>
                <w:b/>
                <w:color w:val="FFFFFF" w:themeColor="background1"/>
                <w:sz w:val="18"/>
                <w:szCs w:val="18"/>
                <w:lang w:val="en-AU"/>
              </w:rPr>
            </w:pPr>
            <w:r w:rsidRPr="00F4441F">
              <w:rPr>
                <w:b/>
                <w:color w:val="FFFFFF" w:themeColor="background1"/>
                <w:sz w:val="18"/>
                <w:szCs w:val="18"/>
                <w:lang w:val="en-AU"/>
              </w:rPr>
              <w:t>Engagement</w:t>
            </w:r>
            <w:r w:rsidR="00340070" w:rsidRPr="00F4441F">
              <w:rPr>
                <w:b/>
                <w:color w:val="FFFFFF" w:themeColor="background1"/>
                <w:sz w:val="18"/>
                <w:szCs w:val="18"/>
                <w:lang w:val="en-AU"/>
              </w:rPr>
              <w:t xml:space="preserve"> Duration </w:t>
            </w:r>
          </w:p>
        </w:tc>
        <w:tc>
          <w:tcPr>
            <w:tcW w:w="6038" w:type="dxa"/>
            <w:tcBorders>
              <w:top w:val="single" w:sz="4" w:space="0" w:color="D0CECE" w:themeColor="background2" w:themeShade="E6"/>
              <w:bottom w:val="single" w:sz="2" w:space="0" w:color="D0CECE" w:themeColor="background2" w:themeShade="E6"/>
            </w:tcBorders>
          </w:tcPr>
          <w:p w14:paraId="02F7ED34" w14:textId="2486E0C5" w:rsidR="00340070" w:rsidRPr="00F4441F" w:rsidRDefault="00D371A7" w:rsidP="00A75070">
            <w:pPr>
              <w:keepNext/>
              <w:keepLines/>
              <w:spacing w:before="120" w:after="120"/>
              <w:rPr>
                <w:sz w:val="18"/>
                <w:szCs w:val="18"/>
                <w:lang w:val="en-AU"/>
              </w:rPr>
            </w:pPr>
            <w:r w:rsidRPr="00F4441F">
              <w:rPr>
                <w:sz w:val="18"/>
                <w:szCs w:val="18"/>
                <w:lang w:val="en-AU"/>
              </w:rPr>
              <w:t xml:space="preserve">Ongoing </w:t>
            </w:r>
          </w:p>
        </w:tc>
      </w:tr>
    </w:tbl>
    <w:p w14:paraId="3D607401" w14:textId="77777777" w:rsidR="00340070" w:rsidRPr="00340070" w:rsidRDefault="00340070" w:rsidP="00340070"/>
    <w:p w14:paraId="14E33DBB" w14:textId="16C4A55F" w:rsidR="00F952C3" w:rsidRPr="0036418C" w:rsidRDefault="009059A9" w:rsidP="00D50E37">
      <w:pPr>
        <w:rPr>
          <w:b/>
          <w:color w:val="0070C0"/>
        </w:rPr>
      </w:pPr>
      <w:r w:rsidRPr="0036418C">
        <w:rPr>
          <w:b/>
          <w:color w:val="0070C0"/>
        </w:rPr>
        <w:t xml:space="preserve">Case study </w:t>
      </w:r>
      <w:r w:rsidR="00C47D78">
        <w:rPr>
          <w:b/>
          <w:color w:val="0070C0"/>
        </w:rPr>
        <w:t>3</w:t>
      </w:r>
      <w:r w:rsidRPr="0036418C">
        <w:rPr>
          <w:b/>
          <w:color w:val="0070C0"/>
        </w:rPr>
        <w:t xml:space="preserve">: </w:t>
      </w:r>
      <w:r w:rsidR="00800B6D" w:rsidRPr="0036418C">
        <w:rPr>
          <w:b/>
          <w:color w:val="0070C0"/>
        </w:rPr>
        <w:t>Customer Experience Programme – No Reason to Call – Leading Nordic Telco</w:t>
      </w:r>
    </w:p>
    <w:p w14:paraId="305918C2" w14:textId="77777777" w:rsidR="00F952C3" w:rsidRPr="007A7780" w:rsidRDefault="00F952C3" w:rsidP="00D50E37">
      <w:pPr>
        <w:rPr>
          <w:rFonts w:eastAsia="Arial" w:cs="Times New Roman"/>
          <w:color w:val="000000" w:themeColor="text1"/>
          <w:szCs w:val="20"/>
          <w:lang w:eastAsia="en-AU"/>
        </w:rPr>
      </w:pPr>
    </w:p>
    <w:p w14:paraId="05B60C47" w14:textId="6CC3D897" w:rsidR="00F952C3" w:rsidRPr="007A7780" w:rsidRDefault="00F952C3" w:rsidP="00D50E37">
      <w:pPr>
        <w:rPr>
          <w:rFonts w:eastAsia="Arial" w:cs="Times New Roman"/>
          <w:b/>
          <w:color w:val="000000" w:themeColor="text1"/>
          <w:szCs w:val="20"/>
          <w:lang w:eastAsia="en-AU"/>
        </w:rPr>
      </w:pPr>
      <w:r w:rsidRPr="007A7780">
        <w:rPr>
          <w:rFonts w:eastAsia="Arial" w:cs="Times New Roman"/>
          <w:b/>
          <w:color w:val="000000" w:themeColor="text1"/>
          <w:szCs w:val="20"/>
          <w:lang w:eastAsia="en-AU"/>
        </w:rPr>
        <w:t>Objectives addressed</w:t>
      </w:r>
    </w:p>
    <w:p w14:paraId="3957FE3E" w14:textId="7ADC9060" w:rsidR="00EF34C8" w:rsidRPr="007A7780" w:rsidRDefault="00EF34C8" w:rsidP="00275D4E">
      <w:pPr>
        <w:pStyle w:val="ListParagraph"/>
        <w:numPr>
          <w:ilvl w:val="0"/>
          <w:numId w:val="148"/>
        </w:numPr>
        <w:rPr>
          <w:rFonts w:eastAsia="Arial"/>
          <w:color w:val="000000" w:themeColor="text1"/>
        </w:rPr>
      </w:pPr>
      <w:r w:rsidRPr="007A7780">
        <w:rPr>
          <w:rFonts w:eastAsia="Arial"/>
          <w:color w:val="000000" w:themeColor="text1"/>
        </w:rPr>
        <w:t>Objective 4 New RSP / Customer Portal (multi-channel self-service capability, digital deflection, RSP-facing portal adoption and customer onboarding)</w:t>
      </w:r>
    </w:p>
    <w:p w14:paraId="2C328536" w14:textId="77777777" w:rsidR="00EF34C8" w:rsidRPr="007A7780" w:rsidRDefault="00EF34C8" w:rsidP="00275D4E">
      <w:pPr>
        <w:pStyle w:val="ListParagraph"/>
        <w:numPr>
          <w:ilvl w:val="0"/>
          <w:numId w:val="148"/>
        </w:numPr>
        <w:rPr>
          <w:rFonts w:eastAsia="Arial"/>
          <w:color w:val="000000" w:themeColor="text1"/>
        </w:rPr>
      </w:pPr>
      <w:r w:rsidRPr="007A7780">
        <w:rPr>
          <w:rFonts w:eastAsia="Arial"/>
          <w:color w:val="000000" w:themeColor="text1"/>
        </w:rPr>
        <w:t>Objective 3 RSP Billing Automation (automated billing exception identification, billing accuracy improvement and operational cost reduction through process automation)</w:t>
      </w:r>
    </w:p>
    <w:p w14:paraId="3B1DE981" w14:textId="77777777" w:rsidR="00EF34C8" w:rsidRPr="007A7780" w:rsidRDefault="00EF34C8" w:rsidP="00275D4E">
      <w:pPr>
        <w:pStyle w:val="ListParagraph"/>
        <w:numPr>
          <w:ilvl w:val="0"/>
          <w:numId w:val="148"/>
        </w:numPr>
        <w:rPr>
          <w:rFonts w:eastAsia="Arial"/>
          <w:color w:val="000000" w:themeColor="text1"/>
        </w:rPr>
      </w:pPr>
      <w:r w:rsidRPr="007A7780">
        <w:rPr>
          <w:rFonts w:eastAsia="Arial"/>
          <w:color w:val="000000" w:themeColor="text1"/>
        </w:rPr>
        <w:t>Objective 9 Internal Field Force Integration (cross-functional ways of working, process change management across operational teams, sustained adoption across delivery and field teams)</w:t>
      </w:r>
    </w:p>
    <w:p w14:paraId="13419129" w14:textId="77777777" w:rsidR="00EF34C8" w:rsidRPr="007A7780" w:rsidRDefault="00EF34C8" w:rsidP="00275D4E">
      <w:pPr>
        <w:pStyle w:val="ListParagraph"/>
        <w:numPr>
          <w:ilvl w:val="0"/>
          <w:numId w:val="148"/>
        </w:numPr>
        <w:rPr>
          <w:rFonts w:eastAsia="Arial"/>
          <w:color w:val="000000" w:themeColor="text1"/>
        </w:rPr>
      </w:pPr>
      <w:r w:rsidRPr="007A7780">
        <w:rPr>
          <w:rFonts w:eastAsia="Arial"/>
          <w:color w:val="000000" w:themeColor="text1"/>
        </w:rPr>
        <w:t>Programme governance and change management (sustained multi-year programme control across 300+ improvement initiatives, embedded OCM and stakeholder management at executive level)</w:t>
      </w:r>
    </w:p>
    <w:p w14:paraId="38B99777" w14:textId="77777777" w:rsidR="00EF34C8" w:rsidRPr="007A7780" w:rsidRDefault="00EF34C8" w:rsidP="00EF34C8">
      <w:pPr>
        <w:rPr>
          <w:rFonts w:eastAsia="Arial"/>
          <w:color w:val="000000" w:themeColor="text1"/>
          <w:szCs w:val="20"/>
        </w:rPr>
      </w:pPr>
    </w:p>
    <w:p w14:paraId="38EAE286" w14:textId="77777777" w:rsidR="00622570" w:rsidRPr="007A7780" w:rsidRDefault="00622570" w:rsidP="00622570">
      <w:pPr>
        <w:rPr>
          <w:b/>
          <w:szCs w:val="20"/>
        </w:rPr>
      </w:pPr>
      <w:r w:rsidRPr="007A7780">
        <w:rPr>
          <w:b/>
          <w:szCs w:val="20"/>
        </w:rPr>
        <w:t xml:space="preserve">Engagement Overview </w:t>
      </w:r>
    </w:p>
    <w:tbl>
      <w:tblPr>
        <w:tblStyle w:val="TableGrid30"/>
        <w:tblW w:w="0" w:type="auto"/>
        <w:tblBorders>
          <w:top w:val="none" w:sz="0" w:space="0" w:color="auto"/>
          <w:left w:val="none" w:sz="0" w:space="0" w:color="auto"/>
          <w:bottom w:val="single" w:sz="4" w:space="0" w:color="808080" w:themeColor="background1" w:themeShade="80"/>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972"/>
        <w:gridCol w:w="6038"/>
      </w:tblGrid>
      <w:tr w:rsidR="00622570" w:rsidRPr="00F4441F" w14:paraId="0964617B" w14:textId="77777777" w:rsidTr="00F4441F">
        <w:tc>
          <w:tcPr>
            <w:tcW w:w="2972" w:type="dxa"/>
            <w:shd w:val="clear" w:color="auto" w:fill="0070C0"/>
          </w:tcPr>
          <w:p w14:paraId="26010FF0" w14:textId="77777777" w:rsidR="00622570" w:rsidRPr="00F4441F" w:rsidRDefault="00622570" w:rsidP="00F4441F">
            <w:pPr>
              <w:spacing w:before="120" w:after="120"/>
              <w:rPr>
                <w:b/>
                <w:color w:val="FFFFFF" w:themeColor="background1"/>
                <w:sz w:val="18"/>
                <w:szCs w:val="18"/>
              </w:rPr>
            </w:pPr>
            <w:r w:rsidRPr="00F4441F">
              <w:rPr>
                <w:b/>
                <w:color w:val="FFFFFF" w:themeColor="background1"/>
                <w:sz w:val="18"/>
                <w:szCs w:val="18"/>
              </w:rPr>
              <w:t xml:space="preserve">Client </w:t>
            </w:r>
          </w:p>
        </w:tc>
        <w:tc>
          <w:tcPr>
            <w:tcW w:w="6038" w:type="dxa"/>
            <w:shd w:val="clear" w:color="auto" w:fill="0070C0"/>
          </w:tcPr>
          <w:p w14:paraId="11CD3B30" w14:textId="4C64E4B8" w:rsidR="00622570" w:rsidRPr="00F4441F" w:rsidRDefault="003A44A9" w:rsidP="00F4441F">
            <w:pPr>
              <w:spacing w:before="120" w:after="120"/>
              <w:rPr>
                <w:b/>
                <w:color w:val="FFFFFF" w:themeColor="background1"/>
                <w:sz w:val="18"/>
                <w:szCs w:val="18"/>
                <w:lang w:val="en-US"/>
              </w:rPr>
            </w:pPr>
            <w:r w:rsidRPr="00F4441F">
              <w:rPr>
                <w:b/>
                <w:color w:val="FFFFFF" w:themeColor="background1"/>
                <w:sz w:val="18"/>
                <w:szCs w:val="18"/>
                <w:lang w:val="en-US"/>
              </w:rPr>
              <w:t>Telia (Nordic Telecommunications Provider)</w:t>
            </w:r>
          </w:p>
        </w:tc>
      </w:tr>
      <w:tr w:rsidR="00622570" w:rsidRPr="00F4441F" w14:paraId="5D846405" w14:textId="77777777" w:rsidTr="00F4441F">
        <w:tc>
          <w:tcPr>
            <w:tcW w:w="2972" w:type="dxa"/>
          </w:tcPr>
          <w:p w14:paraId="6AFC5245" w14:textId="77777777" w:rsidR="00622570" w:rsidRPr="0053580F" w:rsidRDefault="00622570" w:rsidP="00F4441F">
            <w:pPr>
              <w:spacing w:before="120" w:after="120"/>
              <w:rPr>
                <w:b/>
                <w:color w:val="0070C0"/>
                <w:sz w:val="18"/>
                <w:szCs w:val="18"/>
              </w:rPr>
            </w:pPr>
            <w:r w:rsidRPr="0053580F">
              <w:rPr>
                <w:b/>
                <w:color w:val="0070C0"/>
                <w:sz w:val="18"/>
                <w:szCs w:val="18"/>
              </w:rPr>
              <w:t xml:space="preserve">Engagement Type </w:t>
            </w:r>
          </w:p>
        </w:tc>
        <w:tc>
          <w:tcPr>
            <w:tcW w:w="6038" w:type="dxa"/>
          </w:tcPr>
          <w:p w14:paraId="6CED0FCF" w14:textId="3CE62A7D" w:rsidR="00622570" w:rsidRPr="00F4441F" w:rsidRDefault="00E61FCA" w:rsidP="00F4441F">
            <w:pPr>
              <w:spacing w:before="120" w:after="120"/>
              <w:rPr>
                <w:sz w:val="18"/>
                <w:szCs w:val="18"/>
                <w:lang w:val="en-US"/>
              </w:rPr>
            </w:pPr>
            <w:r w:rsidRPr="00F4441F">
              <w:rPr>
                <w:sz w:val="18"/>
                <w:szCs w:val="18"/>
                <w:lang w:val="en-US"/>
              </w:rPr>
              <w:t>Customer Experience Transformation Programme — No Reason to Call</w:t>
            </w:r>
          </w:p>
        </w:tc>
      </w:tr>
      <w:tr w:rsidR="00622570" w:rsidRPr="00F4441F" w14:paraId="25EA405A" w14:textId="77777777" w:rsidTr="00F4441F">
        <w:tc>
          <w:tcPr>
            <w:tcW w:w="2972" w:type="dxa"/>
          </w:tcPr>
          <w:p w14:paraId="3AFDFC58" w14:textId="77777777" w:rsidR="00622570" w:rsidRPr="0053580F" w:rsidRDefault="00622570" w:rsidP="00F4441F">
            <w:pPr>
              <w:spacing w:before="120" w:after="120"/>
              <w:rPr>
                <w:b/>
                <w:color w:val="0070C0"/>
                <w:sz w:val="18"/>
                <w:szCs w:val="18"/>
              </w:rPr>
            </w:pPr>
            <w:r w:rsidRPr="0053580F">
              <w:rPr>
                <w:b/>
                <w:color w:val="0070C0"/>
                <w:sz w:val="18"/>
                <w:szCs w:val="18"/>
              </w:rPr>
              <w:t xml:space="preserve">Duration </w:t>
            </w:r>
          </w:p>
        </w:tc>
        <w:tc>
          <w:tcPr>
            <w:tcW w:w="6038" w:type="dxa"/>
          </w:tcPr>
          <w:p w14:paraId="3CC67E5B" w14:textId="5A4F16CF" w:rsidR="00622570" w:rsidRPr="00F4441F" w:rsidRDefault="00E61FCA" w:rsidP="00F4441F">
            <w:pPr>
              <w:spacing w:before="120" w:after="120"/>
              <w:rPr>
                <w:sz w:val="18"/>
                <w:szCs w:val="18"/>
              </w:rPr>
            </w:pPr>
            <w:r w:rsidRPr="00F4441F">
              <w:rPr>
                <w:sz w:val="18"/>
                <w:szCs w:val="18"/>
              </w:rPr>
              <w:t xml:space="preserve">2021 – ongoing </w:t>
            </w:r>
          </w:p>
        </w:tc>
      </w:tr>
      <w:tr w:rsidR="00622570" w:rsidRPr="00F4441F" w14:paraId="13739334" w14:textId="77777777" w:rsidTr="00F4441F">
        <w:tc>
          <w:tcPr>
            <w:tcW w:w="2972" w:type="dxa"/>
          </w:tcPr>
          <w:p w14:paraId="26B387A0" w14:textId="77777777" w:rsidR="00622570" w:rsidRPr="0053580F" w:rsidRDefault="00622570" w:rsidP="00F4441F">
            <w:pPr>
              <w:spacing w:before="120" w:after="120"/>
              <w:rPr>
                <w:b/>
                <w:color w:val="0070C0"/>
                <w:sz w:val="18"/>
                <w:szCs w:val="18"/>
              </w:rPr>
            </w:pPr>
            <w:r w:rsidRPr="0053580F">
              <w:rPr>
                <w:b/>
                <w:color w:val="0070C0"/>
                <w:sz w:val="18"/>
                <w:szCs w:val="18"/>
              </w:rPr>
              <w:t xml:space="preserve">Scope </w:t>
            </w:r>
          </w:p>
        </w:tc>
        <w:tc>
          <w:tcPr>
            <w:tcW w:w="6038" w:type="dxa"/>
          </w:tcPr>
          <w:p w14:paraId="5066D12D" w14:textId="4A42FD2D" w:rsidR="00622570" w:rsidRPr="00F4441F" w:rsidRDefault="002909E6" w:rsidP="00F4441F">
            <w:pPr>
              <w:spacing w:before="120" w:after="120"/>
              <w:rPr>
                <w:sz w:val="18"/>
                <w:szCs w:val="18"/>
                <w:lang w:val="en-US"/>
              </w:rPr>
            </w:pPr>
            <w:r w:rsidRPr="00F4441F">
              <w:rPr>
                <w:sz w:val="18"/>
                <w:szCs w:val="18"/>
                <w:lang w:val="en-US"/>
              </w:rPr>
              <w:t xml:space="preserve">End-to-end programme to identify, </w:t>
            </w:r>
            <w:r w:rsidRPr="00D465C7">
              <w:rPr>
                <w:sz w:val="18"/>
                <w:szCs w:val="18"/>
                <w:lang w:val="en-AU"/>
              </w:rPr>
              <w:t>prioritise</w:t>
            </w:r>
            <w:r w:rsidRPr="00F4441F">
              <w:rPr>
                <w:sz w:val="18"/>
                <w:szCs w:val="18"/>
                <w:lang w:val="en-US"/>
              </w:rPr>
              <w:t xml:space="preserve"> and eliminate root causes of inbound B2C customer calls across all service lines. Delivery across four improvement levers: Avoidance (eliminate root cause), Deflection (improve self-service), Efficiency (improve AHT and FCR), and Engagement (communicate proactively).</w:t>
            </w:r>
          </w:p>
        </w:tc>
      </w:tr>
    </w:tbl>
    <w:p w14:paraId="53E2DBED" w14:textId="77777777" w:rsidR="00622570" w:rsidRPr="007A7780" w:rsidRDefault="00622570" w:rsidP="00622570">
      <w:pPr>
        <w:rPr>
          <w:szCs w:val="20"/>
        </w:rPr>
      </w:pPr>
    </w:p>
    <w:p w14:paraId="67B7CAA0" w14:textId="77777777" w:rsidR="00950A00" w:rsidRPr="007A7780" w:rsidRDefault="00622570" w:rsidP="00622570">
      <w:pPr>
        <w:rPr>
          <w:b/>
          <w:szCs w:val="20"/>
        </w:rPr>
      </w:pPr>
      <w:r w:rsidRPr="007A7780">
        <w:rPr>
          <w:b/>
          <w:szCs w:val="20"/>
        </w:rPr>
        <w:t xml:space="preserve">The Challenge </w:t>
      </w:r>
    </w:p>
    <w:p w14:paraId="245F90FF" w14:textId="77777777" w:rsidR="00157970" w:rsidRPr="007A7780" w:rsidRDefault="00950A00" w:rsidP="00622570">
      <w:pPr>
        <w:rPr>
          <w:rFonts w:eastAsia="Arial" w:cs="Times New Roman"/>
          <w:color w:val="000000" w:themeColor="text1"/>
          <w:szCs w:val="20"/>
          <w:lang w:eastAsia="en-AU"/>
        </w:rPr>
      </w:pPr>
      <w:r w:rsidRPr="007A7780">
        <w:rPr>
          <w:rFonts w:eastAsia="Arial" w:cs="Times New Roman"/>
          <w:color w:val="000000" w:themeColor="text1"/>
          <w:szCs w:val="20"/>
          <w:lang w:eastAsia="en-AU"/>
        </w:rPr>
        <w:t>The client faced persistently high volumes of inbound customer calls across B2C services, driving significant operational costs and signalling widespread customer pain points. The volume of calls was symptomatic of systemic gaps across billing accuracy, self-service capability, proactive communication, and operational efficiency. The client required a strategic partner to move beyond call reduction tactics and address root causes systematically across the business.</w:t>
      </w:r>
    </w:p>
    <w:p w14:paraId="1A841B1A" w14:textId="77777777" w:rsidR="00157970" w:rsidRPr="007A7780" w:rsidRDefault="00157970" w:rsidP="00622570">
      <w:pPr>
        <w:rPr>
          <w:rFonts w:eastAsia="Arial" w:cs="Times New Roman"/>
          <w:color w:val="000000" w:themeColor="text1"/>
          <w:szCs w:val="20"/>
          <w:lang w:eastAsia="en-AU"/>
        </w:rPr>
      </w:pPr>
    </w:p>
    <w:p w14:paraId="35DE6ACE" w14:textId="77777777" w:rsidR="00B92F97" w:rsidRPr="007A7780" w:rsidRDefault="00B92F97" w:rsidP="00622570">
      <w:pPr>
        <w:rPr>
          <w:rFonts w:eastAsia="Arial" w:cs="Times New Roman"/>
          <w:color w:val="000000" w:themeColor="text1"/>
          <w:szCs w:val="20"/>
          <w:lang w:eastAsia="en-AU"/>
        </w:rPr>
      </w:pPr>
    </w:p>
    <w:p w14:paraId="675CEEFB" w14:textId="77777777" w:rsidR="00157970" w:rsidRPr="007A7780" w:rsidRDefault="00157970" w:rsidP="00622570">
      <w:pPr>
        <w:rPr>
          <w:rFonts w:eastAsia="Arial" w:cs="Times New Roman"/>
          <w:b/>
          <w:color w:val="000000" w:themeColor="text1"/>
          <w:szCs w:val="20"/>
          <w:lang w:eastAsia="en-AU"/>
        </w:rPr>
      </w:pPr>
      <w:r w:rsidRPr="007A7780">
        <w:rPr>
          <w:rFonts w:eastAsia="Arial" w:cs="Times New Roman"/>
          <w:b/>
          <w:color w:val="000000" w:themeColor="text1"/>
          <w:szCs w:val="20"/>
          <w:lang w:eastAsia="en-AU"/>
        </w:rPr>
        <w:t xml:space="preserve">Our Approach </w:t>
      </w:r>
    </w:p>
    <w:p w14:paraId="05260680" w14:textId="77777777" w:rsidR="00DC0EF4" w:rsidRPr="007A7780" w:rsidRDefault="00DC0EF4" w:rsidP="00DC0EF4">
      <w:pPr>
        <w:rPr>
          <w:rFonts w:eastAsia="Arial" w:cs="Times New Roman"/>
          <w:color w:val="000000" w:themeColor="text1"/>
          <w:szCs w:val="20"/>
          <w:lang w:eastAsia="en-AU"/>
        </w:rPr>
      </w:pPr>
      <w:r w:rsidRPr="007A7780">
        <w:rPr>
          <w:rFonts w:eastAsia="Arial" w:cs="Times New Roman"/>
          <w:color w:val="000000" w:themeColor="text1"/>
          <w:szCs w:val="20"/>
          <w:lang w:eastAsia="en-AU"/>
        </w:rPr>
        <w:t>Capgemini applied an insight-driven delivery programme, combining qualitative and quantitative data analysis to quantify the root causes of inbound contacts and prioritise improvement initiatives by business impact.</w:t>
      </w:r>
    </w:p>
    <w:p w14:paraId="1ED42196" w14:textId="77777777" w:rsidR="00DC0EF4" w:rsidRPr="007A7780" w:rsidRDefault="00DC0EF4" w:rsidP="00DC0EF4">
      <w:pPr>
        <w:rPr>
          <w:rFonts w:eastAsia="Arial" w:cs="Times New Roman"/>
          <w:color w:val="000000" w:themeColor="text1"/>
          <w:szCs w:val="20"/>
          <w:lang w:eastAsia="en-AU"/>
        </w:rPr>
      </w:pPr>
    </w:p>
    <w:p w14:paraId="4B193D1A" w14:textId="77777777" w:rsidR="00DC0EF4" w:rsidRPr="007A7780" w:rsidRDefault="00DC0EF4" w:rsidP="00DC0EF4">
      <w:pPr>
        <w:rPr>
          <w:rFonts w:eastAsia="Arial" w:cs="Times New Roman"/>
          <w:color w:val="000000" w:themeColor="text1"/>
          <w:szCs w:val="20"/>
          <w:lang w:eastAsia="en-AU"/>
        </w:rPr>
      </w:pPr>
      <w:r w:rsidRPr="007A7780">
        <w:rPr>
          <w:rFonts w:eastAsia="Arial" w:cs="Times New Roman"/>
          <w:color w:val="000000" w:themeColor="text1"/>
          <w:szCs w:val="20"/>
          <w:lang w:eastAsia="en-AU"/>
        </w:rPr>
        <w:t>Delivery was structured across four parallel improvement levers:</w:t>
      </w:r>
    </w:p>
    <w:p w14:paraId="06E87B23" w14:textId="71998ABA" w:rsidR="00DC0EF4" w:rsidRPr="007A7780" w:rsidRDefault="00DC0EF4" w:rsidP="00275D4E">
      <w:pPr>
        <w:pStyle w:val="ListParagraph"/>
        <w:numPr>
          <w:ilvl w:val="0"/>
          <w:numId w:val="149"/>
        </w:numPr>
        <w:rPr>
          <w:rFonts w:eastAsia="Arial"/>
          <w:color w:val="000000" w:themeColor="text1"/>
        </w:rPr>
      </w:pPr>
      <w:r w:rsidRPr="007A7780">
        <w:rPr>
          <w:rFonts w:eastAsia="Arial"/>
          <w:color w:val="000000" w:themeColor="text1"/>
        </w:rPr>
        <w:t>Avoidance: Eliminating the root cause of contact (billing accuracy, product/service issues, fulfilment errors)</w:t>
      </w:r>
    </w:p>
    <w:p w14:paraId="1FC8A384" w14:textId="2518496A" w:rsidR="00DC0EF4" w:rsidRPr="007A7780" w:rsidRDefault="00DC0EF4" w:rsidP="00275D4E">
      <w:pPr>
        <w:pStyle w:val="ListParagraph"/>
        <w:numPr>
          <w:ilvl w:val="0"/>
          <w:numId w:val="149"/>
        </w:numPr>
        <w:rPr>
          <w:rFonts w:eastAsia="Arial"/>
          <w:color w:val="000000" w:themeColor="text1"/>
        </w:rPr>
      </w:pPr>
      <w:r w:rsidRPr="007A7780">
        <w:rPr>
          <w:rFonts w:eastAsia="Arial"/>
          <w:color w:val="000000" w:themeColor="text1"/>
        </w:rPr>
        <w:t>Deflection: Improving digital self-service capability and customer portal adoption to reduce the need to call</w:t>
      </w:r>
    </w:p>
    <w:p w14:paraId="6F35C276" w14:textId="232244C7" w:rsidR="00DC0EF4" w:rsidRPr="007A7780" w:rsidRDefault="00DC0EF4" w:rsidP="00275D4E">
      <w:pPr>
        <w:pStyle w:val="ListParagraph"/>
        <w:numPr>
          <w:ilvl w:val="0"/>
          <w:numId w:val="149"/>
        </w:numPr>
        <w:rPr>
          <w:rFonts w:eastAsia="Arial"/>
          <w:color w:val="000000" w:themeColor="text1"/>
        </w:rPr>
      </w:pPr>
      <w:r w:rsidRPr="007A7780">
        <w:rPr>
          <w:rFonts w:eastAsia="Arial"/>
          <w:color w:val="000000" w:themeColor="text1"/>
        </w:rPr>
        <w:t>Efficiency: Improving Average Handling Time (AHT) and First Contact Resolution (FCR) through process improvement and knowledge management</w:t>
      </w:r>
    </w:p>
    <w:p w14:paraId="70462087" w14:textId="77777777" w:rsidR="0047783C" w:rsidRPr="007A7780" w:rsidRDefault="00DC0EF4" w:rsidP="00275D4E">
      <w:pPr>
        <w:pStyle w:val="ListParagraph"/>
        <w:numPr>
          <w:ilvl w:val="0"/>
          <w:numId w:val="149"/>
        </w:numPr>
        <w:rPr>
          <w:rFonts w:eastAsia="Arial"/>
          <w:color w:val="000000" w:themeColor="text1"/>
        </w:rPr>
      </w:pPr>
      <w:r w:rsidRPr="007A7780">
        <w:rPr>
          <w:rFonts w:eastAsia="Arial"/>
          <w:color w:val="000000" w:themeColor="text1"/>
        </w:rPr>
        <w:t>Engagement: Proactive outbound communication to pre-empt inbound contacts before they arise</w:t>
      </w:r>
    </w:p>
    <w:p w14:paraId="74437F2E" w14:textId="77777777" w:rsidR="0047783C" w:rsidRPr="007A7780" w:rsidRDefault="0047783C" w:rsidP="0047783C">
      <w:pPr>
        <w:pStyle w:val="ListParagraph"/>
        <w:rPr>
          <w:rFonts w:eastAsia="Arial"/>
          <w:color w:val="000000" w:themeColor="text1"/>
        </w:rPr>
      </w:pPr>
    </w:p>
    <w:p w14:paraId="0C71F28E" w14:textId="3A96EC9D" w:rsidR="0047783C" w:rsidRPr="007A7780" w:rsidRDefault="0047783C" w:rsidP="0047783C">
      <w:pPr>
        <w:rPr>
          <w:rFonts w:eastAsia="Arial"/>
          <w:color w:val="000000" w:themeColor="text1"/>
          <w:szCs w:val="20"/>
        </w:rPr>
      </w:pPr>
      <w:r w:rsidRPr="007A7780">
        <w:rPr>
          <w:rFonts w:eastAsia="Arial"/>
          <w:color w:val="000000" w:themeColor="text1"/>
          <w:szCs w:val="20"/>
        </w:rPr>
        <w:t>Programme governance was embedded from day one. A structured programme management office, stakeholder steering model, continuous backlog of prioritised improvements, and a benefits realisation framework tracking outcomes at initiative level. Over 300 customer pain points were identified, designed, built and delivered across the four-year programme.</w:t>
      </w:r>
    </w:p>
    <w:p w14:paraId="0A72D6E7" w14:textId="77777777" w:rsidR="0047783C" w:rsidRPr="007A7780" w:rsidRDefault="0047783C" w:rsidP="0047783C">
      <w:pPr>
        <w:rPr>
          <w:rFonts w:eastAsia="Arial"/>
          <w:color w:val="000000" w:themeColor="text1"/>
          <w:szCs w:val="20"/>
        </w:rPr>
      </w:pPr>
    </w:p>
    <w:p w14:paraId="29162265" w14:textId="77777777" w:rsidR="0047783C" w:rsidRPr="007A7780" w:rsidRDefault="0047783C" w:rsidP="0047783C">
      <w:pPr>
        <w:rPr>
          <w:rFonts w:eastAsia="Arial"/>
          <w:color w:val="000000" w:themeColor="text1"/>
          <w:szCs w:val="20"/>
        </w:rPr>
      </w:pPr>
      <w:r w:rsidRPr="007A7780">
        <w:rPr>
          <w:rFonts w:eastAsia="Arial"/>
          <w:color w:val="000000" w:themeColor="text1"/>
          <w:szCs w:val="20"/>
        </w:rPr>
        <w:t>Change management and adoption were treated as delivery disciplines, not afterthoughts ensuring that improvements to self-service, billing and communications were actually adopted by customers and internal teams rather than simply deployed.</w:t>
      </w:r>
    </w:p>
    <w:p w14:paraId="11D2A0BB" w14:textId="77777777" w:rsidR="0047783C" w:rsidRPr="007A7780" w:rsidRDefault="0047783C" w:rsidP="0047783C">
      <w:pPr>
        <w:rPr>
          <w:rFonts w:eastAsia="Arial"/>
          <w:color w:val="000000" w:themeColor="text1"/>
          <w:szCs w:val="20"/>
        </w:rPr>
      </w:pPr>
    </w:p>
    <w:p w14:paraId="586CD8E2" w14:textId="77777777" w:rsidR="0047783C" w:rsidRPr="007A7780" w:rsidRDefault="0047783C" w:rsidP="0047783C">
      <w:pPr>
        <w:rPr>
          <w:b/>
          <w:szCs w:val="20"/>
        </w:rPr>
      </w:pPr>
      <w:r w:rsidRPr="007A7780">
        <w:rPr>
          <w:b/>
          <w:szCs w:val="20"/>
        </w:rPr>
        <w:t xml:space="preserve">Measurable outcomes </w:t>
      </w:r>
    </w:p>
    <w:tbl>
      <w:tblPr>
        <w:tblStyle w:val="TableGrid30"/>
        <w:tblW w:w="5000" w:type="pct"/>
        <w:tblBorders>
          <w:top w:val="none" w:sz="0" w:space="0" w:color="auto"/>
          <w:left w:val="none" w:sz="0" w:space="0" w:color="auto"/>
          <w:bottom w:val="none" w:sz="0" w:space="0" w:color="auto"/>
          <w:right w:val="none" w:sz="0" w:space="0" w:color="auto"/>
          <w:insideH w:val="single" w:sz="2" w:space="0" w:color="D0CECE" w:themeColor="background2" w:themeShade="E6"/>
          <w:insideV w:val="none" w:sz="0" w:space="0" w:color="auto"/>
        </w:tblBorders>
        <w:tblLook w:val="04A0" w:firstRow="1" w:lastRow="0" w:firstColumn="1" w:lastColumn="0" w:noHBand="0" w:noVBand="1"/>
      </w:tblPr>
      <w:tblGrid>
        <w:gridCol w:w="2408"/>
        <w:gridCol w:w="2448"/>
        <w:gridCol w:w="2082"/>
        <w:gridCol w:w="2082"/>
      </w:tblGrid>
      <w:tr w:rsidR="0047783C" w:rsidRPr="007A7780" w14:paraId="1D5C82DE" w14:textId="77777777" w:rsidTr="00F4441F">
        <w:trPr>
          <w:trHeight w:val="647"/>
        </w:trPr>
        <w:tc>
          <w:tcPr>
            <w:tcW w:w="1335" w:type="pct"/>
            <w:tcBorders>
              <w:bottom w:val="single" w:sz="2" w:space="0" w:color="D0CECE" w:themeColor="background2" w:themeShade="E6"/>
            </w:tcBorders>
            <w:shd w:val="clear" w:color="auto" w:fill="0070C0"/>
            <w:vAlign w:val="center"/>
          </w:tcPr>
          <w:p w14:paraId="62C943B8" w14:textId="2E72A253" w:rsidR="0047783C" w:rsidRPr="00F4441F" w:rsidRDefault="00BB3D1A" w:rsidP="00F4441F">
            <w:pPr>
              <w:jc w:val="left"/>
              <w:rPr>
                <w:b/>
                <w:color w:val="FFFFFF" w:themeColor="background1"/>
              </w:rPr>
            </w:pPr>
            <w:r w:rsidRPr="00F4441F">
              <w:rPr>
                <w:b/>
                <w:color w:val="FFFFFF" w:themeColor="background1"/>
              </w:rPr>
              <w:t>10–20%</w:t>
            </w:r>
          </w:p>
        </w:tc>
        <w:tc>
          <w:tcPr>
            <w:tcW w:w="1357" w:type="pct"/>
            <w:tcBorders>
              <w:bottom w:val="single" w:sz="2" w:space="0" w:color="D0CECE" w:themeColor="background2" w:themeShade="E6"/>
            </w:tcBorders>
            <w:shd w:val="clear" w:color="auto" w:fill="0070C0"/>
            <w:vAlign w:val="center"/>
          </w:tcPr>
          <w:p w14:paraId="5E37E014" w14:textId="637F3930" w:rsidR="0047783C" w:rsidRPr="00F4441F" w:rsidRDefault="00BB3D1A" w:rsidP="00F4441F">
            <w:pPr>
              <w:jc w:val="left"/>
              <w:rPr>
                <w:b/>
                <w:color w:val="FFFFFF" w:themeColor="background1"/>
              </w:rPr>
            </w:pPr>
            <w:r w:rsidRPr="00F4441F">
              <w:rPr>
                <w:b/>
                <w:color w:val="FFFFFF" w:themeColor="background1"/>
              </w:rPr>
              <w:t>300+</w:t>
            </w:r>
          </w:p>
        </w:tc>
        <w:tc>
          <w:tcPr>
            <w:tcW w:w="1154" w:type="pct"/>
            <w:tcBorders>
              <w:bottom w:val="single" w:sz="2" w:space="0" w:color="D0CECE" w:themeColor="background2" w:themeShade="E6"/>
            </w:tcBorders>
            <w:shd w:val="clear" w:color="auto" w:fill="0070C0"/>
            <w:vAlign w:val="center"/>
          </w:tcPr>
          <w:p w14:paraId="209C513C" w14:textId="5522CBEA" w:rsidR="0047783C" w:rsidRPr="00F4441F" w:rsidRDefault="00BB3D1A" w:rsidP="00F4441F">
            <w:pPr>
              <w:jc w:val="left"/>
              <w:rPr>
                <w:b/>
                <w:color w:val="FFFFFF" w:themeColor="background1"/>
              </w:rPr>
            </w:pPr>
            <w:r w:rsidRPr="00F4441F">
              <w:rPr>
                <w:b/>
                <w:color w:val="FFFFFF" w:themeColor="background1"/>
              </w:rPr>
              <w:t>4 years</w:t>
            </w:r>
          </w:p>
        </w:tc>
        <w:tc>
          <w:tcPr>
            <w:tcW w:w="1154" w:type="pct"/>
            <w:tcBorders>
              <w:bottom w:val="single" w:sz="2" w:space="0" w:color="D0CECE" w:themeColor="background2" w:themeShade="E6"/>
            </w:tcBorders>
            <w:shd w:val="clear" w:color="auto" w:fill="0070C0"/>
            <w:vAlign w:val="center"/>
          </w:tcPr>
          <w:p w14:paraId="27E528D7" w14:textId="492CB686" w:rsidR="0047783C" w:rsidRPr="00F4441F" w:rsidRDefault="00BB3D1A" w:rsidP="00F4441F">
            <w:pPr>
              <w:jc w:val="left"/>
              <w:rPr>
                <w:b/>
                <w:color w:val="FFFFFF" w:themeColor="background1"/>
              </w:rPr>
            </w:pPr>
            <w:r w:rsidRPr="00F4441F">
              <w:rPr>
                <w:b/>
                <w:color w:val="FFFFFF" w:themeColor="background1"/>
              </w:rPr>
              <w:t>Multi-lever</w:t>
            </w:r>
          </w:p>
        </w:tc>
      </w:tr>
      <w:tr w:rsidR="0047783C" w:rsidRPr="007A7780" w14:paraId="0850EF03" w14:textId="77777777" w:rsidTr="00F4441F">
        <w:tc>
          <w:tcPr>
            <w:tcW w:w="1335" w:type="pct"/>
            <w:tcBorders>
              <w:top w:val="single" w:sz="2" w:space="0" w:color="D0CECE" w:themeColor="background2" w:themeShade="E6"/>
              <w:bottom w:val="single" w:sz="2" w:space="0" w:color="D0CECE" w:themeColor="background2" w:themeShade="E6"/>
            </w:tcBorders>
            <w:vAlign w:val="center"/>
          </w:tcPr>
          <w:p w14:paraId="0115526C" w14:textId="4339864A" w:rsidR="0047783C" w:rsidRPr="007A7780" w:rsidRDefault="00BB3D1A" w:rsidP="00F4441F">
            <w:pPr>
              <w:jc w:val="left"/>
              <w:rPr>
                <w:lang w:val="en-AU"/>
              </w:rPr>
            </w:pPr>
            <w:r w:rsidRPr="00F34561">
              <w:rPr>
                <w:lang w:val="en-US"/>
              </w:rPr>
              <w:t>Year-on-year call volume reduction</w:t>
            </w:r>
          </w:p>
        </w:tc>
        <w:tc>
          <w:tcPr>
            <w:tcW w:w="1357" w:type="pct"/>
            <w:tcBorders>
              <w:top w:val="single" w:sz="2" w:space="0" w:color="D0CECE" w:themeColor="background2" w:themeShade="E6"/>
              <w:bottom w:val="single" w:sz="2" w:space="0" w:color="D0CECE" w:themeColor="background2" w:themeShade="E6"/>
            </w:tcBorders>
            <w:vAlign w:val="center"/>
          </w:tcPr>
          <w:p w14:paraId="2A07AF8F" w14:textId="7522C519" w:rsidR="0047783C" w:rsidRPr="007A7780" w:rsidRDefault="00BB3D1A" w:rsidP="00F4441F">
            <w:pPr>
              <w:jc w:val="left"/>
              <w:rPr>
                <w:lang w:val="en-AU"/>
              </w:rPr>
            </w:pPr>
            <w:r w:rsidRPr="007A7780">
              <w:rPr>
                <w:lang w:val="en-AU"/>
              </w:rPr>
              <w:t>Customer pain points resolved (2021–2025)</w:t>
            </w:r>
          </w:p>
        </w:tc>
        <w:tc>
          <w:tcPr>
            <w:tcW w:w="1154" w:type="pct"/>
            <w:tcBorders>
              <w:top w:val="single" w:sz="2" w:space="0" w:color="D0CECE" w:themeColor="background2" w:themeShade="E6"/>
              <w:bottom w:val="single" w:sz="2" w:space="0" w:color="D0CECE" w:themeColor="background2" w:themeShade="E6"/>
            </w:tcBorders>
            <w:vAlign w:val="center"/>
          </w:tcPr>
          <w:p w14:paraId="03E6CEE1" w14:textId="60B0E010" w:rsidR="0047783C" w:rsidRPr="007A7780" w:rsidRDefault="00BB3D1A" w:rsidP="00F4441F">
            <w:pPr>
              <w:jc w:val="left"/>
              <w:rPr>
                <w:lang w:val="en-AU"/>
              </w:rPr>
            </w:pPr>
            <w:r w:rsidRPr="007A7780">
              <w:rPr>
                <w:lang w:val="en-AU"/>
              </w:rPr>
              <w:t>Continuous programme delivery with sustained OPEX benefit</w:t>
            </w:r>
          </w:p>
        </w:tc>
        <w:tc>
          <w:tcPr>
            <w:tcW w:w="1154" w:type="pct"/>
            <w:tcBorders>
              <w:top w:val="single" w:sz="2" w:space="0" w:color="D0CECE" w:themeColor="background2" w:themeShade="E6"/>
              <w:bottom w:val="single" w:sz="2" w:space="0" w:color="D0CECE" w:themeColor="background2" w:themeShade="E6"/>
            </w:tcBorders>
            <w:vAlign w:val="center"/>
          </w:tcPr>
          <w:p w14:paraId="489B491E" w14:textId="21DFB62B" w:rsidR="0047783C" w:rsidRPr="007A7780" w:rsidRDefault="00BB3D1A" w:rsidP="00F4441F">
            <w:pPr>
              <w:jc w:val="left"/>
              <w:rPr>
                <w:highlight w:val="yellow"/>
                <w:lang w:val="en-AU"/>
              </w:rPr>
            </w:pPr>
            <w:r w:rsidRPr="007A7780">
              <w:rPr>
                <w:lang w:val="en-AU"/>
              </w:rPr>
              <w:t>Digital self-service, billing accuracy, proactive comms &amp; efficiency</w:t>
            </w:r>
          </w:p>
        </w:tc>
      </w:tr>
    </w:tbl>
    <w:p w14:paraId="6533C030" w14:textId="77777777" w:rsidR="005E7625" w:rsidRPr="007A7780" w:rsidRDefault="001506E2" w:rsidP="0047783C">
      <w:pPr>
        <w:rPr>
          <w:rFonts w:eastAsia="Arial"/>
          <w:color w:val="000000" w:themeColor="text1"/>
          <w:szCs w:val="20"/>
        </w:rPr>
      </w:pPr>
      <w:r w:rsidRPr="007A7780">
        <w:rPr>
          <w:rFonts w:eastAsia="Arial"/>
          <w:color w:val="000000" w:themeColor="text1"/>
          <w:szCs w:val="20"/>
        </w:rPr>
        <w:t>Additional outcomes include a measurable shift towards digital self-service and Omnichannel enablement, improved cross-functional collaboration and data-driven decision making across the client organisation. The programme is considered a sustained success within the client, with executive sponsorship maintained throughout.</w:t>
      </w:r>
    </w:p>
    <w:p w14:paraId="55605498" w14:textId="77777777" w:rsidR="005E7625" w:rsidRPr="007A7780" w:rsidRDefault="005E7625" w:rsidP="0047783C">
      <w:pPr>
        <w:rPr>
          <w:rFonts w:eastAsia="Arial"/>
          <w:color w:val="000000" w:themeColor="text1"/>
          <w:szCs w:val="20"/>
        </w:rPr>
      </w:pPr>
    </w:p>
    <w:p w14:paraId="794E7356" w14:textId="77777777" w:rsidR="005E7625" w:rsidRPr="007A7780" w:rsidRDefault="005E7625" w:rsidP="005E7625">
      <w:pPr>
        <w:rPr>
          <w:rFonts w:eastAsia="Arial"/>
          <w:b/>
          <w:color w:val="000000" w:themeColor="text1"/>
          <w:szCs w:val="20"/>
        </w:rPr>
      </w:pPr>
      <w:r w:rsidRPr="007A7780">
        <w:rPr>
          <w:rFonts w:eastAsia="Arial"/>
          <w:b/>
          <w:color w:val="000000" w:themeColor="text1"/>
          <w:szCs w:val="20"/>
        </w:rPr>
        <w:t>Relevance to Programme Horizon</w:t>
      </w:r>
    </w:p>
    <w:p w14:paraId="51ABAAE5" w14:textId="77777777" w:rsidR="005E7625" w:rsidRPr="007A7780" w:rsidRDefault="005E7625" w:rsidP="005E7625">
      <w:pPr>
        <w:rPr>
          <w:rFonts w:eastAsia="Arial"/>
          <w:color w:val="000000" w:themeColor="text1"/>
          <w:szCs w:val="20"/>
        </w:rPr>
      </w:pPr>
    </w:p>
    <w:p w14:paraId="41C7E863" w14:textId="713B7761" w:rsidR="005E7625" w:rsidRPr="007A7780" w:rsidRDefault="005E7625" w:rsidP="00275D4E">
      <w:pPr>
        <w:pStyle w:val="ListParagraph"/>
        <w:numPr>
          <w:ilvl w:val="0"/>
          <w:numId w:val="150"/>
        </w:numPr>
        <w:rPr>
          <w:rFonts w:eastAsia="Arial"/>
          <w:color w:val="000000" w:themeColor="text1"/>
        </w:rPr>
      </w:pPr>
      <w:r w:rsidRPr="007A7780">
        <w:rPr>
          <w:rFonts w:eastAsia="Arial"/>
          <w:color w:val="000000" w:themeColor="text1"/>
        </w:rPr>
        <w:t>Directly supports Objective 4 (New RSP Portal): the programme delivered digital deflection and self-service adoption at scale, mirroring the RSP portal's objective of enabling RSPs to self-serve for qualification, ordering and status enquiry without requiring direct contact. Portal adoption strategy, UX design, and change management for new digital channels are all demonstrated.</w:t>
      </w:r>
    </w:p>
    <w:p w14:paraId="60954D03" w14:textId="77777777" w:rsidR="00BB161C" w:rsidRPr="007A7780" w:rsidRDefault="005E7625" w:rsidP="00275D4E">
      <w:pPr>
        <w:pStyle w:val="ListParagraph"/>
        <w:numPr>
          <w:ilvl w:val="0"/>
          <w:numId w:val="150"/>
        </w:numPr>
        <w:rPr>
          <w:rFonts w:eastAsia="Arial"/>
          <w:color w:val="000000" w:themeColor="text1"/>
        </w:rPr>
      </w:pPr>
      <w:r w:rsidRPr="007A7780">
        <w:rPr>
          <w:rFonts w:eastAsia="Arial"/>
          <w:color w:val="000000" w:themeColor="text1"/>
        </w:rPr>
        <w:t>Directly supports Objective 3 (RSP Billing Automation): billing accuracy improvement and automated exception identification were core workstreams. Eliminating billing root causes as a call driver required the same automation and reconciliation logic that underpins Tuatahi's billing automation objective.</w:t>
      </w:r>
    </w:p>
    <w:p w14:paraId="657E34AC" w14:textId="77777777" w:rsidR="00BB161C" w:rsidRPr="007A7780" w:rsidRDefault="005E7625" w:rsidP="00275D4E">
      <w:pPr>
        <w:pStyle w:val="ListParagraph"/>
        <w:numPr>
          <w:ilvl w:val="0"/>
          <w:numId w:val="150"/>
        </w:numPr>
        <w:rPr>
          <w:rFonts w:eastAsia="Arial"/>
          <w:color w:val="000000" w:themeColor="text1"/>
        </w:rPr>
      </w:pPr>
      <w:r w:rsidRPr="007A7780">
        <w:rPr>
          <w:rFonts w:eastAsia="Arial"/>
          <w:color w:val="000000" w:themeColor="text1"/>
        </w:rPr>
        <w:t>Supports Objective 9 (Internal Field Force Integration): cross-functional process change across operational teams</w:t>
      </w:r>
      <w:r w:rsidR="00BB161C" w:rsidRPr="007A7780">
        <w:rPr>
          <w:rFonts w:eastAsia="Arial"/>
          <w:color w:val="000000" w:themeColor="text1"/>
        </w:rPr>
        <w:t xml:space="preserve">, </w:t>
      </w:r>
      <w:r w:rsidRPr="007A7780">
        <w:rPr>
          <w:rFonts w:eastAsia="Arial"/>
          <w:color w:val="000000" w:themeColor="text1"/>
        </w:rPr>
        <w:t>including field force and back-office</w:t>
      </w:r>
      <w:r w:rsidR="00BB161C" w:rsidRPr="007A7780">
        <w:rPr>
          <w:rFonts w:eastAsia="Arial"/>
          <w:color w:val="000000" w:themeColor="text1"/>
        </w:rPr>
        <w:t>,</w:t>
      </w:r>
      <w:r w:rsidRPr="007A7780">
        <w:rPr>
          <w:rFonts w:eastAsia="Arial"/>
          <w:color w:val="000000" w:themeColor="text1"/>
        </w:rPr>
        <w:t xml:space="preserve"> was central to the Efficiency lever. The programme embedded consistent ways of working across functions regardless of team type, directly analogous to TFF's requirement to integrate internal field force into the same workflow as external partners.</w:t>
      </w:r>
    </w:p>
    <w:p w14:paraId="0483EFFB" w14:textId="77777777" w:rsidR="00BB161C" w:rsidRPr="007A7780" w:rsidRDefault="005E7625" w:rsidP="00275D4E">
      <w:pPr>
        <w:pStyle w:val="ListParagraph"/>
        <w:numPr>
          <w:ilvl w:val="0"/>
          <w:numId w:val="150"/>
        </w:numPr>
        <w:rPr>
          <w:rFonts w:eastAsia="Arial"/>
          <w:color w:val="000000" w:themeColor="text1"/>
        </w:rPr>
      </w:pPr>
      <w:r w:rsidRPr="007A7780">
        <w:rPr>
          <w:rFonts w:eastAsia="Arial"/>
          <w:color w:val="000000" w:themeColor="text1"/>
        </w:rPr>
        <w:t>Programme governance at scale: 300+ improvement initiatives across 4 years, maintained under a structured PMO and benefits realisation framework, directly demonstrates Capgemini's programme control capability for a complex, multi-workstream transformation like Programme Horizon.</w:t>
      </w:r>
    </w:p>
    <w:p w14:paraId="79B361E5" w14:textId="4D39072F" w:rsidR="00BB161C" w:rsidRDefault="005E7625" w:rsidP="00275D4E">
      <w:pPr>
        <w:pStyle w:val="ListParagraph"/>
        <w:numPr>
          <w:ilvl w:val="0"/>
          <w:numId w:val="150"/>
        </w:numPr>
        <w:rPr>
          <w:rFonts w:eastAsia="Arial"/>
          <w:color w:val="000000" w:themeColor="text1"/>
        </w:rPr>
      </w:pPr>
      <w:r w:rsidRPr="007A7780">
        <w:rPr>
          <w:rFonts w:eastAsia="Arial"/>
          <w:color w:val="000000" w:themeColor="text1"/>
        </w:rPr>
        <w:t>Change management and adoption: the programme explicitly addressed adoption as a delivery outcome</w:t>
      </w:r>
      <w:r w:rsidR="00BB161C" w:rsidRPr="007A7780">
        <w:rPr>
          <w:rFonts w:eastAsia="Arial"/>
          <w:color w:val="000000" w:themeColor="text1"/>
        </w:rPr>
        <w:t>,</w:t>
      </w:r>
      <w:r w:rsidRPr="007A7780">
        <w:rPr>
          <w:rFonts w:eastAsia="Arial"/>
          <w:color w:val="000000" w:themeColor="text1"/>
        </w:rPr>
        <w:t xml:space="preserve"> ensuring changes to billing, self-service and communications were embedded in behaviour, not just deployed as technology. This directly supports TFF's OCM requirements across all 10 Work Packages.</w:t>
      </w:r>
    </w:p>
    <w:p w14:paraId="5B26B416" w14:textId="77777777" w:rsidR="00C47D78" w:rsidRPr="00C47D78" w:rsidRDefault="00C47D78" w:rsidP="00C47D78">
      <w:pPr>
        <w:pStyle w:val="ListParagraph"/>
        <w:rPr>
          <w:rFonts w:eastAsia="Arial"/>
          <w:color w:val="000000" w:themeColor="text1"/>
        </w:rPr>
      </w:pPr>
    </w:p>
    <w:p w14:paraId="136C4773" w14:textId="5A90A268" w:rsidR="00BB161C" w:rsidRPr="00BB161C" w:rsidRDefault="00BB161C" w:rsidP="00BB161C">
      <w:pPr>
        <w:rPr>
          <w:b/>
        </w:rPr>
      </w:pPr>
      <w:r w:rsidRPr="00BB161C">
        <w:rPr>
          <w:b/>
        </w:rPr>
        <w:t xml:space="preserve">Referee Details </w:t>
      </w:r>
    </w:p>
    <w:tbl>
      <w:tblPr>
        <w:tblStyle w:val="TableGrid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38"/>
      </w:tblGrid>
      <w:tr w:rsidR="00BB161C" w14:paraId="6E3A14DC" w14:textId="77777777" w:rsidTr="00585A09">
        <w:tc>
          <w:tcPr>
            <w:tcW w:w="2972" w:type="dxa"/>
            <w:tcBorders>
              <w:bottom w:val="single" w:sz="4" w:space="0" w:color="FFFFFF" w:themeColor="background1"/>
            </w:tcBorders>
            <w:shd w:val="clear" w:color="auto" w:fill="0070C0"/>
          </w:tcPr>
          <w:p w14:paraId="3BFDBD07" w14:textId="77777777" w:rsidR="00BB161C" w:rsidRPr="00585A09" w:rsidRDefault="00BB161C" w:rsidP="00B92F97">
            <w:pPr>
              <w:spacing w:before="120" w:after="120"/>
              <w:rPr>
                <w:b/>
                <w:color w:val="FFFFFF" w:themeColor="background1"/>
                <w:lang w:val="en-AU"/>
              </w:rPr>
            </w:pPr>
            <w:r w:rsidRPr="00585A09">
              <w:rPr>
                <w:b/>
                <w:color w:val="FFFFFF" w:themeColor="background1"/>
                <w:lang w:val="en-AU"/>
              </w:rPr>
              <w:t xml:space="preserve">Project Name </w:t>
            </w:r>
          </w:p>
        </w:tc>
        <w:tc>
          <w:tcPr>
            <w:tcW w:w="6038" w:type="dxa"/>
            <w:tcBorders>
              <w:bottom w:val="single" w:sz="4" w:space="0" w:color="808080" w:themeColor="background1" w:themeShade="80"/>
            </w:tcBorders>
            <w:shd w:val="clear" w:color="auto" w:fill="FFFFFF" w:themeFill="background1"/>
          </w:tcPr>
          <w:p w14:paraId="10497C81" w14:textId="1B75C06F" w:rsidR="00BB161C" w:rsidRPr="00004480" w:rsidRDefault="00810F8A" w:rsidP="00B92F97">
            <w:pPr>
              <w:tabs>
                <w:tab w:val="left" w:pos="830"/>
              </w:tabs>
              <w:spacing w:before="120" w:after="120"/>
              <w:jc w:val="left"/>
              <w:rPr>
                <w:lang w:val="en-AU"/>
              </w:rPr>
            </w:pPr>
            <w:r w:rsidRPr="00F34561">
              <w:rPr>
                <w:lang w:val="en-US"/>
              </w:rPr>
              <w:t>Customer Experience Transformation Programme — No Reason to Call</w:t>
            </w:r>
          </w:p>
        </w:tc>
      </w:tr>
      <w:tr w:rsidR="00BB161C" w14:paraId="4C01AA97" w14:textId="77777777" w:rsidTr="00585A09">
        <w:tc>
          <w:tcPr>
            <w:tcW w:w="2972" w:type="dxa"/>
            <w:tcBorders>
              <w:top w:val="single" w:sz="4" w:space="0" w:color="FFFFFF" w:themeColor="background1"/>
              <w:bottom w:val="single" w:sz="4" w:space="0" w:color="FFFFFF" w:themeColor="background1"/>
            </w:tcBorders>
            <w:shd w:val="clear" w:color="auto" w:fill="0070C0"/>
          </w:tcPr>
          <w:p w14:paraId="453F3E5F" w14:textId="77777777" w:rsidR="00BB161C" w:rsidRPr="00585A09" w:rsidRDefault="00BB161C" w:rsidP="00B92F97">
            <w:pPr>
              <w:spacing w:before="120" w:after="120"/>
              <w:rPr>
                <w:b/>
                <w:color w:val="FFFFFF" w:themeColor="background1"/>
                <w:lang w:val="en-AU"/>
              </w:rPr>
            </w:pPr>
            <w:r w:rsidRPr="00585A09">
              <w:rPr>
                <w:b/>
                <w:color w:val="FFFFFF" w:themeColor="background1"/>
                <w:lang w:val="en-AU"/>
              </w:rPr>
              <w:t xml:space="preserve">Organisation Name </w:t>
            </w:r>
          </w:p>
        </w:tc>
        <w:tc>
          <w:tcPr>
            <w:tcW w:w="6038" w:type="dxa"/>
            <w:tcBorders>
              <w:top w:val="single" w:sz="4" w:space="0" w:color="808080" w:themeColor="background1" w:themeShade="80"/>
              <w:bottom w:val="single" w:sz="4" w:space="0" w:color="808080" w:themeColor="background1" w:themeShade="80"/>
            </w:tcBorders>
          </w:tcPr>
          <w:p w14:paraId="2648A57E" w14:textId="67BC0404" w:rsidR="00BB161C" w:rsidRPr="00004480" w:rsidRDefault="00810F8A" w:rsidP="00B92F97">
            <w:pPr>
              <w:spacing w:before="120" w:after="120"/>
              <w:rPr>
                <w:lang w:val="en-AU"/>
              </w:rPr>
            </w:pPr>
            <w:r>
              <w:rPr>
                <w:lang w:val="en-AU"/>
              </w:rPr>
              <w:t xml:space="preserve">Telia </w:t>
            </w:r>
          </w:p>
        </w:tc>
      </w:tr>
      <w:tr w:rsidR="00BB161C" w14:paraId="696ACD57" w14:textId="77777777" w:rsidTr="00585A09">
        <w:tc>
          <w:tcPr>
            <w:tcW w:w="2972" w:type="dxa"/>
            <w:tcBorders>
              <w:top w:val="single" w:sz="4" w:space="0" w:color="FFFFFF" w:themeColor="background1"/>
              <w:bottom w:val="single" w:sz="4" w:space="0" w:color="FFFFFF" w:themeColor="background1"/>
            </w:tcBorders>
            <w:shd w:val="clear" w:color="auto" w:fill="0070C0"/>
          </w:tcPr>
          <w:p w14:paraId="76FA3832" w14:textId="77777777" w:rsidR="00BB161C" w:rsidRPr="00585A09" w:rsidRDefault="00BB161C" w:rsidP="00B92F97">
            <w:pPr>
              <w:spacing w:before="120" w:after="120"/>
              <w:rPr>
                <w:b/>
                <w:color w:val="FFFFFF" w:themeColor="background1"/>
                <w:lang w:val="en-AU"/>
              </w:rPr>
            </w:pPr>
            <w:r w:rsidRPr="00585A09">
              <w:rPr>
                <w:b/>
                <w:color w:val="FFFFFF" w:themeColor="background1"/>
                <w:lang w:val="en-AU"/>
              </w:rPr>
              <w:t xml:space="preserve">Contact Person </w:t>
            </w:r>
          </w:p>
        </w:tc>
        <w:tc>
          <w:tcPr>
            <w:tcW w:w="6038" w:type="dxa"/>
            <w:tcBorders>
              <w:top w:val="single" w:sz="4" w:space="0" w:color="808080" w:themeColor="background1" w:themeShade="80"/>
              <w:bottom w:val="single" w:sz="4" w:space="0" w:color="808080" w:themeColor="background1" w:themeShade="80"/>
            </w:tcBorders>
          </w:tcPr>
          <w:p w14:paraId="784AD218" w14:textId="2D449F3E" w:rsidR="00BB161C" w:rsidRPr="00004480" w:rsidRDefault="007A7780" w:rsidP="00B92F97">
            <w:pPr>
              <w:spacing w:before="120" w:after="120"/>
              <w:rPr>
                <w:lang w:val="en-AU"/>
              </w:rPr>
            </w:pPr>
            <w:r w:rsidRPr="007A7780">
              <w:rPr>
                <w:lang w:val="en-AU"/>
              </w:rPr>
              <w:t>Head of Customer Care – Telia Norway</w:t>
            </w:r>
          </w:p>
        </w:tc>
      </w:tr>
      <w:tr w:rsidR="00BB161C" w:rsidRPr="00004480" w14:paraId="377C39B4" w14:textId="77777777" w:rsidTr="00585A09">
        <w:tc>
          <w:tcPr>
            <w:tcW w:w="2972" w:type="dxa"/>
            <w:tcBorders>
              <w:top w:val="single" w:sz="4" w:space="0" w:color="FFFFFF" w:themeColor="background1"/>
              <w:bottom w:val="single" w:sz="4" w:space="0" w:color="FFFFFF" w:themeColor="background1"/>
            </w:tcBorders>
            <w:shd w:val="clear" w:color="auto" w:fill="0070C0"/>
          </w:tcPr>
          <w:p w14:paraId="41546EBA" w14:textId="77777777" w:rsidR="00BB161C" w:rsidRPr="00585A09" w:rsidRDefault="00BB161C" w:rsidP="00B92F97">
            <w:pPr>
              <w:spacing w:before="120" w:after="120"/>
              <w:rPr>
                <w:b/>
                <w:color w:val="FFFFFF" w:themeColor="background1"/>
                <w:lang w:val="en-AU"/>
              </w:rPr>
            </w:pPr>
            <w:r w:rsidRPr="00585A09">
              <w:rPr>
                <w:b/>
                <w:color w:val="FFFFFF" w:themeColor="background1"/>
                <w:lang w:val="en-AU"/>
              </w:rPr>
              <w:t xml:space="preserve">Contact Email / Phone </w:t>
            </w:r>
          </w:p>
        </w:tc>
        <w:tc>
          <w:tcPr>
            <w:tcW w:w="6038" w:type="dxa"/>
            <w:tcBorders>
              <w:top w:val="single" w:sz="4" w:space="0" w:color="808080" w:themeColor="background1" w:themeShade="80"/>
              <w:bottom w:val="single" w:sz="4" w:space="0" w:color="808080" w:themeColor="background1" w:themeShade="80"/>
            </w:tcBorders>
          </w:tcPr>
          <w:p w14:paraId="5F28B387" w14:textId="73FE5EBE" w:rsidR="00BB161C" w:rsidRPr="00004480" w:rsidRDefault="007A7780" w:rsidP="00B92F97">
            <w:pPr>
              <w:spacing w:before="120" w:after="120"/>
              <w:rPr>
                <w:lang w:val="en-AU"/>
              </w:rPr>
            </w:pPr>
            <w:r>
              <w:rPr>
                <w:lang w:val="en-AU"/>
              </w:rPr>
              <w:t xml:space="preserve">Referee details to be provided upon request </w:t>
            </w:r>
          </w:p>
        </w:tc>
      </w:tr>
      <w:tr w:rsidR="00BB161C" w14:paraId="154D07B8" w14:textId="77777777" w:rsidTr="00585A09">
        <w:tc>
          <w:tcPr>
            <w:tcW w:w="2972" w:type="dxa"/>
            <w:tcBorders>
              <w:top w:val="single" w:sz="4" w:space="0" w:color="FFFFFF" w:themeColor="background1"/>
              <w:bottom w:val="single" w:sz="4" w:space="0" w:color="808080" w:themeColor="background1" w:themeShade="80"/>
            </w:tcBorders>
            <w:shd w:val="clear" w:color="auto" w:fill="0070C0"/>
          </w:tcPr>
          <w:p w14:paraId="33BE8B4E" w14:textId="2812D35A" w:rsidR="00BB161C" w:rsidRPr="00585A09" w:rsidRDefault="00C31E2A" w:rsidP="00B92F97">
            <w:pPr>
              <w:spacing w:before="120" w:after="120"/>
              <w:rPr>
                <w:b/>
                <w:color w:val="FFFFFF" w:themeColor="background1"/>
                <w:lang w:val="en-AU"/>
              </w:rPr>
            </w:pPr>
            <w:r w:rsidRPr="00585A09">
              <w:rPr>
                <w:b/>
                <w:color w:val="FFFFFF" w:themeColor="background1"/>
                <w:lang w:val="en-AU"/>
              </w:rPr>
              <w:t>Engagement</w:t>
            </w:r>
            <w:r w:rsidR="00BB161C" w:rsidRPr="00585A09">
              <w:rPr>
                <w:b/>
                <w:color w:val="FFFFFF" w:themeColor="background1"/>
                <w:lang w:val="en-AU"/>
              </w:rPr>
              <w:t xml:space="preserve"> Duration </w:t>
            </w:r>
          </w:p>
        </w:tc>
        <w:tc>
          <w:tcPr>
            <w:tcW w:w="6038" w:type="dxa"/>
            <w:tcBorders>
              <w:top w:val="single" w:sz="4" w:space="0" w:color="808080" w:themeColor="background1" w:themeShade="80"/>
              <w:bottom w:val="single" w:sz="4" w:space="0" w:color="808080" w:themeColor="background1" w:themeShade="80"/>
            </w:tcBorders>
          </w:tcPr>
          <w:p w14:paraId="2FF2EBCE" w14:textId="1D01C83D" w:rsidR="00BB161C" w:rsidRPr="00004480" w:rsidRDefault="007A7780" w:rsidP="00B92F97">
            <w:pPr>
              <w:spacing w:before="120" w:after="120"/>
              <w:rPr>
                <w:lang w:val="en-AU"/>
              </w:rPr>
            </w:pPr>
            <w:r>
              <w:rPr>
                <w:lang w:val="en-AU"/>
              </w:rPr>
              <w:t xml:space="preserve">Ongoing </w:t>
            </w:r>
          </w:p>
        </w:tc>
      </w:tr>
    </w:tbl>
    <w:p w14:paraId="679598EE" w14:textId="0D60CB34" w:rsidR="00D50E37" w:rsidRPr="00DC0EF4" w:rsidRDefault="00747452" w:rsidP="0047783C">
      <w:pPr>
        <w:rPr>
          <w:rFonts w:eastAsia="Arial"/>
          <w:color w:val="000000" w:themeColor="text1"/>
          <w:sz w:val="22"/>
          <w:szCs w:val="22"/>
        </w:rPr>
      </w:pPr>
      <w:r w:rsidRPr="0047783C">
        <w:rPr>
          <w:rFonts w:eastAsia="Arial"/>
          <w:color w:val="000000" w:themeColor="text1"/>
          <w:sz w:val="22"/>
          <w:szCs w:val="22"/>
        </w:rPr>
        <w:br w:type="page"/>
      </w:r>
    </w:p>
    <w:p w14:paraId="3046EE2B" w14:textId="3E4C9CB0" w:rsidR="007816E5" w:rsidRPr="00DC1D95" w:rsidRDefault="004D624A" w:rsidP="00242675">
      <w:pPr>
        <w:pStyle w:val="Heading2"/>
      </w:pPr>
      <w:bookmarkStart w:id="318" w:name="_Toc231251473"/>
      <w:bookmarkStart w:id="319" w:name="_Toc231276504"/>
      <w:r w:rsidRPr="00DC1D95">
        <w:t>Capgemin</w:t>
      </w:r>
      <w:r w:rsidRPr="006825C0">
        <w:t>i</w:t>
      </w:r>
      <w:r w:rsidRPr="00242675">
        <w:rPr>
          <w:b w:val="0"/>
        </w:rPr>
        <w:t xml:space="preserve"> </w:t>
      </w:r>
      <w:r w:rsidRPr="00242675">
        <w:rPr>
          <w:rStyle w:val="Heading2Char"/>
          <w:b/>
        </w:rPr>
        <w:t>Capabilities</w:t>
      </w:r>
      <w:r w:rsidRPr="00DC1D95">
        <w:t xml:space="preserve"> </w:t>
      </w:r>
      <w:r w:rsidR="00B86EB5">
        <w:t>and experiences</w:t>
      </w:r>
      <w:bookmarkEnd w:id="318"/>
      <w:bookmarkEnd w:id="319"/>
    </w:p>
    <w:p w14:paraId="338D3035" w14:textId="65C300A7" w:rsidR="00933003" w:rsidRDefault="00E30A24" w:rsidP="00E30A24">
      <w:pPr>
        <w:spacing w:before="0" w:after="0" w:line="300" w:lineRule="atLeast"/>
        <w:rPr>
          <w:rFonts w:cs="Segoe UI"/>
          <w:szCs w:val="20"/>
        </w:rPr>
      </w:pPr>
      <w:r w:rsidRPr="00E30A24">
        <w:rPr>
          <w:rFonts w:cs="Segoe UI"/>
          <w:szCs w:val="20"/>
        </w:rPr>
        <w:t>This capabilities table summarises how Capgemini’s delivery experience and accelerators directly support Tuatahi First Fibre’s transformation objectives. It demonstrates a strong alignment between our proven telco and digital transformation credentials and the key outcomes sought</w:t>
      </w:r>
      <w:r>
        <w:rPr>
          <w:rFonts w:cs="Segoe UI"/>
          <w:szCs w:val="20"/>
        </w:rPr>
        <w:t xml:space="preserve"> </w:t>
      </w:r>
      <w:r w:rsidRPr="00E30A24">
        <w:rPr>
          <w:rFonts w:cs="Segoe UI"/>
          <w:szCs w:val="20"/>
        </w:rPr>
        <w:t>spanning automation uplift, order-to-activation reduction, service quality, and platform modernisation. Through a combination of targeted case studies and broader industry experience, the table highlights our ability to deliver scalable, API-first architectures while improving operational stability, simplifying legacy landscapes, and embedding efficient, SLA-driven delivery models.</w:t>
      </w:r>
    </w:p>
    <w:p w14:paraId="7139FA2C" w14:textId="77777777" w:rsidR="00E30A24" w:rsidRPr="00E30A24" w:rsidRDefault="00E30A24" w:rsidP="00E30A24">
      <w:pPr>
        <w:spacing w:before="0" w:after="0" w:line="300" w:lineRule="atLeast"/>
        <w:rPr>
          <w:rFonts w:cs="Segoe UI"/>
          <w:szCs w:val="20"/>
        </w:rPr>
      </w:pPr>
    </w:p>
    <w:tbl>
      <w:tblPr>
        <w:tblW w:w="892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left w:w="0" w:type="dxa"/>
          <w:right w:w="0" w:type="dxa"/>
        </w:tblCellMar>
        <w:tblLook w:val="04A0" w:firstRow="1" w:lastRow="0" w:firstColumn="1" w:lastColumn="0" w:noHBand="0" w:noVBand="1"/>
        <w:tblCaption w:val=""/>
        <w:tblDescription w:val=""/>
      </w:tblPr>
      <w:tblGrid>
        <w:gridCol w:w="2542"/>
        <w:gridCol w:w="850"/>
        <w:gridCol w:w="709"/>
        <w:gridCol w:w="851"/>
        <w:gridCol w:w="708"/>
        <w:gridCol w:w="851"/>
        <w:gridCol w:w="709"/>
        <w:gridCol w:w="850"/>
        <w:gridCol w:w="851"/>
      </w:tblGrid>
      <w:tr w:rsidR="00A16651" w:rsidRPr="00331171" w14:paraId="684D4FAE" w14:textId="77777777" w:rsidTr="00585A09">
        <w:trPr>
          <w:trHeight w:val="570"/>
          <w:tblHeader/>
        </w:trPr>
        <w:tc>
          <w:tcPr>
            <w:tcW w:w="2542" w:type="dxa"/>
            <w:shd w:val="clear" w:color="auto" w:fill="0070C0"/>
            <w:tcMar>
              <w:top w:w="80" w:type="dxa"/>
              <w:left w:w="80" w:type="dxa"/>
              <w:bottom w:w="80" w:type="dxa"/>
              <w:right w:w="80" w:type="dxa"/>
            </w:tcMar>
            <w:vAlign w:val="center"/>
            <w:hideMark/>
          </w:tcPr>
          <w:p w14:paraId="36D1AAE9" w14:textId="1A25CF94" w:rsidR="00331171" w:rsidRPr="00B70D9F" w:rsidRDefault="008D0F0A" w:rsidP="00585A09">
            <w:pPr>
              <w:jc w:val="left"/>
              <w:rPr>
                <w:b/>
                <w:color w:val="FFFFFF" w:themeColor="background1"/>
                <w:sz w:val="16"/>
                <w:szCs w:val="16"/>
              </w:rPr>
            </w:pPr>
            <w:r w:rsidRPr="00B70D9F">
              <w:rPr>
                <w:b/>
                <w:color w:val="FFFFFF" w:themeColor="background1"/>
                <w:sz w:val="16"/>
                <w:szCs w:val="16"/>
              </w:rPr>
              <w:t>Engagement</w:t>
            </w:r>
          </w:p>
          <w:p w14:paraId="5727CC6D" w14:textId="51252C6A" w:rsidR="00331171" w:rsidRPr="00B70D9F" w:rsidRDefault="008D0F0A" w:rsidP="00585A09">
            <w:pPr>
              <w:jc w:val="left"/>
              <w:rPr>
                <w:color w:val="FFFFFF" w:themeColor="background1"/>
                <w:sz w:val="10"/>
                <w:szCs w:val="10"/>
              </w:rPr>
            </w:pPr>
            <w:r w:rsidRPr="00723AF0">
              <w:rPr>
                <w:color w:val="FFFFFF" w:themeColor="background1"/>
                <w:sz w:val="10"/>
                <w:szCs w:val="10"/>
              </w:rPr>
              <w:t>Overview</w:t>
            </w:r>
            <w:commentRangeStart w:id="320"/>
            <w:commentRangeStart w:id="321"/>
          </w:p>
        </w:tc>
        <w:tc>
          <w:tcPr>
            <w:tcW w:w="850" w:type="dxa"/>
            <w:shd w:val="clear" w:color="auto" w:fill="0070C0"/>
            <w:tcMar>
              <w:top w:w="80" w:type="dxa"/>
              <w:left w:w="80" w:type="dxa"/>
              <w:bottom w:w="80" w:type="dxa"/>
              <w:right w:w="80" w:type="dxa"/>
            </w:tcMar>
            <w:vAlign w:val="center"/>
            <w:hideMark/>
          </w:tcPr>
          <w:p w14:paraId="4E505091" w14:textId="629D76C3"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Automation </w:t>
            </w:r>
            <w:r w:rsidR="008F0C0A" w:rsidRPr="00B70D9F">
              <w:rPr>
                <w:b/>
                <w:color w:val="FFFFFF" w:themeColor="background1"/>
                <w:sz w:val="10"/>
                <w:szCs w:val="10"/>
              </w:rPr>
              <w:t>U</w:t>
            </w:r>
            <w:r w:rsidRPr="00B70D9F">
              <w:rPr>
                <w:b/>
                <w:color w:val="FFFFFF" w:themeColor="background1"/>
                <w:sz w:val="10"/>
                <w:szCs w:val="10"/>
              </w:rPr>
              <w:t>plift</w:t>
            </w:r>
          </w:p>
        </w:tc>
        <w:tc>
          <w:tcPr>
            <w:tcW w:w="709" w:type="dxa"/>
            <w:shd w:val="clear" w:color="auto" w:fill="0070C0"/>
            <w:tcMar>
              <w:top w:w="80" w:type="dxa"/>
              <w:left w:w="80" w:type="dxa"/>
              <w:bottom w:w="80" w:type="dxa"/>
              <w:right w:w="80" w:type="dxa"/>
            </w:tcMar>
            <w:vAlign w:val="center"/>
            <w:hideMark/>
          </w:tcPr>
          <w:p w14:paraId="0EF58294" w14:textId="74CBDBFA"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SLA </w:t>
            </w:r>
            <w:r w:rsidR="008F0C0A" w:rsidRPr="00B70D9F">
              <w:rPr>
                <w:b/>
                <w:color w:val="FFFFFF" w:themeColor="background1"/>
                <w:sz w:val="10"/>
                <w:szCs w:val="10"/>
              </w:rPr>
              <w:t>I</w:t>
            </w:r>
            <w:r w:rsidRPr="00B70D9F">
              <w:rPr>
                <w:b/>
                <w:color w:val="FFFFFF" w:themeColor="background1"/>
                <w:sz w:val="10"/>
                <w:szCs w:val="10"/>
              </w:rPr>
              <w:t>mprovement</w:t>
            </w:r>
          </w:p>
        </w:tc>
        <w:tc>
          <w:tcPr>
            <w:tcW w:w="851" w:type="dxa"/>
            <w:shd w:val="clear" w:color="auto" w:fill="0070C0"/>
            <w:tcMar>
              <w:top w:w="80" w:type="dxa"/>
              <w:left w:w="80" w:type="dxa"/>
              <w:bottom w:w="80" w:type="dxa"/>
              <w:right w:w="80" w:type="dxa"/>
            </w:tcMar>
            <w:vAlign w:val="center"/>
            <w:hideMark/>
          </w:tcPr>
          <w:p w14:paraId="2423D155" w14:textId="3550AB37" w:rsidR="00331171" w:rsidRPr="00B70D9F" w:rsidRDefault="00331171" w:rsidP="00585A09">
            <w:pPr>
              <w:jc w:val="left"/>
              <w:rPr>
                <w:color w:val="FFFFFF" w:themeColor="background1"/>
                <w:sz w:val="10"/>
                <w:szCs w:val="10"/>
              </w:rPr>
            </w:pPr>
            <w:r w:rsidRPr="00B70D9F">
              <w:rPr>
                <w:b/>
                <w:color w:val="FFFFFF" w:themeColor="background1"/>
                <w:sz w:val="10"/>
                <w:szCs w:val="10"/>
              </w:rPr>
              <w:t>Order-to-</w:t>
            </w:r>
            <w:r w:rsidR="008F0C0A" w:rsidRPr="00B70D9F">
              <w:rPr>
                <w:b/>
                <w:color w:val="FFFFFF" w:themeColor="background1"/>
                <w:sz w:val="10"/>
                <w:szCs w:val="10"/>
              </w:rPr>
              <w:t>A</w:t>
            </w:r>
            <w:r w:rsidRPr="00B70D9F">
              <w:rPr>
                <w:b/>
                <w:color w:val="FFFFFF" w:themeColor="background1"/>
                <w:sz w:val="10"/>
                <w:szCs w:val="10"/>
              </w:rPr>
              <w:t xml:space="preserve">ctivation </w:t>
            </w:r>
            <w:r w:rsidR="008F0C0A" w:rsidRPr="00B70D9F">
              <w:rPr>
                <w:b/>
                <w:color w:val="FFFFFF" w:themeColor="background1"/>
                <w:sz w:val="10"/>
                <w:szCs w:val="10"/>
              </w:rPr>
              <w:t>R</w:t>
            </w:r>
            <w:r w:rsidRPr="00B70D9F">
              <w:rPr>
                <w:b/>
                <w:color w:val="FFFFFF" w:themeColor="background1"/>
                <w:sz w:val="10"/>
                <w:szCs w:val="10"/>
              </w:rPr>
              <w:t>eduction</w:t>
            </w:r>
          </w:p>
        </w:tc>
        <w:tc>
          <w:tcPr>
            <w:tcW w:w="708" w:type="dxa"/>
            <w:shd w:val="clear" w:color="auto" w:fill="0070C0"/>
            <w:tcMar>
              <w:top w:w="80" w:type="dxa"/>
              <w:left w:w="80" w:type="dxa"/>
              <w:bottom w:w="80" w:type="dxa"/>
              <w:right w:w="80" w:type="dxa"/>
            </w:tcMar>
            <w:vAlign w:val="center"/>
            <w:hideMark/>
          </w:tcPr>
          <w:p w14:paraId="7D4F9C1A" w14:textId="515951C1"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Billing / </w:t>
            </w:r>
            <w:r w:rsidR="008F0C0A" w:rsidRPr="00B70D9F">
              <w:rPr>
                <w:b/>
                <w:color w:val="FFFFFF" w:themeColor="background1"/>
                <w:sz w:val="10"/>
                <w:szCs w:val="10"/>
              </w:rPr>
              <w:t>O</w:t>
            </w:r>
            <w:r w:rsidRPr="00B70D9F">
              <w:rPr>
                <w:b/>
                <w:color w:val="FFFFFF" w:themeColor="background1"/>
                <w:sz w:val="10"/>
                <w:szCs w:val="10"/>
              </w:rPr>
              <w:t xml:space="preserve">rder </w:t>
            </w:r>
            <w:r w:rsidR="00666134" w:rsidRPr="00B70D9F">
              <w:rPr>
                <w:b/>
                <w:color w:val="FFFFFF" w:themeColor="background1"/>
                <w:sz w:val="10"/>
                <w:szCs w:val="10"/>
              </w:rPr>
              <w:t>Q</w:t>
            </w:r>
            <w:r w:rsidRPr="00B70D9F">
              <w:rPr>
                <w:b/>
                <w:color w:val="FFFFFF" w:themeColor="background1"/>
                <w:sz w:val="10"/>
                <w:szCs w:val="10"/>
              </w:rPr>
              <w:t>uality</w:t>
            </w:r>
          </w:p>
        </w:tc>
        <w:tc>
          <w:tcPr>
            <w:tcW w:w="851" w:type="dxa"/>
            <w:shd w:val="clear" w:color="auto" w:fill="0070C0"/>
            <w:tcMar>
              <w:top w:w="80" w:type="dxa"/>
              <w:left w:w="80" w:type="dxa"/>
              <w:bottom w:w="80" w:type="dxa"/>
              <w:right w:w="80" w:type="dxa"/>
            </w:tcMar>
            <w:vAlign w:val="center"/>
            <w:hideMark/>
          </w:tcPr>
          <w:p w14:paraId="004A9B2D" w14:textId="669CDFE9"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Legacy / </w:t>
            </w:r>
            <w:r w:rsidR="00666134" w:rsidRPr="00B70D9F">
              <w:rPr>
                <w:b/>
                <w:color w:val="FFFFFF" w:themeColor="background1"/>
                <w:sz w:val="10"/>
                <w:szCs w:val="10"/>
              </w:rPr>
              <w:t>S</w:t>
            </w:r>
            <w:r w:rsidRPr="00B70D9F">
              <w:rPr>
                <w:b/>
                <w:color w:val="FFFFFF" w:themeColor="background1"/>
                <w:sz w:val="10"/>
                <w:szCs w:val="10"/>
              </w:rPr>
              <w:t xml:space="preserve">ystem </w:t>
            </w:r>
            <w:r w:rsidR="00666134" w:rsidRPr="00B70D9F">
              <w:rPr>
                <w:b/>
                <w:color w:val="FFFFFF" w:themeColor="background1"/>
                <w:sz w:val="10"/>
                <w:szCs w:val="10"/>
              </w:rPr>
              <w:t>C</w:t>
            </w:r>
            <w:r w:rsidRPr="00B70D9F">
              <w:rPr>
                <w:b/>
                <w:color w:val="FFFFFF" w:themeColor="background1"/>
                <w:sz w:val="10"/>
                <w:szCs w:val="10"/>
              </w:rPr>
              <w:t>onsolidation</w:t>
            </w:r>
          </w:p>
        </w:tc>
        <w:tc>
          <w:tcPr>
            <w:tcW w:w="709" w:type="dxa"/>
            <w:shd w:val="clear" w:color="auto" w:fill="0070C0"/>
            <w:tcMar>
              <w:top w:w="80" w:type="dxa"/>
              <w:left w:w="80" w:type="dxa"/>
              <w:bottom w:w="80" w:type="dxa"/>
              <w:right w:w="80" w:type="dxa"/>
            </w:tcMar>
            <w:vAlign w:val="center"/>
            <w:hideMark/>
          </w:tcPr>
          <w:p w14:paraId="47BA73B0" w14:textId="5A30DA3D"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API-first / TMF </w:t>
            </w:r>
            <w:r w:rsidR="00666134" w:rsidRPr="00B70D9F">
              <w:rPr>
                <w:b/>
                <w:color w:val="FFFFFF" w:themeColor="background1"/>
                <w:sz w:val="10"/>
                <w:szCs w:val="10"/>
              </w:rPr>
              <w:t>I</w:t>
            </w:r>
            <w:r w:rsidRPr="00B70D9F">
              <w:rPr>
                <w:b/>
                <w:color w:val="FFFFFF" w:themeColor="background1"/>
                <w:sz w:val="10"/>
                <w:szCs w:val="10"/>
              </w:rPr>
              <w:t>ntegration</w:t>
            </w:r>
          </w:p>
        </w:tc>
        <w:tc>
          <w:tcPr>
            <w:tcW w:w="850" w:type="dxa"/>
            <w:shd w:val="clear" w:color="auto" w:fill="0070C0"/>
            <w:tcMar>
              <w:top w:w="80" w:type="dxa"/>
              <w:left w:w="80" w:type="dxa"/>
              <w:bottom w:w="80" w:type="dxa"/>
              <w:right w:w="80" w:type="dxa"/>
            </w:tcMar>
            <w:vAlign w:val="center"/>
            <w:hideMark/>
          </w:tcPr>
          <w:p w14:paraId="1111999F" w14:textId="5DA3952D"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Scalable </w:t>
            </w:r>
            <w:r w:rsidR="00666134" w:rsidRPr="00B70D9F">
              <w:rPr>
                <w:b/>
                <w:color w:val="FFFFFF" w:themeColor="background1"/>
                <w:sz w:val="10"/>
                <w:szCs w:val="10"/>
              </w:rPr>
              <w:t>A</w:t>
            </w:r>
            <w:r w:rsidRPr="00B70D9F">
              <w:rPr>
                <w:b/>
                <w:color w:val="FFFFFF" w:themeColor="background1"/>
                <w:sz w:val="10"/>
                <w:szCs w:val="10"/>
              </w:rPr>
              <w:t xml:space="preserve">rchitecture / </w:t>
            </w:r>
            <w:r w:rsidR="00666134" w:rsidRPr="00B70D9F">
              <w:rPr>
                <w:b/>
                <w:color w:val="FFFFFF" w:themeColor="background1"/>
                <w:sz w:val="10"/>
                <w:szCs w:val="10"/>
              </w:rPr>
              <w:t>P</w:t>
            </w:r>
            <w:r w:rsidRPr="00B70D9F">
              <w:rPr>
                <w:b/>
                <w:color w:val="FFFFFF" w:themeColor="background1"/>
                <w:sz w:val="10"/>
                <w:szCs w:val="10"/>
              </w:rPr>
              <w:t xml:space="preserve">latform </w:t>
            </w:r>
            <w:r w:rsidR="00077633" w:rsidRPr="00B70D9F">
              <w:rPr>
                <w:b/>
                <w:color w:val="FFFFFF" w:themeColor="background1"/>
                <w:sz w:val="10"/>
                <w:szCs w:val="10"/>
              </w:rPr>
              <w:t>M</w:t>
            </w:r>
            <w:r w:rsidRPr="00B70D9F">
              <w:rPr>
                <w:b/>
                <w:color w:val="FFFFFF" w:themeColor="background1"/>
                <w:sz w:val="10"/>
                <w:szCs w:val="10"/>
              </w:rPr>
              <w:t>aturity</w:t>
            </w:r>
          </w:p>
        </w:tc>
        <w:tc>
          <w:tcPr>
            <w:tcW w:w="851" w:type="dxa"/>
            <w:shd w:val="clear" w:color="auto" w:fill="0070C0"/>
            <w:tcMar>
              <w:top w:w="80" w:type="dxa"/>
              <w:left w:w="80" w:type="dxa"/>
              <w:bottom w:w="80" w:type="dxa"/>
              <w:right w:w="80" w:type="dxa"/>
            </w:tcMar>
            <w:vAlign w:val="center"/>
            <w:hideMark/>
          </w:tcPr>
          <w:p w14:paraId="716FC7B5" w14:textId="7E4934CC" w:rsidR="00331171" w:rsidRPr="00B70D9F" w:rsidRDefault="00331171" w:rsidP="00585A09">
            <w:pPr>
              <w:jc w:val="left"/>
              <w:rPr>
                <w:color w:val="FFFFFF" w:themeColor="background1"/>
                <w:sz w:val="10"/>
                <w:szCs w:val="10"/>
              </w:rPr>
            </w:pPr>
            <w:r w:rsidRPr="00B70D9F">
              <w:rPr>
                <w:b/>
                <w:color w:val="FFFFFF" w:themeColor="background1"/>
                <w:sz w:val="10"/>
                <w:szCs w:val="10"/>
              </w:rPr>
              <w:t xml:space="preserve">Operational </w:t>
            </w:r>
            <w:r w:rsidR="00077633" w:rsidRPr="00B70D9F">
              <w:rPr>
                <w:b/>
                <w:color w:val="FFFFFF" w:themeColor="background1"/>
                <w:sz w:val="10"/>
                <w:szCs w:val="10"/>
              </w:rPr>
              <w:t>S</w:t>
            </w:r>
            <w:r w:rsidRPr="00B70D9F">
              <w:rPr>
                <w:b/>
                <w:color w:val="FFFFFF" w:themeColor="background1"/>
                <w:sz w:val="10"/>
                <w:szCs w:val="10"/>
              </w:rPr>
              <w:t xml:space="preserve">tability / </w:t>
            </w:r>
            <w:r w:rsidR="00077633" w:rsidRPr="00B70D9F">
              <w:rPr>
                <w:b/>
                <w:color w:val="FFFFFF" w:themeColor="background1"/>
                <w:sz w:val="10"/>
                <w:szCs w:val="10"/>
              </w:rPr>
              <w:t>M</w:t>
            </w:r>
            <w:r w:rsidRPr="00B70D9F">
              <w:rPr>
                <w:b/>
                <w:color w:val="FFFFFF" w:themeColor="background1"/>
                <w:sz w:val="10"/>
                <w:szCs w:val="10"/>
              </w:rPr>
              <w:t xml:space="preserve">anaged </w:t>
            </w:r>
            <w:r w:rsidR="00077633" w:rsidRPr="00B70D9F">
              <w:rPr>
                <w:b/>
                <w:color w:val="FFFFFF" w:themeColor="background1"/>
                <w:sz w:val="10"/>
                <w:szCs w:val="10"/>
              </w:rPr>
              <w:t>D</w:t>
            </w:r>
            <w:r w:rsidRPr="00B70D9F">
              <w:rPr>
                <w:b/>
                <w:color w:val="FFFFFF" w:themeColor="background1"/>
                <w:sz w:val="10"/>
                <w:szCs w:val="10"/>
              </w:rPr>
              <w:t>elivery</w:t>
            </w:r>
          </w:p>
        </w:tc>
      </w:tr>
      <w:tr w:rsidR="00E45318" w:rsidRPr="00331171" w14:paraId="71C53D69" w14:textId="77777777" w:rsidTr="0042072D">
        <w:trPr>
          <w:trHeight w:val="227"/>
        </w:trPr>
        <w:tc>
          <w:tcPr>
            <w:tcW w:w="8921" w:type="dxa"/>
            <w:gridSpan w:val="9"/>
            <w:shd w:val="clear" w:color="auto" w:fill="00B0F0"/>
            <w:tcMar>
              <w:top w:w="80" w:type="dxa"/>
              <w:left w:w="80" w:type="dxa"/>
              <w:bottom w:w="80" w:type="dxa"/>
              <w:right w:w="80" w:type="dxa"/>
            </w:tcMar>
          </w:tcPr>
          <w:p w14:paraId="48D01512" w14:textId="54B68FC4" w:rsidR="00E45318" w:rsidRPr="00585A09" w:rsidRDefault="00E45318" w:rsidP="00585A09">
            <w:pPr>
              <w:tabs>
                <w:tab w:val="left" w:pos="814"/>
              </w:tabs>
              <w:jc w:val="left"/>
              <w:rPr>
                <w:b/>
                <w:color w:val="FFFFFF" w:themeColor="background1"/>
                <w:sz w:val="16"/>
                <w:szCs w:val="16"/>
              </w:rPr>
            </w:pPr>
            <w:r w:rsidRPr="00B246CD">
              <w:rPr>
                <w:b/>
                <w:color w:val="FFFFFF" w:themeColor="background1"/>
                <w:sz w:val="16"/>
                <w:szCs w:val="16"/>
              </w:rPr>
              <w:t xml:space="preserve">Programme Horizon </w:t>
            </w:r>
            <w:r w:rsidR="00B86EB5">
              <w:rPr>
                <w:b/>
                <w:color w:val="FFFFFF" w:themeColor="background1"/>
                <w:sz w:val="16"/>
                <w:szCs w:val="16"/>
              </w:rPr>
              <w:t>Referenc</w:t>
            </w:r>
            <w:r w:rsidR="00DA66CE">
              <w:rPr>
                <w:b/>
                <w:color w:val="FFFFFF" w:themeColor="background1"/>
                <w:sz w:val="16"/>
                <w:szCs w:val="16"/>
              </w:rPr>
              <w:t>ed</w:t>
            </w:r>
            <w:r w:rsidRPr="00B246CD">
              <w:rPr>
                <w:b/>
                <w:color w:val="FFFFFF" w:themeColor="background1"/>
                <w:sz w:val="16"/>
                <w:szCs w:val="16"/>
              </w:rPr>
              <w:t xml:space="preserve"> Case Studies</w:t>
            </w:r>
          </w:p>
        </w:tc>
      </w:tr>
      <w:tr w:rsidR="00742241" w:rsidRPr="00331171" w14:paraId="7393B668" w14:textId="77777777" w:rsidTr="00585A09">
        <w:trPr>
          <w:trHeight w:val="243"/>
        </w:trPr>
        <w:tc>
          <w:tcPr>
            <w:tcW w:w="2542" w:type="dxa"/>
            <w:tcMar>
              <w:top w:w="80" w:type="dxa"/>
              <w:left w:w="80" w:type="dxa"/>
              <w:bottom w:w="80" w:type="dxa"/>
              <w:right w:w="80" w:type="dxa"/>
            </w:tcMar>
          </w:tcPr>
          <w:p w14:paraId="7C96DE02" w14:textId="12F22BDB" w:rsidR="000127D5" w:rsidRPr="000127D5" w:rsidRDefault="000127D5" w:rsidP="000127D5">
            <w:pPr>
              <w:jc w:val="left"/>
              <w:rPr>
                <w:b/>
                <w:sz w:val="16"/>
                <w:szCs w:val="16"/>
              </w:rPr>
            </w:pPr>
            <w:r w:rsidRPr="000127D5">
              <w:rPr>
                <w:b/>
                <w:sz w:val="16"/>
                <w:szCs w:val="16"/>
              </w:rPr>
              <w:t>Equinor Norway Geospatial Platform Application Management</w:t>
            </w:r>
          </w:p>
          <w:p w14:paraId="42CFE72A" w14:textId="77777777" w:rsidR="000127D5" w:rsidRPr="000127D5" w:rsidRDefault="000127D5" w:rsidP="000127D5">
            <w:pPr>
              <w:jc w:val="left"/>
              <w:rPr>
                <w:sz w:val="12"/>
                <w:szCs w:val="12"/>
              </w:rPr>
            </w:pPr>
            <w:r w:rsidRPr="000127D5">
              <w:rPr>
                <w:sz w:val="12"/>
                <w:szCs w:val="12"/>
              </w:rPr>
              <w:t>ArcGIS/ESRI consolidation, 40+ app modernisation, real-time MS Fabric data sync. 10M NOK cloud savings.</w:t>
            </w:r>
          </w:p>
          <w:p w14:paraId="107FC542" w14:textId="6F891B1E" w:rsidR="00742241" w:rsidRPr="00331171" w:rsidRDefault="000127D5" w:rsidP="000127D5">
            <w:pPr>
              <w:jc w:val="left"/>
              <w:rPr>
                <w:b/>
                <w:sz w:val="10"/>
                <w:szCs w:val="10"/>
              </w:rPr>
            </w:pPr>
            <w:r w:rsidRPr="000127D5">
              <w:rPr>
                <w:sz w:val="12"/>
                <w:szCs w:val="12"/>
              </w:rPr>
              <w:t>Objective: 6 (Consolidate Physical Network Inventory / 3-GIS)</w:t>
            </w:r>
          </w:p>
        </w:tc>
        <w:tc>
          <w:tcPr>
            <w:tcW w:w="850" w:type="dxa"/>
            <w:shd w:val="clear" w:color="auto" w:fill="E2EFD9" w:themeFill="accent6" w:themeFillTint="33"/>
            <w:tcMar>
              <w:top w:w="80" w:type="dxa"/>
              <w:left w:w="80" w:type="dxa"/>
              <w:bottom w:w="80" w:type="dxa"/>
              <w:right w:w="80" w:type="dxa"/>
            </w:tcMar>
            <w:vAlign w:val="center"/>
          </w:tcPr>
          <w:p w14:paraId="10BF40E2" w14:textId="3EF68F98" w:rsidR="00742241" w:rsidRPr="001048BA" w:rsidRDefault="000127D5" w:rsidP="00B246CD">
            <w:pPr>
              <w:jc w:val="center"/>
              <w:rPr>
                <w:rFonts w:cs="Segoe UI Symbol"/>
                <w:szCs w:val="20"/>
              </w:rPr>
            </w:pPr>
            <w:r w:rsidRPr="00D411DB">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tcPr>
          <w:p w14:paraId="1428D1A8" w14:textId="13EF85F9" w:rsidR="00742241" w:rsidRPr="00004480" w:rsidRDefault="000127D5" w:rsidP="00B246CD">
            <w:pPr>
              <w:jc w:val="center"/>
              <w:rPr>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7CFFCC4E" w14:textId="77777777" w:rsidR="00742241" w:rsidRPr="001048BA" w:rsidRDefault="00742241" w:rsidP="00B246CD">
            <w:pPr>
              <w:jc w:val="center"/>
              <w:rPr>
                <w:rFonts w:cs="Segoe UI Symbol"/>
                <w:szCs w:val="20"/>
              </w:rPr>
            </w:pPr>
          </w:p>
        </w:tc>
        <w:tc>
          <w:tcPr>
            <w:tcW w:w="708" w:type="dxa"/>
            <w:tcMar>
              <w:top w:w="80" w:type="dxa"/>
              <w:left w:w="80" w:type="dxa"/>
              <w:bottom w:w="80" w:type="dxa"/>
              <w:right w:w="80" w:type="dxa"/>
            </w:tcMar>
            <w:vAlign w:val="center"/>
          </w:tcPr>
          <w:p w14:paraId="7C4DC7F7" w14:textId="77777777" w:rsidR="00742241" w:rsidRPr="00004480" w:rsidRDefault="00742241" w:rsidP="00B246CD">
            <w:pPr>
              <w:jc w:val="center"/>
              <w:rPr>
                <w:szCs w:val="20"/>
              </w:rPr>
            </w:pPr>
          </w:p>
        </w:tc>
        <w:tc>
          <w:tcPr>
            <w:tcW w:w="851" w:type="dxa"/>
            <w:shd w:val="clear" w:color="auto" w:fill="E2EFD9" w:themeFill="accent6" w:themeFillTint="33"/>
            <w:tcMar>
              <w:top w:w="80" w:type="dxa"/>
              <w:left w:w="80" w:type="dxa"/>
              <w:bottom w:w="80" w:type="dxa"/>
              <w:right w:w="80" w:type="dxa"/>
            </w:tcMar>
            <w:vAlign w:val="center"/>
          </w:tcPr>
          <w:p w14:paraId="4EFD43D8" w14:textId="66F36D6F" w:rsidR="00742241" w:rsidRPr="00004480" w:rsidRDefault="000127D5" w:rsidP="00B246CD">
            <w:pPr>
              <w:jc w:val="center"/>
              <w:rPr>
                <w:szCs w:val="20"/>
              </w:rPr>
            </w:pPr>
            <w:r w:rsidRPr="00D411DB">
              <w:rPr>
                <w:rFonts w:ascii="Segoe UI Symbol" w:hAnsi="Segoe UI Symbol" w:cs="Segoe UI Symbol"/>
                <w:szCs w:val="20"/>
              </w:rPr>
              <w:t>✓</w:t>
            </w:r>
          </w:p>
        </w:tc>
        <w:tc>
          <w:tcPr>
            <w:tcW w:w="709" w:type="dxa"/>
            <w:tcMar>
              <w:top w:w="80" w:type="dxa"/>
              <w:left w:w="80" w:type="dxa"/>
              <w:bottom w:w="80" w:type="dxa"/>
              <w:right w:w="80" w:type="dxa"/>
            </w:tcMar>
            <w:vAlign w:val="center"/>
          </w:tcPr>
          <w:p w14:paraId="65208BB6" w14:textId="77777777" w:rsidR="00742241" w:rsidRPr="001048BA" w:rsidRDefault="00742241" w:rsidP="00B246CD">
            <w:pPr>
              <w:jc w:val="center"/>
              <w:rPr>
                <w:rFonts w:cs="Segoe UI Symbol"/>
                <w:szCs w:val="20"/>
              </w:rPr>
            </w:pPr>
          </w:p>
        </w:tc>
        <w:tc>
          <w:tcPr>
            <w:tcW w:w="850" w:type="dxa"/>
            <w:shd w:val="clear" w:color="auto" w:fill="E2EFD9" w:themeFill="accent6" w:themeFillTint="33"/>
            <w:tcMar>
              <w:top w:w="80" w:type="dxa"/>
              <w:left w:w="80" w:type="dxa"/>
              <w:bottom w:w="80" w:type="dxa"/>
              <w:right w:w="80" w:type="dxa"/>
            </w:tcMar>
            <w:vAlign w:val="center"/>
          </w:tcPr>
          <w:p w14:paraId="2C9CA195" w14:textId="23BA1C35" w:rsidR="00742241" w:rsidRPr="001048BA" w:rsidRDefault="000127D5" w:rsidP="00B246CD">
            <w:pPr>
              <w:jc w:val="center"/>
              <w:rPr>
                <w:rFonts w:cs="Segoe UI Symbol"/>
                <w:szCs w:val="20"/>
              </w:rPr>
            </w:pPr>
            <w:r w:rsidRPr="00D411DB">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tcPr>
          <w:p w14:paraId="0FEF8A27" w14:textId="35D8F1C6" w:rsidR="00742241" w:rsidRPr="00004480" w:rsidRDefault="000127D5" w:rsidP="00B246CD">
            <w:pPr>
              <w:jc w:val="center"/>
              <w:rPr>
                <w:szCs w:val="20"/>
              </w:rPr>
            </w:pPr>
            <w:r w:rsidRPr="00D411DB">
              <w:rPr>
                <w:rFonts w:ascii="Segoe UI Symbol" w:hAnsi="Segoe UI Symbol" w:cs="Segoe UI Symbol"/>
                <w:szCs w:val="20"/>
              </w:rPr>
              <w:t>✓</w:t>
            </w:r>
          </w:p>
        </w:tc>
      </w:tr>
      <w:tr w:rsidR="00742241" w:rsidRPr="00331171" w14:paraId="50EECCB3" w14:textId="77777777" w:rsidTr="00585A09">
        <w:trPr>
          <w:trHeight w:val="243"/>
        </w:trPr>
        <w:tc>
          <w:tcPr>
            <w:tcW w:w="2542" w:type="dxa"/>
            <w:tcMar>
              <w:top w:w="80" w:type="dxa"/>
              <w:left w:w="80" w:type="dxa"/>
              <w:bottom w:w="80" w:type="dxa"/>
              <w:right w:w="80" w:type="dxa"/>
            </w:tcMar>
          </w:tcPr>
          <w:p w14:paraId="388AD1DC" w14:textId="7240C44C" w:rsidR="00742241" w:rsidRPr="00AF7B5F" w:rsidRDefault="00DE515B" w:rsidP="00742241">
            <w:pPr>
              <w:jc w:val="left"/>
              <w:rPr>
                <w:b/>
                <w:sz w:val="16"/>
                <w:szCs w:val="16"/>
              </w:rPr>
            </w:pPr>
            <w:r w:rsidRPr="00AF7B5F">
              <w:rPr>
                <w:b/>
                <w:sz w:val="16"/>
                <w:szCs w:val="16"/>
              </w:rPr>
              <w:t>Digital Transformation Agency (DTA)  BuyICT Marketplace Portal</w:t>
            </w:r>
          </w:p>
          <w:p w14:paraId="126B3E4D" w14:textId="77777777" w:rsidR="00AF7B5F" w:rsidRPr="00AF7B5F" w:rsidRDefault="00AF7B5F" w:rsidP="00AF7B5F">
            <w:pPr>
              <w:jc w:val="left"/>
              <w:rPr>
                <w:sz w:val="12"/>
                <w:szCs w:val="12"/>
              </w:rPr>
            </w:pPr>
            <w:r w:rsidRPr="00AF7B5F">
              <w:rPr>
                <w:sz w:val="12"/>
                <w:szCs w:val="12"/>
              </w:rPr>
              <w:t xml:space="preserve">ServiceNow self-service portal: multi-catalogue, automated contract workflows. 82% boost in contract value (AUD700M </w:t>
            </w:r>
            <w:r w:rsidRPr="00585A09">
              <w:rPr>
                <w:rFonts w:ascii="Arial" w:hAnsi="Arial" w:cs="Arial"/>
                <w:sz w:val="12"/>
                <w:szCs w:val="12"/>
              </w:rPr>
              <w:t>→</w:t>
            </w:r>
            <w:r w:rsidRPr="00AF7B5F">
              <w:rPr>
                <w:sz w:val="12"/>
                <w:szCs w:val="12"/>
              </w:rPr>
              <w:t xml:space="preserve"> AUD3.9B).</w:t>
            </w:r>
          </w:p>
          <w:p w14:paraId="366E5296" w14:textId="77777777" w:rsidR="00AF7B5F" w:rsidRPr="00004480" w:rsidRDefault="00AF7B5F" w:rsidP="00AF7B5F">
            <w:pPr>
              <w:jc w:val="left"/>
              <w:rPr>
                <w:sz w:val="12"/>
                <w:szCs w:val="12"/>
              </w:rPr>
            </w:pPr>
            <w:r w:rsidRPr="00004480">
              <w:rPr>
                <w:sz w:val="12"/>
                <w:szCs w:val="12"/>
              </w:rPr>
              <w:t xml:space="preserve">Objectives: 1 (Catalogues)  </w:t>
            </w:r>
          </w:p>
          <w:p w14:paraId="2C569660" w14:textId="77777777" w:rsidR="00B246CD" w:rsidRDefault="00AF7B5F" w:rsidP="00AF7B5F">
            <w:pPr>
              <w:jc w:val="left"/>
              <w:rPr>
                <w:sz w:val="12"/>
                <w:szCs w:val="12"/>
              </w:rPr>
            </w:pPr>
            <w:r w:rsidRPr="00004480">
              <w:rPr>
                <w:sz w:val="12"/>
                <w:szCs w:val="12"/>
              </w:rPr>
              <w:t>Objective</w:t>
            </w:r>
            <w:r w:rsidR="00B246CD">
              <w:rPr>
                <w:sz w:val="12"/>
                <w:szCs w:val="12"/>
              </w:rPr>
              <w:t>:</w:t>
            </w:r>
            <w:r w:rsidR="00B246CD" w:rsidRPr="00004480">
              <w:rPr>
                <w:sz w:val="12"/>
                <w:szCs w:val="12"/>
              </w:rPr>
              <w:t xml:space="preserve"> </w:t>
            </w:r>
            <w:r w:rsidRPr="00004480">
              <w:rPr>
                <w:sz w:val="12"/>
                <w:szCs w:val="12"/>
              </w:rPr>
              <w:t xml:space="preserve">3 (Billing Automation)  </w:t>
            </w:r>
          </w:p>
          <w:p w14:paraId="63E9D9E7" w14:textId="1BB4891F" w:rsidR="00AF7B5F" w:rsidRPr="00004480" w:rsidRDefault="00B246CD" w:rsidP="00AF7B5F">
            <w:pPr>
              <w:jc w:val="left"/>
              <w:rPr>
                <w:b/>
                <w:sz w:val="10"/>
                <w:szCs w:val="10"/>
              </w:rPr>
            </w:pPr>
            <w:r>
              <w:rPr>
                <w:sz w:val="12"/>
                <w:szCs w:val="12"/>
              </w:rPr>
              <w:t>Objective:</w:t>
            </w:r>
            <w:r w:rsidRPr="00004480">
              <w:rPr>
                <w:sz w:val="12"/>
                <w:szCs w:val="12"/>
              </w:rPr>
              <w:t xml:space="preserve"> </w:t>
            </w:r>
            <w:r w:rsidR="00AF7B5F" w:rsidRPr="00004480">
              <w:rPr>
                <w:sz w:val="12"/>
                <w:szCs w:val="12"/>
              </w:rPr>
              <w:t>4 (RSP Portal)</w:t>
            </w:r>
          </w:p>
        </w:tc>
        <w:tc>
          <w:tcPr>
            <w:tcW w:w="850" w:type="dxa"/>
            <w:shd w:val="clear" w:color="auto" w:fill="E2EFD9" w:themeFill="accent6" w:themeFillTint="33"/>
            <w:tcMar>
              <w:top w:w="80" w:type="dxa"/>
              <w:left w:w="80" w:type="dxa"/>
              <w:bottom w:w="80" w:type="dxa"/>
              <w:right w:w="80" w:type="dxa"/>
            </w:tcMar>
            <w:vAlign w:val="center"/>
          </w:tcPr>
          <w:p w14:paraId="1D595AD9" w14:textId="4B2B1806" w:rsidR="00742241" w:rsidRPr="001048BA" w:rsidRDefault="00B246CD" w:rsidP="00B246CD">
            <w:pPr>
              <w:jc w:val="center"/>
              <w:rPr>
                <w:rFonts w:cs="Segoe UI Symbol"/>
                <w:szCs w:val="20"/>
              </w:rPr>
            </w:pPr>
            <w:r w:rsidRPr="00D411DB">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tcPr>
          <w:p w14:paraId="07FEE7D7" w14:textId="4F456FB3" w:rsidR="00742241" w:rsidRPr="00004480" w:rsidRDefault="00B246CD" w:rsidP="00B246CD">
            <w:pPr>
              <w:jc w:val="center"/>
              <w:rPr>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5910CEA3" w14:textId="77777777" w:rsidR="00742241" w:rsidRPr="001048BA" w:rsidRDefault="00742241" w:rsidP="00B246CD">
            <w:pPr>
              <w:jc w:val="center"/>
              <w:rPr>
                <w:rFonts w:cs="Segoe UI Symbol"/>
                <w:szCs w:val="20"/>
              </w:rPr>
            </w:pPr>
          </w:p>
        </w:tc>
        <w:tc>
          <w:tcPr>
            <w:tcW w:w="708" w:type="dxa"/>
            <w:shd w:val="clear" w:color="auto" w:fill="E2EFD9" w:themeFill="accent6" w:themeFillTint="33"/>
            <w:tcMar>
              <w:top w:w="80" w:type="dxa"/>
              <w:left w:w="80" w:type="dxa"/>
              <w:bottom w:w="80" w:type="dxa"/>
              <w:right w:w="80" w:type="dxa"/>
            </w:tcMar>
            <w:vAlign w:val="center"/>
          </w:tcPr>
          <w:p w14:paraId="74D43182" w14:textId="35DB17D8" w:rsidR="00742241" w:rsidRPr="00004480" w:rsidRDefault="00B246CD" w:rsidP="00B246CD">
            <w:pPr>
              <w:jc w:val="center"/>
              <w:rPr>
                <w:szCs w:val="20"/>
              </w:rPr>
            </w:pPr>
            <w:r w:rsidRPr="00D411DB">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tcPr>
          <w:p w14:paraId="0B7C3075" w14:textId="312E8FF0" w:rsidR="00742241" w:rsidRPr="00004480" w:rsidRDefault="00B246CD" w:rsidP="00B246CD">
            <w:pPr>
              <w:jc w:val="center"/>
              <w:rPr>
                <w:szCs w:val="20"/>
              </w:rPr>
            </w:pPr>
            <w:r w:rsidRPr="00D411DB">
              <w:rPr>
                <w:rFonts w:ascii="Segoe UI Symbol" w:hAnsi="Segoe UI Symbol" w:cs="Segoe UI Symbol"/>
                <w:szCs w:val="20"/>
              </w:rPr>
              <w:t>✓</w:t>
            </w:r>
          </w:p>
        </w:tc>
        <w:tc>
          <w:tcPr>
            <w:tcW w:w="709" w:type="dxa"/>
            <w:tcMar>
              <w:top w:w="80" w:type="dxa"/>
              <w:left w:w="80" w:type="dxa"/>
              <w:bottom w:w="80" w:type="dxa"/>
              <w:right w:w="80" w:type="dxa"/>
            </w:tcMar>
            <w:vAlign w:val="center"/>
          </w:tcPr>
          <w:p w14:paraId="365B9F18" w14:textId="77777777" w:rsidR="00742241" w:rsidRPr="001048BA" w:rsidRDefault="00742241" w:rsidP="00B246CD">
            <w:pPr>
              <w:jc w:val="center"/>
              <w:rPr>
                <w:rFonts w:cs="Segoe UI Symbol"/>
                <w:szCs w:val="20"/>
              </w:rPr>
            </w:pPr>
          </w:p>
        </w:tc>
        <w:tc>
          <w:tcPr>
            <w:tcW w:w="850" w:type="dxa"/>
            <w:shd w:val="clear" w:color="auto" w:fill="E2EFD9" w:themeFill="accent6" w:themeFillTint="33"/>
            <w:tcMar>
              <w:top w:w="80" w:type="dxa"/>
              <w:left w:w="80" w:type="dxa"/>
              <w:bottom w:w="80" w:type="dxa"/>
              <w:right w:w="80" w:type="dxa"/>
            </w:tcMar>
            <w:vAlign w:val="center"/>
          </w:tcPr>
          <w:p w14:paraId="73F32419" w14:textId="6254B530" w:rsidR="00742241" w:rsidRPr="001048BA" w:rsidRDefault="00B246CD" w:rsidP="00B246CD">
            <w:pPr>
              <w:jc w:val="center"/>
              <w:rPr>
                <w:rFonts w:cs="Segoe UI Symbol"/>
                <w:szCs w:val="20"/>
              </w:rPr>
            </w:pPr>
            <w:r w:rsidRPr="00D411DB">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tcPr>
          <w:p w14:paraId="51BCBEC1" w14:textId="66B7EBD2" w:rsidR="00742241" w:rsidRPr="00004480" w:rsidRDefault="00B246CD" w:rsidP="00B246CD">
            <w:pPr>
              <w:jc w:val="center"/>
              <w:rPr>
                <w:szCs w:val="20"/>
              </w:rPr>
            </w:pPr>
            <w:r w:rsidRPr="00D411DB">
              <w:rPr>
                <w:rFonts w:ascii="Segoe UI Symbol" w:hAnsi="Segoe UI Symbol" w:cs="Segoe UI Symbol"/>
                <w:szCs w:val="20"/>
              </w:rPr>
              <w:t>✓</w:t>
            </w:r>
          </w:p>
        </w:tc>
      </w:tr>
      <w:tr w:rsidR="00C639FB" w:rsidRPr="00331171" w14:paraId="6219806E" w14:textId="77777777" w:rsidTr="00585A09">
        <w:trPr>
          <w:trHeight w:val="243"/>
        </w:trPr>
        <w:tc>
          <w:tcPr>
            <w:tcW w:w="2542" w:type="dxa"/>
            <w:tcMar>
              <w:top w:w="80" w:type="dxa"/>
              <w:left w:w="80" w:type="dxa"/>
              <w:bottom w:w="80" w:type="dxa"/>
              <w:right w:w="80" w:type="dxa"/>
            </w:tcMar>
          </w:tcPr>
          <w:p w14:paraId="7192CB6A" w14:textId="77777777" w:rsidR="00C639FB" w:rsidRDefault="00C639FB" w:rsidP="00742241">
            <w:pPr>
              <w:jc w:val="left"/>
              <w:rPr>
                <w:b/>
                <w:sz w:val="16"/>
                <w:szCs w:val="16"/>
              </w:rPr>
            </w:pPr>
            <w:r w:rsidRPr="00C639FB">
              <w:rPr>
                <w:b/>
                <w:sz w:val="16"/>
                <w:szCs w:val="16"/>
              </w:rPr>
              <w:t>Telia (Nordic Telecommunications Provider)</w:t>
            </w:r>
          </w:p>
          <w:p w14:paraId="1E2C3DD2" w14:textId="09C57565" w:rsidR="00F20138" w:rsidRPr="00F20138" w:rsidRDefault="00F20138" w:rsidP="00F20138">
            <w:pPr>
              <w:jc w:val="left"/>
              <w:rPr>
                <w:bCs/>
                <w:sz w:val="12"/>
                <w:szCs w:val="12"/>
              </w:rPr>
            </w:pPr>
            <w:r w:rsidRPr="00F20138">
              <w:rPr>
                <w:bCs/>
                <w:sz w:val="12"/>
                <w:szCs w:val="12"/>
              </w:rPr>
              <w:t xml:space="preserve">Objective 4 New RSP / Customer Portal </w:t>
            </w:r>
          </w:p>
          <w:p w14:paraId="224C6B3F" w14:textId="090A2330" w:rsidR="00F20138" w:rsidRPr="00F20138" w:rsidRDefault="00F20138" w:rsidP="00F20138">
            <w:pPr>
              <w:jc w:val="left"/>
              <w:rPr>
                <w:bCs/>
                <w:sz w:val="12"/>
                <w:szCs w:val="12"/>
              </w:rPr>
            </w:pPr>
            <w:r w:rsidRPr="00F20138">
              <w:rPr>
                <w:bCs/>
                <w:sz w:val="12"/>
                <w:szCs w:val="12"/>
              </w:rPr>
              <w:t xml:space="preserve">Objective 3 RSP Billing Automation </w:t>
            </w:r>
          </w:p>
          <w:p w14:paraId="5BCCDE88" w14:textId="1522A7CC" w:rsidR="00C639FB" w:rsidRPr="00AF7B5F" w:rsidRDefault="00F20138" w:rsidP="00742241">
            <w:pPr>
              <w:jc w:val="left"/>
              <w:rPr>
                <w:b/>
                <w:sz w:val="16"/>
                <w:szCs w:val="16"/>
              </w:rPr>
            </w:pPr>
            <w:r w:rsidRPr="00F20138">
              <w:rPr>
                <w:bCs/>
                <w:sz w:val="12"/>
                <w:szCs w:val="12"/>
              </w:rPr>
              <w:t>Objective 9 Internal Field Force Integration</w:t>
            </w:r>
            <w:r w:rsidRPr="00F20138">
              <w:rPr>
                <w:b/>
                <w:sz w:val="16"/>
                <w:szCs w:val="16"/>
              </w:rPr>
              <w:t xml:space="preserve"> </w:t>
            </w:r>
          </w:p>
        </w:tc>
        <w:tc>
          <w:tcPr>
            <w:tcW w:w="850" w:type="dxa"/>
            <w:shd w:val="clear" w:color="auto" w:fill="E2EFD9" w:themeFill="accent6" w:themeFillTint="33"/>
            <w:tcMar>
              <w:top w:w="80" w:type="dxa"/>
              <w:left w:w="80" w:type="dxa"/>
              <w:bottom w:w="80" w:type="dxa"/>
              <w:right w:w="80" w:type="dxa"/>
            </w:tcMar>
            <w:vAlign w:val="center"/>
          </w:tcPr>
          <w:p w14:paraId="5D81F699" w14:textId="1D02FCED" w:rsidR="00C639FB" w:rsidRPr="00585A09" w:rsidRDefault="0097138E" w:rsidP="00B246CD">
            <w:pPr>
              <w:jc w:val="center"/>
              <w:rPr>
                <w:rFonts w:cs="Segoe UI Symbol"/>
                <w:szCs w:val="20"/>
              </w:rPr>
            </w:pPr>
            <w:r w:rsidRPr="00D411DB">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tcPr>
          <w:p w14:paraId="5DDE3AB3" w14:textId="16ADD7F5" w:rsidR="00C639FB" w:rsidRPr="00585A09" w:rsidRDefault="0097138E" w:rsidP="00B246CD">
            <w:pPr>
              <w:jc w:val="center"/>
              <w:rPr>
                <w:rFonts w:cs="Segoe UI Symbol"/>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317ECD2E" w14:textId="77777777" w:rsidR="00C639FB" w:rsidRPr="001048BA" w:rsidRDefault="00C639FB" w:rsidP="00B246CD">
            <w:pPr>
              <w:jc w:val="center"/>
              <w:rPr>
                <w:rFonts w:cs="Segoe UI Symbol"/>
                <w:szCs w:val="20"/>
              </w:rPr>
            </w:pPr>
          </w:p>
        </w:tc>
        <w:tc>
          <w:tcPr>
            <w:tcW w:w="708" w:type="dxa"/>
            <w:shd w:val="clear" w:color="auto" w:fill="E2EFD9" w:themeFill="accent6" w:themeFillTint="33"/>
            <w:tcMar>
              <w:top w:w="80" w:type="dxa"/>
              <w:left w:w="80" w:type="dxa"/>
              <w:bottom w:w="80" w:type="dxa"/>
              <w:right w:w="80" w:type="dxa"/>
            </w:tcMar>
            <w:vAlign w:val="center"/>
          </w:tcPr>
          <w:p w14:paraId="6892239E" w14:textId="39AE1D49" w:rsidR="00C639FB" w:rsidRPr="00585A09" w:rsidRDefault="0097138E" w:rsidP="00B246CD">
            <w:pPr>
              <w:jc w:val="center"/>
              <w:rPr>
                <w:rFonts w:cs="Segoe UI Symbol"/>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496D504C" w14:textId="77777777" w:rsidR="00C639FB" w:rsidRPr="00585A09" w:rsidRDefault="00C639FB" w:rsidP="00B246CD">
            <w:pPr>
              <w:jc w:val="center"/>
              <w:rPr>
                <w:rFonts w:cs="Segoe UI Symbol"/>
                <w:szCs w:val="20"/>
              </w:rPr>
            </w:pPr>
          </w:p>
        </w:tc>
        <w:tc>
          <w:tcPr>
            <w:tcW w:w="709" w:type="dxa"/>
            <w:tcMar>
              <w:top w:w="80" w:type="dxa"/>
              <w:left w:w="80" w:type="dxa"/>
              <w:bottom w:w="80" w:type="dxa"/>
              <w:right w:w="80" w:type="dxa"/>
            </w:tcMar>
            <w:vAlign w:val="center"/>
          </w:tcPr>
          <w:p w14:paraId="01AE3CAB" w14:textId="77777777" w:rsidR="00C639FB" w:rsidRPr="001048BA" w:rsidRDefault="00C639FB" w:rsidP="00B246CD">
            <w:pPr>
              <w:jc w:val="center"/>
              <w:rPr>
                <w:rFonts w:cs="Segoe UI Symbol"/>
                <w:szCs w:val="20"/>
              </w:rPr>
            </w:pPr>
          </w:p>
        </w:tc>
        <w:tc>
          <w:tcPr>
            <w:tcW w:w="850" w:type="dxa"/>
            <w:tcMar>
              <w:top w:w="80" w:type="dxa"/>
              <w:left w:w="80" w:type="dxa"/>
              <w:bottom w:w="80" w:type="dxa"/>
              <w:right w:w="80" w:type="dxa"/>
            </w:tcMar>
            <w:vAlign w:val="center"/>
          </w:tcPr>
          <w:p w14:paraId="145A236C" w14:textId="77777777" w:rsidR="00C639FB" w:rsidRPr="00585A09" w:rsidRDefault="00C639FB" w:rsidP="00B246CD">
            <w:pPr>
              <w:jc w:val="center"/>
              <w:rPr>
                <w:rFonts w:cs="Segoe UI Symbol"/>
                <w:szCs w:val="20"/>
              </w:rPr>
            </w:pPr>
          </w:p>
        </w:tc>
        <w:tc>
          <w:tcPr>
            <w:tcW w:w="851" w:type="dxa"/>
            <w:shd w:val="clear" w:color="auto" w:fill="E2EFD9" w:themeFill="accent6" w:themeFillTint="33"/>
            <w:tcMar>
              <w:top w:w="80" w:type="dxa"/>
              <w:left w:w="80" w:type="dxa"/>
              <w:bottom w:w="80" w:type="dxa"/>
              <w:right w:w="80" w:type="dxa"/>
            </w:tcMar>
            <w:vAlign w:val="center"/>
          </w:tcPr>
          <w:p w14:paraId="610D9BA9" w14:textId="67A656CE" w:rsidR="00C639FB" w:rsidRPr="00585A09" w:rsidRDefault="0097138E" w:rsidP="00B246CD">
            <w:pPr>
              <w:jc w:val="center"/>
              <w:rPr>
                <w:rFonts w:cs="Segoe UI Symbol"/>
                <w:szCs w:val="20"/>
              </w:rPr>
            </w:pPr>
            <w:r w:rsidRPr="00D411DB">
              <w:rPr>
                <w:rFonts w:ascii="Segoe UI Symbol" w:hAnsi="Segoe UI Symbol" w:cs="Segoe UI Symbol"/>
                <w:szCs w:val="20"/>
              </w:rPr>
              <w:t>✓</w:t>
            </w:r>
          </w:p>
        </w:tc>
      </w:tr>
      <w:tr w:rsidR="00E45318" w:rsidRPr="00331171" w14:paraId="54734C89" w14:textId="77777777" w:rsidTr="0042072D">
        <w:trPr>
          <w:trHeight w:val="243"/>
        </w:trPr>
        <w:tc>
          <w:tcPr>
            <w:tcW w:w="8921" w:type="dxa"/>
            <w:gridSpan w:val="9"/>
            <w:shd w:val="clear" w:color="auto" w:fill="00B0F0"/>
            <w:tcMar>
              <w:top w:w="80" w:type="dxa"/>
              <w:left w:w="80" w:type="dxa"/>
              <w:bottom w:w="80" w:type="dxa"/>
              <w:right w:w="80" w:type="dxa"/>
            </w:tcMar>
          </w:tcPr>
          <w:p w14:paraId="05F2F37A" w14:textId="04C54BDB" w:rsidR="00E45318" w:rsidRPr="00004480" w:rsidRDefault="00E45318" w:rsidP="00742241">
            <w:pPr>
              <w:jc w:val="left"/>
              <w:rPr>
                <w:sz w:val="10"/>
                <w:szCs w:val="10"/>
              </w:rPr>
            </w:pPr>
            <w:r w:rsidRPr="00E45318">
              <w:rPr>
                <w:b/>
                <w:color w:val="FFFFFF" w:themeColor="background1"/>
                <w:sz w:val="16"/>
                <w:szCs w:val="16"/>
              </w:rPr>
              <w:t xml:space="preserve">Additional Telco and Technology Credentials </w:t>
            </w:r>
          </w:p>
        </w:tc>
      </w:tr>
      <w:tr w:rsidR="00C639FB" w:rsidRPr="00331171" w14:paraId="6B166331" w14:textId="77777777" w:rsidTr="00585A09">
        <w:trPr>
          <w:trHeight w:val="748"/>
        </w:trPr>
        <w:tc>
          <w:tcPr>
            <w:tcW w:w="2542" w:type="dxa"/>
            <w:tcMar>
              <w:top w:w="80" w:type="dxa"/>
              <w:left w:w="80" w:type="dxa"/>
              <w:bottom w:w="80" w:type="dxa"/>
              <w:right w:w="80" w:type="dxa"/>
            </w:tcMar>
          </w:tcPr>
          <w:p w14:paraId="4F5280F2" w14:textId="77777777" w:rsidR="00C639FB" w:rsidRPr="00160E02" w:rsidRDefault="00C639FB" w:rsidP="00C639FB">
            <w:pPr>
              <w:jc w:val="left"/>
              <w:rPr>
                <w:b/>
                <w:sz w:val="16"/>
                <w:szCs w:val="16"/>
              </w:rPr>
            </w:pPr>
            <w:r w:rsidRPr="00160E02">
              <w:rPr>
                <w:b/>
                <w:sz w:val="16"/>
                <w:szCs w:val="16"/>
              </w:rPr>
              <w:t>Vodafone UK BSS Transformation</w:t>
            </w:r>
          </w:p>
          <w:p w14:paraId="2B299CA1" w14:textId="77777777" w:rsidR="00C639FB" w:rsidRPr="00160E02" w:rsidRDefault="00C639FB" w:rsidP="00C639FB">
            <w:pPr>
              <w:jc w:val="left"/>
              <w:rPr>
                <w:sz w:val="12"/>
                <w:szCs w:val="12"/>
              </w:rPr>
            </w:pPr>
            <w:r w:rsidRPr="00160E02">
              <w:rPr>
                <w:sz w:val="12"/>
                <w:szCs w:val="12"/>
              </w:rPr>
              <w:t>ServiceNow work order automation for field service assurance and provisioning (UK).</w:t>
            </w:r>
          </w:p>
          <w:p w14:paraId="766AA8B9" w14:textId="77777777" w:rsidR="00C639FB" w:rsidRDefault="00C639FB" w:rsidP="00C639FB">
            <w:pPr>
              <w:jc w:val="left"/>
              <w:rPr>
                <w:sz w:val="12"/>
                <w:szCs w:val="12"/>
              </w:rPr>
            </w:pPr>
            <w:r w:rsidRPr="00160E02">
              <w:rPr>
                <w:sz w:val="12"/>
                <w:szCs w:val="12"/>
              </w:rPr>
              <w:t>Objective: 7 (Automate Assurance WOs)</w:t>
            </w:r>
          </w:p>
          <w:p w14:paraId="337F2115" w14:textId="74D7B20C" w:rsidR="00C639FB" w:rsidRPr="00B246CD" w:rsidRDefault="00C639FB" w:rsidP="00C639FB">
            <w:pPr>
              <w:jc w:val="left"/>
              <w:rPr>
                <w:b/>
                <w:sz w:val="16"/>
                <w:szCs w:val="16"/>
              </w:rPr>
            </w:pPr>
            <w:r>
              <w:rPr>
                <w:sz w:val="12"/>
                <w:szCs w:val="12"/>
              </w:rPr>
              <w:t xml:space="preserve">Objective: </w:t>
            </w:r>
            <w:r w:rsidRPr="00160E02">
              <w:rPr>
                <w:sz w:val="12"/>
                <w:szCs w:val="12"/>
              </w:rPr>
              <w:t>8 (Automate Provisioning WOs)</w:t>
            </w:r>
          </w:p>
        </w:tc>
        <w:tc>
          <w:tcPr>
            <w:tcW w:w="850" w:type="dxa"/>
            <w:shd w:val="clear" w:color="auto" w:fill="E2EFD9" w:themeFill="accent6" w:themeFillTint="33"/>
            <w:tcMar>
              <w:top w:w="80" w:type="dxa"/>
              <w:left w:w="80" w:type="dxa"/>
              <w:bottom w:w="80" w:type="dxa"/>
              <w:right w:w="80" w:type="dxa"/>
            </w:tcMar>
            <w:vAlign w:val="center"/>
          </w:tcPr>
          <w:p w14:paraId="2F24EEC2" w14:textId="11D6657B"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tcPr>
          <w:p w14:paraId="36E850EF" w14:textId="68FFE18B" w:rsidR="00C639FB" w:rsidRPr="00004480" w:rsidRDefault="00C639FB" w:rsidP="00C639FB">
            <w:pPr>
              <w:jc w:val="center"/>
              <w:rPr>
                <w:szCs w:val="20"/>
              </w:rPr>
            </w:pPr>
            <w:r w:rsidRPr="00D411DB">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tcPr>
          <w:p w14:paraId="0975AD1B" w14:textId="3B7C84BD"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708" w:type="dxa"/>
            <w:tcMar>
              <w:top w:w="80" w:type="dxa"/>
              <w:left w:w="80" w:type="dxa"/>
              <w:bottom w:w="80" w:type="dxa"/>
              <w:right w:w="80" w:type="dxa"/>
            </w:tcMar>
            <w:vAlign w:val="center"/>
          </w:tcPr>
          <w:p w14:paraId="027E94D7" w14:textId="77777777" w:rsidR="00C639FB" w:rsidRPr="00004480" w:rsidRDefault="00C639FB" w:rsidP="00C639FB">
            <w:pPr>
              <w:jc w:val="center"/>
              <w:rPr>
                <w:szCs w:val="20"/>
              </w:rPr>
            </w:pPr>
          </w:p>
        </w:tc>
        <w:tc>
          <w:tcPr>
            <w:tcW w:w="851" w:type="dxa"/>
            <w:shd w:val="clear" w:color="auto" w:fill="E2EFD9" w:themeFill="accent6" w:themeFillTint="33"/>
            <w:tcMar>
              <w:top w:w="80" w:type="dxa"/>
              <w:left w:w="80" w:type="dxa"/>
              <w:bottom w:w="80" w:type="dxa"/>
              <w:right w:w="80" w:type="dxa"/>
            </w:tcMar>
            <w:vAlign w:val="center"/>
          </w:tcPr>
          <w:p w14:paraId="4D20C024" w14:textId="32FD0813" w:rsidR="00C639FB" w:rsidRPr="00004480" w:rsidRDefault="00C639FB" w:rsidP="00C639FB">
            <w:pPr>
              <w:jc w:val="center"/>
              <w:rPr>
                <w:szCs w:val="20"/>
              </w:rPr>
            </w:pPr>
            <w:r w:rsidRPr="00D411DB">
              <w:rPr>
                <w:rFonts w:ascii="Segoe UI Symbol" w:hAnsi="Segoe UI Symbol" w:cs="Segoe UI Symbol"/>
                <w:szCs w:val="20"/>
              </w:rPr>
              <w:t>✓</w:t>
            </w:r>
          </w:p>
        </w:tc>
        <w:tc>
          <w:tcPr>
            <w:tcW w:w="709" w:type="dxa"/>
            <w:shd w:val="clear" w:color="auto" w:fill="FFFFFF" w:themeFill="background1"/>
            <w:tcMar>
              <w:top w:w="80" w:type="dxa"/>
              <w:left w:w="80" w:type="dxa"/>
              <w:bottom w:w="80" w:type="dxa"/>
              <w:right w:w="80" w:type="dxa"/>
            </w:tcMar>
            <w:vAlign w:val="center"/>
          </w:tcPr>
          <w:p w14:paraId="7C77FC38" w14:textId="77777777" w:rsidR="00C639FB" w:rsidRPr="00585A09" w:rsidRDefault="00C639FB" w:rsidP="00C639FB">
            <w:pPr>
              <w:jc w:val="center"/>
              <w:rPr>
                <w:rFonts w:cs="Segoe UI Symbol"/>
                <w:szCs w:val="20"/>
              </w:rPr>
            </w:pPr>
          </w:p>
        </w:tc>
        <w:tc>
          <w:tcPr>
            <w:tcW w:w="850" w:type="dxa"/>
            <w:shd w:val="clear" w:color="auto" w:fill="E2EFD9" w:themeFill="accent6" w:themeFillTint="33"/>
            <w:tcMar>
              <w:top w:w="80" w:type="dxa"/>
              <w:left w:w="80" w:type="dxa"/>
              <w:bottom w:w="80" w:type="dxa"/>
              <w:right w:w="80" w:type="dxa"/>
            </w:tcMar>
            <w:vAlign w:val="center"/>
          </w:tcPr>
          <w:p w14:paraId="2213EAB4" w14:textId="302B8A55"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tcPr>
          <w:p w14:paraId="711FC6B1" w14:textId="1166B905" w:rsidR="00C639FB" w:rsidRPr="00004480" w:rsidRDefault="00C639FB" w:rsidP="00C639FB">
            <w:pPr>
              <w:jc w:val="center"/>
              <w:rPr>
                <w:sz w:val="10"/>
                <w:szCs w:val="10"/>
              </w:rPr>
            </w:pPr>
            <w:r w:rsidRPr="00D411DB">
              <w:rPr>
                <w:rFonts w:ascii="Segoe UI Symbol" w:hAnsi="Segoe UI Symbol" w:cs="Segoe UI Symbol"/>
                <w:szCs w:val="20"/>
              </w:rPr>
              <w:t>✓</w:t>
            </w:r>
          </w:p>
        </w:tc>
      </w:tr>
      <w:tr w:rsidR="00C639FB" w:rsidRPr="00331171" w14:paraId="282D18E1" w14:textId="77777777" w:rsidTr="00585A09">
        <w:trPr>
          <w:trHeight w:val="748"/>
        </w:trPr>
        <w:tc>
          <w:tcPr>
            <w:tcW w:w="2542" w:type="dxa"/>
            <w:tcMar>
              <w:top w:w="80" w:type="dxa"/>
              <w:left w:w="80" w:type="dxa"/>
              <w:bottom w:w="80" w:type="dxa"/>
              <w:right w:w="80" w:type="dxa"/>
            </w:tcMar>
          </w:tcPr>
          <w:p w14:paraId="2CD4BC00" w14:textId="77777777" w:rsidR="00C639FB" w:rsidRPr="00004480" w:rsidRDefault="00C639FB" w:rsidP="00C639FB">
            <w:pPr>
              <w:jc w:val="left"/>
              <w:rPr>
                <w:b/>
                <w:sz w:val="16"/>
                <w:szCs w:val="16"/>
              </w:rPr>
            </w:pPr>
            <w:r w:rsidRPr="00004480">
              <w:rPr>
                <w:b/>
                <w:sz w:val="16"/>
                <w:szCs w:val="16"/>
              </w:rPr>
              <w:t>Deutsche Telekom Greenfield FTTH Digital Platform</w:t>
            </w:r>
          </w:p>
          <w:p w14:paraId="783D14E7" w14:textId="77777777" w:rsidR="00C639FB" w:rsidRPr="009A467B" w:rsidRDefault="00C639FB" w:rsidP="00C639FB">
            <w:pPr>
              <w:jc w:val="left"/>
              <w:rPr>
                <w:sz w:val="12"/>
                <w:szCs w:val="12"/>
              </w:rPr>
            </w:pPr>
            <w:r w:rsidRPr="009A467B">
              <w:rPr>
                <w:sz w:val="12"/>
                <w:szCs w:val="12"/>
              </w:rPr>
              <w:t>MACH microservices BSS/OSS for national fibre rollout: ordering, inventory, multi-tenant RSP portal, 450 microservices.</w:t>
            </w:r>
          </w:p>
          <w:p w14:paraId="5A57D801" w14:textId="77777777" w:rsidR="00C639FB" w:rsidRPr="00CD5178" w:rsidRDefault="00C639FB" w:rsidP="00C639FB">
            <w:pPr>
              <w:jc w:val="left"/>
              <w:rPr>
                <w:sz w:val="12"/>
                <w:szCs w:val="12"/>
                <w:lang w:val="fr-FR"/>
              </w:rPr>
            </w:pPr>
            <w:r w:rsidRPr="00CD5178">
              <w:rPr>
                <w:sz w:val="12"/>
                <w:szCs w:val="12"/>
                <w:lang w:val="fr-FR"/>
              </w:rPr>
              <w:t xml:space="preserve">Objective: 1 (Catalogues)  </w:t>
            </w:r>
          </w:p>
          <w:p w14:paraId="77068264" w14:textId="77777777" w:rsidR="00C639FB" w:rsidRPr="00CD5178" w:rsidRDefault="00C639FB" w:rsidP="00C639FB">
            <w:pPr>
              <w:jc w:val="left"/>
              <w:rPr>
                <w:sz w:val="12"/>
                <w:szCs w:val="12"/>
                <w:lang w:val="fr-FR"/>
              </w:rPr>
            </w:pPr>
            <w:r w:rsidRPr="00CD5178">
              <w:rPr>
                <w:sz w:val="12"/>
                <w:szCs w:val="12"/>
                <w:lang w:val="fr-FR"/>
              </w:rPr>
              <w:t xml:space="preserve">Objective: 2 (Fibre Ordering) </w:t>
            </w:r>
          </w:p>
          <w:p w14:paraId="4FC522F9" w14:textId="77777777" w:rsidR="00C639FB" w:rsidRPr="009A467B" w:rsidRDefault="00C639FB" w:rsidP="00C639FB">
            <w:pPr>
              <w:jc w:val="left"/>
              <w:rPr>
                <w:sz w:val="12"/>
                <w:szCs w:val="12"/>
              </w:rPr>
            </w:pPr>
            <w:r w:rsidRPr="009A467B">
              <w:rPr>
                <w:sz w:val="12"/>
                <w:szCs w:val="12"/>
              </w:rPr>
              <w:t xml:space="preserve">Objective:  4 (RSP Portal)  </w:t>
            </w:r>
          </w:p>
          <w:p w14:paraId="62DB842A" w14:textId="58DB92FB" w:rsidR="00C639FB" w:rsidRPr="00B246CD" w:rsidRDefault="00C639FB" w:rsidP="00C639FB">
            <w:pPr>
              <w:jc w:val="left"/>
              <w:rPr>
                <w:b/>
                <w:sz w:val="16"/>
                <w:szCs w:val="16"/>
              </w:rPr>
            </w:pPr>
            <w:r w:rsidRPr="009A467B">
              <w:rPr>
                <w:sz w:val="12"/>
                <w:szCs w:val="12"/>
              </w:rPr>
              <w:t>Objective:  5 (Pre-qualification)</w:t>
            </w:r>
          </w:p>
        </w:tc>
        <w:tc>
          <w:tcPr>
            <w:tcW w:w="850" w:type="dxa"/>
            <w:shd w:val="clear" w:color="auto" w:fill="E2EFD9" w:themeFill="accent6" w:themeFillTint="33"/>
            <w:tcMar>
              <w:top w:w="80" w:type="dxa"/>
              <w:left w:w="80" w:type="dxa"/>
              <w:bottom w:w="80" w:type="dxa"/>
              <w:right w:w="80" w:type="dxa"/>
            </w:tcMar>
            <w:vAlign w:val="center"/>
          </w:tcPr>
          <w:p w14:paraId="1A6A2623" w14:textId="7AA28FEE"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709" w:type="dxa"/>
            <w:tcMar>
              <w:top w:w="80" w:type="dxa"/>
              <w:left w:w="80" w:type="dxa"/>
              <w:bottom w:w="80" w:type="dxa"/>
              <w:right w:w="80" w:type="dxa"/>
            </w:tcMar>
            <w:vAlign w:val="center"/>
          </w:tcPr>
          <w:p w14:paraId="7545CF40" w14:textId="77777777" w:rsidR="00C639FB" w:rsidRPr="00004480" w:rsidRDefault="00C639FB" w:rsidP="00C639FB">
            <w:pPr>
              <w:jc w:val="center"/>
              <w:rPr>
                <w:szCs w:val="20"/>
              </w:rPr>
            </w:pPr>
          </w:p>
        </w:tc>
        <w:tc>
          <w:tcPr>
            <w:tcW w:w="851" w:type="dxa"/>
            <w:shd w:val="clear" w:color="auto" w:fill="E2EFD9" w:themeFill="accent6" w:themeFillTint="33"/>
            <w:tcMar>
              <w:top w:w="80" w:type="dxa"/>
              <w:left w:w="80" w:type="dxa"/>
              <w:bottom w:w="80" w:type="dxa"/>
              <w:right w:w="80" w:type="dxa"/>
            </w:tcMar>
            <w:vAlign w:val="center"/>
          </w:tcPr>
          <w:p w14:paraId="122CAF7B" w14:textId="49789B1E"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708" w:type="dxa"/>
            <w:shd w:val="clear" w:color="auto" w:fill="E2EFD9" w:themeFill="accent6" w:themeFillTint="33"/>
            <w:tcMar>
              <w:top w:w="80" w:type="dxa"/>
              <w:left w:w="80" w:type="dxa"/>
              <w:bottom w:w="80" w:type="dxa"/>
              <w:right w:w="80" w:type="dxa"/>
            </w:tcMar>
            <w:vAlign w:val="center"/>
          </w:tcPr>
          <w:p w14:paraId="5754C472" w14:textId="32E398E7" w:rsidR="00C639FB" w:rsidRPr="00004480" w:rsidRDefault="00C639FB" w:rsidP="00C639FB">
            <w:pPr>
              <w:jc w:val="center"/>
              <w:rPr>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6A011D2F" w14:textId="77777777" w:rsidR="00C639FB" w:rsidRPr="00004480" w:rsidRDefault="00C639FB" w:rsidP="00C639FB">
            <w:pPr>
              <w:jc w:val="center"/>
              <w:rPr>
                <w:szCs w:val="20"/>
              </w:rPr>
            </w:pPr>
          </w:p>
        </w:tc>
        <w:tc>
          <w:tcPr>
            <w:tcW w:w="709" w:type="dxa"/>
            <w:shd w:val="clear" w:color="auto" w:fill="E2EFD9" w:themeFill="accent6" w:themeFillTint="33"/>
            <w:tcMar>
              <w:top w:w="80" w:type="dxa"/>
              <w:left w:w="80" w:type="dxa"/>
              <w:bottom w:w="80" w:type="dxa"/>
              <w:right w:w="80" w:type="dxa"/>
            </w:tcMar>
            <w:vAlign w:val="center"/>
          </w:tcPr>
          <w:p w14:paraId="47C970C3" w14:textId="606DA8F0"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tcPr>
          <w:p w14:paraId="15F7B6C5" w14:textId="69F6E2EA" w:rsidR="00C639FB" w:rsidRPr="00585A09" w:rsidRDefault="00C639FB" w:rsidP="00C639FB">
            <w:pPr>
              <w:jc w:val="center"/>
              <w:rPr>
                <w:rFonts w:cs="Segoe UI Symbol"/>
                <w:szCs w:val="20"/>
              </w:rPr>
            </w:pPr>
            <w:r w:rsidRPr="00D411DB">
              <w:rPr>
                <w:rFonts w:ascii="Segoe UI Symbol" w:hAnsi="Segoe UI Symbol" w:cs="Segoe UI Symbol"/>
                <w:szCs w:val="20"/>
              </w:rPr>
              <w:t>✓</w:t>
            </w:r>
          </w:p>
        </w:tc>
        <w:tc>
          <w:tcPr>
            <w:tcW w:w="851" w:type="dxa"/>
            <w:tcMar>
              <w:top w:w="80" w:type="dxa"/>
              <w:left w:w="80" w:type="dxa"/>
              <w:bottom w:w="80" w:type="dxa"/>
              <w:right w:w="80" w:type="dxa"/>
            </w:tcMar>
            <w:vAlign w:val="center"/>
          </w:tcPr>
          <w:p w14:paraId="5B2B5372" w14:textId="77777777" w:rsidR="00C639FB" w:rsidRPr="00004480" w:rsidRDefault="00C639FB" w:rsidP="00C639FB">
            <w:pPr>
              <w:rPr>
                <w:sz w:val="10"/>
                <w:szCs w:val="10"/>
              </w:rPr>
            </w:pPr>
          </w:p>
        </w:tc>
      </w:tr>
      <w:tr w:rsidR="00A16651" w:rsidRPr="00331171" w14:paraId="442B8CC0" w14:textId="77777777" w:rsidTr="00585A09">
        <w:trPr>
          <w:trHeight w:val="748"/>
        </w:trPr>
        <w:tc>
          <w:tcPr>
            <w:tcW w:w="2542" w:type="dxa"/>
            <w:tcMar>
              <w:top w:w="80" w:type="dxa"/>
              <w:left w:w="80" w:type="dxa"/>
              <w:bottom w:w="80" w:type="dxa"/>
              <w:right w:w="80" w:type="dxa"/>
            </w:tcMar>
            <w:hideMark/>
          </w:tcPr>
          <w:p w14:paraId="78F6B9D2" w14:textId="52745672" w:rsidR="00331171" w:rsidRPr="00B246CD" w:rsidRDefault="00331171" w:rsidP="00E45318">
            <w:pPr>
              <w:jc w:val="left"/>
              <w:rPr>
                <w:sz w:val="16"/>
                <w:szCs w:val="16"/>
              </w:rPr>
            </w:pPr>
            <w:r w:rsidRPr="00B246CD">
              <w:rPr>
                <w:b/>
                <w:sz w:val="16"/>
                <w:szCs w:val="16"/>
              </w:rPr>
              <w:t>PLDT Digital Transformation / B2B CRM and Order Management</w:t>
            </w:r>
          </w:p>
          <w:p w14:paraId="2C43B7E8" w14:textId="5D73C907" w:rsidR="00331171" w:rsidRPr="00331171" w:rsidRDefault="00331171" w:rsidP="00E45318">
            <w:pPr>
              <w:jc w:val="left"/>
              <w:rPr>
                <w:sz w:val="10"/>
                <w:szCs w:val="10"/>
              </w:rPr>
            </w:pPr>
            <w:r w:rsidRPr="00B246CD">
              <w:rPr>
                <w:sz w:val="12"/>
                <w:szCs w:val="12"/>
              </w:rPr>
              <w:t xml:space="preserve">Large-scale telco B2B transformation using Salesforce, </w:t>
            </w:r>
            <w:r w:rsidR="00B246CD" w:rsidRPr="00B246CD">
              <w:rPr>
                <w:sz w:val="12"/>
                <w:szCs w:val="12"/>
              </w:rPr>
              <w:t>Velocity</w:t>
            </w:r>
            <w:r w:rsidRPr="00B246CD">
              <w:rPr>
                <w:sz w:val="12"/>
                <w:szCs w:val="12"/>
              </w:rPr>
              <w:t xml:space="preserve"> EPC / CPQ / CLM / COM and MuleSoft to automate quote, order and provisioning workflows.</w:t>
            </w:r>
          </w:p>
        </w:tc>
        <w:tc>
          <w:tcPr>
            <w:tcW w:w="850" w:type="dxa"/>
            <w:shd w:val="clear" w:color="auto" w:fill="E2EFD9" w:themeFill="accent6" w:themeFillTint="33"/>
            <w:tcMar>
              <w:top w:w="80" w:type="dxa"/>
              <w:left w:w="80" w:type="dxa"/>
              <w:bottom w:w="80" w:type="dxa"/>
              <w:right w:w="80" w:type="dxa"/>
            </w:tcMar>
            <w:vAlign w:val="center"/>
            <w:hideMark/>
          </w:tcPr>
          <w:p w14:paraId="3CF31A9F"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55510959" w14:textId="7CDF96FE" w:rsidR="00331171" w:rsidRPr="00004480" w:rsidRDefault="00331171" w:rsidP="00B00789">
            <w:pPr>
              <w:jc w:val="center"/>
              <w:rPr>
                <w:szCs w:val="20"/>
              </w:rPr>
            </w:pPr>
          </w:p>
        </w:tc>
        <w:tc>
          <w:tcPr>
            <w:tcW w:w="851" w:type="dxa"/>
            <w:shd w:val="clear" w:color="auto" w:fill="E2EFD9" w:themeFill="accent6" w:themeFillTint="33"/>
            <w:tcMar>
              <w:top w:w="80" w:type="dxa"/>
              <w:left w:w="80" w:type="dxa"/>
              <w:bottom w:w="80" w:type="dxa"/>
              <w:right w:w="80" w:type="dxa"/>
            </w:tcMar>
            <w:vAlign w:val="center"/>
            <w:hideMark/>
          </w:tcPr>
          <w:p w14:paraId="20E06F07"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708" w:type="dxa"/>
            <w:tcMar>
              <w:top w:w="80" w:type="dxa"/>
              <w:left w:w="80" w:type="dxa"/>
              <w:bottom w:w="80" w:type="dxa"/>
              <w:right w:w="80" w:type="dxa"/>
            </w:tcMar>
            <w:vAlign w:val="center"/>
            <w:hideMark/>
          </w:tcPr>
          <w:p w14:paraId="5D103542" w14:textId="28B07B98" w:rsidR="00331171" w:rsidRPr="00004480" w:rsidRDefault="00331171" w:rsidP="00B00789">
            <w:pPr>
              <w:jc w:val="center"/>
              <w:rPr>
                <w:szCs w:val="20"/>
              </w:rPr>
            </w:pPr>
          </w:p>
        </w:tc>
        <w:tc>
          <w:tcPr>
            <w:tcW w:w="851" w:type="dxa"/>
            <w:tcMar>
              <w:top w:w="80" w:type="dxa"/>
              <w:left w:w="80" w:type="dxa"/>
              <w:bottom w:w="80" w:type="dxa"/>
              <w:right w:w="80" w:type="dxa"/>
            </w:tcMar>
            <w:vAlign w:val="center"/>
            <w:hideMark/>
          </w:tcPr>
          <w:p w14:paraId="51D81D63" w14:textId="158250A9" w:rsidR="00331171" w:rsidRPr="00004480" w:rsidRDefault="00331171" w:rsidP="00B00789">
            <w:pPr>
              <w:jc w:val="center"/>
              <w:rPr>
                <w:szCs w:val="20"/>
              </w:rPr>
            </w:pPr>
          </w:p>
        </w:tc>
        <w:tc>
          <w:tcPr>
            <w:tcW w:w="709" w:type="dxa"/>
            <w:shd w:val="clear" w:color="auto" w:fill="E2EFD9" w:themeFill="accent6" w:themeFillTint="33"/>
            <w:tcMar>
              <w:top w:w="80" w:type="dxa"/>
              <w:left w:w="80" w:type="dxa"/>
              <w:bottom w:w="80" w:type="dxa"/>
              <w:right w:w="80" w:type="dxa"/>
            </w:tcMar>
            <w:vAlign w:val="center"/>
            <w:hideMark/>
          </w:tcPr>
          <w:p w14:paraId="6AEC34D5"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hideMark/>
          </w:tcPr>
          <w:p w14:paraId="02B3AF5E"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hideMark/>
          </w:tcPr>
          <w:p w14:paraId="425B507C" w14:textId="77777777" w:rsidR="00331171" w:rsidRPr="00004480" w:rsidRDefault="00331171" w:rsidP="00331171">
            <w:pPr>
              <w:rPr>
                <w:sz w:val="10"/>
                <w:szCs w:val="10"/>
              </w:rPr>
            </w:pPr>
            <w:r w:rsidRPr="00004480">
              <w:rPr>
                <w:sz w:val="10"/>
                <w:szCs w:val="10"/>
              </w:rPr>
              <w:t> </w:t>
            </w:r>
          </w:p>
        </w:tc>
      </w:tr>
      <w:tr w:rsidR="00A16651" w:rsidRPr="00331171" w14:paraId="21DD53E5" w14:textId="77777777" w:rsidTr="00585A09">
        <w:trPr>
          <w:trHeight w:val="636"/>
        </w:trPr>
        <w:tc>
          <w:tcPr>
            <w:tcW w:w="2542" w:type="dxa"/>
            <w:tcMar>
              <w:top w:w="80" w:type="dxa"/>
              <w:left w:w="80" w:type="dxa"/>
              <w:bottom w:w="80" w:type="dxa"/>
              <w:right w:w="80" w:type="dxa"/>
            </w:tcMar>
            <w:hideMark/>
          </w:tcPr>
          <w:p w14:paraId="55C37B37" w14:textId="304333ED" w:rsidR="00331171" w:rsidRPr="00B246CD" w:rsidRDefault="00331171" w:rsidP="00E45318">
            <w:pPr>
              <w:jc w:val="left"/>
              <w:rPr>
                <w:sz w:val="16"/>
                <w:szCs w:val="16"/>
              </w:rPr>
            </w:pPr>
            <w:r w:rsidRPr="00B246CD">
              <w:rPr>
                <w:b/>
                <w:sz w:val="16"/>
                <w:szCs w:val="16"/>
              </w:rPr>
              <w:t>PLDT EPC-Centric BSS / Product Catalogue</w:t>
            </w:r>
          </w:p>
          <w:p w14:paraId="475AC22C" w14:textId="77777777" w:rsidR="00331171" w:rsidRPr="00331171" w:rsidRDefault="00331171" w:rsidP="00E45318">
            <w:pPr>
              <w:jc w:val="left"/>
              <w:rPr>
                <w:sz w:val="10"/>
                <w:szCs w:val="10"/>
              </w:rPr>
            </w:pPr>
            <w:r w:rsidRPr="00B246CD">
              <w:rPr>
                <w:sz w:val="12"/>
                <w:szCs w:val="12"/>
              </w:rPr>
              <w:t>Product catalogue-led BSS transformation focused on centralised product management, product specification, lifecycle control and improved order quality.</w:t>
            </w:r>
          </w:p>
        </w:tc>
        <w:tc>
          <w:tcPr>
            <w:tcW w:w="850" w:type="dxa"/>
            <w:shd w:val="clear" w:color="auto" w:fill="E2EFD9" w:themeFill="accent6" w:themeFillTint="33"/>
            <w:tcMar>
              <w:top w:w="80" w:type="dxa"/>
              <w:left w:w="80" w:type="dxa"/>
              <w:bottom w:w="80" w:type="dxa"/>
              <w:right w:w="80" w:type="dxa"/>
            </w:tcMar>
            <w:vAlign w:val="center"/>
            <w:hideMark/>
          </w:tcPr>
          <w:p w14:paraId="7FD7FFFA"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1C840C8A" w14:textId="435D2016" w:rsidR="00331171" w:rsidRPr="00004480" w:rsidRDefault="00331171" w:rsidP="00B00789">
            <w:pPr>
              <w:jc w:val="center"/>
              <w:rPr>
                <w:szCs w:val="20"/>
              </w:rPr>
            </w:pPr>
          </w:p>
        </w:tc>
        <w:tc>
          <w:tcPr>
            <w:tcW w:w="851" w:type="dxa"/>
            <w:tcMar>
              <w:top w:w="80" w:type="dxa"/>
              <w:left w:w="80" w:type="dxa"/>
              <w:bottom w:w="80" w:type="dxa"/>
              <w:right w:w="80" w:type="dxa"/>
            </w:tcMar>
            <w:vAlign w:val="center"/>
            <w:hideMark/>
          </w:tcPr>
          <w:p w14:paraId="10E1C135" w14:textId="66A4CAC6" w:rsidR="00331171" w:rsidRPr="00004480" w:rsidRDefault="00331171" w:rsidP="00B00789">
            <w:pPr>
              <w:jc w:val="center"/>
              <w:rPr>
                <w:szCs w:val="20"/>
              </w:rPr>
            </w:pPr>
          </w:p>
        </w:tc>
        <w:tc>
          <w:tcPr>
            <w:tcW w:w="708" w:type="dxa"/>
            <w:shd w:val="clear" w:color="auto" w:fill="E2EFD9" w:themeFill="accent6" w:themeFillTint="33"/>
            <w:tcMar>
              <w:top w:w="80" w:type="dxa"/>
              <w:left w:w="80" w:type="dxa"/>
              <w:bottom w:w="80" w:type="dxa"/>
              <w:right w:w="80" w:type="dxa"/>
            </w:tcMar>
            <w:vAlign w:val="center"/>
            <w:hideMark/>
          </w:tcPr>
          <w:p w14:paraId="3FBDD523"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70A6731B" w14:textId="5B040584" w:rsidR="00331171" w:rsidRPr="00004480" w:rsidRDefault="00331171" w:rsidP="00B00789">
            <w:pPr>
              <w:jc w:val="center"/>
              <w:rPr>
                <w:szCs w:val="20"/>
              </w:rPr>
            </w:pPr>
          </w:p>
        </w:tc>
        <w:tc>
          <w:tcPr>
            <w:tcW w:w="709" w:type="dxa"/>
            <w:shd w:val="clear" w:color="auto" w:fill="E2EFD9" w:themeFill="accent6" w:themeFillTint="33"/>
            <w:tcMar>
              <w:top w:w="80" w:type="dxa"/>
              <w:left w:w="80" w:type="dxa"/>
              <w:bottom w:w="80" w:type="dxa"/>
              <w:right w:w="80" w:type="dxa"/>
            </w:tcMar>
            <w:vAlign w:val="center"/>
            <w:hideMark/>
          </w:tcPr>
          <w:p w14:paraId="3C9AD961"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hideMark/>
          </w:tcPr>
          <w:p w14:paraId="1B9240C6"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hideMark/>
          </w:tcPr>
          <w:p w14:paraId="54CB99EF" w14:textId="77777777" w:rsidR="00331171" w:rsidRPr="00004480" w:rsidRDefault="00331171" w:rsidP="00331171">
            <w:pPr>
              <w:rPr>
                <w:sz w:val="10"/>
                <w:szCs w:val="10"/>
              </w:rPr>
            </w:pPr>
            <w:r w:rsidRPr="00004480">
              <w:rPr>
                <w:sz w:val="10"/>
                <w:szCs w:val="10"/>
              </w:rPr>
              <w:t> </w:t>
            </w:r>
          </w:p>
        </w:tc>
      </w:tr>
      <w:tr w:rsidR="00A16651" w:rsidRPr="00331171" w14:paraId="60F98F03" w14:textId="77777777" w:rsidTr="00585A09">
        <w:trPr>
          <w:trHeight w:val="636"/>
        </w:trPr>
        <w:tc>
          <w:tcPr>
            <w:tcW w:w="2542" w:type="dxa"/>
            <w:tcMar>
              <w:top w:w="80" w:type="dxa"/>
              <w:left w:w="80" w:type="dxa"/>
              <w:bottom w:w="80" w:type="dxa"/>
              <w:right w:w="80" w:type="dxa"/>
            </w:tcMar>
            <w:hideMark/>
          </w:tcPr>
          <w:p w14:paraId="42E84B83" w14:textId="7D41646B" w:rsidR="00331171" w:rsidRPr="00B246CD" w:rsidRDefault="00331171" w:rsidP="00E45318">
            <w:pPr>
              <w:jc w:val="left"/>
              <w:rPr>
                <w:sz w:val="16"/>
                <w:szCs w:val="16"/>
              </w:rPr>
            </w:pPr>
            <w:r w:rsidRPr="00B246CD">
              <w:rPr>
                <w:b/>
                <w:sz w:val="16"/>
                <w:szCs w:val="16"/>
              </w:rPr>
              <w:t>PLDT Intelligent CPQ &amp; CLM</w:t>
            </w:r>
          </w:p>
          <w:p w14:paraId="64A5B9D4" w14:textId="77777777" w:rsidR="00331171" w:rsidRPr="00331171" w:rsidRDefault="00331171" w:rsidP="00E45318">
            <w:pPr>
              <w:jc w:val="left"/>
              <w:rPr>
                <w:sz w:val="10"/>
                <w:szCs w:val="10"/>
              </w:rPr>
            </w:pPr>
            <w:r w:rsidRPr="00B246CD">
              <w:rPr>
                <w:sz w:val="12"/>
                <w:szCs w:val="12"/>
              </w:rPr>
              <w:t>Sales and contract lifecycle transformation using standardised proposal, contract and service agreement templates to reduce cycle time and improve visibility.</w:t>
            </w:r>
          </w:p>
        </w:tc>
        <w:tc>
          <w:tcPr>
            <w:tcW w:w="850" w:type="dxa"/>
            <w:shd w:val="clear" w:color="auto" w:fill="E2EFD9" w:themeFill="accent6" w:themeFillTint="33"/>
            <w:tcMar>
              <w:top w:w="80" w:type="dxa"/>
              <w:left w:w="80" w:type="dxa"/>
              <w:bottom w:w="80" w:type="dxa"/>
              <w:right w:w="80" w:type="dxa"/>
            </w:tcMar>
            <w:vAlign w:val="center"/>
            <w:hideMark/>
          </w:tcPr>
          <w:p w14:paraId="44D6E0AB"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hideMark/>
          </w:tcPr>
          <w:p w14:paraId="0275D41F"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hideMark/>
          </w:tcPr>
          <w:p w14:paraId="7D574E1F" w14:textId="77777777" w:rsidR="00331171" w:rsidRPr="00E45318" w:rsidRDefault="00331171" w:rsidP="00B00789">
            <w:pPr>
              <w:jc w:val="center"/>
              <w:rPr>
                <w:szCs w:val="20"/>
              </w:rPr>
            </w:pPr>
            <w:r w:rsidRPr="00E45318">
              <w:rPr>
                <w:rFonts w:ascii="Segoe UI Symbol" w:hAnsi="Segoe UI Symbol" w:cs="Segoe UI Symbol"/>
                <w:szCs w:val="20"/>
              </w:rPr>
              <w:t>✓</w:t>
            </w:r>
          </w:p>
        </w:tc>
        <w:tc>
          <w:tcPr>
            <w:tcW w:w="708" w:type="dxa"/>
            <w:tcMar>
              <w:top w:w="80" w:type="dxa"/>
              <w:left w:w="80" w:type="dxa"/>
              <w:bottom w:w="80" w:type="dxa"/>
              <w:right w:w="80" w:type="dxa"/>
            </w:tcMar>
            <w:vAlign w:val="center"/>
            <w:hideMark/>
          </w:tcPr>
          <w:p w14:paraId="195D098E" w14:textId="44546EE5" w:rsidR="00331171" w:rsidRPr="00004480" w:rsidRDefault="00331171" w:rsidP="00B00789">
            <w:pPr>
              <w:jc w:val="center"/>
              <w:rPr>
                <w:szCs w:val="20"/>
              </w:rPr>
            </w:pPr>
          </w:p>
        </w:tc>
        <w:tc>
          <w:tcPr>
            <w:tcW w:w="851" w:type="dxa"/>
            <w:tcMar>
              <w:top w:w="80" w:type="dxa"/>
              <w:left w:w="80" w:type="dxa"/>
              <w:bottom w:w="80" w:type="dxa"/>
              <w:right w:w="80" w:type="dxa"/>
            </w:tcMar>
            <w:vAlign w:val="center"/>
            <w:hideMark/>
          </w:tcPr>
          <w:p w14:paraId="21445498" w14:textId="762F2E24" w:rsidR="00331171" w:rsidRPr="00004480" w:rsidRDefault="00331171" w:rsidP="00B00789">
            <w:pPr>
              <w:jc w:val="center"/>
              <w:rPr>
                <w:szCs w:val="20"/>
              </w:rPr>
            </w:pPr>
          </w:p>
        </w:tc>
        <w:tc>
          <w:tcPr>
            <w:tcW w:w="709" w:type="dxa"/>
            <w:tcMar>
              <w:top w:w="80" w:type="dxa"/>
              <w:left w:w="80" w:type="dxa"/>
              <w:bottom w:w="80" w:type="dxa"/>
              <w:right w:w="80" w:type="dxa"/>
            </w:tcMar>
            <w:vAlign w:val="center"/>
            <w:hideMark/>
          </w:tcPr>
          <w:p w14:paraId="556E140C" w14:textId="0B0A0AF3" w:rsidR="00331171" w:rsidRPr="00004480" w:rsidRDefault="00331171" w:rsidP="00B00789">
            <w:pPr>
              <w:jc w:val="center"/>
              <w:rPr>
                <w:szCs w:val="20"/>
              </w:rPr>
            </w:pPr>
          </w:p>
        </w:tc>
        <w:tc>
          <w:tcPr>
            <w:tcW w:w="850" w:type="dxa"/>
            <w:tcMar>
              <w:top w:w="80" w:type="dxa"/>
              <w:left w:w="80" w:type="dxa"/>
              <w:bottom w:w="80" w:type="dxa"/>
              <w:right w:w="80" w:type="dxa"/>
            </w:tcMar>
            <w:vAlign w:val="center"/>
            <w:hideMark/>
          </w:tcPr>
          <w:p w14:paraId="7B03FF7A" w14:textId="1B52C719" w:rsidR="00331171" w:rsidRPr="00004480" w:rsidRDefault="00331171" w:rsidP="00B00789">
            <w:pPr>
              <w:jc w:val="center"/>
              <w:rPr>
                <w:szCs w:val="20"/>
              </w:rPr>
            </w:pPr>
          </w:p>
        </w:tc>
        <w:tc>
          <w:tcPr>
            <w:tcW w:w="851" w:type="dxa"/>
            <w:tcMar>
              <w:top w:w="80" w:type="dxa"/>
              <w:left w:w="80" w:type="dxa"/>
              <w:bottom w:w="80" w:type="dxa"/>
              <w:right w:w="80" w:type="dxa"/>
            </w:tcMar>
            <w:hideMark/>
          </w:tcPr>
          <w:p w14:paraId="636CD378" w14:textId="77777777" w:rsidR="00331171" w:rsidRPr="00004480" w:rsidRDefault="00331171" w:rsidP="00331171">
            <w:pPr>
              <w:rPr>
                <w:sz w:val="10"/>
                <w:szCs w:val="10"/>
              </w:rPr>
            </w:pPr>
            <w:r w:rsidRPr="00004480">
              <w:rPr>
                <w:sz w:val="10"/>
                <w:szCs w:val="10"/>
              </w:rPr>
              <w:t> </w:t>
            </w:r>
          </w:p>
        </w:tc>
      </w:tr>
      <w:tr w:rsidR="00A16651" w:rsidRPr="00331171" w14:paraId="4E8FF955" w14:textId="77777777" w:rsidTr="00585A09">
        <w:trPr>
          <w:trHeight w:val="636"/>
        </w:trPr>
        <w:tc>
          <w:tcPr>
            <w:tcW w:w="2542" w:type="dxa"/>
            <w:tcMar>
              <w:top w:w="80" w:type="dxa"/>
              <w:left w:w="80" w:type="dxa"/>
              <w:bottom w:w="80" w:type="dxa"/>
              <w:right w:w="80" w:type="dxa"/>
            </w:tcMar>
            <w:hideMark/>
          </w:tcPr>
          <w:p w14:paraId="60F05FEC" w14:textId="1096D543" w:rsidR="00331171" w:rsidRPr="00B246CD" w:rsidRDefault="00331171" w:rsidP="00E45318">
            <w:pPr>
              <w:jc w:val="left"/>
              <w:rPr>
                <w:sz w:val="16"/>
                <w:szCs w:val="16"/>
              </w:rPr>
            </w:pPr>
            <w:r w:rsidRPr="00B246CD">
              <w:rPr>
                <w:b/>
                <w:sz w:val="16"/>
                <w:szCs w:val="16"/>
              </w:rPr>
              <w:t>Leading German Telekom Fibre Rollout Platform</w:t>
            </w:r>
          </w:p>
          <w:p w14:paraId="009CC7EA" w14:textId="77777777" w:rsidR="00331171" w:rsidRPr="00331171" w:rsidRDefault="00331171" w:rsidP="00E45318">
            <w:pPr>
              <w:jc w:val="left"/>
              <w:rPr>
                <w:sz w:val="10"/>
                <w:szCs w:val="10"/>
              </w:rPr>
            </w:pPr>
            <w:r w:rsidRPr="00B246CD">
              <w:rPr>
                <w:sz w:val="12"/>
                <w:szCs w:val="12"/>
              </w:rPr>
              <w:t>Fibre rollout platform supporting transition from copper to fibre, TMF-standard interfaces, cloud-based microservices and partner integration at scale.</w:t>
            </w:r>
          </w:p>
        </w:tc>
        <w:tc>
          <w:tcPr>
            <w:tcW w:w="850" w:type="dxa"/>
            <w:shd w:val="clear" w:color="auto" w:fill="E2EFD9" w:themeFill="accent6" w:themeFillTint="33"/>
            <w:tcMar>
              <w:top w:w="80" w:type="dxa"/>
              <w:left w:w="80" w:type="dxa"/>
              <w:bottom w:w="80" w:type="dxa"/>
              <w:right w:w="80" w:type="dxa"/>
            </w:tcMar>
            <w:vAlign w:val="center"/>
            <w:hideMark/>
          </w:tcPr>
          <w:p w14:paraId="19AE140F"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464431D5" w14:textId="17EC1F5E" w:rsidR="00331171" w:rsidRPr="00004480" w:rsidRDefault="00331171" w:rsidP="00E45318">
            <w:pPr>
              <w:jc w:val="center"/>
              <w:rPr>
                <w:szCs w:val="20"/>
              </w:rPr>
            </w:pPr>
          </w:p>
        </w:tc>
        <w:tc>
          <w:tcPr>
            <w:tcW w:w="851" w:type="dxa"/>
            <w:shd w:val="clear" w:color="auto" w:fill="E2EFD9" w:themeFill="accent6" w:themeFillTint="33"/>
            <w:tcMar>
              <w:top w:w="80" w:type="dxa"/>
              <w:left w:w="80" w:type="dxa"/>
              <w:bottom w:w="80" w:type="dxa"/>
              <w:right w:w="80" w:type="dxa"/>
            </w:tcMar>
            <w:vAlign w:val="center"/>
            <w:hideMark/>
          </w:tcPr>
          <w:p w14:paraId="41388811"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8" w:type="dxa"/>
            <w:tcMar>
              <w:top w:w="80" w:type="dxa"/>
              <w:left w:w="80" w:type="dxa"/>
              <w:bottom w:w="80" w:type="dxa"/>
              <w:right w:w="80" w:type="dxa"/>
            </w:tcMar>
            <w:vAlign w:val="center"/>
            <w:hideMark/>
          </w:tcPr>
          <w:p w14:paraId="30C8C181" w14:textId="587C26FF" w:rsidR="00331171" w:rsidRPr="00004480" w:rsidRDefault="00331171" w:rsidP="00E45318">
            <w:pPr>
              <w:jc w:val="center"/>
              <w:rPr>
                <w:szCs w:val="20"/>
              </w:rPr>
            </w:pPr>
          </w:p>
        </w:tc>
        <w:tc>
          <w:tcPr>
            <w:tcW w:w="851" w:type="dxa"/>
            <w:tcMar>
              <w:top w:w="80" w:type="dxa"/>
              <w:left w:w="80" w:type="dxa"/>
              <w:bottom w:w="80" w:type="dxa"/>
              <w:right w:w="80" w:type="dxa"/>
            </w:tcMar>
            <w:vAlign w:val="center"/>
            <w:hideMark/>
          </w:tcPr>
          <w:p w14:paraId="20B436BA" w14:textId="2DF0FA47" w:rsidR="00331171" w:rsidRPr="00004480" w:rsidRDefault="00331171" w:rsidP="00E45318">
            <w:pPr>
              <w:jc w:val="center"/>
              <w:rPr>
                <w:szCs w:val="20"/>
              </w:rPr>
            </w:pPr>
          </w:p>
        </w:tc>
        <w:tc>
          <w:tcPr>
            <w:tcW w:w="709" w:type="dxa"/>
            <w:shd w:val="clear" w:color="auto" w:fill="E2EFD9" w:themeFill="accent6" w:themeFillTint="33"/>
            <w:tcMar>
              <w:top w:w="80" w:type="dxa"/>
              <w:left w:w="80" w:type="dxa"/>
              <w:bottom w:w="80" w:type="dxa"/>
              <w:right w:w="80" w:type="dxa"/>
            </w:tcMar>
            <w:vAlign w:val="center"/>
            <w:hideMark/>
          </w:tcPr>
          <w:p w14:paraId="3CA42E46"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hideMark/>
          </w:tcPr>
          <w:p w14:paraId="01900FD2"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0EBB9D58" w14:textId="10BE3004" w:rsidR="00331171" w:rsidRPr="00004480" w:rsidRDefault="00331171" w:rsidP="00E45318">
            <w:pPr>
              <w:jc w:val="center"/>
              <w:rPr>
                <w:szCs w:val="20"/>
              </w:rPr>
            </w:pPr>
          </w:p>
        </w:tc>
      </w:tr>
      <w:tr w:rsidR="00A16651" w:rsidRPr="00331171" w14:paraId="0B6D6006" w14:textId="77777777" w:rsidTr="00585A09">
        <w:trPr>
          <w:trHeight w:val="748"/>
        </w:trPr>
        <w:tc>
          <w:tcPr>
            <w:tcW w:w="2542" w:type="dxa"/>
            <w:tcMar>
              <w:top w:w="80" w:type="dxa"/>
              <w:left w:w="80" w:type="dxa"/>
              <w:bottom w:w="80" w:type="dxa"/>
              <w:right w:w="80" w:type="dxa"/>
            </w:tcMar>
            <w:hideMark/>
          </w:tcPr>
          <w:p w14:paraId="045D1859" w14:textId="77777777" w:rsidR="00331171" w:rsidRPr="00B246CD" w:rsidRDefault="00331171" w:rsidP="00E45318">
            <w:pPr>
              <w:jc w:val="left"/>
              <w:rPr>
                <w:sz w:val="16"/>
                <w:szCs w:val="16"/>
              </w:rPr>
            </w:pPr>
            <w:r w:rsidRPr="00B246CD">
              <w:rPr>
                <w:b/>
                <w:sz w:val="16"/>
                <w:szCs w:val="16"/>
              </w:rPr>
              <w:t>Leading German Fixed-Line Operator – OSS / ServiceNow / GIS / MuleSoft Transformation</w:t>
            </w:r>
          </w:p>
          <w:p w14:paraId="027BBDB1" w14:textId="77777777" w:rsidR="00331171" w:rsidRPr="00331171" w:rsidRDefault="00331171" w:rsidP="00E45318">
            <w:pPr>
              <w:jc w:val="left"/>
              <w:rPr>
                <w:sz w:val="10"/>
                <w:szCs w:val="10"/>
              </w:rPr>
            </w:pPr>
            <w:r w:rsidRPr="00B246CD">
              <w:rPr>
                <w:sz w:val="12"/>
                <w:szCs w:val="12"/>
              </w:rPr>
              <w:t>OSS rationalisation and network transformation involving ServiceNow, GIS, MuleSoft-led integration, TMF-aligned APIs and unified network inventory.</w:t>
            </w:r>
          </w:p>
        </w:tc>
        <w:tc>
          <w:tcPr>
            <w:tcW w:w="850" w:type="dxa"/>
            <w:tcMar>
              <w:top w:w="80" w:type="dxa"/>
              <w:left w:w="80" w:type="dxa"/>
              <w:bottom w:w="80" w:type="dxa"/>
              <w:right w:w="80" w:type="dxa"/>
            </w:tcMar>
            <w:vAlign w:val="center"/>
            <w:hideMark/>
          </w:tcPr>
          <w:p w14:paraId="6028DAFB" w14:textId="6B44C219" w:rsidR="00331171" w:rsidRPr="00004480" w:rsidRDefault="00331171" w:rsidP="00E45318">
            <w:pPr>
              <w:jc w:val="center"/>
              <w:rPr>
                <w:szCs w:val="20"/>
              </w:rPr>
            </w:pPr>
          </w:p>
        </w:tc>
        <w:tc>
          <w:tcPr>
            <w:tcW w:w="709" w:type="dxa"/>
            <w:tcMar>
              <w:top w:w="80" w:type="dxa"/>
              <w:left w:w="80" w:type="dxa"/>
              <w:bottom w:w="80" w:type="dxa"/>
              <w:right w:w="80" w:type="dxa"/>
            </w:tcMar>
            <w:vAlign w:val="center"/>
            <w:hideMark/>
          </w:tcPr>
          <w:p w14:paraId="1A65CB6B" w14:textId="47D71F36" w:rsidR="00331171" w:rsidRPr="00004480" w:rsidRDefault="00331171" w:rsidP="00E45318">
            <w:pPr>
              <w:jc w:val="center"/>
              <w:rPr>
                <w:szCs w:val="20"/>
              </w:rPr>
            </w:pPr>
          </w:p>
        </w:tc>
        <w:tc>
          <w:tcPr>
            <w:tcW w:w="851" w:type="dxa"/>
            <w:tcMar>
              <w:top w:w="80" w:type="dxa"/>
              <w:left w:w="80" w:type="dxa"/>
              <w:bottom w:w="80" w:type="dxa"/>
              <w:right w:w="80" w:type="dxa"/>
            </w:tcMar>
            <w:vAlign w:val="center"/>
            <w:hideMark/>
          </w:tcPr>
          <w:p w14:paraId="4E39987E" w14:textId="22D52446" w:rsidR="00331171" w:rsidRPr="00004480" w:rsidRDefault="00331171" w:rsidP="00E45318">
            <w:pPr>
              <w:jc w:val="center"/>
              <w:rPr>
                <w:szCs w:val="20"/>
              </w:rPr>
            </w:pPr>
          </w:p>
        </w:tc>
        <w:tc>
          <w:tcPr>
            <w:tcW w:w="708" w:type="dxa"/>
            <w:tcMar>
              <w:top w:w="80" w:type="dxa"/>
              <w:left w:w="80" w:type="dxa"/>
              <w:bottom w:w="80" w:type="dxa"/>
              <w:right w:w="80" w:type="dxa"/>
            </w:tcMar>
            <w:vAlign w:val="center"/>
            <w:hideMark/>
          </w:tcPr>
          <w:p w14:paraId="129C04B3" w14:textId="65DD5A1C" w:rsidR="00331171" w:rsidRPr="00004480" w:rsidRDefault="00331171" w:rsidP="00E45318">
            <w:pPr>
              <w:jc w:val="center"/>
              <w:rPr>
                <w:szCs w:val="20"/>
              </w:rPr>
            </w:pPr>
          </w:p>
        </w:tc>
        <w:tc>
          <w:tcPr>
            <w:tcW w:w="851" w:type="dxa"/>
            <w:shd w:val="clear" w:color="auto" w:fill="E2EFD9" w:themeFill="accent6" w:themeFillTint="33"/>
            <w:tcMar>
              <w:top w:w="80" w:type="dxa"/>
              <w:left w:w="80" w:type="dxa"/>
              <w:bottom w:w="80" w:type="dxa"/>
              <w:right w:w="80" w:type="dxa"/>
            </w:tcMar>
            <w:vAlign w:val="center"/>
            <w:hideMark/>
          </w:tcPr>
          <w:p w14:paraId="066D0239"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vAlign w:val="center"/>
            <w:hideMark/>
          </w:tcPr>
          <w:p w14:paraId="1EFB0B38"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hideMark/>
          </w:tcPr>
          <w:p w14:paraId="1FEA13E6"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720A2D00" w14:textId="77D6C55A" w:rsidR="00331171" w:rsidRPr="00004480" w:rsidRDefault="00331171" w:rsidP="00E45318">
            <w:pPr>
              <w:jc w:val="center"/>
              <w:rPr>
                <w:szCs w:val="20"/>
              </w:rPr>
            </w:pPr>
          </w:p>
        </w:tc>
      </w:tr>
      <w:tr w:rsidR="00A16651" w:rsidRPr="00331171" w14:paraId="6CEF3CA2" w14:textId="77777777" w:rsidTr="00585A09">
        <w:trPr>
          <w:trHeight w:val="748"/>
        </w:trPr>
        <w:tc>
          <w:tcPr>
            <w:tcW w:w="2542" w:type="dxa"/>
            <w:tcMar>
              <w:top w:w="80" w:type="dxa"/>
              <w:left w:w="80" w:type="dxa"/>
              <w:bottom w:w="80" w:type="dxa"/>
              <w:right w:w="80" w:type="dxa"/>
            </w:tcMar>
            <w:hideMark/>
          </w:tcPr>
          <w:p w14:paraId="7E0985F1" w14:textId="4EE8527F" w:rsidR="00331171" w:rsidRPr="00B246CD" w:rsidRDefault="00331171" w:rsidP="00E45318">
            <w:pPr>
              <w:jc w:val="left"/>
              <w:rPr>
                <w:sz w:val="16"/>
                <w:szCs w:val="16"/>
              </w:rPr>
            </w:pPr>
            <w:r w:rsidRPr="00B246CD">
              <w:rPr>
                <w:b/>
                <w:sz w:val="16"/>
                <w:szCs w:val="16"/>
              </w:rPr>
              <w:t>Tier 1 UK Operator OSS Tools Transformation and Consolidation</w:t>
            </w:r>
          </w:p>
          <w:p w14:paraId="4E645E7E" w14:textId="77777777" w:rsidR="00331171" w:rsidRPr="00331171" w:rsidRDefault="00331171" w:rsidP="00E45318">
            <w:pPr>
              <w:jc w:val="left"/>
              <w:rPr>
                <w:sz w:val="10"/>
                <w:szCs w:val="10"/>
              </w:rPr>
            </w:pPr>
            <w:r w:rsidRPr="00B246CD">
              <w:rPr>
                <w:sz w:val="12"/>
                <w:szCs w:val="12"/>
              </w:rPr>
              <w:t>Major OSS simplification programme reducing tool complexity, consolidating suppliers and improving defect prevention and OPEX performance.</w:t>
            </w:r>
          </w:p>
        </w:tc>
        <w:tc>
          <w:tcPr>
            <w:tcW w:w="850" w:type="dxa"/>
            <w:tcMar>
              <w:top w:w="80" w:type="dxa"/>
              <w:left w:w="80" w:type="dxa"/>
              <w:bottom w:w="80" w:type="dxa"/>
              <w:right w:w="80" w:type="dxa"/>
            </w:tcMar>
            <w:vAlign w:val="center"/>
            <w:hideMark/>
          </w:tcPr>
          <w:p w14:paraId="7B89EFFF" w14:textId="055DFE17" w:rsidR="00331171" w:rsidRPr="00004480" w:rsidRDefault="00331171" w:rsidP="00E45318">
            <w:pPr>
              <w:jc w:val="center"/>
              <w:rPr>
                <w:szCs w:val="20"/>
              </w:rPr>
            </w:pPr>
          </w:p>
        </w:tc>
        <w:tc>
          <w:tcPr>
            <w:tcW w:w="709" w:type="dxa"/>
            <w:shd w:val="clear" w:color="auto" w:fill="E2EFD9" w:themeFill="accent6" w:themeFillTint="33"/>
            <w:tcMar>
              <w:top w:w="80" w:type="dxa"/>
              <w:left w:w="80" w:type="dxa"/>
              <w:bottom w:w="80" w:type="dxa"/>
              <w:right w:w="80" w:type="dxa"/>
            </w:tcMar>
            <w:vAlign w:val="center"/>
            <w:hideMark/>
          </w:tcPr>
          <w:p w14:paraId="75C8FCE0"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3A9A054D" w14:textId="01E97D85" w:rsidR="00331171" w:rsidRPr="00004480" w:rsidRDefault="00331171" w:rsidP="00E45318">
            <w:pPr>
              <w:jc w:val="center"/>
              <w:rPr>
                <w:szCs w:val="20"/>
              </w:rPr>
            </w:pPr>
          </w:p>
        </w:tc>
        <w:tc>
          <w:tcPr>
            <w:tcW w:w="708" w:type="dxa"/>
            <w:tcMar>
              <w:top w:w="80" w:type="dxa"/>
              <w:left w:w="80" w:type="dxa"/>
              <w:bottom w:w="80" w:type="dxa"/>
              <w:right w:w="80" w:type="dxa"/>
            </w:tcMar>
            <w:vAlign w:val="center"/>
            <w:hideMark/>
          </w:tcPr>
          <w:p w14:paraId="41CA326A" w14:textId="7580FD87" w:rsidR="00331171" w:rsidRPr="00004480" w:rsidRDefault="00331171" w:rsidP="00E45318">
            <w:pPr>
              <w:jc w:val="center"/>
              <w:rPr>
                <w:szCs w:val="20"/>
              </w:rPr>
            </w:pPr>
          </w:p>
        </w:tc>
        <w:tc>
          <w:tcPr>
            <w:tcW w:w="851" w:type="dxa"/>
            <w:shd w:val="clear" w:color="auto" w:fill="E2EFD9" w:themeFill="accent6" w:themeFillTint="33"/>
            <w:tcMar>
              <w:top w:w="80" w:type="dxa"/>
              <w:left w:w="80" w:type="dxa"/>
              <w:bottom w:w="80" w:type="dxa"/>
              <w:right w:w="80" w:type="dxa"/>
            </w:tcMar>
            <w:vAlign w:val="center"/>
            <w:hideMark/>
          </w:tcPr>
          <w:p w14:paraId="04FCE560"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74F857AF" w14:textId="708B164F" w:rsidR="00331171" w:rsidRPr="00004480" w:rsidRDefault="00331171" w:rsidP="00E45318">
            <w:pPr>
              <w:jc w:val="center"/>
              <w:rPr>
                <w:szCs w:val="20"/>
              </w:rPr>
            </w:pPr>
          </w:p>
        </w:tc>
        <w:tc>
          <w:tcPr>
            <w:tcW w:w="850" w:type="dxa"/>
            <w:shd w:val="clear" w:color="auto" w:fill="E2EFD9" w:themeFill="accent6" w:themeFillTint="33"/>
            <w:tcMar>
              <w:top w:w="80" w:type="dxa"/>
              <w:left w:w="80" w:type="dxa"/>
              <w:bottom w:w="80" w:type="dxa"/>
              <w:right w:w="80" w:type="dxa"/>
            </w:tcMar>
            <w:vAlign w:val="center"/>
            <w:hideMark/>
          </w:tcPr>
          <w:p w14:paraId="7648BD2C"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shd w:val="clear" w:color="auto" w:fill="E2EFD9" w:themeFill="accent6" w:themeFillTint="33"/>
            <w:tcMar>
              <w:top w:w="80" w:type="dxa"/>
              <w:left w:w="80" w:type="dxa"/>
              <w:bottom w:w="80" w:type="dxa"/>
              <w:right w:w="80" w:type="dxa"/>
            </w:tcMar>
            <w:vAlign w:val="center"/>
            <w:hideMark/>
          </w:tcPr>
          <w:p w14:paraId="5F8E30B3" w14:textId="77777777" w:rsidR="00331171" w:rsidRPr="00E45318" w:rsidRDefault="00331171" w:rsidP="00E45318">
            <w:pPr>
              <w:jc w:val="center"/>
              <w:rPr>
                <w:szCs w:val="20"/>
              </w:rPr>
            </w:pPr>
            <w:r w:rsidRPr="00E45318">
              <w:rPr>
                <w:rFonts w:ascii="Segoe UI Symbol" w:hAnsi="Segoe UI Symbol" w:cs="Segoe UI Symbol"/>
                <w:szCs w:val="20"/>
              </w:rPr>
              <w:t>✓</w:t>
            </w:r>
          </w:p>
        </w:tc>
      </w:tr>
      <w:tr w:rsidR="00A16651" w:rsidRPr="00331171" w14:paraId="6BE7E3F8" w14:textId="77777777" w:rsidTr="00585A09">
        <w:trPr>
          <w:trHeight w:val="626"/>
        </w:trPr>
        <w:tc>
          <w:tcPr>
            <w:tcW w:w="2542" w:type="dxa"/>
            <w:tcMar>
              <w:top w:w="80" w:type="dxa"/>
              <w:left w:w="80" w:type="dxa"/>
              <w:bottom w:w="80" w:type="dxa"/>
              <w:right w:w="80" w:type="dxa"/>
            </w:tcMar>
            <w:hideMark/>
          </w:tcPr>
          <w:p w14:paraId="30F60B7D" w14:textId="566A7B26" w:rsidR="00331171" w:rsidRPr="00B246CD" w:rsidRDefault="00331171" w:rsidP="00E45318">
            <w:pPr>
              <w:jc w:val="left"/>
              <w:rPr>
                <w:sz w:val="16"/>
                <w:szCs w:val="16"/>
              </w:rPr>
            </w:pPr>
            <w:r w:rsidRPr="00B246CD">
              <w:rPr>
                <w:b/>
                <w:sz w:val="16"/>
                <w:szCs w:val="16"/>
              </w:rPr>
              <w:t>Telia B2B Sales Transformation / Lead-to-Order</w:t>
            </w:r>
          </w:p>
          <w:p w14:paraId="6A237EF8" w14:textId="77777777" w:rsidR="00331171" w:rsidRPr="00331171" w:rsidRDefault="00331171" w:rsidP="00E45318">
            <w:pPr>
              <w:jc w:val="left"/>
              <w:rPr>
                <w:sz w:val="10"/>
                <w:szCs w:val="10"/>
              </w:rPr>
            </w:pPr>
            <w:r w:rsidRPr="00B246CD">
              <w:rPr>
                <w:sz w:val="12"/>
                <w:szCs w:val="12"/>
              </w:rPr>
              <w:t>B2B sales and lead-to-order transformation streamlining quotation, proposal and contract processes with reduced manual intervention.</w:t>
            </w:r>
          </w:p>
        </w:tc>
        <w:tc>
          <w:tcPr>
            <w:tcW w:w="850" w:type="dxa"/>
            <w:shd w:val="clear" w:color="auto" w:fill="E2EFD9" w:themeFill="accent6" w:themeFillTint="33"/>
            <w:tcMar>
              <w:top w:w="80" w:type="dxa"/>
              <w:left w:w="80" w:type="dxa"/>
              <w:bottom w:w="80" w:type="dxa"/>
              <w:right w:w="80" w:type="dxa"/>
            </w:tcMar>
            <w:vAlign w:val="center"/>
            <w:hideMark/>
          </w:tcPr>
          <w:p w14:paraId="6ECAD1A6"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75D9BA2C" w14:textId="22E3C59E" w:rsidR="00331171" w:rsidRPr="00004480" w:rsidRDefault="00331171" w:rsidP="00E45318">
            <w:pPr>
              <w:jc w:val="center"/>
              <w:rPr>
                <w:szCs w:val="20"/>
              </w:rPr>
            </w:pPr>
          </w:p>
        </w:tc>
        <w:tc>
          <w:tcPr>
            <w:tcW w:w="851" w:type="dxa"/>
            <w:shd w:val="clear" w:color="auto" w:fill="E2EFD9" w:themeFill="accent6" w:themeFillTint="33"/>
            <w:tcMar>
              <w:top w:w="80" w:type="dxa"/>
              <w:left w:w="80" w:type="dxa"/>
              <w:bottom w:w="80" w:type="dxa"/>
              <w:right w:w="80" w:type="dxa"/>
            </w:tcMar>
            <w:vAlign w:val="center"/>
            <w:hideMark/>
          </w:tcPr>
          <w:p w14:paraId="3CC82757"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8" w:type="dxa"/>
            <w:tcMar>
              <w:top w:w="80" w:type="dxa"/>
              <w:left w:w="80" w:type="dxa"/>
              <w:bottom w:w="80" w:type="dxa"/>
              <w:right w:w="80" w:type="dxa"/>
            </w:tcMar>
            <w:vAlign w:val="center"/>
            <w:hideMark/>
          </w:tcPr>
          <w:p w14:paraId="659A0A19" w14:textId="17210E0D" w:rsidR="00331171" w:rsidRPr="00004480" w:rsidRDefault="00331171" w:rsidP="00E45318">
            <w:pPr>
              <w:jc w:val="center"/>
              <w:rPr>
                <w:szCs w:val="20"/>
              </w:rPr>
            </w:pPr>
          </w:p>
        </w:tc>
        <w:tc>
          <w:tcPr>
            <w:tcW w:w="851" w:type="dxa"/>
            <w:tcMar>
              <w:top w:w="80" w:type="dxa"/>
              <w:left w:w="80" w:type="dxa"/>
              <w:bottom w:w="80" w:type="dxa"/>
              <w:right w:w="80" w:type="dxa"/>
            </w:tcMar>
            <w:vAlign w:val="center"/>
            <w:hideMark/>
          </w:tcPr>
          <w:p w14:paraId="61824496" w14:textId="6A24BF6B" w:rsidR="00331171" w:rsidRPr="00004480" w:rsidRDefault="00331171" w:rsidP="00E45318">
            <w:pPr>
              <w:jc w:val="center"/>
              <w:rPr>
                <w:szCs w:val="20"/>
              </w:rPr>
            </w:pPr>
          </w:p>
        </w:tc>
        <w:tc>
          <w:tcPr>
            <w:tcW w:w="709" w:type="dxa"/>
            <w:tcMar>
              <w:top w:w="80" w:type="dxa"/>
              <w:left w:w="80" w:type="dxa"/>
              <w:bottom w:w="80" w:type="dxa"/>
              <w:right w:w="80" w:type="dxa"/>
            </w:tcMar>
            <w:vAlign w:val="center"/>
            <w:hideMark/>
          </w:tcPr>
          <w:p w14:paraId="5D8E10B9" w14:textId="1ED05CA4" w:rsidR="00331171" w:rsidRPr="00004480" w:rsidRDefault="00331171" w:rsidP="00E45318">
            <w:pPr>
              <w:jc w:val="center"/>
              <w:rPr>
                <w:szCs w:val="20"/>
              </w:rPr>
            </w:pPr>
          </w:p>
        </w:tc>
        <w:tc>
          <w:tcPr>
            <w:tcW w:w="850" w:type="dxa"/>
            <w:shd w:val="clear" w:color="auto" w:fill="E2EFD9" w:themeFill="accent6" w:themeFillTint="33"/>
            <w:tcMar>
              <w:top w:w="80" w:type="dxa"/>
              <w:left w:w="80" w:type="dxa"/>
              <w:bottom w:w="80" w:type="dxa"/>
              <w:right w:w="80" w:type="dxa"/>
            </w:tcMar>
            <w:vAlign w:val="center"/>
            <w:hideMark/>
          </w:tcPr>
          <w:p w14:paraId="2E246811"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45B92C5E" w14:textId="3A7EC137" w:rsidR="00331171" w:rsidRPr="00004480" w:rsidRDefault="00331171" w:rsidP="00E45318">
            <w:pPr>
              <w:jc w:val="center"/>
              <w:rPr>
                <w:szCs w:val="20"/>
              </w:rPr>
            </w:pPr>
          </w:p>
        </w:tc>
      </w:tr>
      <w:tr w:rsidR="00A16651" w:rsidRPr="00331171" w14:paraId="10E0DCC3" w14:textId="77777777" w:rsidTr="00585A09">
        <w:trPr>
          <w:trHeight w:val="636"/>
        </w:trPr>
        <w:tc>
          <w:tcPr>
            <w:tcW w:w="2542" w:type="dxa"/>
            <w:tcMar>
              <w:top w:w="80" w:type="dxa"/>
              <w:left w:w="80" w:type="dxa"/>
              <w:bottom w:w="80" w:type="dxa"/>
              <w:right w:w="80" w:type="dxa"/>
            </w:tcMar>
            <w:hideMark/>
          </w:tcPr>
          <w:p w14:paraId="3A21886C" w14:textId="0A566C74" w:rsidR="00331171" w:rsidRPr="00B246CD" w:rsidRDefault="00331171" w:rsidP="00E45318">
            <w:pPr>
              <w:jc w:val="left"/>
              <w:rPr>
                <w:sz w:val="16"/>
                <w:szCs w:val="16"/>
              </w:rPr>
            </w:pPr>
            <w:r w:rsidRPr="00B246CD">
              <w:rPr>
                <w:b/>
                <w:sz w:val="16"/>
                <w:szCs w:val="16"/>
              </w:rPr>
              <w:t>T-Mobile Digital Billing</w:t>
            </w:r>
          </w:p>
          <w:p w14:paraId="337B5D4B" w14:textId="77777777" w:rsidR="00331171" w:rsidRPr="00331171" w:rsidRDefault="00331171" w:rsidP="00E45318">
            <w:pPr>
              <w:jc w:val="left"/>
              <w:rPr>
                <w:sz w:val="10"/>
                <w:szCs w:val="10"/>
              </w:rPr>
            </w:pPr>
            <w:r w:rsidRPr="00B246CD">
              <w:rPr>
                <w:sz w:val="12"/>
                <w:szCs w:val="12"/>
              </w:rPr>
              <w:t>API and microservices-based billing transformation reducing manual billing steps and supporting system-of-record-agnostic billing architecture.</w:t>
            </w:r>
          </w:p>
        </w:tc>
        <w:tc>
          <w:tcPr>
            <w:tcW w:w="850" w:type="dxa"/>
            <w:shd w:val="clear" w:color="auto" w:fill="E2EFD9" w:themeFill="accent6" w:themeFillTint="33"/>
            <w:tcMar>
              <w:top w:w="80" w:type="dxa"/>
              <w:left w:w="80" w:type="dxa"/>
              <w:bottom w:w="80" w:type="dxa"/>
              <w:right w:w="80" w:type="dxa"/>
            </w:tcMar>
            <w:vAlign w:val="center"/>
            <w:hideMark/>
          </w:tcPr>
          <w:p w14:paraId="1EB6D9B8"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709" w:type="dxa"/>
            <w:tcMar>
              <w:top w:w="80" w:type="dxa"/>
              <w:left w:w="80" w:type="dxa"/>
              <w:bottom w:w="80" w:type="dxa"/>
              <w:right w:w="80" w:type="dxa"/>
            </w:tcMar>
            <w:vAlign w:val="center"/>
            <w:hideMark/>
          </w:tcPr>
          <w:p w14:paraId="67CB28A8" w14:textId="2BC73951" w:rsidR="00331171" w:rsidRPr="00004480" w:rsidRDefault="00331171" w:rsidP="00E45318">
            <w:pPr>
              <w:jc w:val="center"/>
              <w:rPr>
                <w:szCs w:val="20"/>
              </w:rPr>
            </w:pPr>
          </w:p>
        </w:tc>
        <w:tc>
          <w:tcPr>
            <w:tcW w:w="851" w:type="dxa"/>
            <w:tcMar>
              <w:top w:w="80" w:type="dxa"/>
              <w:left w:w="80" w:type="dxa"/>
              <w:bottom w:w="80" w:type="dxa"/>
              <w:right w:w="80" w:type="dxa"/>
            </w:tcMar>
            <w:vAlign w:val="center"/>
            <w:hideMark/>
          </w:tcPr>
          <w:p w14:paraId="77E39370" w14:textId="14EEA634" w:rsidR="00331171" w:rsidRPr="00004480" w:rsidRDefault="00331171" w:rsidP="00E45318">
            <w:pPr>
              <w:jc w:val="center"/>
              <w:rPr>
                <w:szCs w:val="20"/>
              </w:rPr>
            </w:pPr>
          </w:p>
        </w:tc>
        <w:tc>
          <w:tcPr>
            <w:tcW w:w="708" w:type="dxa"/>
            <w:shd w:val="clear" w:color="auto" w:fill="E2EFD9" w:themeFill="accent6" w:themeFillTint="33"/>
            <w:tcMar>
              <w:top w:w="80" w:type="dxa"/>
              <w:left w:w="80" w:type="dxa"/>
              <w:bottom w:w="80" w:type="dxa"/>
              <w:right w:w="80" w:type="dxa"/>
            </w:tcMar>
            <w:vAlign w:val="center"/>
            <w:hideMark/>
          </w:tcPr>
          <w:p w14:paraId="709C2ACB"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3222985F" w14:textId="226AE133" w:rsidR="00331171" w:rsidRPr="00004480" w:rsidRDefault="00331171" w:rsidP="00E45318">
            <w:pPr>
              <w:jc w:val="center"/>
              <w:rPr>
                <w:szCs w:val="20"/>
              </w:rPr>
            </w:pPr>
          </w:p>
        </w:tc>
        <w:tc>
          <w:tcPr>
            <w:tcW w:w="709" w:type="dxa"/>
            <w:shd w:val="clear" w:color="auto" w:fill="E2EFD9" w:themeFill="accent6" w:themeFillTint="33"/>
            <w:tcMar>
              <w:top w:w="80" w:type="dxa"/>
              <w:left w:w="80" w:type="dxa"/>
              <w:bottom w:w="80" w:type="dxa"/>
              <w:right w:w="80" w:type="dxa"/>
            </w:tcMar>
            <w:vAlign w:val="center"/>
            <w:hideMark/>
          </w:tcPr>
          <w:p w14:paraId="743C3A44"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0" w:type="dxa"/>
            <w:shd w:val="clear" w:color="auto" w:fill="E2EFD9" w:themeFill="accent6" w:themeFillTint="33"/>
            <w:tcMar>
              <w:top w:w="80" w:type="dxa"/>
              <w:left w:w="80" w:type="dxa"/>
              <w:bottom w:w="80" w:type="dxa"/>
              <w:right w:w="80" w:type="dxa"/>
            </w:tcMar>
            <w:vAlign w:val="center"/>
            <w:hideMark/>
          </w:tcPr>
          <w:p w14:paraId="45944707" w14:textId="77777777" w:rsidR="00331171" w:rsidRPr="00E45318" w:rsidRDefault="00331171" w:rsidP="00E45318">
            <w:pPr>
              <w:jc w:val="center"/>
              <w:rPr>
                <w:szCs w:val="20"/>
              </w:rPr>
            </w:pPr>
            <w:r w:rsidRPr="00E45318">
              <w:rPr>
                <w:rFonts w:ascii="Segoe UI Symbol" w:hAnsi="Segoe UI Symbol" w:cs="Segoe UI Symbol"/>
                <w:szCs w:val="20"/>
              </w:rPr>
              <w:t>✓</w:t>
            </w:r>
          </w:p>
        </w:tc>
        <w:tc>
          <w:tcPr>
            <w:tcW w:w="851" w:type="dxa"/>
            <w:tcMar>
              <w:top w:w="80" w:type="dxa"/>
              <w:left w:w="80" w:type="dxa"/>
              <w:bottom w:w="80" w:type="dxa"/>
              <w:right w:w="80" w:type="dxa"/>
            </w:tcMar>
            <w:vAlign w:val="center"/>
            <w:hideMark/>
          </w:tcPr>
          <w:p w14:paraId="6475A8FD" w14:textId="794E1FDD" w:rsidR="00331171" w:rsidRPr="00004480" w:rsidRDefault="00331171" w:rsidP="00E45318">
            <w:pPr>
              <w:jc w:val="center"/>
              <w:rPr>
                <w:szCs w:val="20"/>
              </w:rPr>
            </w:pPr>
          </w:p>
        </w:tc>
      </w:tr>
      <w:tr w:rsidR="00A16651" w:rsidRPr="00331171" w14:paraId="0AD78F60" w14:textId="77777777" w:rsidTr="00585A09">
        <w:trPr>
          <w:trHeight w:val="748"/>
        </w:trPr>
        <w:tc>
          <w:tcPr>
            <w:tcW w:w="2542" w:type="dxa"/>
            <w:tcMar>
              <w:top w:w="80" w:type="dxa"/>
              <w:left w:w="80" w:type="dxa"/>
              <w:bottom w:w="80" w:type="dxa"/>
              <w:right w:w="80" w:type="dxa"/>
            </w:tcMar>
            <w:hideMark/>
          </w:tcPr>
          <w:p w14:paraId="1D81D911" w14:textId="6B81EF2C" w:rsidR="00331171" w:rsidRPr="00B246CD" w:rsidRDefault="00331171" w:rsidP="00331171">
            <w:pPr>
              <w:rPr>
                <w:sz w:val="16"/>
                <w:szCs w:val="16"/>
              </w:rPr>
            </w:pPr>
            <w:r w:rsidRPr="00B246CD">
              <w:rPr>
                <w:b/>
                <w:sz w:val="16"/>
                <w:szCs w:val="16"/>
              </w:rPr>
              <w:t>French Telecommunications Provider ServiceNow ITSM / CSM / Store Operations</w:t>
            </w:r>
          </w:p>
          <w:p w14:paraId="19712BCF" w14:textId="77777777" w:rsidR="00331171" w:rsidRPr="00331171" w:rsidRDefault="00331171" w:rsidP="00331171">
            <w:pPr>
              <w:rPr>
                <w:sz w:val="10"/>
                <w:szCs w:val="10"/>
              </w:rPr>
            </w:pPr>
            <w:r w:rsidRPr="00B246CD">
              <w:rPr>
                <w:sz w:val="12"/>
                <w:szCs w:val="12"/>
              </w:rPr>
              <w:t>ServiceNow transformation across ITSM / CSM, automated service requests, customer portal, knowledge base and operational service management.</w:t>
            </w:r>
          </w:p>
        </w:tc>
        <w:tc>
          <w:tcPr>
            <w:tcW w:w="850" w:type="dxa"/>
            <w:shd w:val="clear" w:color="auto" w:fill="E2EFD9" w:themeFill="accent6" w:themeFillTint="33"/>
            <w:tcMar>
              <w:top w:w="80" w:type="dxa"/>
              <w:left w:w="80" w:type="dxa"/>
              <w:bottom w:w="80" w:type="dxa"/>
              <w:right w:w="80" w:type="dxa"/>
            </w:tcMar>
            <w:hideMark/>
          </w:tcPr>
          <w:p w14:paraId="25AA5461"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hideMark/>
          </w:tcPr>
          <w:p w14:paraId="1273DF37"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851" w:type="dxa"/>
            <w:tcMar>
              <w:top w:w="80" w:type="dxa"/>
              <w:left w:w="80" w:type="dxa"/>
              <w:bottom w:w="80" w:type="dxa"/>
              <w:right w:w="80" w:type="dxa"/>
            </w:tcMar>
            <w:hideMark/>
          </w:tcPr>
          <w:p w14:paraId="0246E985" w14:textId="6DB7BA0A" w:rsidR="00331171" w:rsidRPr="00E04952" w:rsidRDefault="00331171" w:rsidP="00E04952">
            <w:pPr>
              <w:jc w:val="center"/>
              <w:rPr>
                <w:szCs w:val="20"/>
              </w:rPr>
            </w:pPr>
          </w:p>
        </w:tc>
        <w:tc>
          <w:tcPr>
            <w:tcW w:w="708" w:type="dxa"/>
            <w:tcMar>
              <w:top w:w="80" w:type="dxa"/>
              <w:left w:w="80" w:type="dxa"/>
              <w:bottom w:w="80" w:type="dxa"/>
              <w:right w:w="80" w:type="dxa"/>
            </w:tcMar>
            <w:hideMark/>
          </w:tcPr>
          <w:p w14:paraId="7579510E" w14:textId="3C68FF07" w:rsidR="00331171" w:rsidRPr="00E04952" w:rsidRDefault="00331171" w:rsidP="00E04952">
            <w:pPr>
              <w:jc w:val="center"/>
              <w:rPr>
                <w:szCs w:val="20"/>
              </w:rPr>
            </w:pPr>
          </w:p>
        </w:tc>
        <w:tc>
          <w:tcPr>
            <w:tcW w:w="851" w:type="dxa"/>
            <w:tcMar>
              <w:top w:w="80" w:type="dxa"/>
              <w:left w:w="80" w:type="dxa"/>
              <w:bottom w:w="80" w:type="dxa"/>
              <w:right w:w="80" w:type="dxa"/>
            </w:tcMar>
            <w:hideMark/>
          </w:tcPr>
          <w:p w14:paraId="4A2779B4" w14:textId="230C90E0" w:rsidR="00331171" w:rsidRPr="00E04952" w:rsidRDefault="00331171" w:rsidP="00E04952">
            <w:pPr>
              <w:jc w:val="center"/>
              <w:rPr>
                <w:szCs w:val="20"/>
              </w:rPr>
            </w:pPr>
          </w:p>
        </w:tc>
        <w:tc>
          <w:tcPr>
            <w:tcW w:w="709" w:type="dxa"/>
            <w:tcMar>
              <w:top w:w="80" w:type="dxa"/>
              <w:left w:w="80" w:type="dxa"/>
              <w:bottom w:w="80" w:type="dxa"/>
              <w:right w:w="80" w:type="dxa"/>
            </w:tcMar>
            <w:hideMark/>
          </w:tcPr>
          <w:p w14:paraId="6774C348" w14:textId="341EB958" w:rsidR="00331171" w:rsidRPr="00E04952" w:rsidRDefault="00331171" w:rsidP="00E04952">
            <w:pPr>
              <w:jc w:val="center"/>
              <w:rPr>
                <w:szCs w:val="20"/>
              </w:rPr>
            </w:pPr>
          </w:p>
        </w:tc>
        <w:tc>
          <w:tcPr>
            <w:tcW w:w="850" w:type="dxa"/>
            <w:shd w:val="clear" w:color="auto" w:fill="E2EFD9" w:themeFill="accent6" w:themeFillTint="33"/>
            <w:tcMar>
              <w:top w:w="80" w:type="dxa"/>
              <w:left w:w="80" w:type="dxa"/>
              <w:bottom w:w="80" w:type="dxa"/>
              <w:right w:w="80" w:type="dxa"/>
            </w:tcMar>
            <w:hideMark/>
          </w:tcPr>
          <w:p w14:paraId="057499A5"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851" w:type="dxa"/>
            <w:tcMar>
              <w:top w:w="80" w:type="dxa"/>
              <w:left w:w="80" w:type="dxa"/>
              <w:bottom w:w="80" w:type="dxa"/>
              <w:right w:w="80" w:type="dxa"/>
            </w:tcMar>
            <w:hideMark/>
          </w:tcPr>
          <w:p w14:paraId="6537056A" w14:textId="77777777" w:rsidR="00331171" w:rsidRPr="00004480" w:rsidRDefault="00331171" w:rsidP="00331171">
            <w:pPr>
              <w:rPr>
                <w:sz w:val="10"/>
                <w:szCs w:val="10"/>
              </w:rPr>
            </w:pPr>
            <w:r w:rsidRPr="00004480">
              <w:rPr>
                <w:sz w:val="10"/>
                <w:szCs w:val="10"/>
              </w:rPr>
              <w:t> </w:t>
            </w:r>
          </w:p>
        </w:tc>
      </w:tr>
      <w:tr w:rsidR="00A16651" w:rsidRPr="00331171" w14:paraId="08196C2A" w14:textId="77777777" w:rsidTr="00585A09">
        <w:trPr>
          <w:trHeight w:val="748"/>
        </w:trPr>
        <w:tc>
          <w:tcPr>
            <w:tcW w:w="2542" w:type="dxa"/>
            <w:tcMar>
              <w:top w:w="80" w:type="dxa"/>
              <w:left w:w="80" w:type="dxa"/>
              <w:bottom w:w="80" w:type="dxa"/>
              <w:right w:w="80" w:type="dxa"/>
            </w:tcMar>
            <w:hideMark/>
          </w:tcPr>
          <w:p w14:paraId="0AA3FD84" w14:textId="21A16F20" w:rsidR="00331171" w:rsidRPr="00B246CD" w:rsidRDefault="00331171" w:rsidP="00331171">
            <w:pPr>
              <w:rPr>
                <w:sz w:val="16"/>
                <w:szCs w:val="16"/>
              </w:rPr>
            </w:pPr>
            <w:r w:rsidRPr="00B246CD">
              <w:rPr>
                <w:b/>
                <w:sz w:val="16"/>
                <w:szCs w:val="16"/>
              </w:rPr>
              <w:t>Cox Network Design Orchestration &amp; Construction Automation</w:t>
            </w:r>
          </w:p>
          <w:p w14:paraId="504167CD" w14:textId="77777777" w:rsidR="00331171" w:rsidRPr="00331171" w:rsidRDefault="00331171" w:rsidP="00331171">
            <w:pPr>
              <w:rPr>
                <w:sz w:val="10"/>
                <w:szCs w:val="10"/>
              </w:rPr>
            </w:pPr>
            <w:r w:rsidRPr="00B246CD">
              <w:rPr>
                <w:sz w:val="12"/>
                <w:szCs w:val="12"/>
              </w:rPr>
              <w:t>Network design and construction automation using a single platform to reduce swivel-chair activity and improve design-to-build orchestration.</w:t>
            </w:r>
          </w:p>
        </w:tc>
        <w:tc>
          <w:tcPr>
            <w:tcW w:w="850" w:type="dxa"/>
            <w:shd w:val="clear" w:color="auto" w:fill="E2EFD9" w:themeFill="accent6" w:themeFillTint="33"/>
            <w:tcMar>
              <w:top w:w="80" w:type="dxa"/>
              <w:left w:w="80" w:type="dxa"/>
              <w:bottom w:w="80" w:type="dxa"/>
              <w:right w:w="80" w:type="dxa"/>
            </w:tcMar>
            <w:hideMark/>
          </w:tcPr>
          <w:p w14:paraId="7837FBCF"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hideMark/>
          </w:tcPr>
          <w:p w14:paraId="16C43A53"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851" w:type="dxa"/>
            <w:tcMar>
              <w:top w:w="80" w:type="dxa"/>
              <w:left w:w="80" w:type="dxa"/>
              <w:bottom w:w="80" w:type="dxa"/>
              <w:right w:w="80" w:type="dxa"/>
            </w:tcMar>
            <w:hideMark/>
          </w:tcPr>
          <w:p w14:paraId="00FE3B07" w14:textId="19B921E3" w:rsidR="00331171" w:rsidRPr="00E04952" w:rsidRDefault="00331171" w:rsidP="00E04952">
            <w:pPr>
              <w:jc w:val="center"/>
              <w:rPr>
                <w:szCs w:val="20"/>
              </w:rPr>
            </w:pPr>
          </w:p>
        </w:tc>
        <w:tc>
          <w:tcPr>
            <w:tcW w:w="708" w:type="dxa"/>
            <w:tcMar>
              <w:top w:w="80" w:type="dxa"/>
              <w:left w:w="80" w:type="dxa"/>
              <w:bottom w:w="80" w:type="dxa"/>
              <w:right w:w="80" w:type="dxa"/>
            </w:tcMar>
            <w:hideMark/>
          </w:tcPr>
          <w:p w14:paraId="342B29DA" w14:textId="6E55CECA" w:rsidR="00331171" w:rsidRPr="00E04952" w:rsidRDefault="00331171" w:rsidP="00E04952">
            <w:pPr>
              <w:jc w:val="center"/>
              <w:rPr>
                <w:szCs w:val="20"/>
              </w:rPr>
            </w:pPr>
          </w:p>
        </w:tc>
        <w:tc>
          <w:tcPr>
            <w:tcW w:w="851" w:type="dxa"/>
            <w:shd w:val="clear" w:color="auto" w:fill="E2EFD9" w:themeFill="accent6" w:themeFillTint="33"/>
            <w:tcMar>
              <w:top w:w="80" w:type="dxa"/>
              <w:left w:w="80" w:type="dxa"/>
              <w:bottom w:w="80" w:type="dxa"/>
              <w:right w:w="80" w:type="dxa"/>
            </w:tcMar>
            <w:hideMark/>
          </w:tcPr>
          <w:p w14:paraId="76F14D69"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709" w:type="dxa"/>
            <w:shd w:val="clear" w:color="auto" w:fill="E2EFD9" w:themeFill="accent6" w:themeFillTint="33"/>
            <w:tcMar>
              <w:top w:w="80" w:type="dxa"/>
              <w:left w:w="80" w:type="dxa"/>
              <w:bottom w:w="80" w:type="dxa"/>
              <w:right w:w="80" w:type="dxa"/>
            </w:tcMar>
            <w:hideMark/>
          </w:tcPr>
          <w:p w14:paraId="2233A9D9" w14:textId="77777777" w:rsidR="00331171" w:rsidRPr="00E04952" w:rsidRDefault="00331171" w:rsidP="00E04952">
            <w:pPr>
              <w:jc w:val="center"/>
              <w:rPr>
                <w:szCs w:val="20"/>
              </w:rPr>
            </w:pPr>
            <w:r w:rsidRPr="00E04952">
              <w:rPr>
                <w:rFonts w:ascii="Segoe UI Symbol" w:hAnsi="Segoe UI Symbol" w:cs="Segoe UI Symbol"/>
                <w:szCs w:val="20"/>
              </w:rPr>
              <w:t>✓</w:t>
            </w:r>
          </w:p>
        </w:tc>
        <w:tc>
          <w:tcPr>
            <w:tcW w:w="850" w:type="dxa"/>
            <w:tcMar>
              <w:top w:w="80" w:type="dxa"/>
              <w:left w:w="80" w:type="dxa"/>
              <w:bottom w:w="80" w:type="dxa"/>
              <w:right w:w="80" w:type="dxa"/>
            </w:tcMar>
            <w:hideMark/>
          </w:tcPr>
          <w:p w14:paraId="3307ACE5" w14:textId="77777777" w:rsidR="00331171" w:rsidRPr="00004480" w:rsidRDefault="00331171" w:rsidP="00331171">
            <w:pPr>
              <w:rPr>
                <w:sz w:val="10"/>
                <w:szCs w:val="10"/>
              </w:rPr>
            </w:pPr>
            <w:r w:rsidRPr="00004480">
              <w:rPr>
                <w:sz w:val="10"/>
                <w:szCs w:val="10"/>
              </w:rPr>
              <w:t> </w:t>
            </w:r>
          </w:p>
        </w:tc>
        <w:tc>
          <w:tcPr>
            <w:tcW w:w="851" w:type="dxa"/>
            <w:tcMar>
              <w:top w:w="80" w:type="dxa"/>
              <w:left w:w="80" w:type="dxa"/>
              <w:bottom w:w="80" w:type="dxa"/>
              <w:right w:w="80" w:type="dxa"/>
            </w:tcMar>
            <w:hideMark/>
          </w:tcPr>
          <w:p w14:paraId="48809679" w14:textId="6FDA9EC1" w:rsidR="00331171" w:rsidRPr="00004480" w:rsidRDefault="00331171" w:rsidP="00331171">
            <w:pPr>
              <w:rPr>
                <w:sz w:val="10"/>
                <w:szCs w:val="10"/>
              </w:rPr>
            </w:pPr>
            <w:r w:rsidRPr="00004480">
              <w:rPr>
                <w:sz w:val="10"/>
                <w:szCs w:val="10"/>
              </w:rPr>
              <w:t> </w:t>
            </w:r>
            <w:commentRangeEnd w:id="320"/>
            <w:r w:rsidR="001A23AD" w:rsidRPr="00004480">
              <w:rPr>
                <w:rStyle w:val="CommentReference"/>
                <w:rFonts w:cstheme="minorBidi"/>
                <w:sz w:val="10"/>
                <w:szCs w:val="10"/>
              </w:rPr>
              <w:commentReference w:id="320"/>
            </w:r>
            <w:commentRangeEnd w:id="321"/>
            <w:r w:rsidRPr="00004480">
              <w:rPr>
                <w:rStyle w:val="CommentReference"/>
                <w:rFonts w:cstheme="minorBidi"/>
                <w:sz w:val="10"/>
                <w:szCs w:val="10"/>
              </w:rPr>
              <w:commentReference w:id="321"/>
            </w:r>
          </w:p>
        </w:tc>
      </w:tr>
    </w:tbl>
    <w:p w14:paraId="7A9EA57F" w14:textId="77777777" w:rsidR="0038675F" w:rsidRPr="00DC1D95" w:rsidRDefault="0038675F" w:rsidP="005A3415"/>
    <w:p w14:paraId="4B9613AA" w14:textId="5FE9C445" w:rsidR="00331171" w:rsidRPr="00DC1D95" w:rsidRDefault="00747452" w:rsidP="005A3415">
      <w:r w:rsidRPr="001048BA">
        <w:br w:type="page"/>
      </w:r>
    </w:p>
    <w:p w14:paraId="41F78B30" w14:textId="71D48C68" w:rsidR="006752C2" w:rsidRPr="00DC1D95" w:rsidRDefault="006752C2" w:rsidP="00E67FF2">
      <w:pPr>
        <w:pStyle w:val="Heading1"/>
      </w:pPr>
      <w:bookmarkStart w:id="323" w:name="_Toc231251474"/>
      <w:bookmarkStart w:id="324" w:name="_Toc231276505"/>
      <w:commentRangeStart w:id="325"/>
      <w:r w:rsidRPr="00DC1D95">
        <w:t>Addendums</w:t>
      </w:r>
      <w:bookmarkEnd w:id="323"/>
      <w:bookmarkEnd w:id="324"/>
      <w:commentRangeEnd w:id="325"/>
      <w:r w:rsidR="004D2ACC" w:rsidRPr="00DC1D95">
        <w:rPr>
          <w:rStyle w:val="CommentReference"/>
          <w:sz w:val="28"/>
          <w:szCs w:val="28"/>
        </w:rPr>
        <w:commentReference w:id="325"/>
      </w:r>
    </w:p>
    <w:p w14:paraId="761941A0" w14:textId="77777777" w:rsidR="006752C2" w:rsidRPr="00DC1D95" w:rsidRDefault="006752C2" w:rsidP="006752C2">
      <w:pPr>
        <w:rPr>
          <w:lang w:eastAsia="en-AU"/>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2102"/>
        <w:gridCol w:w="6918"/>
      </w:tblGrid>
      <w:tr w:rsidR="00281B50" w14:paraId="5256F262" w14:textId="77777777" w:rsidTr="00B47FED">
        <w:trPr>
          <w:trHeight w:val="454"/>
        </w:trPr>
        <w:tc>
          <w:tcPr>
            <w:tcW w:w="1165" w:type="pct"/>
            <w:shd w:val="clear" w:color="auto" w:fill="0070C0"/>
            <w:vAlign w:val="center"/>
          </w:tcPr>
          <w:p w14:paraId="588F235F" w14:textId="524FF46A" w:rsidR="00281B50" w:rsidRPr="0042072D" w:rsidRDefault="00281B50" w:rsidP="0042072D">
            <w:pPr>
              <w:jc w:val="left"/>
              <w:rPr>
                <w:b/>
                <w:color w:val="FFFFFF" w:themeColor="background1"/>
                <w:sz w:val="18"/>
                <w:szCs w:val="18"/>
              </w:rPr>
            </w:pPr>
            <w:r w:rsidRPr="0042072D">
              <w:rPr>
                <w:b/>
                <w:color w:val="FFFFFF" w:themeColor="background1"/>
                <w:sz w:val="18"/>
                <w:szCs w:val="18"/>
              </w:rPr>
              <w:t>Number</w:t>
            </w:r>
          </w:p>
        </w:tc>
        <w:tc>
          <w:tcPr>
            <w:tcW w:w="3835" w:type="pct"/>
            <w:shd w:val="clear" w:color="auto" w:fill="0070C0"/>
            <w:vAlign w:val="center"/>
          </w:tcPr>
          <w:p w14:paraId="064CD034" w14:textId="49FD86FC" w:rsidR="00281B50" w:rsidRPr="0042072D" w:rsidRDefault="00281B50" w:rsidP="0042072D">
            <w:pPr>
              <w:jc w:val="left"/>
              <w:rPr>
                <w:b/>
                <w:color w:val="FFFFFF" w:themeColor="background1"/>
                <w:sz w:val="18"/>
                <w:szCs w:val="18"/>
              </w:rPr>
            </w:pPr>
            <w:r w:rsidRPr="0042072D">
              <w:rPr>
                <w:b/>
                <w:color w:val="FFFFFF" w:themeColor="background1"/>
                <w:sz w:val="18"/>
                <w:szCs w:val="18"/>
              </w:rPr>
              <w:t xml:space="preserve">Description </w:t>
            </w:r>
          </w:p>
        </w:tc>
      </w:tr>
      <w:tr w:rsidR="00281B50" w14:paraId="5D059BD9" w14:textId="77777777" w:rsidTr="00B47FED">
        <w:trPr>
          <w:trHeight w:val="498"/>
        </w:trPr>
        <w:tc>
          <w:tcPr>
            <w:tcW w:w="1165" w:type="pct"/>
            <w:vAlign w:val="center"/>
          </w:tcPr>
          <w:p w14:paraId="6C9D7610" w14:textId="1DB9DF0E" w:rsidR="00281B50" w:rsidRPr="0042072D" w:rsidRDefault="00281B50" w:rsidP="0042072D">
            <w:pPr>
              <w:jc w:val="left"/>
              <w:rPr>
                <w:sz w:val="18"/>
                <w:szCs w:val="18"/>
              </w:rPr>
            </w:pPr>
            <w:r w:rsidRPr="0042072D">
              <w:rPr>
                <w:sz w:val="18"/>
                <w:szCs w:val="18"/>
              </w:rPr>
              <w:t>Addendum 1</w:t>
            </w:r>
          </w:p>
        </w:tc>
        <w:tc>
          <w:tcPr>
            <w:tcW w:w="3835" w:type="pct"/>
            <w:vAlign w:val="center"/>
          </w:tcPr>
          <w:p w14:paraId="6FC72332" w14:textId="6776593A" w:rsidR="00281B50" w:rsidRPr="0042072D" w:rsidRDefault="00281B50" w:rsidP="0042072D">
            <w:pPr>
              <w:jc w:val="left"/>
              <w:rPr>
                <w:sz w:val="18"/>
                <w:szCs w:val="18"/>
              </w:rPr>
            </w:pPr>
            <w:r w:rsidRPr="0042072D">
              <w:rPr>
                <w:sz w:val="18"/>
                <w:szCs w:val="18"/>
              </w:rPr>
              <w:t xml:space="preserve">Integration Register referenced in </w:t>
            </w:r>
            <w:commentRangeStart w:id="327"/>
            <w:r w:rsidRPr="0042072D">
              <w:rPr>
                <w:sz w:val="18"/>
                <w:szCs w:val="18"/>
              </w:rPr>
              <w:t xml:space="preserve">Section </w:t>
            </w:r>
            <w:commentRangeEnd w:id="327"/>
            <w:r w:rsidRPr="0042072D" w:rsidDel="00D924DE">
              <w:rPr>
                <w:rStyle w:val="CommentReference"/>
                <w:sz w:val="18"/>
                <w:szCs w:val="18"/>
              </w:rPr>
              <w:commentReference w:id="327"/>
            </w:r>
            <w:r w:rsidRPr="0042072D">
              <w:rPr>
                <w:sz w:val="18"/>
                <w:szCs w:val="18"/>
              </w:rPr>
              <w:t>6.4</w:t>
            </w:r>
          </w:p>
        </w:tc>
      </w:tr>
      <w:tr w:rsidR="00281B50" w14:paraId="3D264343" w14:textId="77777777" w:rsidTr="00B47FED">
        <w:trPr>
          <w:trHeight w:val="498"/>
        </w:trPr>
        <w:tc>
          <w:tcPr>
            <w:tcW w:w="1165" w:type="pct"/>
            <w:vAlign w:val="center"/>
          </w:tcPr>
          <w:p w14:paraId="3B38C0A1" w14:textId="73119BD3" w:rsidR="00281B50" w:rsidRPr="0042072D" w:rsidRDefault="00281B50" w:rsidP="0042072D">
            <w:pPr>
              <w:jc w:val="left"/>
              <w:rPr>
                <w:sz w:val="18"/>
                <w:szCs w:val="18"/>
              </w:rPr>
            </w:pPr>
            <w:commentRangeStart w:id="330"/>
            <w:commentRangeStart w:id="331"/>
            <w:r w:rsidRPr="0042072D">
              <w:rPr>
                <w:sz w:val="18"/>
                <w:szCs w:val="18"/>
              </w:rPr>
              <w:t>Addendum 2</w:t>
            </w:r>
            <w:commentRangeEnd w:id="330"/>
            <w:r w:rsidRPr="0042072D">
              <w:rPr>
                <w:rStyle w:val="CommentReference"/>
                <w:sz w:val="18"/>
                <w:szCs w:val="18"/>
              </w:rPr>
              <w:commentReference w:id="330"/>
            </w:r>
            <w:commentRangeEnd w:id="331"/>
            <w:r w:rsidRPr="0042072D">
              <w:rPr>
                <w:rStyle w:val="CommentReference"/>
                <w:sz w:val="18"/>
                <w:szCs w:val="18"/>
              </w:rPr>
              <w:commentReference w:id="331"/>
            </w:r>
          </w:p>
        </w:tc>
        <w:tc>
          <w:tcPr>
            <w:tcW w:w="3835" w:type="pct"/>
            <w:vAlign w:val="center"/>
          </w:tcPr>
          <w:p w14:paraId="0B42B071" w14:textId="3AAF046E" w:rsidR="00281B50" w:rsidRPr="0042072D" w:rsidRDefault="00281B50" w:rsidP="0042072D">
            <w:pPr>
              <w:jc w:val="left"/>
              <w:rPr>
                <w:sz w:val="18"/>
                <w:szCs w:val="18"/>
              </w:rPr>
            </w:pPr>
            <w:r w:rsidRPr="0042072D">
              <w:rPr>
                <w:sz w:val="18"/>
                <w:szCs w:val="18"/>
              </w:rPr>
              <w:t>Data Migration Register (Non GIS data) as referenced in Section 6.5</w:t>
            </w:r>
          </w:p>
        </w:tc>
      </w:tr>
      <w:tr w:rsidR="00281B50" w14:paraId="43AF45EE" w14:textId="77777777" w:rsidTr="00B47FED">
        <w:trPr>
          <w:trHeight w:val="498"/>
        </w:trPr>
        <w:tc>
          <w:tcPr>
            <w:tcW w:w="1165" w:type="pct"/>
            <w:vAlign w:val="center"/>
          </w:tcPr>
          <w:p w14:paraId="7FEF2479" w14:textId="7E665DA3" w:rsidR="00281B50" w:rsidRPr="0042072D" w:rsidRDefault="00281B50" w:rsidP="0042072D">
            <w:pPr>
              <w:jc w:val="left"/>
              <w:rPr>
                <w:sz w:val="18"/>
                <w:szCs w:val="18"/>
              </w:rPr>
            </w:pPr>
            <w:commentRangeStart w:id="333"/>
            <w:r w:rsidRPr="0042072D">
              <w:rPr>
                <w:sz w:val="18"/>
                <w:szCs w:val="18"/>
              </w:rPr>
              <w:t>Addendum 3</w:t>
            </w:r>
            <w:commentRangeEnd w:id="333"/>
            <w:r w:rsidRPr="0042072D">
              <w:rPr>
                <w:rStyle w:val="CommentReference"/>
                <w:sz w:val="18"/>
                <w:szCs w:val="18"/>
              </w:rPr>
              <w:commentReference w:id="333"/>
            </w:r>
          </w:p>
        </w:tc>
        <w:tc>
          <w:tcPr>
            <w:tcW w:w="3835" w:type="pct"/>
            <w:vAlign w:val="center"/>
          </w:tcPr>
          <w:p w14:paraId="14572C92" w14:textId="73749E4E" w:rsidR="00281B50" w:rsidRPr="0042072D" w:rsidRDefault="00281B50" w:rsidP="0042072D">
            <w:pPr>
              <w:jc w:val="left"/>
              <w:rPr>
                <w:sz w:val="18"/>
                <w:szCs w:val="18"/>
              </w:rPr>
            </w:pPr>
            <w:r w:rsidRPr="0042072D">
              <w:rPr>
                <w:sz w:val="18"/>
                <w:szCs w:val="18"/>
              </w:rPr>
              <w:t>3-GIS Detailed Solution as referenced in Section 7 Delivery Model Subcontractors</w:t>
            </w:r>
          </w:p>
        </w:tc>
      </w:tr>
      <w:tr w:rsidR="00281B50" w14:paraId="1952CFB2" w14:textId="77777777" w:rsidTr="00B47FED">
        <w:trPr>
          <w:trHeight w:val="498"/>
        </w:trPr>
        <w:tc>
          <w:tcPr>
            <w:tcW w:w="1165" w:type="pct"/>
            <w:vAlign w:val="center"/>
          </w:tcPr>
          <w:p w14:paraId="46F7DF81" w14:textId="06850557" w:rsidR="00281B50" w:rsidRPr="0042072D" w:rsidRDefault="00281B50" w:rsidP="0042072D">
            <w:pPr>
              <w:jc w:val="left"/>
              <w:rPr>
                <w:sz w:val="18"/>
                <w:szCs w:val="18"/>
              </w:rPr>
            </w:pPr>
            <w:r w:rsidRPr="0042072D">
              <w:rPr>
                <w:sz w:val="18"/>
                <w:szCs w:val="18"/>
              </w:rPr>
              <w:t>Addendum 4</w:t>
            </w:r>
          </w:p>
        </w:tc>
        <w:tc>
          <w:tcPr>
            <w:tcW w:w="3835" w:type="pct"/>
            <w:vAlign w:val="center"/>
          </w:tcPr>
          <w:p w14:paraId="2E4620EB" w14:textId="36DC62CF" w:rsidR="00281B50" w:rsidRPr="0042072D" w:rsidRDefault="00281B50" w:rsidP="0042072D">
            <w:pPr>
              <w:jc w:val="left"/>
              <w:rPr>
                <w:sz w:val="18"/>
                <w:szCs w:val="18"/>
              </w:rPr>
            </w:pPr>
            <w:r w:rsidRPr="0042072D">
              <w:rPr>
                <w:sz w:val="18"/>
                <w:szCs w:val="18"/>
              </w:rPr>
              <w:t>ISO 27001 certificate and Data Protection</w:t>
            </w:r>
          </w:p>
        </w:tc>
      </w:tr>
      <w:tr w:rsidR="00281B50" w14:paraId="466C315A" w14:textId="77777777" w:rsidTr="00B47FED">
        <w:trPr>
          <w:trHeight w:val="498"/>
        </w:trPr>
        <w:tc>
          <w:tcPr>
            <w:tcW w:w="1165" w:type="pct"/>
            <w:vAlign w:val="center"/>
          </w:tcPr>
          <w:p w14:paraId="7F9E2C43" w14:textId="2321A95C" w:rsidR="00281B50" w:rsidRPr="0042072D" w:rsidRDefault="00281B50" w:rsidP="0042072D">
            <w:pPr>
              <w:jc w:val="left"/>
              <w:rPr>
                <w:sz w:val="18"/>
                <w:szCs w:val="18"/>
              </w:rPr>
            </w:pPr>
            <w:r w:rsidRPr="0042072D">
              <w:rPr>
                <w:sz w:val="18"/>
                <w:szCs w:val="18"/>
              </w:rPr>
              <w:t xml:space="preserve">Addendum 5 </w:t>
            </w:r>
          </w:p>
        </w:tc>
        <w:tc>
          <w:tcPr>
            <w:tcW w:w="3835" w:type="pct"/>
            <w:vAlign w:val="center"/>
          </w:tcPr>
          <w:p w14:paraId="7214F1B6" w14:textId="0D5E509C" w:rsidR="00281B50" w:rsidRPr="0042072D" w:rsidRDefault="00281B50" w:rsidP="0042072D">
            <w:pPr>
              <w:jc w:val="left"/>
              <w:rPr>
                <w:sz w:val="18"/>
                <w:szCs w:val="18"/>
              </w:rPr>
            </w:pPr>
            <w:r w:rsidRPr="0042072D">
              <w:rPr>
                <w:sz w:val="18"/>
                <w:szCs w:val="18"/>
              </w:rPr>
              <w:t>Key Resources’ Profiles</w:t>
            </w:r>
          </w:p>
        </w:tc>
      </w:tr>
      <w:tr w:rsidR="00281B50" w14:paraId="45CE6B93" w14:textId="77777777" w:rsidTr="00B47FED">
        <w:trPr>
          <w:trHeight w:val="498"/>
        </w:trPr>
        <w:tc>
          <w:tcPr>
            <w:tcW w:w="1165" w:type="pct"/>
            <w:tcBorders>
              <w:bottom w:val="single" w:sz="4" w:space="0" w:color="D0CECE" w:themeColor="background2" w:themeShade="E6"/>
            </w:tcBorders>
            <w:vAlign w:val="center"/>
          </w:tcPr>
          <w:p w14:paraId="1E5A9D98" w14:textId="4931E19D" w:rsidR="00281B50" w:rsidRPr="0042072D" w:rsidRDefault="00281B50" w:rsidP="0042072D">
            <w:pPr>
              <w:jc w:val="left"/>
              <w:rPr>
                <w:sz w:val="18"/>
                <w:szCs w:val="18"/>
              </w:rPr>
            </w:pPr>
            <w:r w:rsidRPr="0042072D">
              <w:rPr>
                <w:sz w:val="18"/>
                <w:szCs w:val="18"/>
              </w:rPr>
              <w:t>Addendum 6</w:t>
            </w:r>
          </w:p>
        </w:tc>
        <w:tc>
          <w:tcPr>
            <w:tcW w:w="3835" w:type="pct"/>
            <w:tcBorders>
              <w:bottom w:val="single" w:sz="4" w:space="0" w:color="D0CECE" w:themeColor="background2" w:themeShade="E6"/>
            </w:tcBorders>
            <w:vAlign w:val="center"/>
          </w:tcPr>
          <w:p w14:paraId="155C8A97" w14:textId="533A2781" w:rsidR="00281B50" w:rsidRPr="0042072D" w:rsidRDefault="00281B50" w:rsidP="0042072D">
            <w:pPr>
              <w:jc w:val="left"/>
              <w:rPr>
                <w:sz w:val="18"/>
                <w:szCs w:val="18"/>
              </w:rPr>
            </w:pPr>
            <w:r w:rsidRPr="0042072D">
              <w:rPr>
                <w:sz w:val="18"/>
                <w:szCs w:val="18"/>
              </w:rPr>
              <w:t>Capgemini ESG Policy</w:t>
            </w:r>
          </w:p>
        </w:tc>
      </w:tr>
      <w:tr w:rsidR="00281B50" w14:paraId="7D9FCE66" w14:textId="77777777" w:rsidTr="00B47FED">
        <w:trPr>
          <w:trHeight w:val="498"/>
        </w:trPr>
        <w:tc>
          <w:tcPr>
            <w:tcW w:w="1165" w:type="pct"/>
            <w:tcBorders>
              <w:top w:val="single" w:sz="4" w:space="0" w:color="D0CECE" w:themeColor="background2" w:themeShade="E6"/>
              <w:bottom w:val="single" w:sz="4" w:space="0" w:color="D0CECE" w:themeColor="background2" w:themeShade="E6"/>
            </w:tcBorders>
            <w:vAlign w:val="center"/>
          </w:tcPr>
          <w:p w14:paraId="6BCB92D6" w14:textId="40C94FED" w:rsidR="00281B50" w:rsidRPr="0042072D" w:rsidRDefault="00281B50" w:rsidP="0042072D">
            <w:pPr>
              <w:jc w:val="left"/>
              <w:rPr>
                <w:sz w:val="18"/>
                <w:szCs w:val="18"/>
              </w:rPr>
            </w:pPr>
            <w:r w:rsidRPr="0042072D">
              <w:rPr>
                <w:sz w:val="18"/>
                <w:szCs w:val="18"/>
              </w:rPr>
              <w:t>Addendum 7</w:t>
            </w:r>
          </w:p>
        </w:tc>
        <w:tc>
          <w:tcPr>
            <w:tcW w:w="3835" w:type="pct"/>
            <w:tcBorders>
              <w:top w:val="single" w:sz="4" w:space="0" w:color="D0CECE" w:themeColor="background2" w:themeShade="E6"/>
              <w:bottom w:val="single" w:sz="4" w:space="0" w:color="D0CECE" w:themeColor="background2" w:themeShade="E6"/>
            </w:tcBorders>
            <w:vAlign w:val="center"/>
          </w:tcPr>
          <w:p w14:paraId="7BCD0DEE" w14:textId="3F19D21A" w:rsidR="00281B50" w:rsidRPr="0042072D" w:rsidRDefault="00281B50" w:rsidP="0042072D">
            <w:pPr>
              <w:jc w:val="left"/>
              <w:rPr>
                <w:sz w:val="18"/>
                <w:szCs w:val="18"/>
              </w:rPr>
            </w:pPr>
            <w:r w:rsidRPr="0042072D">
              <w:rPr>
                <w:sz w:val="18"/>
                <w:szCs w:val="18"/>
              </w:rPr>
              <w:t>Modern Slavery</w:t>
            </w:r>
          </w:p>
        </w:tc>
      </w:tr>
    </w:tbl>
    <w:p w14:paraId="4E154E99" w14:textId="77777777" w:rsidR="00265EA4" w:rsidRPr="00DC1D95" w:rsidRDefault="00265EA4" w:rsidP="004E4259">
      <w:pPr>
        <w:rPr>
          <w:lang w:eastAsia="en-AU"/>
        </w:rPr>
      </w:pPr>
      <w:bookmarkStart w:id="335" w:name="_Toc354559610"/>
      <w:bookmarkStart w:id="336" w:name="_Toc354559725"/>
      <w:bookmarkStart w:id="337" w:name="_Toc354559726"/>
      <w:bookmarkStart w:id="338" w:name="_Toc354559727"/>
      <w:bookmarkEnd w:id="335"/>
      <w:bookmarkEnd w:id="336"/>
      <w:bookmarkEnd w:id="337"/>
    </w:p>
    <w:p w14:paraId="289E7D0F" w14:textId="78CA8AE2" w:rsidR="00241F98" w:rsidRPr="00DC1D95" w:rsidRDefault="00241F98" w:rsidP="00186484">
      <w:pPr>
        <w:pStyle w:val="Heading1"/>
      </w:pPr>
      <w:bookmarkStart w:id="339" w:name="_Toc220506961"/>
      <w:bookmarkStart w:id="340" w:name="_Toc221192760"/>
      <w:bookmarkStart w:id="341" w:name="_Toc231251475"/>
      <w:bookmarkStart w:id="342" w:name="_Toc231276506"/>
      <w:r w:rsidRPr="00DC1D95">
        <w:t>Declaration</w:t>
      </w:r>
      <w:bookmarkEnd w:id="338"/>
      <w:bookmarkEnd w:id="339"/>
      <w:bookmarkEnd w:id="340"/>
      <w:bookmarkEnd w:id="341"/>
      <w:bookmarkEnd w:id="342"/>
    </w:p>
    <w:tbl>
      <w:tblPr>
        <w:tblStyle w:val="TableGrid"/>
        <w:tblW w:w="5000" w:type="pct"/>
        <w:tblBorders>
          <w:top w:val="none" w:sz="0" w:space="0" w:color="auto"/>
          <w:left w:val="none" w:sz="0" w:space="0" w:color="auto"/>
          <w:bottom w:val="none" w:sz="0" w:space="0" w:color="auto"/>
          <w:right w:val="none" w:sz="0" w:space="0" w:color="auto"/>
          <w:insideH w:val="single" w:sz="4" w:space="0" w:color="D0CECE" w:themeColor="background2" w:themeShade="E6"/>
          <w:insideV w:val="none" w:sz="0" w:space="0" w:color="auto"/>
        </w:tblBorders>
        <w:tblLook w:val="04A0" w:firstRow="1" w:lastRow="0" w:firstColumn="1" w:lastColumn="0" w:noHBand="0" w:noVBand="1"/>
      </w:tblPr>
      <w:tblGrid>
        <w:gridCol w:w="4128"/>
        <w:gridCol w:w="4892"/>
      </w:tblGrid>
      <w:tr w:rsidR="00C1666F" w:rsidRPr="00DC1D95" w14:paraId="2EA69225" w14:textId="77777777" w:rsidTr="00B47FED">
        <w:trPr>
          <w:trHeight w:val="625"/>
        </w:trPr>
        <w:tc>
          <w:tcPr>
            <w:tcW w:w="2288" w:type="pct"/>
            <w:shd w:val="clear" w:color="auto" w:fill="0070C0"/>
            <w:vAlign w:val="center"/>
          </w:tcPr>
          <w:p w14:paraId="54F7FA17" w14:textId="77777777" w:rsidR="00241F98" w:rsidRPr="00B47FED" w:rsidRDefault="00241F98" w:rsidP="00540039">
            <w:pPr>
              <w:pStyle w:val="Bluetext"/>
              <w:jc w:val="left"/>
              <w:rPr>
                <w:b/>
                <w:color w:val="FFFFFF" w:themeColor="background1"/>
                <w:sz w:val="18"/>
                <w:szCs w:val="18"/>
                <w:lang w:val="en-AU"/>
              </w:rPr>
            </w:pPr>
            <w:r w:rsidRPr="00B47FED">
              <w:rPr>
                <w:b/>
                <w:color w:val="FFFFFF" w:themeColor="background1"/>
                <w:sz w:val="18"/>
                <w:szCs w:val="18"/>
                <w:lang w:val="en-AU"/>
              </w:rPr>
              <w:t>Name of authorised officer of the Respondent</w:t>
            </w:r>
          </w:p>
        </w:tc>
        <w:tc>
          <w:tcPr>
            <w:tcW w:w="2712" w:type="pct"/>
            <w:vAlign w:val="center"/>
          </w:tcPr>
          <w:p w14:paraId="484232E0" w14:textId="01A7E936" w:rsidR="00241F98" w:rsidRPr="00B47FED" w:rsidRDefault="00DD3C8B" w:rsidP="00757C25">
            <w:pPr>
              <w:pStyle w:val="Bluetext"/>
              <w:rPr>
                <w:b/>
                <w:sz w:val="18"/>
                <w:szCs w:val="18"/>
                <w:lang w:val="en-AU"/>
              </w:rPr>
            </w:pPr>
            <w:commentRangeStart w:id="343"/>
            <w:r w:rsidRPr="00B47FED">
              <w:rPr>
                <w:b/>
                <w:sz w:val="18"/>
                <w:szCs w:val="18"/>
                <w:lang w:val="en-AU"/>
              </w:rPr>
              <w:t>Alexander Taxis</w:t>
            </w:r>
            <w:commentRangeEnd w:id="343"/>
            <w:r w:rsidR="00AC382C" w:rsidRPr="00B47FED">
              <w:rPr>
                <w:rStyle w:val="CommentReference"/>
                <w:rFonts w:cs="Arial"/>
                <w:b/>
                <w:sz w:val="18"/>
                <w:szCs w:val="18"/>
                <w:lang w:val="en-AU"/>
              </w:rPr>
              <w:commentReference w:id="343"/>
            </w:r>
          </w:p>
        </w:tc>
      </w:tr>
      <w:tr w:rsidR="00C1666F" w:rsidRPr="00DC1D95" w14:paraId="6D1D455C" w14:textId="77777777" w:rsidTr="00B47FED">
        <w:trPr>
          <w:trHeight w:val="625"/>
        </w:trPr>
        <w:tc>
          <w:tcPr>
            <w:tcW w:w="2288" w:type="pct"/>
            <w:tcBorders>
              <w:bottom w:val="single" w:sz="4" w:space="0" w:color="D0CECE" w:themeColor="background2" w:themeShade="E6"/>
            </w:tcBorders>
            <w:shd w:val="clear" w:color="auto" w:fill="0070C0"/>
            <w:vAlign w:val="center"/>
          </w:tcPr>
          <w:p w14:paraId="474155F4" w14:textId="27C9A5CE" w:rsidR="00241F98" w:rsidRPr="00B47FED" w:rsidRDefault="00241F98" w:rsidP="00540039">
            <w:pPr>
              <w:pStyle w:val="Bluetext"/>
              <w:jc w:val="left"/>
              <w:rPr>
                <w:b/>
                <w:color w:val="FFFFFF" w:themeColor="background1"/>
                <w:sz w:val="18"/>
                <w:szCs w:val="18"/>
                <w:lang w:val="en-AU"/>
              </w:rPr>
            </w:pPr>
            <w:r w:rsidRPr="00B47FED">
              <w:rPr>
                <w:b/>
                <w:color w:val="FFFFFF" w:themeColor="background1"/>
                <w:sz w:val="18"/>
                <w:szCs w:val="18"/>
                <w:lang w:val="en-AU"/>
              </w:rPr>
              <w:t>Signature of the authorised officer of the Respondent</w:t>
            </w:r>
          </w:p>
        </w:tc>
        <w:tc>
          <w:tcPr>
            <w:tcW w:w="2712" w:type="pct"/>
            <w:tcBorders>
              <w:bottom w:val="single" w:sz="4" w:space="0" w:color="D0CECE" w:themeColor="background2" w:themeShade="E6"/>
            </w:tcBorders>
            <w:vAlign w:val="center"/>
          </w:tcPr>
          <w:p w14:paraId="308B5A8B" w14:textId="64949C94" w:rsidR="00241F98" w:rsidRPr="00B47FED" w:rsidRDefault="00187F4F" w:rsidP="00757C25">
            <w:pPr>
              <w:pStyle w:val="Bluetext"/>
              <w:rPr>
                <w:b/>
                <w:sz w:val="18"/>
                <w:szCs w:val="18"/>
                <w:lang w:val="en-AU"/>
              </w:rPr>
            </w:pPr>
            <w:r w:rsidRPr="00B47FED">
              <w:rPr>
                <w:b/>
                <w:sz w:val="18"/>
                <w:szCs w:val="18"/>
                <w:lang w:val="en-AU"/>
              </w:rPr>
              <w:drawing>
                <wp:inline distT="0" distB="0" distL="0" distR="0" wp14:anchorId="3447B88D" wp14:editId="4FB66DB9">
                  <wp:extent cx="811033" cy="344602"/>
                  <wp:effectExtent l="0" t="0" r="8255" b="0"/>
                  <wp:docPr id="1591974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4577" name="Picture 1591974577"/>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824083" cy="350147"/>
                          </a:xfrm>
                          <a:prstGeom prst="rect">
                            <a:avLst/>
                          </a:prstGeom>
                        </pic:spPr>
                      </pic:pic>
                    </a:graphicData>
                  </a:graphic>
                </wp:inline>
              </w:drawing>
            </w:r>
          </w:p>
        </w:tc>
      </w:tr>
      <w:tr w:rsidR="00C1666F" w:rsidRPr="00DC1D95" w14:paraId="369A4407" w14:textId="77777777" w:rsidTr="00B47FED">
        <w:trPr>
          <w:trHeight w:val="625"/>
        </w:trPr>
        <w:tc>
          <w:tcPr>
            <w:tcW w:w="2288" w:type="pct"/>
            <w:tcBorders>
              <w:top w:val="single" w:sz="4" w:space="0" w:color="D0CECE" w:themeColor="background2" w:themeShade="E6"/>
              <w:bottom w:val="single" w:sz="4" w:space="0" w:color="D0CECE" w:themeColor="background2" w:themeShade="E6"/>
            </w:tcBorders>
            <w:shd w:val="clear" w:color="auto" w:fill="0070C0"/>
            <w:vAlign w:val="center"/>
          </w:tcPr>
          <w:p w14:paraId="16FAC379" w14:textId="77777777" w:rsidR="00241F98" w:rsidRPr="00B47FED" w:rsidRDefault="00241F98" w:rsidP="00540039">
            <w:pPr>
              <w:pStyle w:val="Bluetext"/>
              <w:jc w:val="left"/>
              <w:rPr>
                <w:b/>
                <w:color w:val="FFFFFF" w:themeColor="background1"/>
                <w:sz w:val="18"/>
                <w:szCs w:val="18"/>
                <w:lang w:val="en-AU"/>
              </w:rPr>
            </w:pPr>
            <w:r w:rsidRPr="00B47FED">
              <w:rPr>
                <w:b/>
                <w:color w:val="FFFFFF" w:themeColor="background1"/>
                <w:sz w:val="18"/>
                <w:szCs w:val="18"/>
                <w:lang w:val="en-AU"/>
              </w:rPr>
              <w:t>Date</w:t>
            </w:r>
          </w:p>
        </w:tc>
        <w:tc>
          <w:tcPr>
            <w:tcW w:w="2712" w:type="pct"/>
            <w:tcBorders>
              <w:top w:val="single" w:sz="4" w:space="0" w:color="D0CECE" w:themeColor="background2" w:themeShade="E6"/>
              <w:bottom w:val="single" w:sz="4" w:space="0" w:color="D0CECE" w:themeColor="background2" w:themeShade="E6"/>
            </w:tcBorders>
            <w:vAlign w:val="center"/>
          </w:tcPr>
          <w:p w14:paraId="2D29C5E9" w14:textId="013DD803" w:rsidR="00241F98" w:rsidRPr="00B47FED" w:rsidRDefault="00DD3C8B" w:rsidP="00757C25">
            <w:pPr>
              <w:pStyle w:val="Bluetext"/>
              <w:rPr>
                <w:b/>
                <w:sz w:val="18"/>
                <w:szCs w:val="18"/>
                <w:lang w:val="en-AU"/>
              </w:rPr>
            </w:pPr>
            <w:r w:rsidRPr="00B47FED">
              <w:rPr>
                <w:b/>
                <w:sz w:val="18"/>
                <w:szCs w:val="18"/>
                <w:lang w:val="en-AU"/>
              </w:rPr>
              <w:t>0</w:t>
            </w:r>
            <w:r w:rsidR="00263E34" w:rsidRPr="00B47FED">
              <w:rPr>
                <w:b/>
                <w:sz w:val="18"/>
                <w:szCs w:val="18"/>
                <w:lang w:val="en-AU"/>
              </w:rPr>
              <w:t>2</w:t>
            </w:r>
            <w:r w:rsidRPr="00B47FED">
              <w:rPr>
                <w:b/>
                <w:sz w:val="18"/>
                <w:szCs w:val="18"/>
                <w:lang w:val="en-AU"/>
              </w:rPr>
              <w:t>-June-2026</w:t>
            </w:r>
          </w:p>
        </w:tc>
      </w:tr>
    </w:tbl>
    <w:p w14:paraId="3EB8C7C7" w14:textId="77777777" w:rsidR="000050A8" w:rsidRPr="00DC1D95" w:rsidRDefault="000050A8" w:rsidP="007C1D5E">
      <w:pPr>
        <w:rPr>
          <w:rFonts w:cstheme="minorHAnsi"/>
        </w:rPr>
      </w:pPr>
    </w:p>
    <w:sectPr w:rsidR="000050A8" w:rsidRPr="00DC1D95" w:rsidSect="009C6F9B">
      <w:headerReference w:type="default" r:id="rId103"/>
      <w:footerReference w:type="default" r:id="rId104"/>
      <w:headerReference w:type="first" r:id="rId105"/>
      <w:footerReference w:type="first" r:id="rId106"/>
      <w:pgSz w:w="11900" w:h="16840"/>
      <w:pgMar w:top="1134"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uto, Takuma" w:date="2026-05-29T10:44:00Z" w:initials="TS">
    <w:p w14:paraId="14ADD41E" w14:textId="77777777" w:rsidR="00B23089" w:rsidRPr="00466531" w:rsidRDefault="00B23089" w:rsidP="00B23089">
      <w:pPr>
        <w:pStyle w:val="CommentText"/>
        <w:jc w:val="left"/>
      </w:pPr>
      <w:r w:rsidRPr="00466531">
        <w:rPr>
          <w:rStyle w:val="CommentReference"/>
        </w:rPr>
        <w:annotationRef/>
      </w:r>
      <w:r w:rsidRPr="00466531">
        <w:t>Original:</w:t>
      </w:r>
      <w:r w:rsidRPr="00466531">
        <w:br/>
      </w:r>
      <w:r w:rsidRPr="00466531">
        <w:br/>
        <w:t>Tuatahi First Fibre’s Programme Horizon is a pivotal opportunity to establish a modern, scalable and future-ready wholesale operating environment that supports growth, improves Retail Service Provider experience, and strengthens operational resilience. Capgemini recognises that this programme is far more than a technology refresh; it is a business-critical transformation that will shape how Tuatahi delivers, manages and evolves its services in the years ahead. Our response is built around that ambition, with a clear focus on helping Tuatahi accelerate value realisation through a pragmatic, outcome-led transformation approach.</w:t>
      </w:r>
    </w:p>
    <w:p w14:paraId="6BAF419C" w14:textId="77777777" w:rsidR="00B23089" w:rsidRPr="00466531" w:rsidRDefault="00B23089" w:rsidP="00B23089">
      <w:pPr>
        <w:pStyle w:val="CommentText"/>
        <w:jc w:val="left"/>
      </w:pPr>
      <w:r w:rsidRPr="00466531">
        <w:t>We understand that Tuatahi’s current environment has supported the business to date, but now presents increasing constraints through fragmented workflows, duplicated data, legacy complexity, and manual intervention across ordering, service management, billing, resource visibility, and field operations. These challenges create friction for internal teams and RSPs alike, limiting agility, transparency and scale. Programme Horizon provides the opportunity to address these constraints decisively by establishing trusted data foundations, enabling greater automation, simplifying the customer and operational journey, and creating the end-to-end traceability needed to improve performance, accountability and long-term efficiency.</w:t>
      </w:r>
    </w:p>
    <w:p w14:paraId="3D74FF26" w14:textId="77777777" w:rsidR="00B23089" w:rsidRPr="00466531" w:rsidRDefault="00B23089" w:rsidP="00B23089">
      <w:pPr>
        <w:pStyle w:val="CommentText"/>
        <w:jc w:val="left"/>
      </w:pPr>
      <w:r w:rsidRPr="00466531">
        <w:t>Capgemini is well positioned to help Tuatahi realise this vision and will take overall ownership of delivering the business objectives. Our proposed solution is designed to deliver to Tuatahi’s ten stated business objectives, Centralised Catalogues and Party Manager, Fibre Ordering Automation and Fulfilment, RSP Billing Automation, a New RSP Portal, RSP Billing Automation Consolidate Physical Network Inventory, Automate Assurance Work Orders, Automate Provisioning Work Orders, Internal Field Force Integration and Work Order Finance System Integration.     three integrated workstreams of Portal &amp; Customer, Network, and Field Force, and is designed to provide the leadership, integration capability and delivery discipline required for a transformation of this scale. As a Prime System Integrator, we bring the ability to orchestrate delivery across ServiceNow, ArcGIS/3-GIS, Dynamics 365, Okta, Microsoft data platforms and the broader integration ecosystem, while maintaining clear accountability for outcomes. This combination of telecommunications domain knowledge, systems integration expertise and transformation delivery experience enables us to offer Tuatahi a partner that can simplify complexity, reduce risk and accelerate progress.</w:t>
      </w:r>
    </w:p>
    <w:p w14:paraId="4C6D29D9" w14:textId="77777777" w:rsidR="00B23089" w:rsidRPr="00466531" w:rsidRDefault="00B23089" w:rsidP="00B23089">
      <w:pPr>
        <w:pStyle w:val="CommentText"/>
        <w:jc w:val="left"/>
      </w:pPr>
      <w:r w:rsidRPr="00466531">
        <w:t>Our delivery approach has been shaped to give Tuatahi confidence that Programme Horizon can be delivered in a controlled, collaborative and commercially responsible way. We combine strong programme governance, clear integration ownership, disciplined data migration, embedded testing, phased implementation and structured hypercare to help ensure that transformation ambition is matched by delivery certainty. Just as importantly, we recognise the need to protect service continuity, manage third-party and Tuatahi-owned dependencies, and support adoption across the business. Our approach is therefore designed not only to implement the target-state architecture, but also to embed the operating model, governance and readiness needed for sustainable success.</w:t>
      </w:r>
    </w:p>
    <w:p w14:paraId="12EB49E5" w14:textId="77777777" w:rsidR="00B23089" w:rsidRPr="00466531" w:rsidRDefault="00B23089" w:rsidP="00B23089">
      <w:pPr>
        <w:pStyle w:val="CommentText"/>
        <w:jc w:val="left"/>
      </w:pPr>
      <w:r w:rsidRPr="00466531">
        <w:t xml:space="preserve">Our proposal is underpinned by win themes that are closely aligned to Tuatahi’s evaluation priorities. First, we offer </w:t>
      </w:r>
      <w:r w:rsidRPr="00466531">
        <w:rPr>
          <w:b/>
          <w:bCs/>
        </w:rPr>
        <w:t>delivery confidence and lower risk</w:t>
      </w:r>
      <w:r w:rsidRPr="00466531">
        <w:t xml:space="preserve"> through a governed, phased and commercially disciplined delivery model with strong programme controls, embedded testing, data migration discipline and structured hypercare. Second, we bring </w:t>
      </w:r>
      <w:r w:rsidRPr="00466531">
        <w:rPr>
          <w:b/>
          <w:bCs/>
        </w:rPr>
        <w:t>Prime System Integrator leadership</w:t>
      </w:r>
      <w:r w:rsidRPr="00466531">
        <w:t xml:space="preserve">, with clear accountability for coordinating delivery across Tuatahi’s retained and new platforms, managing interdependencies and maintaining end-to-end ownership of outcomes. Third, we provide a </w:t>
      </w:r>
      <w:r w:rsidRPr="00466531">
        <w:rPr>
          <w:b/>
          <w:bCs/>
        </w:rPr>
        <w:t>collaborative, NZ-compatible delivery model</w:t>
      </w:r>
      <w:r w:rsidRPr="00466531">
        <w:t xml:space="preserve"> that supports accessible leadership, effective on-site engagement during critical phases, and close alignment with Tuatahi’s ways of working. Finally, we bring </w:t>
      </w:r>
      <w:r w:rsidRPr="00466531">
        <w:rPr>
          <w:b/>
          <w:bCs/>
        </w:rPr>
        <w:t>relevant telecommunications transformation experience</w:t>
      </w:r>
      <w:r w:rsidRPr="00466531">
        <w:t xml:space="preserve"> across complex BSS, OSS, customer, network and field-force programmes, enabling us to combine strategic insight with practical execution and long-term operational value.</w:t>
      </w:r>
    </w:p>
    <w:p w14:paraId="43BA43DF" w14:textId="77777777" w:rsidR="00B23089" w:rsidRPr="00466531" w:rsidRDefault="00B23089" w:rsidP="00B23089">
      <w:pPr>
        <w:pStyle w:val="CommentText"/>
        <w:jc w:val="left"/>
      </w:pPr>
      <w:r w:rsidRPr="00466531">
        <w:t>In summary, Capgemini’s proposal is designed to help Tuatahi move with confidence from a fragmented, manually intensive environment to a modern, integrated and customer-centric wholesale platform. We bring the delivery model, integration accountability, collaborative resourcing approach, post-go-live support discipline and telecommunications transformation experience required to translate Programme Horizon’s strategic intent into measurable business outcomes. We believe this combination aligns strongly with Tuatahi’s evaluation priorities and positions Capgemini as a proven partner able to deliver and support Programme Horizon with certainty, pace and enduring value.</w:t>
      </w:r>
    </w:p>
  </w:comment>
  <w:comment w:id="26" w:author="Cheeti, Arshita" w:date="2026-05-30T01:26:00Z" w:initials="AC">
    <w:p w14:paraId="4B9E8A4A" w14:textId="7D06475C" w:rsidR="00865819" w:rsidRPr="00466531" w:rsidRDefault="00865819" w:rsidP="00865819">
      <w:pPr>
        <w:pStyle w:val="CommentText"/>
        <w:jc w:val="left"/>
      </w:pPr>
      <w:r w:rsidRPr="00466531">
        <w:rPr>
          <w:rStyle w:val="CommentReference"/>
        </w:rPr>
        <w:annotationRef/>
      </w:r>
      <w:r w:rsidRPr="00466531">
        <w:t xml:space="preserve"> </w:t>
      </w:r>
      <w:r w:rsidRPr="00466531">
        <w:fldChar w:fldCharType="begin"/>
      </w:r>
      <w:r w:rsidRPr="00466531">
        <w:instrText>HYPERLINK "mailto:paul.russo@capgemini.com"</w:instrText>
      </w:r>
      <w:bookmarkStart w:id="28" w:name="_@_AB60DC45C51C4E5C94B686943E4F0D5CZ"/>
      <w:r w:rsidRPr="00466531">
        <w:fldChar w:fldCharType="separate"/>
      </w:r>
      <w:bookmarkEnd w:id="28"/>
      <w:r w:rsidRPr="00466531">
        <w:rPr>
          <w:rStyle w:val="Mention"/>
        </w:rPr>
        <w:t>@Russo, Paul</w:t>
      </w:r>
      <w:r w:rsidRPr="00466531">
        <w:fldChar w:fldCharType="end"/>
      </w:r>
      <w:r w:rsidRPr="00466531">
        <w:t xml:space="preserve"> </w:t>
      </w:r>
      <w:r w:rsidRPr="00466531">
        <w:fldChar w:fldCharType="begin"/>
      </w:r>
      <w:r w:rsidRPr="00466531">
        <w:instrText>HYPERLINK "mailto:rahul.anand@capgemini.com"</w:instrText>
      </w:r>
      <w:bookmarkStart w:id="29" w:name="_@_9CE3170A8F7D410D9A88CAE8CF29CB6EZ"/>
      <w:r w:rsidRPr="00466531">
        <w:fldChar w:fldCharType="separate"/>
      </w:r>
      <w:bookmarkEnd w:id="29"/>
      <w:r w:rsidRPr="00466531">
        <w:rPr>
          <w:rStyle w:val="Mention"/>
        </w:rPr>
        <w:t>@Anand, Rahul</w:t>
      </w:r>
      <w:r w:rsidRPr="00466531">
        <w:fldChar w:fldCharType="end"/>
      </w:r>
      <w:r w:rsidRPr="00466531">
        <w:t xml:space="preserve"> </w:t>
      </w:r>
      <w:r w:rsidRPr="00466531">
        <w:fldChar w:fldCharType="begin"/>
      </w:r>
      <w:r w:rsidRPr="00466531">
        <w:instrText>HYPERLINK "mailto:takuma.suto@capgemini.com"</w:instrText>
      </w:r>
      <w:bookmarkStart w:id="30" w:name="_@_8066C6A326594D19A55E1DE415195121Z"/>
      <w:r w:rsidRPr="00466531">
        <w:fldChar w:fldCharType="separate"/>
      </w:r>
      <w:bookmarkEnd w:id="30"/>
      <w:r w:rsidRPr="00466531">
        <w:rPr>
          <w:rStyle w:val="Mention"/>
        </w:rPr>
        <w:t>@Suto, Takuma</w:t>
      </w:r>
      <w:r w:rsidRPr="00466531">
        <w:fldChar w:fldCharType="end"/>
      </w:r>
      <w:r w:rsidRPr="00466531">
        <w:t xml:space="preserve">  This section requires a hard read and more content. Please update</w:t>
      </w:r>
    </w:p>
  </w:comment>
  <w:comment w:id="27" w:author="Russo, Paul" w:date="2026-06-01T21:43:00Z" w:initials="PR">
    <w:p w14:paraId="309D8E0E" w14:textId="77777777" w:rsidR="00BF004E" w:rsidRPr="00466531" w:rsidRDefault="00BF004E" w:rsidP="00BF004E">
      <w:pPr>
        <w:pStyle w:val="CommentText"/>
        <w:jc w:val="left"/>
      </w:pPr>
      <w:r w:rsidRPr="00466531">
        <w:rPr>
          <w:rStyle w:val="CommentReference"/>
        </w:rPr>
        <w:annotationRef/>
      </w:r>
      <w:r w:rsidRPr="00466531">
        <w:t>Done.</w:t>
      </w:r>
    </w:p>
  </w:comment>
  <w:comment w:id="35" w:author="Suto, Takuma" w:date="2026-05-29T13:10:00Z" w:initials="TS">
    <w:p w14:paraId="4AA90038" w14:textId="19A2C3DF" w:rsidR="00B32D68" w:rsidRPr="00466531" w:rsidRDefault="00B32D68" w:rsidP="00B32D68">
      <w:pPr>
        <w:pStyle w:val="CommentText"/>
        <w:jc w:val="left"/>
      </w:pPr>
      <w:r w:rsidRPr="00466531">
        <w:rPr>
          <w:rStyle w:val="CommentReference"/>
        </w:rPr>
        <w:annotationRef/>
      </w:r>
      <w:r w:rsidRPr="00466531">
        <w:fldChar w:fldCharType="begin"/>
      </w:r>
      <w:r w:rsidRPr="00466531">
        <w:instrText>HYPERLINK "mailto:tina.swinburne@capgemini.com"</w:instrText>
      </w:r>
      <w:bookmarkStart w:id="40" w:name="_@_C35189A7C42741B9B086CB4623B49D5EZ"/>
      <w:r w:rsidRPr="00466531">
        <w:fldChar w:fldCharType="separate"/>
      </w:r>
      <w:bookmarkEnd w:id="40"/>
      <w:r w:rsidRPr="00466531">
        <w:rPr>
          <w:rStyle w:val="Mention"/>
        </w:rPr>
        <w:t>@Swinburne, Tina</w:t>
      </w:r>
      <w:r w:rsidRPr="00466531">
        <w:fldChar w:fldCharType="end"/>
      </w:r>
      <w:r w:rsidRPr="00466531">
        <w:t xml:space="preserve"> , </w:t>
      </w:r>
      <w:r w:rsidRPr="00466531">
        <w:fldChar w:fldCharType="begin"/>
      </w:r>
      <w:r w:rsidRPr="00466531">
        <w:instrText>HYPERLINK "mailto:melanie.marie@capgemini.com"</w:instrText>
      </w:r>
      <w:bookmarkStart w:id="41" w:name="_@_D5406D2310294BF7A64C11FE84EA9ABFZ"/>
      <w:r w:rsidRPr="00466531">
        <w:fldChar w:fldCharType="separate"/>
      </w:r>
      <w:bookmarkEnd w:id="41"/>
      <w:r w:rsidRPr="00466531">
        <w:rPr>
          <w:rStyle w:val="Mention"/>
        </w:rPr>
        <w:t>@Marie, Melanie</w:t>
      </w:r>
      <w:r w:rsidRPr="00466531">
        <w:fldChar w:fldCharType="end"/>
      </w:r>
      <w:r w:rsidRPr="00466531">
        <w:t xml:space="preserve">  - Can you pls cast your eyes?</w:t>
      </w:r>
    </w:p>
  </w:comment>
  <w:comment w:id="36" w:author="Cheeti, Arshita" w:date="2026-05-29T10:26:00Z" w:initials="AC">
    <w:p w14:paraId="031701A3" w14:textId="77777777" w:rsidR="00BB3118" w:rsidRPr="00466531" w:rsidRDefault="00BB3118" w:rsidP="00BB3118">
      <w:pPr>
        <w:pStyle w:val="CommentText"/>
        <w:jc w:val="left"/>
      </w:pPr>
      <w:r w:rsidRPr="00466531">
        <w:rPr>
          <w:rStyle w:val="CommentReference"/>
        </w:rPr>
        <w:annotationRef/>
      </w:r>
      <w:r w:rsidRPr="00466531">
        <w:t>We have to delineate between program/ process dependancies from the “technical solution” dependancies</w:t>
      </w:r>
    </w:p>
  </w:comment>
  <w:comment w:id="37" w:author="Swinburne, Tina" w:date="2026-05-29T16:15:00Z" w:initials="TS">
    <w:p w14:paraId="60038D81" w14:textId="09C08EAD" w:rsidR="009058A5" w:rsidRPr="00466531" w:rsidRDefault="009058A5" w:rsidP="009058A5">
      <w:pPr>
        <w:pStyle w:val="CommentText"/>
        <w:jc w:val="left"/>
      </w:pPr>
      <w:r w:rsidRPr="00466531">
        <w:rPr>
          <w:rStyle w:val="CommentReference"/>
        </w:rPr>
        <w:annotationRef/>
      </w:r>
      <w:r w:rsidRPr="00466531">
        <w:fldChar w:fldCharType="begin"/>
      </w:r>
      <w:r w:rsidRPr="00466531">
        <w:instrText>HYPERLINK "mailto:takuma.suto@capgemini.com"</w:instrText>
      </w:r>
      <w:bookmarkStart w:id="42" w:name="_@_16491E0B703B4FFBB5ED73983E1E6815Z"/>
      <w:r w:rsidRPr="00466531">
        <w:fldChar w:fldCharType="separate"/>
      </w:r>
      <w:bookmarkEnd w:id="42"/>
      <w:r w:rsidRPr="00466531">
        <w:rPr>
          <w:rStyle w:val="Mention"/>
        </w:rPr>
        <w:t>@Suto, Takuma</w:t>
      </w:r>
      <w:r w:rsidRPr="00466531">
        <w:fldChar w:fldCharType="end"/>
      </w:r>
      <w:r w:rsidRPr="00466531">
        <w:t xml:space="preserve"> I agree with Arshita n this.  We need to add context to this list too.  This doesn’t look like the best place for our dependencies</w:t>
      </w:r>
    </w:p>
  </w:comment>
  <w:comment w:id="38" w:author="Cheeti, Arshita" w:date="2026-05-29T16:19:00Z" w:initials="AC">
    <w:p w14:paraId="6E35EA57" w14:textId="77777777" w:rsidR="00A14DD1" w:rsidRPr="00466531" w:rsidRDefault="00A14DD1" w:rsidP="00A14DD1">
      <w:pPr>
        <w:pStyle w:val="CommentText"/>
        <w:jc w:val="left"/>
      </w:pPr>
      <w:r w:rsidRPr="00466531">
        <w:rPr>
          <w:rStyle w:val="CommentReference"/>
        </w:rPr>
        <w:annotationRef/>
      </w:r>
      <w:r w:rsidRPr="00466531">
        <w:t>Moved assumptions and dependancies  section under Integrated Plan, atleast that’s a better place than Solution architecture section for now</w:t>
      </w:r>
    </w:p>
  </w:comment>
  <w:comment w:id="39" w:author="Cheeti, Arshita" w:date="2026-05-29T16:20:00Z" w:initials="AC">
    <w:p w14:paraId="42CE8395" w14:textId="77777777" w:rsidR="00A14DD1" w:rsidRPr="00466531" w:rsidRDefault="00A14DD1" w:rsidP="00A14DD1">
      <w:pPr>
        <w:pStyle w:val="CommentText"/>
        <w:jc w:val="left"/>
      </w:pPr>
      <w:r w:rsidRPr="00466531">
        <w:rPr>
          <w:rStyle w:val="CommentReference"/>
        </w:rPr>
        <w:annotationRef/>
      </w:r>
      <w:r w:rsidRPr="00466531">
        <w:t>Please retain Use of AI and Out of Scope here only as they do belong to the oslution</w:t>
      </w:r>
    </w:p>
  </w:comment>
  <w:comment w:id="48" w:author="Nair, Aditya" w:date="2026-06-01T09:27:00Z" w:initials="AN">
    <w:p w14:paraId="0DFCC6A4" w14:textId="7A2AE3F3" w:rsidR="005F0E12" w:rsidRPr="00466531" w:rsidRDefault="005F0E12" w:rsidP="005F0E12">
      <w:pPr>
        <w:pStyle w:val="CommentText"/>
        <w:jc w:val="left"/>
      </w:pPr>
      <w:r w:rsidRPr="00466531">
        <w:rPr>
          <w:rStyle w:val="CommentReference"/>
        </w:rPr>
        <w:annotationRef/>
      </w:r>
      <w:r w:rsidRPr="00466531">
        <w:fldChar w:fldCharType="begin"/>
      </w:r>
      <w:r w:rsidRPr="00466531">
        <w:instrText>HYPERLINK "mailto:chloe.kearney@capgemini.com"</w:instrText>
      </w:r>
      <w:bookmarkStart w:id="49" w:name="_@_6FA3AD3597764BEFBCDB6F1BB085C9C1Z"/>
      <w:r w:rsidRPr="00466531">
        <w:fldChar w:fldCharType="separate"/>
      </w:r>
      <w:bookmarkEnd w:id="49"/>
      <w:r w:rsidRPr="00466531">
        <w:rPr>
          <w:rStyle w:val="Mention"/>
        </w:rPr>
        <w:t>@Kearney, Chloe</w:t>
      </w:r>
      <w:r w:rsidRPr="00466531">
        <w:fldChar w:fldCharType="end"/>
      </w:r>
      <w:r w:rsidRPr="00466531">
        <w:t xml:space="preserve"> please add latest</w:t>
      </w:r>
    </w:p>
  </w:comment>
  <w:comment w:id="50" w:author="Taxis, Alexander" w:date="2026-06-01T10:12:00Z" w:initials="AT">
    <w:p w14:paraId="24D3BA0E" w14:textId="2A564B81" w:rsidR="00C9695B" w:rsidRPr="00466531" w:rsidRDefault="00C9695B" w:rsidP="00C9695B">
      <w:pPr>
        <w:pStyle w:val="CommentText"/>
        <w:jc w:val="left"/>
      </w:pPr>
      <w:r w:rsidRPr="00466531">
        <w:rPr>
          <w:rStyle w:val="CommentReference"/>
        </w:rPr>
        <w:annotationRef/>
      </w:r>
      <w:r w:rsidRPr="00466531">
        <w:fldChar w:fldCharType="begin"/>
      </w:r>
      <w:r w:rsidRPr="00466531">
        <w:instrText>HYPERLINK "mailto:rahul.anand@capgemini.com"</w:instrText>
      </w:r>
      <w:bookmarkStart w:id="52" w:name="_@_FD784F0C97D5413DA9EA9706C984ADEBZ"/>
      <w:r w:rsidRPr="00466531">
        <w:fldChar w:fldCharType="separate"/>
      </w:r>
      <w:bookmarkEnd w:id="52"/>
      <w:r w:rsidRPr="00466531">
        <w:rPr>
          <w:rStyle w:val="Mention"/>
        </w:rPr>
        <w:t>@Anand, Rahul</w:t>
      </w:r>
      <w:r w:rsidRPr="00466531">
        <w:fldChar w:fldCharType="end"/>
      </w:r>
      <w:r w:rsidRPr="00466531">
        <w:t xml:space="preserve">  </w:t>
      </w:r>
      <w:r w:rsidRPr="00466531">
        <w:fldChar w:fldCharType="begin"/>
      </w:r>
      <w:r w:rsidRPr="00466531">
        <w:instrText>HYPERLINK "mailto:takuma.suto@capgemini.com"</w:instrText>
      </w:r>
      <w:bookmarkStart w:id="53" w:name="_@_DE14F5E575234E80BEFE2B4E59F57B8DZ"/>
      <w:r w:rsidRPr="00466531">
        <w:fldChar w:fldCharType="separate"/>
      </w:r>
      <w:bookmarkEnd w:id="53"/>
      <w:r w:rsidRPr="00466531">
        <w:rPr>
          <w:rStyle w:val="Mention"/>
        </w:rPr>
        <w:t>@Suto, Takuma</w:t>
      </w:r>
      <w:r w:rsidRPr="00466531">
        <w:fldChar w:fldCharType="end"/>
      </w:r>
      <w:r w:rsidRPr="00466531">
        <w:t xml:space="preserve">  is this and the below correct? The DRP pack sent on Fri mentions 27 month?</w:t>
      </w:r>
    </w:p>
  </w:comment>
  <w:comment w:id="51" w:author="Taxis, Alexander" w:date="2026-06-01T10:13:00Z" w:initials="AT">
    <w:p w14:paraId="4651CC6E" w14:textId="14079FDB" w:rsidR="003B4606" w:rsidRPr="00466531" w:rsidRDefault="003B4606" w:rsidP="003B4606">
      <w:pPr>
        <w:pStyle w:val="CommentText"/>
        <w:jc w:val="left"/>
      </w:pPr>
      <w:r w:rsidRPr="00466531">
        <w:rPr>
          <w:rStyle w:val="CommentReference"/>
        </w:rPr>
        <w:annotationRef/>
      </w:r>
      <w:r w:rsidRPr="00466531">
        <w:fldChar w:fldCharType="begin"/>
      </w:r>
      <w:r w:rsidRPr="00466531">
        <w:instrText>HYPERLINK "mailto:aditya.nair@capgemini.com"</w:instrText>
      </w:r>
      <w:bookmarkStart w:id="54" w:name="_@_18A52E3E70904C92A9CEE06E50270910Z"/>
      <w:r w:rsidRPr="00466531">
        <w:fldChar w:fldCharType="separate"/>
      </w:r>
      <w:bookmarkEnd w:id="54"/>
      <w:r w:rsidRPr="00466531">
        <w:rPr>
          <w:rStyle w:val="Mention"/>
        </w:rPr>
        <w:t>@Nair, Aditya</w:t>
      </w:r>
      <w:r w:rsidRPr="00466531">
        <w:fldChar w:fldCharType="end"/>
      </w:r>
      <w:r w:rsidRPr="00466531">
        <w:t xml:space="preserve"> </w:t>
      </w:r>
    </w:p>
  </w:comment>
  <w:comment w:id="69" w:author="Taxis, Alexander" w:date="2026-06-01T10:27:00Z" w:initials="AT">
    <w:p w14:paraId="200B895F" w14:textId="59A4EE04" w:rsidR="00E41585" w:rsidRPr="00466531" w:rsidRDefault="00E41585" w:rsidP="00E41585">
      <w:pPr>
        <w:pStyle w:val="CommentText"/>
        <w:jc w:val="left"/>
      </w:pPr>
      <w:r w:rsidRPr="00466531">
        <w:rPr>
          <w:rStyle w:val="CommentReference"/>
        </w:rPr>
        <w:annotationRef/>
      </w:r>
      <w:r w:rsidRPr="00466531">
        <w:fldChar w:fldCharType="begin"/>
      </w:r>
      <w:r w:rsidRPr="00466531">
        <w:instrText>HYPERLINK "mailto:aditya.nair@capgemini.com"</w:instrText>
      </w:r>
      <w:bookmarkStart w:id="70" w:name="_@_51ABF4A2A4AA4E18A84FC8F3065E4F22Z"/>
      <w:r w:rsidRPr="00466531">
        <w:fldChar w:fldCharType="separate"/>
      </w:r>
      <w:bookmarkEnd w:id="70"/>
      <w:r w:rsidRPr="00466531">
        <w:rPr>
          <w:rStyle w:val="Mention"/>
        </w:rPr>
        <w:t>@Nair, Aditya</w:t>
      </w:r>
      <w:r w:rsidRPr="00466531">
        <w:fldChar w:fldCharType="end"/>
      </w:r>
      <w:r w:rsidRPr="00466531">
        <w:t xml:space="preserve">  reference required</w:t>
      </w:r>
    </w:p>
  </w:comment>
  <w:comment w:id="83" w:author="Cheeti, Arshita" w:date="2026-05-29T22:24:00Z" w:initials="AC">
    <w:p w14:paraId="6F5F97F9" w14:textId="77777777" w:rsidR="002C5FEA" w:rsidRPr="00466531" w:rsidRDefault="002C5FEA" w:rsidP="00BD5B85">
      <w:pPr>
        <w:pStyle w:val="CommentText"/>
        <w:jc w:val="left"/>
      </w:pPr>
      <w:r w:rsidRPr="00466531">
        <w:rPr>
          <w:rStyle w:val="CommentReference"/>
        </w:rPr>
        <w:annotationRef/>
      </w:r>
      <w:r w:rsidRPr="00466531">
        <w:fldChar w:fldCharType="begin"/>
      </w:r>
      <w:r w:rsidRPr="00466531">
        <w:instrText>HYPERLINK "mailto:akhilesh.dhoke@capgemini.com"</w:instrText>
      </w:r>
      <w:bookmarkStart w:id="85" w:name="_@_3C0D37DCFD4645FCADA79F9D6EFBA6B6Z"/>
      <w:r w:rsidRPr="00466531">
        <w:fldChar w:fldCharType="separate"/>
      </w:r>
      <w:bookmarkEnd w:id="85"/>
      <w:r w:rsidRPr="00466531">
        <w:rPr>
          <w:rStyle w:val="Mention"/>
        </w:rPr>
        <w:t>@Dhoke, Akhilesh</w:t>
      </w:r>
      <w:r w:rsidRPr="00466531">
        <w:fldChar w:fldCharType="end"/>
      </w:r>
      <w:r w:rsidRPr="00466531">
        <w:t xml:space="preserve"> - Can you note the AI accelerators that are used in testing and have been taken into consideration for estimates</w:t>
      </w:r>
    </w:p>
  </w:comment>
  <w:comment w:id="84" w:author="Dhoke, Akhilesh" w:date="2026-06-01T11:06:00Z" w:initials="AD">
    <w:p w14:paraId="4156309B" w14:textId="77777777" w:rsidR="002C5FEA" w:rsidRPr="00466531" w:rsidRDefault="002C5FEA" w:rsidP="00035451">
      <w:pPr>
        <w:pStyle w:val="CommentText"/>
        <w:jc w:val="left"/>
      </w:pPr>
      <w:r w:rsidRPr="00466531">
        <w:rPr>
          <w:rStyle w:val="CommentReference"/>
        </w:rPr>
        <w:annotationRef/>
      </w:r>
      <w:r w:rsidRPr="00466531">
        <w:t>Added</w:t>
      </w:r>
    </w:p>
  </w:comment>
  <w:comment w:id="96" w:author="Nair, Aditya" w:date="2026-06-01T09:30:00Z" w:initials="AN">
    <w:p w14:paraId="46FA3BD2" w14:textId="1B607731" w:rsidR="00050B65" w:rsidRPr="00466531" w:rsidRDefault="00050B65" w:rsidP="00050B65">
      <w:pPr>
        <w:pStyle w:val="CommentText"/>
        <w:jc w:val="left"/>
      </w:pPr>
      <w:r w:rsidRPr="00466531">
        <w:rPr>
          <w:rStyle w:val="CommentReference"/>
        </w:rPr>
        <w:annotationRef/>
      </w:r>
      <w:r w:rsidRPr="00466531">
        <w:fldChar w:fldCharType="begin"/>
      </w:r>
      <w:r w:rsidRPr="00466531">
        <w:instrText>HYPERLINK "mailto:chloe.kearney@capgemini.com"</w:instrText>
      </w:r>
      <w:bookmarkStart w:id="99" w:name="_@_C4B4AF2FC5304AEF8BB471D944F52728Z"/>
      <w:r w:rsidRPr="00466531">
        <w:fldChar w:fldCharType="separate"/>
      </w:r>
      <w:bookmarkEnd w:id="99"/>
      <w:r w:rsidRPr="00466531">
        <w:rPr>
          <w:rStyle w:val="Mention"/>
        </w:rPr>
        <w:t>@Kearney, Chloe</w:t>
      </w:r>
      <w:r w:rsidRPr="00466531">
        <w:fldChar w:fldCharType="end"/>
      </w:r>
      <w:r w:rsidRPr="00466531">
        <w:t xml:space="preserve"> please confirm with Paul Russo</w:t>
      </w:r>
    </w:p>
  </w:comment>
  <w:comment w:id="97" w:author="Kearney, Chloe" w:date="2026-06-01T17:48:00Z" w:initials="CK">
    <w:p w14:paraId="37785EED" w14:textId="53A667BC" w:rsidR="00F227CE" w:rsidRPr="00466531" w:rsidRDefault="00F227CE" w:rsidP="00F227CE">
      <w:pPr>
        <w:pStyle w:val="CommentText"/>
        <w:jc w:val="left"/>
      </w:pPr>
      <w:r w:rsidRPr="00466531">
        <w:rPr>
          <w:rStyle w:val="CommentReference"/>
        </w:rPr>
        <w:annotationRef/>
      </w:r>
      <w:r w:rsidRPr="00466531">
        <w:fldChar w:fldCharType="begin"/>
      </w:r>
      <w:r w:rsidRPr="00466531">
        <w:instrText>HYPERLINK "mailto:paul.russo@capgemini.com"</w:instrText>
      </w:r>
      <w:bookmarkStart w:id="100" w:name="_@_D9A721A6240341F5888729C33270B816Z"/>
      <w:r w:rsidRPr="00466531">
        <w:fldChar w:fldCharType="separate"/>
      </w:r>
      <w:bookmarkEnd w:id="100"/>
      <w:r w:rsidRPr="00466531">
        <w:rPr>
          <w:rStyle w:val="Mention"/>
        </w:rPr>
        <w:t>@Russo, Paul</w:t>
      </w:r>
      <w:r w:rsidRPr="00466531">
        <w:fldChar w:fldCharType="end"/>
      </w:r>
      <w:r w:rsidRPr="00466531">
        <w:t xml:space="preserve"> could you please confirm Ventia Integration window </w:t>
      </w:r>
    </w:p>
  </w:comment>
  <w:comment w:id="98" w:author="Russo, Paul" w:date="2026-06-01T21:46:00Z" w:initials="PR">
    <w:p w14:paraId="6732CCC1" w14:textId="77777777" w:rsidR="00AC5209" w:rsidRPr="00466531" w:rsidRDefault="00AC5209" w:rsidP="00AC5209">
      <w:pPr>
        <w:pStyle w:val="CommentText"/>
        <w:jc w:val="left"/>
      </w:pPr>
      <w:r w:rsidRPr="00466531">
        <w:rPr>
          <w:rStyle w:val="CommentReference"/>
        </w:rPr>
        <w:annotationRef/>
      </w:r>
      <w:r w:rsidRPr="00466531">
        <w:t>Updated to cover WP7 and WP8, but otherwise looks ok based on what we know at present.</w:t>
      </w:r>
    </w:p>
  </w:comment>
  <w:comment w:id="101" w:author="Kearney, Chloe" w:date="2026-06-01T17:47:00Z" w:initials="CK">
    <w:p w14:paraId="75D4F346" w14:textId="163B3A10" w:rsidR="0062260E" w:rsidRPr="00466531" w:rsidRDefault="0062260E" w:rsidP="0062260E">
      <w:pPr>
        <w:pStyle w:val="CommentText"/>
        <w:jc w:val="left"/>
      </w:pPr>
      <w:r w:rsidRPr="00466531">
        <w:rPr>
          <w:rStyle w:val="CommentReference"/>
        </w:rPr>
        <w:annotationRef/>
      </w:r>
      <w:r w:rsidRPr="00466531">
        <w:fldChar w:fldCharType="begin"/>
      </w:r>
      <w:r w:rsidRPr="00466531">
        <w:instrText>HYPERLINK "mailto:paul.russo@capgemini.com"</w:instrText>
      </w:r>
      <w:bookmarkStart w:id="103" w:name="_@_AB85165D0C6A48C291A309A6F60B2F16Z"/>
      <w:r w:rsidRPr="00466531">
        <w:fldChar w:fldCharType="separate"/>
      </w:r>
      <w:bookmarkEnd w:id="103"/>
      <w:r w:rsidRPr="00466531">
        <w:rPr>
          <w:rStyle w:val="Mention"/>
        </w:rPr>
        <w:t>@Russo, Paul</w:t>
      </w:r>
      <w:r w:rsidRPr="00466531">
        <w:fldChar w:fldCharType="end"/>
      </w:r>
      <w:r w:rsidRPr="00466531">
        <w:t xml:space="preserve"> could you please confirm when this will be complete </w:t>
      </w:r>
    </w:p>
  </w:comment>
  <w:comment w:id="102" w:author="Russo, Paul" w:date="2026-06-01T21:50:00Z" w:initials="PR">
    <w:p w14:paraId="64D13D02" w14:textId="77777777" w:rsidR="00C66F66" w:rsidRPr="00466531" w:rsidRDefault="00C66F66" w:rsidP="00C66F66">
      <w:pPr>
        <w:pStyle w:val="CommentText"/>
        <w:jc w:val="left"/>
      </w:pPr>
      <w:r w:rsidRPr="00466531">
        <w:rPr>
          <w:rStyle w:val="CommentReference"/>
        </w:rPr>
        <w:annotationRef/>
      </w:r>
      <w:r w:rsidRPr="00466531">
        <w:t>Updated missing details.</w:t>
      </w:r>
    </w:p>
  </w:comment>
  <w:comment w:id="112" w:author="Taxis, Alexander" w:date="2026-06-01T10:43:00Z" w:initials="AT">
    <w:p w14:paraId="3C591EEF" w14:textId="4906EFD5" w:rsidR="00960073" w:rsidRPr="00466531" w:rsidRDefault="00960073" w:rsidP="00960073">
      <w:pPr>
        <w:pStyle w:val="CommentText"/>
        <w:jc w:val="left"/>
      </w:pPr>
      <w:r w:rsidRPr="00466531">
        <w:rPr>
          <w:rStyle w:val="CommentReference"/>
        </w:rPr>
        <w:annotationRef/>
      </w:r>
      <w:r w:rsidRPr="00466531">
        <w:fldChar w:fldCharType="begin"/>
      </w:r>
      <w:r w:rsidRPr="00466531">
        <w:instrText>HYPERLINK "mailto:aditya.nair@capgemini.com"</w:instrText>
      </w:r>
      <w:bookmarkStart w:id="113" w:name="_@_A3E8AF0ED4FE4206A106F6554E461441Z"/>
      <w:r w:rsidRPr="00466531">
        <w:fldChar w:fldCharType="separate"/>
      </w:r>
      <w:bookmarkEnd w:id="113"/>
      <w:r w:rsidRPr="00466531">
        <w:rPr>
          <w:rStyle w:val="Mention"/>
        </w:rPr>
        <w:t>@Nair, Aditya</w:t>
      </w:r>
      <w:r w:rsidRPr="00466531">
        <w:fldChar w:fldCharType="end"/>
      </w:r>
      <w:r w:rsidRPr="00466531">
        <w:t xml:space="preserve"> please check</w:t>
      </w:r>
    </w:p>
  </w:comment>
  <w:comment w:id="114" w:author="Swinburne, Tina" w:date="2026-05-29T17:03:00Z" w:initials="TS">
    <w:p w14:paraId="5371CFCF" w14:textId="77777777" w:rsidR="004F47C1" w:rsidRPr="00466531" w:rsidRDefault="004F47C1" w:rsidP="00897CD8">
      <w:pPr>
        <w:pStyle w:val="CommentText"/>
        <w:jc w:val="left"/>
      </w:pPr>
      <w:r w:rsidRPr="00466531">
        <w:rPr>
          <w:rStyle w:val="CommentReference"/>
        </w:rPr>
        <w:annotationRef/>
      </w:r>
      <w:hyperlink r:id="rId1" w:history="1">
        <w:r w:rsidRPr="00466531">
          <w:rPr>
            <w:rStyle w:val="Mention"/>
          </w:rPr>
          <w:t>@Kearney, Chloe</w:t>
        </w:r>
      </w:hyperlink>
      <w:r w:rsidRPr="00466531">
        <w:t xml:space="preserve"> Can you please add titles/ descriptors for each of our tables</w:t>
      </w:r>
    </w:p>
  </w:comment>
  <w:comment w:id="119" w:author="Swinburne, Tina" w:date="2026-05-29T17:06:00Z" w:initials="TS">
    <w:p w14:paraId="7A32499D" w14:textId="56AD0668" w:rsidR="000B5D3C" w:rsidRPr="00466531" w:rsidRDefault="000B5D3C" w:rsidP="000B5D3C">
      <w:pPr>
        <w:pStyle w:val="CommentText"/>
        <w:jc w:val="left"/>
      </w:pPr>
      <w:r w:rsidRPr="00466531">
        <w:rPr>
          <w:rStyle w:val="CommentReference"/>
        </w:rPr>
        <w:annotationRef/>
      </w:r>
      <w:r w:rsidRPr="00466531">
        <w:fldChar w:fldCharType="begin"/>
      </w:r>
      <w:r w:rsidRPr="00466531">
        <w:instrText>HYPERLINK "mailto:chloe.kearney@capgemini.com"</w:instrText>
      </w:r>
      <w:bookmarkStart w:id="121" w:name="_@_DB07B8204CF84CA693A8FA09A3DB2C24Z"/>
      <w:r w:rsidRPr="00466531">
        <w:fldChar w:fldCharType="separate"/>
      </w:r>
      <w:bookmarkEnd w:id="121"/>
      <w:r w:rsidRPr="00466531">
        <w:rPr>
          <w:rStyle w:val="Mention"/>
        </w:rPr>
        <w:t>@Kearney, Chloe</w:t>
      </w:r>
      <w:r w:rsidRPr="00466531">
        <w:fldChar w:fldCharType="end"/>
      </w:r>
      <w:r w:rsidRPr="00466531">
        <w:t xml:space="preserve"> I think we need to connect our 3 decision loops into our Governance Frame or cadences.  </w:t>
      </w:r>
    </w:p>
  </w:comment>
  <w:comment w:id="120" w:author="Kearney, Chloe" w:date="2026-06-01T20:36:00Z" w:initials="CK">
    <w:p w14:paraId="4FC6B85D" w14:textId="77777777" w:rsidR="006A6B0D" w:rsidRPr="00466531" w:rsidRDefault="006A6B0D" w:rsidP="006A6B0D">
      <w:pPr>
        <w:pStyle w:val="CommentText"/>
        <w:jc w:val="left"/>
      </w:pPr>
      <w:r w:rsidRPr="00466531">
        <w:rPr>
          <w:rStyle w:val="CommentReference"/>
        </w:rPr>
        <w:annotationRef/>
      </w:r>
      <w:r w:rsidRPr="00466531">
        <w:t xml:space="preserve">I have updated - by adding a paragraph with our control loops </w:t>
      </w:r>
    </w:p>
  </w:comment>
  <w:comment w:id="124" w:author="Kearney, Chloe" w:date="2026-05-29T14:58:00Z" w:initials="CK">
    <w:p w14:paraId="343198BE" w14:textId="6C13D945" w:rsidR="009A33A6" w:rsidRPr="00466531" w:rsidRDefault="009A33A6" w:rsidP="009A33A6">
      <w:pPr>
        <w:pStyle w:val="CommentText"/>
        <w:jc w:val="left"/>
      </w:pPr>
      <w:r w:rsidRPr="00466531">
        <w:rPr>
          <w:rStyle w:val="CommentReference"/>
        </w:rPr>
        <w:annotationRef/>
      </w:r>
      <w:r w:rsidRPr="00466531">
        <w:fldChar w:fldCharType="begin"/>
      </w:r>
      <w:r w:rsidRPr="00466531">
        <w:instrText>HYPERLINK "mailto:tina.swinburne@capgemini.com"</w:instrText>
      </w:r>
      <w:bookmarkStart w:id="127" w:name="_@_B8CC62E9348E4A3894B1FB4624CFA9CDZ"/>
      <w:r w:rsidRPr="00466531">
        <w:fldChar w:fldCharType="separate"/>
      </w:r>
      <w:bookmarkEnd w:id="127"/>
      <w:r w:rsidRPr="00466531">
        <w:rPr>
          <w:rStyle w:val="Mention"/>
        </w:rPr>
        <w:t>@Swinburne, Tina</w:t>
      </w:r>
      <w:r w:rsidRPr="00466531">
        <w:fldChar w:fldCharType="end"/>
      </w:r>
      <w:r w:rsidRPr="00466531">
        <w:t xml:space="preserve"> could you please review updated risks and mitigations based on updates made in the BRM deck </w:t>
      </w:r>
    </w:p>
  </w:comment>
  <w:comment w:id="125" w:author="Swinburne, Tina" w:date="2026-05-29T17:08:00Z" w:initials="TS">
    <w:p w14:paraId="3F3E17A5" w14:textId="2F3EBEBC" w:rsidR="00B42B8A" w:rsidRPr="00466531" w:rsidRDefault="00B42B8A" w:rsidP="00B42B8A">
      <w:pPr>
        <w:pStyle w:val="CommentText"/>
        <w:jc w:val="left"/>
      </w:pPr>
      <w:r w:rsidRPr="00466531">
        <w:rPr>
          <w:rStyle w:val="CommentReference"/>
        </w:rPr>
        <w:annotationRef/>
      </w:r>
      <w:r w:rsidRPr="00466531">
        <w:fldChar w:fldCharType="begin"/>
      </w:r>
      <w:r w:rsidRPr="00466531">
        <w:instrText>HYPERLINK "mailto:chloe.kearney@capgemini.com"</w:instrText>
      </w:r>
      <w:bookmarkStart w:id="128" w:name="_@_C5BADB9D85644223963F26988B203D21Z"/>
      <w:r w:rsidRPr="00466531">
        <w:fldChar w:fldCharType="separate"/>
      </w:r>
      <w:bookmarkEnd w:id="128"/>
      <w:r w:rsidRPr="00466531">
        <w:rPr>
          <w:rStyle w:val="Mention"/>
        </w:rPr>
        <w:t>@Kearney, Chloe</w:t>
      </w:r>
      <w:r w:rsidRPr="00466531">
        <w:fldChar w:fldCharType="end"/>
      </w:r>
      <w:r w:rsidRPr="00466531">
        <w:t xml:space="preserve"> This is good.  Another place  though to add our control loops as mitigations to risk.  An additional risk is simply making decisions not aligned to outcomes</w:t>
      </w:r>
    </w:p>
  </w:comment>
  <w:comment w:id="126" w:author="Kearney, Chloe" w:date="2026-06-01T15:47:00Z" w:initials="CK">
    <w:p w14:paraId="4BEE503B" w14:textId="2C186C8D" w:rsidR="00596808" w:rsidRPr="00466531" w:rsidRDefault="00596808" w:rsidP="00596808">
      <w:pPr>
        <w:pStyle w:val="CommentText"/>
        <w:jc w:val="left"/>
      </w:pPr>
      <w:r w:rsidRPr="00466531">
        <w:rPr>
          <w:rStyle w:val="CommentReference"/>
        </w:rPr>
        <w:annotationRef/>
      </w:r>
      <w:r w:rsidRPr="00466531">
        <w:fldChar w:fldCharType="begin"/>
      </w:r>
      <w:r w:rsidRPr="00466531">
        <w:instrText>HYPERLINK "mailto:tina.swinburne@capgemini.com"</w:instrText>
      </w:r>
      <w:bookmarkStart w:id="129" w:name="_@_A29F7E8691B349879A3045EB1C0A5BB5Z"/>
      <w:r w:rsidRPr="00466531">
        <w:fldChar w:fldCharType="separate"/>
      </w:r>
      <w:bookmarkEnd w:id="129"/>
      <w:r w:rsidRPr="00466531">
        <w:rPr>
          <w:rStyle w:val="Mention"/>
        </w:rPr>
        <w:t>@Swinburne, Tina</w:t>
      </w:r>
      <w:r w:rsidRPr="00466531">
        <w:fldChar w:fldCharType="end"/>
      </w:r>
      <w:r w:rsidRPr="00466531">
        <w:t xml:space="preserve"> I have updated outcome misalignment risk to highlight always on control framework </w:t>
      </w:r>
    </w:p>
  </w:comment>
  <w:comment w:id="132" w:author="Kearney, Chloe" w:date="2026-05-29T14:28:00Z" w:initials="CK">
    <w:p w14:paraId="08F14924" w14:textId="77777777" w:rsidR="00965D98" w:rsidRPr="00466531" w:rsidRDefault="00965D98" w:rsidP="00D24CF4">
      <w:pPr>
        <w:pStyle w:val="CommentText"/>
        <w:jc w:val="left"/>
      </w:pPr>
      <w:r w:rsidRPr="00466531">
        <w:rPr>
          <w:rStyle w:val="CommentReference"/>
        </w:rPr>
        <w:annotationRef/>
      </w:r>
      <w:r w:rsidRPr="00466531">
        <w:t xml:space="preserve">TBC with </w:t>
      </w:r>
      <w:hyperlink r:id="rId2" w:history="1">
        <w:r w:rsidRPr="00466531">
          <w:rPr>
            <w:rStyle w:val="Mention"/>
          </w:rPr>
          <w:t>@Suto, Takuma</w:t>
        </w:r>
      </w:hyperlink>
      <w:r w:rsidRPr="00466531">
        <w:t xml:space="preserve"> </w:t>
      </w:r>
    </w:p>
  </w:comment>
  <w:comment w:id="130" w:author="Suto, Takuma" w:date="2026-05-29T13:28:00Z" w:initials="TS">
    <w:p w14:paraId="6AC8675E" w14:textId="58E9501E" w:rsidR="00860463" w:rsidRPr="00466531" w:rsidRDefault="00860463" w:rsidP="00860463">
      <w:pPr>
        <w:pStyle w:val="CommentText"/>
        <w:jc w:val="left"/>
      </w:pPr>
      <w:r w:rsidRPr="00466531">
        <w:rPr>
          <w:rStyle w:val="CommentReference"/>
        </w:rPr>
        <w:annotationRef/>
      </w:r>
      <w:r w:rsidRPr="00466531">
        <w:fldChar w:fldCharType="begin"/>
      </w:r>
      <w:r w:rsidRPr="00466531">
        <w:instrText>HYPERLINK "mailto:chloe.kearney@capgemini.com"</w:instrText>
      </w:r>
      <w:bookmarkStart w:id="133" w:name="_@_78084B34D03C4E99A7CF4A3CF2A4ABC7Z"/>
      <w:r w:rsidRPr="00466531">
        <w:fldChar w:fldCharType="separate"/>
      </w:r>
      <w:bookmarkEnd w:id="133"/>
      <w:r w:rsidRPr="00466531">
        <w:rPr>
          <w:rStyle w:val="Mention"/>
        </w:rPr>
        <w:t>@Kearney, Chloe</w:t>
      </w:r>
      <w:r w:rsidRPr="00466531">
        <w:fldChar w:fldCharType="end"/>
      </w:r>
      <w:r w:rsidRPr="00466531">
        <w:t xml:space="preserve">  - Ensure to append risk called out in BRM pack</w:t>
      </w:r>
    </w:p>
  </w:comment>
  <w:comment w:id="131" w:author="Kearney, Chloe" w:date="2026-06-01T13:34:00Z" w:initials="CK">
    <w:p w14:paraId="7EE93008" w14:textId="77777777" w:rsidR="00C628E8" w:rsidRPr="00466531" w:rsidRDefault="00C628E8" w:rsidP="00C628E8">
      <w:pPr>
        <w:pStyle w:val="CommentText"/>
        <w:jc w:val="left"/>
      </w:pPr>
      <w:r w:rsidRPr="00466531">
        <w:rPr>
          <w:rStyle w:val="CommentReference"/>
        </w:rPr>
        <w:annotationRef/>
      </w:r>
      <w:r w:rsidRPr="00466531">
        <w:t xml:space="preserve">Updated with BRM </w:t>
      </w:r>
    </w:p>
  </w:comment>
  <w:comment w:id="137" w:author="Kearney, Chloe" w:date="2026-05-29T14:59:00Z" w:initials="CK">
    <w:p w14:paraId="4E3DF6AD" w14:textId="77777777" w:rsidR="00CF2D63" w:rsidRPr="00466531" w:rsidRDefault="00CF2D63" w:rsidP="00CF2D63">
      <w:pPr>
        <w:pStyle w:val="CommentText"/>
        <w:jc w:val="left"/>
      </w:pPr>
      <w:r w:rsidRPr="00466531">
        <w:rPr>
          <w:rStyle w:val="CommentReference"/>
        </w:rPr>
        <w:annotationRef/>
      </w:r>
      <w:r w:rsidRPr="00466531">
        <w:t xml:space="preserve">To be added </w:t>
      </w:r>
    </w:p>
  </w:comment>
  <w:comment w:id="134" w:author="Suto, Takuma" w:date="2026-06-01T11:48:00Z" w:initials="TS">
    <w:p w14:paraId="760739E3" w14:textId="4975284F" w:rsidR="008202D2" w:rsidRPr="00466531" w:rsidRDefault="008202D2" w:rsidP="008202D2">
      <w:pPr>
        <w:pStyle w:val="CommentText"/>
        <w:jc w:val="left"/>
      </w:pPr>
      <w:r w:rsidRPr="00466531">
        <w:rPr>
          <w:rStyle w:val="CommentReference"/>
        </w:rPr>
        <w:annotationRef/>
      </w:r>
      <w:r w:rsidRPr="00466531">
        <w:fldChar w:fldCharType="begin"/>
      </w:r>
      <w:r w:rsidRPr="00466531">
        <w:instrText>HYPERLINK "mailto:tina.swinburne@capgemini.com"</w:instrText>
      </w:r>
      <w:bookmarkStart w:id="138" w:name="_@_6E44E1529BFE48049ECFD6511442D9FEZ"/>
      <w:r w:rsidRPr="00466531">
        <w:fldChar w:fldCharType="separate"/>
      </w:r>
      <w:bookmarkEnd w:id="138"/>
      <w:r w:rsidRPr="00466531">
        <w:rPr>
          <w:rStyle w:val="Mention"/>
        </w:rPr>
        <w:t>@Swinburne, Tina</w:t>
      </w:r>
      <w:r w:rsidRPr="00466531">
        <w:fldChar w:fldCharType="end"/>
      </w:r>
      <w:r w:rsidRPr="00466531">
        <w:t xml:space="preserve"> , </w:t>
      </w:r>
      <w:r w:rsidRPr="00466531">
        <w:fldChar w:fldCharType="begin"/>
      </w:r>
      <w:r w:rsidRPr="00466531">
        <w:instrText>HYPERLINK "mailto:chloe.kearney@capgemini.com"</w:instrText>
      </w:r>
      <w:bookmarkStart w:id="139" w:name="_@_30E5D9C0AC08493095C81A334950C60BZ"/>
      <w:r w:rsidRPr="00466531">
        <w:fldChar w:fldCharType="separate"/>
      </w:r>
      <w:bookmarkEnd w:id="139"/>
      <w:r w:rsidRPr="00466531">
        <w:rPr>
          <w:rStyle w:val="Mention"/>
        </w:rPr>
        <w:t>@Kearney, Chloe</w:t>
      </w:r>
      <w:r w:rsidRPr="00466531">
        <w:fldChar w:fldCharType="end"/>
      </w:r>
      <w:r w:rsidRPr="00466531">
        <w:t xml:space="preserve">  - Do you need input from other?</w:t>
      </w:r>
    </w:p>
  </w:comment>
  <w:comment w:id="135" w:author="Swinburne, Tina" w:date="2026-06-01T11:54:00Z" w:initials="TS">
    <w:p w14:paraId="4318CCC8" w14:textId="57C454B1" w:rsidR="00F53E07" w:rsidRPr="00466531" w:rsidRDefault="00F53E07" w:rsidP="00F53E07">
      <w:pPr>
        <w:pStyle w:val="CommentText"/>
        <w:jc w:val="left"/>
      </w:pPr>
      <w:r w:rsidRPr="00466531">
        <w:rPr>
          <w:rStyle w:val="CommentReference"/>
        </w:rPr>
        <w:annotationRef/>
      </w:r>
      <w:r w:rsidRPr="00466531">
        <w:fldChar w:fldCharType="begin"/>
      </w:r>
      <w:r w:rsidRPr="00466531">
        <w:instrText>HYPERLINK "mailto:takuma.suto@capgemini.com"</w:instrText>
      </w:r>
      <w:bookmarkStart w:id="140" w:name="_@_BCB28F0C9EE542DAADE6A4B0DB45FA44Z"/>
      <w:r w:rsidRPr="00466531">
        <w:fldChar w:fldCharType="separate"/>
      </w:r>
      <w:bookmarkEnd w:id="140"/>
      <w:r w:rsidRPr="00466531">
        <w:rPr>
          <w:rStyle w:val="Mention"/>
        </w:rPr>
        <w:t>@Suto, Takuma</w:t>
      </w:r>
      <w:r w:rsidRPr="00466531">
        <w:fldChar w:fldCharType="end"/>
      </w:r>
      <w:r w:rsidRPr="00466531">
        <w:t xml:space="preserve"> We discussed this today and agreed to note that we will manage all dependencies as part of PMO but will not call them out again (as the dependencies are mentioned throughout the entire doc)</w:t>
      </w:r>
    </w:p>
  </w:comment>
  <w:comment w:id="136" w:author="Kearney, Chloe" w:date="2026-06-01T15:37:00Z" w:initials="CK">
    <w:p w14:paraId="2DCD591E" w14:textId="7FB4F909" w:rsidR="005E117B" w:rsidRPr="00466531" w:rsidRDefault="005E117B" w:rsidP="005E117B">
      <w:pPr>
        <w:pStyle w:val="CommentText"/>
        <w:jc w:val="left"/>
      </w:pPr>
      <w:r w:rsidRPr="00466531">
        <w:rPr>
          <w:rStyle w:val="CommentReference"/>
        </w:rPr>
        <w:annotationRef/>
      </w:r>
      <w:r w:rsidRPr="00466531">
        <w:fldChar w:fldCharType="begin"/>
      </w:r>
      <w:r w:rsidRPr="00466531">
        <w:instrText>HYPERLINK "mailto:tina.swinburne@capgemini.com"</w:instrText>
      </w:r>
      <w:bookmarkStart w:id="141" w:name="_@_6B137CCCF53542EB9912AA31E2D698EBZ"/>
      <w:r w:rsidRPr="00466531">
        <w:fldChar w:fldCharType="separate"/>
      </w:r>
      <w:bookmarkEnd w:id="141"/>
      <w:r w:rsidRPr="00466531">
        <w:rPr>
          <w:rStyle w:val="Mention"/>
        </w:rPr>
        <w:t>@Swinburne, Tina</w:t>
      </w:r>
      <w:r w:rsidRPr="00466531">
        <w:fldChar w:fldCharType="end"/>
      </w:r>
      <w:r w:rsidRPr="00466531">
        <w:t xml:space="preserve"> updated for review </w:t>
      </w:r>
    </w:p>
  </w:comment>
  <w:comment w:id="179" w:author="Taxis, Alexander" w:date="2026-06-01T11:03:00Z" w:initials="AT">
    <w:p w14:paraId="2AD7487C" w14:textId="1B126F88" w:rsidR="00C90439" w:rsidRPr="00466531" w:rsidRDefault="00C90439" w:rsidP="00C90439">
      <w:pPr>
        <w:pStyle w:val="CommentText"/>
        <w:jc w:val="left"/>
      </w:pPr>
      <w:r w:rsidRPr="00466531">
        <w:rPr>
          <w:rStyle w:val="CommentReference"/>
        </w:rPr>
        <w:annotationRef/>
      </w:r>
      <w:r w:rsidRPr="00466531">
        <w:fldChar w:fldCharType="begin"/>
      </w:r>
      <w:r w:rsidRPr="00466531">
        <w:instrText>HYPERLINK "mailto:paul.russo@capgemini.com"</w:instrText>
      </w:r>
      <w:bookmarkStart w:id="182" w:name="_@_3CCA51A28C174AF4B15E1201C42258F3Z"/>
      <w:r w:rsidRPr="00466531">
        <w:fldChar w:fldCharType="separate"/>
      </w:r>
      <w:bookmarkEnd w:id="182"/>
      <w:r w:rsidRPr="00466531">
        <w:rPr>
          <w:rStyle w:val="Mention"/>
        </w:rPr>
        <w:t>@Russo, Paul</w:t>
      </w:r>
      <w:r w:rsidRPr="00466531">
        <w:fldChar w:fldCharType="end"/>
      </w:r>
      <w:r w:rsidRPr="00466531">
        <w:t xml:space="preserve"> </w:t>
      </w:r>
      <w:r w:rsidRPr="00466531">
        <w:fldChar w:fldCharType="begin"/>
      </w:r>
      <w:r w:rsidRPr="00466531">
        <w:instrText>HYPERLINK "mailto:rahul.anand@capgemini.com"</w:instrText>
      </w:r>
      <w:bookmarkStart w:id="183" w:name="_@_D1DC0DF031E547CF8EA23972AE23B8FEZ"/>
      <w:r w:rsidRPr="00466531">
        <w:fldChar w:fldCharType="separate"/>
      </w:r>
      <w:bookmarkEnd w:id="183"/>
      <w:r w:rsidRPr="00466531">
        <w:rPr>
          <w:rStyle w:val="Mention"/>
        </w:rPr>
        <w:t>@Anand, Rahul</w:t>
      </w:r>
      <w:r w:rsidRPr="00466531">
        <w:fldChar w:fldCharType="end"/>
      </w:r>
      <w:r w:rsidRPr="00466531">
        <w:t xml:space="preserve"> </w:t>
      </w:r>
      <w:r w:rsidRPr="00466531">
        <w:fldChar w:fldCharType="begin"/>
      </w:r>
      <w:r w:rsidRPr="00466531">
        <w:instrText>HYPERLINK "mailto:takuma.suto@capgemini.com"</w:instrText>
      </w:r>
      <w:bookmarkStart w:id="184" w:name="_@_4C66B2A9F135403A9380C002CA9C59A1Z"/>
      <w:r w:rsidRPr="00466531">
        <w:fldChar w:fldCharType="separate"/>
      </w:r>
      <w:bookmarkEnd w:id="184"/>
      <w:r w:rsidRPr="00466531">
        <w:rPr>
          <w:rStyle w:val="Mention"/>
        </w:rPr>
        <w:t>@Suto, Takuma</w:t>
      </w:r>
      <w:r w:rsidRPr="00466531">
        <w:fldChar w:fldCharType="end"/>
      </w:r>
      <w:r w:rsidRPr="00466531">
        <w:t xml:space="preserve">  is this correct that WP2 is out of scope? Or is the header here wrong?</w:t>
      </w:r>
    </w:p>
  </w:comment>
  <w:comment w:id="180" w:author="Russo, Paul" w:date="2026-06-01T11:31:00Z" w:initials="PR">
    <w:p w14:paraId="787E8B32" w14:textId="77777777" w:rsidR="00413676" w:rsidRPr="00466531" w:rsidRDefault="00413676" w:rsidP="00413676">
      <w:pPr>
        <w:pStyle w:val="CommentText"/>
        <w:jc w:val="left"/>
      </w:pPr>
      <w:r w:rsidRPr="00466531">
        <w:rPr>
          <w:rStyle w:val="CommentReference"/>
        </w:rPr>
        <w:annotationRef/>
      </w:r>
      <w:r w:rsidRPr="00466531">
        <w:t>WP2 in not out of scope. Section 6.1.1.3 refers to WP1 (it is a level 4 subheading). All the WP headings, including WP2, should be a level 3 subheading.</w:t>
      </w:r>
    </w:p>
  </w:comment>
  <w:comment w:id="181" w:author="Russo, Paul" w:date="2026-06-01T12:00:00Z" w:initials="PR">
    <w:p w14:paraId="4C3ED4AE" w14:textId="77777777" w:rsidR="00B82C82" w:rsidRPr="00466531" w:rsidRDefault="00B82C82" w:rsidP="00B82C82">
      <w:pPr>
        <w:pStyle w:val="CommentText"/>
        <w:jc w:val="left"/>
      </w:pPr>
      <w:r w:rsidRPr="00466531">
        <w:rPr>
          <w:rStyle w:val="CommentReference"/>
        </w:rPr>
        <w:annotationRef/>
      </w:r>
      <w:r w:rsidRPr="00466531">
        <w:t>I think I have fixed the level 3 headings now for all the work packages. There was a style missing, which I have now (re-)created.</w:t>
      </w:r>
    </w:p>
  </w:comment>
  <w:comment w:id="188" w:author="Cheeti, Arshita" w:date="2026-05-30T01:20:00Z" w:initials="AC">
    <w:p w14:paraId="77BCBD4A" w14:textId="4CBF9D87" w:rsidR="007D23AD" w:rsidRPr="00466531" w:rsidRDefault="000609A8" w:rsidP="007D23AD">
      <w:pPr>
        <w:pStyle w:val="CommentText"/>
        <w:jc w:val="left"/>
      </w:pPr>
      <w:r w:rsidRPr="00466531">
        <w:rPr>
          <w:rStyle w:val="CommentReference"/>
        </w:rPr>
        <w:annotationRef/>
      </w:r>
      <w:r w:rsidR="007D23AD" w:rsidRPr="00466531">
        <w:fldChar w:fldCharType="begin"/>
      </w:r>
      <w:r w:rsidR="007D23AD" w:rsidRPr="00466531">
        <w:instrText>HYPERLINK "mailto:nidhi.mahajan@capgemini.com"</w:instrText>
      </w:r>
      <w:bookmarkStart w:id="189" w:name="_@_A86ACD5CDEEB484ABAABA54074FD71CFZ"/>
      <w:r w:rsidR="007D23AD" w:rsidRPr="00466531">
        <w:fldChar w:fldCharType="separate"/>
      </w:r>
      <w:bookmarkEnd w:id="189"/>
      <w:r w:rsidR="007D23AD" w:rsidRPr="00466531">
        <w:rPr>
          <w:rStyle w:val="Mention"/>
        </w:rPr>
        <w:t>@Mahajan, Nidhi</w:t>
      </w:r>
      <w:r w:rsidR="007D23AD" w:rsidRPr="00466531">
        <w:fldChar w:fldCharType="end"/>
      </w:r>
      <w:r w:rsidR="007D23AD" w:rsidRPr="00466531">
        <w:t xml:space="preserve"> - The content appears like a straight co-pilot lift and shift. Can you contextualise to the program and structure the content </w:t>
      </w:r>
    </w:p>
    <w:p w14:paraId="7A9A042F" w14:textId="683CBC97" w:rsidR="007D23AD" w:rsidRPr="00466531" w:rsidRDefault="007D23AD" w:rsidP="007D23AD">
      <w:pPr>
        <w:pStyle w:val="CommentText"/>
        <w:jc w:val="left"/>
      </w:pPr>
      <w:r w:rsidRPr="00466531">
        <w:t xml:space="preserve">CC: </w:t>
      </w:r>
      <w:r w:rsidRPr="00466531">
        <w:fldChar w:fldCharType="begin"/>
      </w:r>
      <w:r w:rsidRPr="00466531">
        <w:instrText>HYPERLINK "mailto:takuma.suto@capgemini.com"</w:instrText>
      </w:r>
      <w:bookmarkStart w:id="190" w:name="_@_4B12445ECEEE4CC9A2A27A43A98B16CCZ"/>
      <w:r w:rsidRPr="00466531">
        <w:fldChar w:fldCharType="separate"/>
      </w:r>
      <w:bookmarkEnd w:id="190"/>
      <w:r w:rsidRPr="00466531">
        <w:rPr>
          <w:rStyle w:val="Mention"/>
        </w:rPr>
        <w:t>@Suto, Takuma</w:t>
      </w:r>
      <w:r w:rsidRPr="00466531">
        <w:fldChar w:fldCharType="end"/>
      </w:r>
      <w:r w:rsidRPr="00466531">
        <w:t xml:space="preserve"> and </w:t>
      </w:r>
      <w:r w:rsidRPr="00466531">
        <w:fldChar w:fldCharType="begin"/>
      </w:r>
      <w:r w:rsidRPr="00466531">
        <w:instrText>HYPERLINK "mailto:rahul.anand@capgemini.com"</w:instrText>
      </w:r>
      <w:bookmarkStart w:id="191" w:name="_@_395AB00F355E4C1595E13608896BADCBZ"/>
      <w:r w:rsidRPr="00466531">
        <w:fldChar w:fldCharType="separate"/>
      </w:r>
      <w:bookmarkEnd w:id="191"/>
      <w:r w:rsidRPr="00466531">
        <w:rPr>
          <w:rStyle w:val="Mention"/>
        </w:rPr>
        <w:t>@Anand, Rahul</w:t>
      </w:r>
      <w:r w:rsidRPr="00466531">
        <w:fldChar w:fldCharType="end"/>
      </w:r>
      <w:r w:rsidRPr="00466531">
        <w:t xml:space="preserve"> </w:t>
      </w:r>
    </w:p>
  </w:comment>
  <w:comment w:id="202" w:author="Suto, Takuma" w:date="2026-06-01T12:03:00Z" w:initials="TS">
    <w:p w14:paraId="5581BB36" w14:textId="3AC39880" w:rsidR="006809D1" w:rsidRPr="00466531" w:rsidRDefault="006809D1" w:rsidP="006809D1">
      <w:pPr>
        <w:pStyle w:val="CommentText"/>
        <w:jc w:val="left"/>
      </w:pPr>
      <w:r w:rsidRPr="00466531">
        <w:rPr>
          <w:rStyle w:val="CommentReference"/>
        </w:rPr>
        <w:annotationRef/>
      </w:r>
      <w:r w:rsidRPr="00466531">
        <w:fldChar w:fldCharType="begin"/>
      </w:r>
      <w:r w:rsidRPr="00466531">
        <w:instrText>HYPERLINK "mailto:arshita.cheeti@capgemini.com"</w:instrText>
      </w:r>
      <w:bookmarkStart w:id="204" w:name="_@_059C088E7E75448ABC12B4951BC3E930Z"/>
      <w:r w:rsidRPr="00466531">
        <w:fldChar w:fldCharType="separate"/>
      </w:r>
      <w:bookmarkEnd w:id="204"/>
      <w:r w:rsidRPr="00466531">
        <w:rPr>
          <w:rStyle w:val="Mention"/>
        </w:rPr>
        <w:t>@Cheeti, Arshita</w:t>
      </w:r>
      <w:r w:rsidRPr="00466531">
        <w:fldChar w:fldCharType="end"/>
      </w:r>
      <w:r w:rsidRPr="00466531">
        <w:t xml:space="preserve"> , </w:t>
      </w:r>
      <w:r w:rsidRPr="00466531">
        <w:fldChar w:fldCharType="begin"/>
      </w:r>
      <w:r w:rsidRPr="00466531">
        <w:instrText>HYPERLINK "mailto:anitha.martin@capgemini.com"</w:instrText>
      </w:r>
      <w:bookmarkStart w:id="205" w:name="_@_1261E94A16054313A8462D6C3B925ECAZ"/>
      <w:r w:rsidRPr="00466531">
        <w:fldChar w:fldCharType="separate"/>
      </w:r>
      <w:bookmarkEnd w:id="205"/>
      <w:r w:rsidRPr="00466531">
        <w:rPr>
          <w:rStyle w:val="Mention"/>
        </w:rPr>
        <w:t>@Martin, Anitha</w:t>
      </w:r>
      <w:r w:rsidRPr="00466531">
        <w:fldChar w:fldCharType="end"/>
      </w:r>
      <w:r w:rsidRPr="00466531">
        <w:t xml:space="preserve">  - We have Our of Scope in several locations - can we make it clear what it references to - e.g. Overall program, Work Package etc. </w:t>
      </w:r>
    </w:p>
  </w:comment>
  <w:comment w:id="203" w:author="Martin, Anitha" w:date="2026-06-01T09:53:00Z" w:initials="AM">
    <w:p w14:paraId="69F7C378" w14:textId="77777777" w:rsidR="000313C7" w:rsidRPr="00466531" w:rsidRDefault="000313C7" w:rsidP="000313C7">
      <w:pPr>
        <w:pStyle w:val="CommentText"/>
        <w:jc w:val="left"/>
      </w:pPr>
      <w:r w:rsidRPr="00466531">
        <w:rPr>
          <w:rStyle w:val="CommentReference"/>
        </w:rPr>
        <w:annotationRef/>
      </w:r>
      <w:r w:rsidRPr="00466531">
        <w:t>I have consolidated many common one’s into the general section on the top of the section. But kept the unique one’s still in the work package sections</w:t>
      </w:r>
    </w:p>
  </w:comment>
  <w:comment w:id="214" w:author="Cheeti, Arshita" w:date="2026-05-30T01:22:00Z" w:initials="AC">
    <w:p w14:paraId="093B5CCB" w14:textId="65584DB3" w:rsidR="007D23AD" w:rsidRPr="00466531" w:rsidRDefault="007D23AD" w:rsidP="007D23AD">
      <w:pPr>
        <w:pStyle w:val="CommentText"/>
        <w:jc w:val="left"/>
      </w:pPr>
      <w:r w:rsidRPr="00466531">
        <w:rPr>
          <w:rStyle w:val="CommentReference"/>
        </w:rPr>
        <w:annotationRef/>
      </w:r>
      <w:r w:rsidRPr="00466531">
        <w:fldChar w:fldCharType="begin"/>
      </w:r>
      <w:r w:rsidRPr="00466531">
        <w:instrText>HYPERLINK "mailto:nidhi.mahajan@capgemini.com"</w:instrText>
      </w:r>
      <w:bookmarkStart w:id="217" w:name="_@_06D6E966970B4B90827DF4D7B62D088CZ"/>
      <w:r w:rsidRPr="00466531">
        <w:fldChar w:fldCharType="separate"/>
      </w:r>
      <w:bookmarkEnd w:id="217"/>
      <w:r w:rsidRPr="00466531">
        <w:rPr>
          <w:rStyle w:val="Mention"/>
        </w:rPr>
        <w:t>@Mahajan, Nidhi</w:t>
      </w:r>
      <w:r w:rsidRPr="00466531">
        <w:fldChar w:fldCharType="end"/>
      </w:r>
      <w:r w:rsidRPr="00466531">
        <w:t xml:space="preserve">  - Re-do this section. Same comment as Workpackage 3.</w:t>
      </w:r>
    </w:p>
    <w:p w14:paraId="5C12F62C" w14:textId="60035E18" w:rsidR="007D23AD" w:rsidRPr="00466531" w:rsidRDefault="007D23AD" w:rsidP="007D23AD">
      <w:pPr>
        <w:pStyle w:val="CommentText"/>
        <w:jc w:val="left"/>
      </w:pPr>
      <w:r w:rsidRPr="00466531">
        <w:t xml:space="preserve">Cc: </w:t>
      </w:r>
      <w:r w:rsidRPr="00466531">
        <w:fldChar w:fldCharType="begin"/>
      </w:r>
      <w:r w:rsidRPr="00466531">
        <w:instrText>HYPERLINK "mailto:takuma.suto@capgemini.com"</w:instrText>
      </w:r>
      <w:bookmarkStart w:id="218" w:name="_@_6AAC5F624B5449E4BDD26FA107E11AA8Z"/>
      <w:r w:rsidRPr="00466531">
        <w:fldChar w:fldCharType="separate"/>
      </w:r>
      <w:bookmarkEnd w:id="218"/>
      <w:r w:rsidRPr="00466531">
        <w:rPr>
          <w:rStyle w:val="Mention"/>
        </w:rPr>
        <w:t>@Suto, Takuma</w:t>
      </w:r>
      <w:r w:rsidRPr="00466531">
        <w:fldChar w:fldCharType="end"/>
      </w:r>
      <w:r w:rsidRPr="00466531">
        <w:t xml:space="preserve">  and </w:t>
      </w:r>
      <w:r w:rsidRPr="00466531">
        <w:fldChar w:fldCharType="begin"/>
      </w:r>
      <w:r w:rsidRPr="00466531">
        <w:instrText>HYPERLINK "mailto:rahul.anand@capgemini.com"</w:instrText>
      </w:r>
      <w:bookmarkStart w:id="219" w:name="_@_319DD437650A4FDEB0E0044839726A9CZ"/>
      <w:r w:rsidRPr="00466531">
        <w:fldChar w:fldCharType="separate"/>
      </w:r>
      <w:bookmarkEnd w:id="219"/>
      <w:r w:rsidRPr="00466531">
        <w:rPr>
          <w:rStyle w:val="Mention"/>
        </w:rPr>
        <w:t>@Anand, Rahul</w:t>
      </w:r>
      <w:r w:rsidRPr="00466531">
        <w:fldChar w:fldCharType="end"/>
      </w:r>
      <w:r w:rsidRPr="00466531">
        <w:t xml:space="preserve"> </w:t>
      </w:r>
    </w:p>
  </w:comment>
  <w:comment w:id="224" w:author="Kearney, Chloe" w:date="2026-05-29T12:35:00Z" w:initials="CK">
    <w:p w14:paraId="39829698" w14:textId="77777777" w:rsidR="001F5F82" w:rsidRPr="00466531" w:rsidRDefault="001F5F82" w:rsidP="00542631">
      <w:pPr>
        <w:pStyle w:val="CommentText"/>
        <w:jc w:val="left"/>
      </w:pPr>
      <w:r w:rsidRPr="00466531">
        <w:rPr>
          <w:rStyle w:val="CommentReference"/>
        </w:rPr>
        <w:annotationRef/>
      </w:r>
      <w:r w:rsidRPr="00466531">
        <w:fldChar w:fldCharType="begin"/>
      </w:r>
      <w:r w:rsidRPr="00466531">
        <w:instrText>HYPERLINK "mailto:arshita.cheeti@capgemini.com"</w:instrText>
      </w:r>
      <w:bookmarkStart w:id="227" w:name="_@_90CBE94F9487482792EC2B8DC0572C9DZ"/>
      <w:r w:rsidRPr="00466531">
        <w:fldChar w:fldCharType="separate"/>
      </w:r>
      <w:bookmarkEnd w:id="227"/>
      <w:r w:rsidRPr="00466531">
        <w:rPr>
          <w:rStyle w:val="Mention"/>
        </w:rPr>
        <w:t>@Cheeti, Arshita</w:t>
      </w:r>
      <w:r w:rsidRPr="00466531">
        <w:fldChar w:fldCharType="end"/>
      </w:r>
      <w:r w:rsidRPr="00466531">
        <w:t xml:space="preserve"> could you please ensure addendum section is built </w:t>
      </w:r>
    </w:p>
  </w:comment>
  <w:comment w:id="225" w:author="Martin, Anitha" w:date="2026-05-29T11:16:00Z" w:initials="AM">
    <w:p w14:paraId="784A58A4" w14:textId="77777777" w:rsidR="004E369A" w:rsidRPr="00466531" w:rsidRDefault="004E369A" w:rsidP="004E369A">
      <w:pPr>
        <w:pStyle w:val="CommentText"/>
        <w:jc w:val="left"/>
      </w:pPr>
      <w:r w:rsidRPr="00466531">
        <w:rPr>
          <w:rStyle w:val="CommentReference"/>
        </w:rPr>
        <w:annotationRef/>
      </w:r>
      <w:r w:rsidRPr="00466531">
        <w:t>Embedded here, or does it need to be in separate section?</w:t>
      </w:r>
    </w:p>
  </w:comment>
  <w:comment w:id="226" w:author="Cheeti, Arshita" w:date="2026-05-30T01:40:00Z" w:initials="AC">
    <w:p w14:paraId="275C69BE" w14:textId="77777777" w:rsidR="005C365C" w:rsidRPr="00466531" w:rsidRDefault="005C365C" w:rsidP="005C365C">
      <w:pPr>
        <w:pStyle w:val="CommentText"/>
        <w:jc w:val="left"/>
      </w:pPr>
      <w:r w:rsidRPr="00466531">
        <w:rPr>
          <w:rStyle w:val="CommentReference"/>
        </w:rPr>
        <w:annotationRef/>
      </w:r>
      <w:r w:rsidRPr="00466531">
        <w:t>Embedded in Addendum section. Resolving the comment</w:t>
      </w:r>
    </w:p>
  </w:comment>
  <w:comment w:id="242" w:author="Suto, Takuma" w:date="2026-06-01T12:08:00Z" w:initials="TS">
    <w:p w14:paraId="200A8278" w14:textId="4FA54400" w:rsidR="002E4325" w:rsidRPr="00466531" w:rsidRDefault="002E4325" w:rsidP="002E4325">
      <w:pPr>
        <w:pStyle w:val="CommentText"/>
        <w:jc w:val="left"/>
      </w:pPr>
      <w:r w:rsidRPr="00466531">
        <w:rPr>
          <w:rStyle w:val="CommentReference"/>
        </w:rPr>
        <w:annotationRef/>
      </w:r>
      <w:r w:rsidRPr="00466531">
        <w:fldChar w:fldCharType="begin"/>
      </w:r>
      <w:r w:rsidRPr="00466531">
        <w:instrText>HYPERLINK "mailto:jordan.le-goff@capgemini.com"</w:instrText>
      </w:r>
      <w:bookmarkStart w:id="243" w:name="_@_383F5269E66F46038A368089E3E8F8D9Z"/>
      <w:r w:rsidRPr="00466531">
        <w:fldChar w:fldCharType="separate"/>
      </w:r>
      <w:bookmarkEnd w:id="243"/>
      <w:r w:rsidRPr="00466531">
        <w:rPr>
          <w:rStyle w:val="Mention"/>
        </w:rPr>
        <w:t>@LE GOFF, Jordan</w:t>
      </w:r>
      <w:r w:rsidRPr="00466531">
        <w:fldChar w:fldCharType="end"/>
      </w:r>
      <w:r w:rsidRPr="00466531">
        <w:t xml:space="preserve"> , </w:t>
      </w:r>
      <w:r w:rsidRPr="00466531">
        <w:fldChar w:fldCharType="begin"/>
      </w:r>
      <w:r w:rsidRPr="00466531">
        <w:instrText>HYPERLINK "mailto:praveen.raorane@capgemini.com"</w:instrText>
      </w:r>
      <w:bookmarkStart w:id="244" w:name="_@_06E68D89FE7A4D78BE22BE219D3E086DZ"/>
      <w:r w:rsidRPr="00466531">
        <w:fldChar w:fldCharType="separate"/>
      </w:r>
      <w:bookmarkEnd w:id="244"/>
      <w:r w:rsidRPr="00466531">
        <w:rPr>
          <w:rStyle w:val="Mention"/>
        </w:rPr>
        <w:t>@Raorane, Praveen</w:t>
      </w:r>
      <w:r w:rsidRPr="00466531">
        <w:fldChar w:fldCharType="end"/>
      </w:r>
      <w:r w:rsidRPr="00466531">
        <w:t xml:space="preserve"> , </w:t>
      </w:r>
      <w:r w:rsidRPr="00466531">
        <w:fldChar w:fldCharType="begin"/>
      </w:r>
      <w:r w:rsidRPr="00466531">
        <w:instrText>HYPERLINK "mailto:kamaruddin.sayyed@capgemini.com"</w:instrText>
      </w:r>
      <w:bookmarkStart w:id="245" w:name="_@_7FBDC6FC53DD40BD8C7A4662B6EA0E40Z"/>
      <w:r w:rsidRPr="00466531">
        <w:fldChar w:fldCharType="separate"/>
      </w:r>
      <w:bookmarkEnd w:id="245"/>
      <w:r w:rsidRPr="00466531">
        <w:rPr>
          <w:rStyle w:val="Mention"/>
        </w:rPr>
        <w:t>@Sayyed, Kamaruddin</w:t>
      </w:r>
      <w:r w:rsidRPr="00466531">
        <w:fldChar w:fldCharType="end"/>
      </w:r>
      <w:r w:rsidRPr="00466531">
        <w:t xml:space="preserve">  - Does this section needs to be said as ‘Non-GIS’? Can we consolidate it or GIS requires specific method? In that case we should have a  section for GIS Data Processing. </w:t>
      </w:r>
    </w:p>
  </w:comment>
  <w:comment w:id="248" w:author="Suto, Takuma" w:date="2026-06-01T11:01:00Z" w:initials="TS">
    <w:p w14:paraId="0A03D43C" w14:textId="6DC6D2CB" w:rsidR="002A3B6D" w:rsidRPr="00466531" w:rsidRDefault="002A3B6D" w:rsidP="002A3B6D">
      <w:pPr>
        <w:pStyle w:val="CommentText"/>
        <w:jc w:val="left"/>
      </w:pPr>
      <w:r w:rsidRPr="00466531">
        <w:rPr>
          <w:rStyle w:val="CommentReference"/>
        </w:rPr>
        <w:annotationRef/>
      </w:r>
      <w:r w:rsidRPr="00466531">
        <w:fldChar w:fldCharType="begin"/>
      </w:r>
      <w:r w:rsidRPr="00466531">
        <w:instrText>HYPERLINK "mailto:kamaruddin.sayyed@capgemini.com"</w:instrText>
      </w:r>
      <w:bookmarkStart w:id="249" w:name="_@_A859DFA143A34219B9D759C2D6BA1118Z"/>
      <w:r w:rsidRPr="00466531">
        <w:fldChar w:fldCharType="separate"/>
      </w:r>
      <w:bookmarkEnd w:id="249"/>
      <w:r w:rsidRPr="00466531">
        <w:rPr>
          <w:rStyle w:val="Mention"/>
        </w:rPr>
        <w:t>@Sayyed, Kamaruddin</w:t>
      </w:r>
      <w:r w:rsidRPr="00466531">
        <w:fldChar w:fldCharType="end"/>
      </w:r>
      <w:r w:rsidRPr="00466531">
        <w:t xml:space="preserve">  - Can you pls:</w:t>
      </w:r>
      <w:r w:rsidRPr="00466531">
        <w:br/>
      </w:r>
      <w:r w:rsidRPr="00466531">
        <w:br/>
        <w:t xml:space="preserve">1. Re-paste the clean  picture </w:t>
      </w:r>
      <w:r w:rsidRPr="00466531">
        <w:br/>
        <w:t xml:space="preserve">2. Cavet on alignment with grand plan - this is a perspective on per release cycle. </w:t>
      </w:r>
    </w:p>
  </w:comment>
  <w:comment w:id="256" w:author="van der Merwe, Zelna" w:date="2026-05-25T16:00:00Z" w:initials="Zv">
    <w:p w14:paraId="61648031" w14:textId="77777777" w:rsidR="00DD40DB" w:rsidRPr="00466531" w:rsidRDefault="00DD40DB" w:rsidP="00473D57">
      <w:pPr>
        <w:pStyle w:val="CommentText"/>
        <w:jc w:val="left"/>
      </w:pPr>
      <w:r w:rsidRPr="00466531">
        <w:rPr>
          <w:rStyle w:val="CommentReference"/>
        </w:rPr>
        <w:annotationRef/>
      </w:r>
      <w:r w:rsidRPr="00466531">
        <w:fldChar w:fldCharType="begin"/>
      </w:r>
      <w:r w:rsidRPr="00466531">
        <w:instrText>HYPERLINK "mailto:melanie.marie@capgemini.com"</w:instrText>
      </w:r>
      <w:bookmarkStart w:id="257" w:name="_@_B65DA1E9A85247BA917CB8F99C6E23E1Z"/>
      <w:r w:rsidRPr="00466531">
        <w:fldChar w:fldCharType="separate"/>
      </w:r>
      <w:bookmarkEnd w:id="257"/>
      <w:r w:rsidRPr="00466531">
        <w:rPr>
          <w:rStyle w:val="Mention"/>
        </w:rPr>
        <w:t>@Marie, Melanie</w:t>
      </w:r>
      <w:r w:rsidRPr="00466531">
        <w:fldChar w:fldCharType="end"/>
      </w:r>
      <w:r w:rsidRPr="00466531">
        <w:t xml:space="preserve">  would add here that Organisational Change Management will be embedded within the PMO and delivery governance model rather than operating as a standalone activity. Change impacts, stakeholder actions, readiness activities, communications, training and adoption risks will be integrated into workstream planning, RAID management, governance forums, release planning and go-live decision points to ensure change activity remains aligned to delivery progress</w:t>
      </w:r>
    </w:p>
  </w:comment>
  <w:comment w:id="266" w:author="van der Merwe, Zelna" w:date="2026-05-25T16:11:00Z" w:initials="Zv">
    <w:p w14:paraId="6796C80B" w14:textId="77777777" w:rsidR="00DD40DB" w:rsidRPr="00466531" w:rsidRDefault="00DD40DB" w:rsidP="009B748E">
      <w:pPr>
        <w:pStyle w:val="CommentText"/>
        <w:jc w:val="left"/>
      </w:pPr>
      <w:r w:rsidRPr="00466531">
        <w:rPr>
          <w:rStyle w:val="CommentReference"/>
        </w:rPr>
        <w:annotationRef/>
      </w:r>
      <w:r w:rsidRPr="00466531">
        <w:fldChar w:fldCharType="begin"/>
      </w:r>
      <w:r w:rsidRPr="00466531">
        <w:instrText>HYPERLINK "mailto:melanie.marie@capgemini.com"</w:instrText>
      </w:r>
      <w:bookmarkStart w:id="267" w:name="_@_F852B3AE67F642C0AE51FE301178636CZ"/>
      <w:r w:rsidRPr="00466531">
        <w:fldChar w:fldCharType="separate"/>
      </w:r>
      <w:bookmarkEnd w:id="267"/>
      <w:r w:rsidRPr="00466531">
        <w:rPr>
          <w:rStyle w:val="Mention"/>
        </w:rPr>
        <w:t>@Marie, Melanie</w:t>
      </w:r>
      <w:r w:rsidRPr="00466531">
        <w:fldChar w:fldCharType="end"/>
      </w:r>
      <w:r w:rsidRPr="00466531">
        <w:t xml:space="preserve">  lets add a bit more description around business readiness </w:t>
      </w:r>
      <w:r w:rsidRPr="00466531">
        <w:br/>
        <w:t>Business readiness will be tracked progressively against delivery milestones, with clear readiness criteria defined for each release or work package. Readiness assessments will cover people, process, training, communications, support, operational procedures and business sign-off so that readiness keeps pace with solution delivery and go-live decisions are based on evidence rather than assumption.</w:t>
      </w:r>
    </w:p>
  </w:comment>
  <w:comment w:id="274" w:author="Suto, Takuma" w:date="2026-06-01T11:21:00Z" w:initials="TS">
    <w:p w14:paraId="2A7198F0" w14:textId="14C71903" w:rsidR="006E2FAA" w:rsidRPr="00466531" w:rsidRDefault="006E2FAA" w:rsidP="006E2FAA">
      <w:pPr>
        <w:pStyle w:val="CommentText"/>
        <w:jc w:val="left"/>
      </w:pPr>
      <w:r w:rsidRPr="00466531">
        <w:rPr>
          <w:rStyle w:val="CommentReference"/>
        </w:rPr>
        <w:annotationRef/>
      </w:r>
      <w:r w:rsidRPr="00466531">
        <w:fldChar w:fldCharType="begin"/>
      </w:r>
      <w:r w:rsidRPr="00466531">
        <w:instrText>HYPERLINK "mailto:akhilesh.dhoke@capgemini.com"</w:instrText>
      </w:r>
      <w:bookmarkStart w:id="276" w:name="_@_38B8DE924DB84F248BB38146942B47C8Z"/>
      <w:r w:rsidRPr="00466531">
        <w:fldChar w:fldCharType="separate"/>
      </w:r>
      <w:bookmarkEnd w:id="276"/>
      <w:r w:rsidRPr="00466531">
        <w:rPr>
          <w:rStyle w:val="Mention"/>
        </w:rPr>
        <w:t>@Dhoke, Akhilesh</w:t>
      </w:r>
      <w:r w:rsidRPr="00466531">
        <w:fldChar w:fldCharType="end"/>
      </w:r>
      <w:r w:rsidRPr="00466531">
        <w:t xml:space="preserve"> - Sounds bit pitchy here - can we focus on the method we apply?</w:t>
      </w:r>
    </w:p>
  </w:comment>
  <w:comment w:id="275" w:author="Dhoke, Akhilesh" w:date="2026-06-01T11:00:00Z" w:initials="AD">
    <w:p w14:paraId="2AA25EAE" w14:textId="77777777" w:rsidR="001B57BB" w:rsidRPr="00466531" w:rsidRDefault="001B57BB" w:rsidP="001B57BB">
      <w:pPr>
        <w:pStyle w:val="CommentText"/>
        <w:jc w:val="left"/>
      </w:pPr>
      <w:r w:rsidRPr="00466531">
        <w:rPr>
          <w:rStyle w:val="CommentReference"/>
        </w:rPr>
        <w:annotationRef/>
      </w:r>
      <w:r w:rsidRPr="00466531">
        <w:t>Details are present under ‘Automation Approach’ and Performance test approach</w:t>
      </w:r>
    </w:p>
  </w:comment>
  <w:comment w:id="277" w:author="Suto, Takuma" w:date="2026-06-01T11:23:00Z" w:initials="TS">
    <w:p w14:paraId="3CA7D22F" w14:textId="032109CC" w:rsidR="00C9460C" w:rsidRPr="00466531" w:rsidRDefault="00C9460C" w:rsidP="00C9460C">
      <w:pPr>
        <w:pStyle w:val="CommentText"/>
        <w:jc w:val="left"/>
      </w:pPr>
      <w:r w:rsidRPr="00466531">
        <w:rPr>
          <w:rStyle w:val="CommentReference"/>
        </w:rPr>
        <w:annotationRef/>
      </w:r>
      <w:r w:rsidRPr="00466531">
        <w:fldChar w:fldCharType="begin"/>
      </w:r>
      <w:r w:rsidRPr="00466531">
        <w:instrText>HYPERLINK "mailto:akhilesh.dhoke@capgemini.com"</w:instrText>
      </w:r>
      <w:bookmarkStart w:id="280" w:name="_@_24A7ABDA653F4A39805E09AD0468094DZ"/>
      <w:r w:rsidRPr="00466531">
        <w:fldChar w:fldCharType="separate"/>
      </w:r>
      <w:bookmarkEnd w:id="280"/>
      <w:r w:rsidRPr="00466531">
        <w:rPr>
          <w:rStyle w:val="Mention"/>
        </w:rPr>
        <w:t>@Dhoke, Akhilesh</w:t>
      </w:r>
      <w:r w:rsidRPr="00466531">
        <w:fldChar w:fldCharType="end"/>
      </w:r>
      <w:r w:rsidRPr="00466531">
        <w:t xml:space="preserve"> - Client have provided extensive test cases - Can we refer to it? </w:t>
      </w:r>
    </w:p>
  </w:comment>
  <w:comment w:id="278" w:author="Suto, Takuma" w:date="2026-06-01T11:24:00Z" w:initials="TS">
    <w:p w14:paraId="41177760" w14:textId="77777777" w:rsidR="002F32B7" w:rsidRPr="00466531" w:rsidRDefault="002F32B7" w:rsidP="002F32B7">
      <w:pPr>
        <w:pStyle w:val="CommentText"/>
        <w:jc w:val="left"/>
      </w:pPr>
      <w:r w:rsidRPr="00466531">
        <w:rPr>
          <w:rStyle w:val="CommentReference"/>
        </w:rPr>
        <w:annotationRef/>
      </w:r>
      <w:hyperlink r:id="rId3" w:history="1">
        <w:r w:rsidRPr="00466531">
          <w:rPr>
            <w:rStyle w:val="Hyperlink"/>
          </w:rPr>
          <w:t>Network - Test Criteria and Use cases.xlsx</w:t>
        </w:r>
      </w:hyperlink>
      <w:r w:rsidRPr="00466531">
        <w:t xml:space="preserve"> </w:t>
      </w:r>
    </w:p>
  </w:comment>
  <w:comment w:id="279" w:author="Dhoke, Akhilesh" w:date="2026-06-01T10:57:00Z" w:initials="AD">
    <w:p w14:paraId="166BE199" w14:textId="77777777" w:rsidR="000C342E" w:rsidRPr="00466531" w:rsidRDefault="000C342E" w:rsidP="000C342E">
      <w:pPr>
        <w:pStyle w:val="CommentText"/>
        <w:jc w:val="left"/>
      </w:pPr>
      <w:r w:rsidRPr="00466531">
        <w:rPr>
          <w:rStyle w:val="CommentReference"/>
        </w:rPr>
        <w:annotationRef/>
      </w:r>
      <w:r w:rsidRPr="00466531">
        <w:t>Covered</w:t>
      </w:r>
    </w:p>
  </w:comment>
  <w:comment w:id="293" w:author="Suto, Takuma" w:date="2026-06-01T11:16:00Z" w:initials="TS">
    <w:p w14:paraId="3690D73E" w14:textId="508BB148" w:rsidR="000B7043" w:rsidRPr="00466531" w:rsidRDefault="000B7043" w:rsidP="000B7043">
      <w:pPr>
        <w:pStyle w:val="CommentText"/>
        <w:jc w:val="left"/>
      </w:pPr>
      <w:r w:rsidRPr="00466531">
        <w:rPr>
          <w:rStyle w:val="CommentReference"/>
        </w:rPr>
        <w:annotationRef/>
      </w:r>
      <w:r w:rsidRPr="00466531">
        <w:fldChar w:fldCharType="begin"/>
      </w:r>
      <w:r w:rsidRPr="00466531">
        <w:instrText>HYPERLINK "mailto:akhilesh.dhoke@capgemini.com"</w:instrText>
      </w:r>
      <w:bookmarkStart w:id="295" w:name="_@_5702463F1A4B4E58AA9C6ABBB8EFEF7AZ"/>
      <w:r w:rsidRPr="00466531">
        <w:fldChar w:fldCharType="separate"/>
      </w:r>
      <w:bookmarkEnd w:id="295"/>
      <w:r w:rsidRPr="00466531">
        <w:rPr>
          <w:rStyle w:val="Mention"/>
        </w:rPr>
        <w:t>@Dhoke, Akhilesh</w:t>
      </w:r>
      <w:r w:rsidRPr="00466531">
        <w:fldChar w:fldCharType="end"/>
      </w:r>
      <w:r w:rsidRPr="00466531">
        <w:t xml:space="preserve">  - Do we need to call out how &amp; when we determine the gate between SIT &amp; UAT? </w:t>
      </w:r>
    </w:p>
  </w:comment>
  <w:comment w:id="294" w:author="Dhoke, Akhilesh" w:date="2026-06-01T10:58:00Z" w:initials="AD">
    <w:p w14:paraId="45EE858A" w14:textId="77777777" w:rsidR="000C342E" w:rsidRPr="00466531" w:rsidRDefault="000C342E" w:rsidP="000C342E">
      <w:pPr>
        <w:pStyle w:val="CommentText"/>
        <w:jc w:val="left"/>
      </w:pPr>
      <w:r w:rsidRPr="00466531">
        <w:rPr>
          <w:rStyle w:val="CommentReference"/>
        </w:rPr>
        <w:annotationRef/>
      </w:r>
      <w:r w:rsidRPr="00466531">
        <w:t>Mentioned about the quality gates under section’ Quality Solution’</w:t>
      </w:r>
    </w:p>
  </w:comment>
  <w:comment w:id="304" w:author="Suto, Takuma" w:date="2026-06-01T12:12:00Z" w:initials="TS">
    <w:p w14:paraId="26EF442D" w14:textId="50C6DD50" w:rsidR="00177A71" w:rsidRPr="00466531" w:rsidRDefault="00177A71" w:rsidP="00177A71">
      <w:pPr>
        <w:pStyle w:val="CommentText"/>
        <w:jc w:val="left"/>
      </w:pPr>
      <w:r w:rsidRPr="00466531">
        <w:rPr>
          <w:rStyle w:val="CommentReference"/>
        </w:rPr>
        <w:annotationRef/>
      </w:r>
      <w:r w:rsidRPr="00466531">
        <w:fldChar w:fldCharType="begin"/>
      </w:r>
      <w:r w:rsidRPr="00466531">
        <w:instrText>HYPERLINK "mailto:praveen.raorane@capgemini.com"</w:instrText>
      </w:r>
      <w:bookmarkStart w:id="306" w:name="_@_813E7C93CCC146EEBEE55D0AE254737CZ"/>
      <w:r w:rsidRPr="00466531">
        <w:fldChar w:fldCharType="separate"/>
      </w:r>
      <w:bookmarkEnd w:id="306"/>
      <w:r w:rsidRPr="00466531">
        <w:rPr>
          <w:rStyle w:val="Mention"/>
        </w:rPr>
        <w:t>@Raorane, Praveen</w:t>
      </w:r>
      <w:r w:rsidRPr="00466531">
        <w:fldChar w:fldCharType="end"/>
      </w:r>
      <w:r w:rsidRPr="00466531">
        <w:t xml:space="preserve"> , </w:t>
      </w:r>
      <w:r w:rsidRPr="00466531">
        <w:fldChar w:fldCharType="begin"/>
      </w:r>
      <w:r w:rsidRPr="00466531">
        <w:instrText>HYPERLINK "mailto:jordan.le-goff@capgemini.com"</w:instrText>
      </w:r>
      <w:bookmarkStart w:id="307" w:name="_@_0B1C13E21F6E4E41BBE66E4641DB9DF8Z"/>
      <w:r w:rsidRPr="00466531">
        <w:fldChar w:fldCharType="separate"/>
      </w:r>
      <w:bookmarkEnd w:id="307"/>
      <w:r w:rsidRPr="00466531">
        <w:rPr>
          <w:rStyle w:val="Mention"/>
        </w:rPr>
        <w:t>@LE GOFF, Jordan</w:t>
      </w:r>
      <w:r w:rsidRPr="00466531">
        <w:fldChar w:fldCharType="end"/>
      </w:r>
      <w:r w:rsidRPr="00466531">
        <w:t xml:space="preserve"> -Need this section pls</w:t>
      </w:r>
    </w:p>
  </w:comment>
  <w:comment w:id="305" w:author="LE GOFF, Jordan" w:date="2026-06-01T10:10:00Z" w:initials="JL">
    <w:p w14:paraId="3F217846" w14:textId="40EFEC4A" w:rsidR="00E74FE0" w:rsidRPr="00466531" w:rsidRDefault="00E74FE0" w:rsidP="00E74FE0">
      <w:pPr>
        <w:pStyle w:val="CommentText"/>
        <w:jc w:val="left"/>
      </w:pPr>
      <w:r w:rsidRPr="00466531">
        <w:rPr>
          <w:rStyle w:val="CommentReference"/>
        </w:rPr>
        <w:annotationRef/>
      </w:r>
      <w:r w:rsidRPr="00466531">
        <w:t xml:space="preserve">Done </w:t>
      </w:r>
      <w:r w:rsidRPr="00466531">
        <w:fldChar w:fldCharType="begin"/>
      </w:r>
      <w:r w:rsidRPr="00466531">
        <w:instrText>HYPERLINK "mailto:takuma.suto@capgemini.com"</w:instrText>
      </w:r>
      <w:bookmarkStart w:id="308" w:name="_@_867C40C76E1E4CEE837D20D291085E5AZ"/>
      <w:r w:rsidRPr="00466531">
        <w:fldChar w:fldCharType="separate"/>
      </w:r>
      <w:bookmarkEnd w:id="308"/>
      <w:r w:rsidRPr="00466531">
        <w:rPr>
          <w:rStyle w:val="Mention"/>
        </w:rPr>
        <w:t>@Suto, Takuma</w:t>
      </w:r>
      <w:r w:rsidRPr="00466531">
        <w:fldChar w:fldCharType="end"/>
      </w:r>
      <w:r w:rsidRPr="00466531">
        <w:t xml:space="preserve"> </w:t>
      </w:r>
    </w:p>
  </w:comment>
  <w:comment w:id="312" w:author="Nair, Aditya" w:date="2026-06-01T14:14:00Z" w:initials="AN">
    <w:p w14:paraId="0B1A594B" w14:textId="77777777" w:rsidR="00EB4536" w:rsidRPr="00466531" w:rsidRDefault="00EB4536" w:rsidP="00B03764">
      <w:pPr>
        <w:pStyle w:val="CommentText"/>
        <w:jc w:val="left"/>
      </w:pPr>
      <w:r w:rsidRPr="00466531">
        <w:rPr>
          <w:rStyle w:val="CommentReference"/>
        </w:rPr>
        <w:annotationRef/>
      </w:r>
      <w:r w:rsidRPr="00466531">
        <w:fldChar w:fldCharType="begin"/>
      </w:r>
      <w:r w:rsidRPr="00466531">
        <w:instrText>HYPERLINK "mailto:aditya.nair@capgemini.com"</w:instrText>
      </w:r>
      <w:bookmarkStart w:id="313" w:name="_@_025DA14518B14BB6AF60E8D4604CBFE4Z"/>
      <w:r w:rsidRPr="00466531">
        <w:fldChar w:fldCharType="separate"/>
      </w:r>
      <w:bookmarkEnd w:id="313"/>
      <w:r w:rsidRPr="00466531">
        <w:rPr>
          <w:rStyle w:val="Mention"/>
        </w:rPr>
        <w:t>@Nair, Aditya</w:t>
      </w:r>
      <w:r w:rsidRPr="00466531">
        <w:fldChar w:fldCharType="end"/>
      </w:r>
      <w:r w:rsidRPr="00466531">
        <w:t xml:space="preserve"> replace with Jordan</w:t>
      </w:r>
    </w:p>
  </w:comment>
  <w:comment w:id="320" w:author="Suto, Takuma" w:date="2026-05-28T22:11:00Z" w:initials="TS">
    <w:p w14:paraId="6EDC2C55" w14:textId="44C07D9D" w:rsidR="001A23AD" w:rsidRPr="00466531" w:rsidRDefault="001A23AD" w:rsidP="001A23AD">
      <w:pPr>
        <w:pStyle w:val="CommentText"/>
        <w:jc w:val="left"/>
      </w:pPr>
      <w:r w:rsidRPr="00466531">
        <w:rPr>
          <w:rStyle w:val="CommentReference"/>
        </w:rPr>
        <w:annotationRef/>
      </w:r>
      <w:r w:rsidRPr="00466531">
        <w:fldChar w:fldCharType="begin"/>
      </w:r>
      <w:r w:rsidRPr="00466531">
        <w:instrText>HYPERLINK "mailto:chloe.kearney@capgemini.com"</w:instrText>
      </w:r>
      <w:bookmarkStart w:id="322" w:name="_@_9EE95EC06E744719B731F1ABACD2480EZ"/>
      <w:r w:rsidRPr="00466531">
        <w:fldChar w:fldCharType="separate"/>
      </w:r>
      <w:bookmarkEnd w:id="322"/>
      <w:r w:rsidRPr="00466531">
        <w:rPr>
          <w:rStyle w:val="Mention"/>
        </w:rPr>
        <w:t>@Kearney, Chloe</w:t>
      </w:r>
      <w:r w:rsidRPr="00466531">
        <w:fldChar w:fldCharType="end"/>
      </w:r>
      <w:r w:rsidRPr="00466531">
        <w:t xml:space="preserve"> - Should we keep it like this? May be other way to present - more readable way</w:t>
      </w:r>
    </w:p>
  </w:comment>
  <w:comment w:id="321" w:author="Kearney, Chloe" w:date="2026-05-29T10:27:00Z" w:initials="CK">
    <w:p w14:paraId="583F5668" w14:textId="77777777" w:rsidR="00E30A24" w:rsidRPr="00466531" w:rsidRDefault="00E30A24" w:rsidP="00E30A24">
      <w:pPr>
        <w:pStyle w:val="CommentText"/>
        <w:jc w:val="left"/>
      </w:pPr>
      <w:r w:rsidRPr="00466531">
        <w:rPr>
          <w:rStyle w:val="CommentReference"/>
        </w:rPr>
        <w:annotationRef/>
      </w:r>
      <w:r w:rsidRPr="00466531">
        <w:t xml:space="preserve">Updated </w:t>
      </w:r>
    </w:p>
  </w:comment>
  <w:comment w:id="325" w:author="Suto, Takuma" w:date="2026-06-01T12:36:00Z" w:initials="TS">
    <w:p w14:paraId="1B8CEE32" w14:textId="54F99200" w:rsidR="004D2ACC" w:rsidRPr="00466531" w:rsidRDefault="004D2ACC" w:rsidP="004D2ACC">
      <w:pPr>
        <w:pStyle w:val="CommentText"/>
        <w:jc w:val="left"/>
      </w:pPr>
      <w:r w:rsidRPr="00466531">
        <w:rPr>
          <w:rStyle w:val="CommentReference"/>
        </w:rPr>
        <w:annotationRef/>
      </w:r>
      <w:r w:rsidRPr="00466531">
        <w:fldChar w:fldCharType="begin"/>
      </w:r>
      <w:r w:rsidRPr="00466531">
        <w:instrText>HYPERLINK "mailto:aditya.nair@capgemini.com"</w:instrText>
      </w:r>
      <w:bookmarkStart w:id="326" w:name="_@_0E0E3C99EC38449DA55942B7566A6787Z"/>
      <w:r w:rsidRPr="00466531">
        <w:fldChar w:fldCharType="separate"/>
      </w:r>
      <w:bookmarkEnd w:id="326"/>
      <w:r w:rsidRPr="00466531">
        <w:rPr>
          <w:rStyle w:val="Mention"/>
        </w:rPr>
        <w:t>@Nair, Aditya</w:t>
      </w:r>
      <w:r w:rsidRPr="00466531">
        <w:fldChar w:fldCharType="end"/>
      </w:r>
      <w:r w:rsidRPr="00466531">
        <w:t xml:space="preserve"> - Thank you for putting this together. As an alternative to attaching the addenda to the document, could we list them and provide a folder of addenda as part of the package? </w:t>
      </w:r>
    </w:p>
  </w:comment>
  <w:comment w:id="327" w:author="Cheeti, Arshita" w:date="2026-05-30T01:37:00Z" w:initials="AC">
    <w:p w14:paraId="12E2168E" w14:textId="4B98B8C6" w:rsidR="00281B50" w:rsidRPr="00466531" w:rsidRDefault="00281B50" w:rsidP="00C52A93">
      <w:pPr>
        <w:pStyle w:val="CommentText"/>
        <w:jc w:val="left"/>
      </w:pPr>
      <w:r w:rsidRPr="00466531">
        <w:rPr>
          <w:rStyle w:val="CommentReference"/>
        </w:rPr>
        <w:annotationRef/>
      </w:r>
      <w:r w:rsidRPr="00466531">
        <w:fldChar w:fldCharType="begin"/>
      </w:r>
      <w:r w:rsidRPr="00466531">
        <w:instrText>HYPERLINK "mailto:aditya.nair@capgemini.com"</w:instrText>
      </w:r>
      <w:bookmarkStart w:id="328" w:name="_@_43297F30D3A6441485A947544BE222C2Z"/>
      <w:r w:rsidRPr="00466531">
        <w:fldChar w:fldCharType="separate"/>
      </w:r>
      <w:bookmarkEnd w:id="328"/>
      <w:r w:rsidRPr="00466531">
        <w:rPr>
          <w:rStyle w:val="Mention"/>
        </w:rPr>
        <w:t>@Nair, Aditya</w:t>
      </w:r>
      <w:r w:rsidRPr="00466531">
        <w:fldChar w:fldCharType="end"/>
      </w:r>
      <w:r w:rsidRPr="00466531">
        <w:t xml:space="preserve"> or </w:t>
      </w:r>
      <w:r w:rsidRPr="00466531">
        <w:fldChar w:fldCharType="begin"/>
      </w:r>
      <w:r w:rsidRPr="00466531">
        <w:instrText>HYPERLINK "mailto:chloe.kearney@capgemini.com"</w:instrText>
      </w:r>
      <w:bookmarkStart w:id="329" w:name="_@_23F8C7B2A555405E8AD3F8658DEAFFAFZ"/>
      <w:r w:rsidRPr="00466531">
        <w:fldChar w:fldCharType="separate"/>
      </w:r>
      <w:bookmarkEnd w:id="329"/>
      <w:r w:rsidRPr="00466531">
        <w:rPr>
          <w:rStyle w:val="Mention"/>
        </w:rPr>
        <w:t>@Kearney, Chloe</w:t>
      </w:r>
      <w:r w:rsidRPr="00466531">
        <w:fldChar w:fldCharType="end"/>
      </w:r>
      <w:r w:rsidRPr="00466531">
        <w:t xml:space="preserve">  - Please take care of the cross referencing once the document is fully formatted</w:t>
      </w:r>
    </w:p>
  </w:comment>
  <w:comment w:id="330" w:author="Cheeti, Arshita" w:date="2026-05-30T01:37:00Z" w:initials="AC">
    <w:p w14:paraId="164AA654" w14:textId="7F1EB062" w:rsidR="00281B50" w:rsidRPr="00466531" w:rsidRDefault="00281B50" w:rsidP="00EF664E">
      <w:pPr>
        <w:pStyle w:val="CommentText"/>
        <w:jc w:val="left"/>
      </w:pPr>
      <w:r w:rsidRPr="00466531">
        <w:rPr>
          <w:rStyle w:val="CommentReference"/>
        </w:rPr>
        <w:annotationRef/>
      </w:r>
      <w:r w:rsidRPr="00466531">
        <w:fldChar w:fldCharType="begin"/>
      </w:r>
      <w:r w:rsidRPr="00466531">
        <w:instrText>HYPERLINK "mailto:kamaruddin.sayyed@capgemini.com"</w:instrText>
      </w:r>
      <w:bookmarkStart w:id="332" w:name="_@_7B0AF18C12104F01AE66A3E47AC6714AZ"/>
      <w:r w:rsidRPr="00466531">
        <w:fldChar w:fldCharType="separate"/>
      </w:r>
      <w:bookmarkEnd w:id="332"/>
      <w:r w:rsidRPr="00466531">
        <w:rPr>
          <w:rStyle w:val="Mention"/>
        </w:rPr>
        <w:t>@Sayyed, Kamaruddin</w:t>
      </w:r>
      <w:r w:rsidRPr="00466531">
        <w:fldChar w:fldCharType="end"/>
      </w:r>
      <w:r w:rsidRPr="00466531">
        <w:t xml:space="preserve"> Once the register is cleaned to your liking after removing/ appending content as you see fit between word and excel, please add the register here</w:t>
      </w:r>
    </w:p>
  </w:comment>
  <w:comment w:id="331" w:author="Sayyed, Kamaruddin" w:date="2026-06-01T00:39:00Z" w:initials="KS">
    <w:p w14:paraId="6749B51E" w14:textId="77777777" w:rsidR="00281B50" w:rsidRPr="00466531" w:rsidRDefault="00281B50" w:rsidP="00785A82">
      <w:pPr>
        <w:pStyle w:val="CommentText"/>
        <w:jc w:val="left"/>
      </w:pPr>
      <w:r w:rsidRPr="00466531">
        <w:rPr>
          <w:rStyle w:val="CommentReference"/>
        </w:rPr>
        <w:annotationRef/>
      </w:r>
      <w:r w:rsidRPr="00466531">
        <w:t>Uploaded the register.</w:t>
      </w:r>
    </w:p>
  </w:comment>
  <w:comment w:id="333" w:author="Cheeti, Arshita" w:date="2026-05-30T01:39:00Z" w:initials="AC">
    <w:p w14:paraId="0E648D25" w14:textId="19B3B189" w:rsidR="00281B50" w:rsidRPr="00466531" w:rsidRDefault="00281B50" w:rsidP="005D7E9E">
      <w:pPr>
        <w:pStyle w:val="CommentText"/>
        <w:jc w:val="left"/>
      </w:pPr>
      <w:r w:rsidRPr="00466531">
        <w:rPr>
          <w:rStyle w:val="CommentReference"/>
        </w:rPr>
        <w:annotationRef/>
      </w:r>
      <w:r w:rsidRPr="00466531">
        <w:fldChar w:fldCharType="begin"/>
      </w:r>
      <w:r w:rsidRPr="00466531">
        <w:instrText>HYPERLINK "mailto:jordan.le-goff@capgemini.com"</w:instrText>
      </w:r>
      <w:bookmarkStart w:id="334" w:name="_@_7DDD8D15D06E4B8E899258C3BB7BAB69Z"/>
      <w:r w:rsidRPr="00466531">
        <w:fldChar w:fldCharType="separate"/>
      </w:r>
      <w:bookmarkEnd w:id="334"/>
      <w:r w:rsidRPr="00466531">
        <w:rPr>
          <w:rStyle w:val="Mention"/>
        </w:rPr>
        <w:t>@LE GOFF, Jordan</w:t>
      </w:r>
      <w:r w:rsidRPr="00466531">
        <w:fldChar w:fldCharType="end"/>
      </w:r>
      <w:r w:rsidRPr="00466531">
        <w:t xml:space="preserve"> Once you move the workpackage 6 content to a separate word document, please add the document here.</w:t>
      </w:r>
    </w:p>
  </w:comment>
  <w:comment w:id="343" w:author="Suto, Takuma" w:date="2026-06-01T12:26:00Z" w:initials="TS">
    <w:p w14:paraId="660C4C32" w14:textId="588D4792" w:rsidR="00AC382C" w:rsidRDefault="00AC382C" w:rsidP="00AC382C">
      <w:pPr>
        <w:pStyle w:val="CommentText"/>
        <w:jc w:val="left"/>
      </w:pPr>
      <w:r w:rsidRPr="00466531">
        <w:rPr>
          <w:rStyle w:val="CommentReference"/>
        </w:rPr>
        <w:annotationRef/>
      </w:r>
      <w:r w:rsidRPr="00466531">
        <w:fldChar w:fldCharType="begin"/>
      </w:r>
      <w:r w:rsidRPr="00466531">
        <w:instrText>HYPERLINK "mailto:alexander.taxis@capgemini.com"</w:instrText>
      </w:r>
      <w:bookmarkStart w:id="344" w:name="_@_58A0D8F1EF5B40FC81C83C80FFD30265Z"/>
      <w:r w:rsidRPr="00466531">
        <w:fldChar w:fldCharType="separate"/>
      </w:r>
      <w:bookmarkEnd w:id="344"/>
      <w:r w:rsidRPr="00466531">
        <w:rPr>
          <w:rStyle w:val="Mention"/>
        </w:rPr>
        <w:t>@Taxis, Alexander</w:t>
      </w:r>
      <w:r w:rsidRPr="00466531">
        <w:fldChar w:fldCharType="end"/>
      </w:r>
      <w:r w:rsidRPr="00466531">
        <w:t xml:space="preserve">  - Should this be you?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BA43DF" w15:done="1"/>
  <w15:commentEx w15:paraId="4B9E8A4A" w15:done="1"/>
  <w15:commentEx w15:paraId="309D8E0E" w15:paraIdParent="4B9E8A4A" w15:done="1"/>
  <w15:commentEx w15:paraId="4AA90038" w15:done="1"/>
  <w15:commentEx w15:paraId="031701A3" w15:paraIdParent="4AA90038" w15:done="1"/>
  <w15:commentEx w15:paraId="60038D81" w15:paraIdParent="4AA90038" w15:done="1"/>
  <w15:commentEx w15:paraId="6E35EA57" w15:paraIdParent="4AA90038" w15:done="1"/>
  <w15:commentEx w15:paraId="42CE8395" w15:paraIdParent="4AA90038" w15:done="1"/>
  <w15:commentEx w15:paraId="0DFCC6A4" w15:done="1"/>
  <w15:commentEx w15:paraId="24D3BA0E" w15:done="1"/>
  <w15:commentEx w15:paraId="4651CC6E" w15:paraIdParent="24D3BA0E" w15:done="1"/>
  <w15:commentEx w15:paraId="200B895F" w15:done="1"/>
  <w15:commentEx w15:paraId="6F5F97F9" w15:done="1"/>
  <w15:commentEx w15:paraId="4156309B" w15:paraIdParent="6F5F97F9" w15:done="1"/>
  <w15:commentEx w15:paraId="46FA3BD2" w15:done="1"/>
  <w15:commentEx w15:paraId="37785EED" w15:paraIdParent="46FA3BD2" w15:done="1"/>
  <w15:commentEx w15:paraId="6732CCC1" w15:paraIdParent="46FA3BD2" w15:done="1"/>
  <w15:commentEx w15:paraId="75D4F346" w15:done="1"/>
  <w15:commentEx w15:paraId="64D13D02" w15:paraIdParent="75D4F346" w15:done="1"/>
  <w15:commentEx w15:paraId="3C591EEF" w15:done="1"/>
  <w15:commentEx w15:paraId="5371CFCF" w15:done="1"/>
  <w15:commentEx w15:paraId="7A32499D" w15:done="1"/>
  <w15:commentEx w15:paraId="4FC6B85D" w15:paraIdParent="7A32499D" w15:done="1"/>
  <w15:commentEx w15:paraId="343198BE" w15:done="1"/>
  <w15:commentEx w15:paraId="3F3E17A5" w15:paraIdParent="343198BE" w15:done="1"/>
  <w15:commentEx w15:paraId="4BEE503B" w15:paraIdParent="343198BE" w15:done="1"/>
  <w15:commentEx w15:paraId="08F14924" w15:done="0"/>
  <w15:commentEx w15:paraId="6AC8675E" w15:done="1"/>
  <w15:commentEx w15:paraId="7EE93008" w15:paraIdParent="6AC8675E" w15:done="1"/>
  <w15:commentEx w15:paraId="4E3DF6AD" w15:done="1"/>
  <w15:commentEx w15:paraId="760739E3" w15:done="0"/>
  <w15:commentEx w15:paraId="4318CCC8" w15:paraIdParent="760739E3" w15:done="0"/>
  <w15:commentEx w15:paraId="2DCD591E" w15:paraIdParent="760739E3" w15:done="0"/>
  <w15:commentEx w15:paraId="2AD7487C" w15:done="1"/>
  <w15:commentEx w15:paraId="787E8B32" w15:paraIdParent="2AD7487C" w15:done="1"/>
  <w15:commentEx w15:paraId="4C3ED4AE" w15:paraIdParent="2AD7487C" w15:done="1"/>
  <w15:commentEx w15:paraId="7A9A042F" w15:done="0"/>
  <w15:commentEx w15:paraId="5581BB36" w15:done="1"/>
  <w15:commentEx w15:paraId="69F7C378" w15:paraIdParent="5581BB36" w15:done="1"/>
  <w15:commentEx w15:paraId="5C12F62C" w15:done="1"/>
  <w15:commentEx w15:paraId="39829698" w15:done="1"/>
  <w15:commentEx w15:paraId="784A58A4" w15:paraIdParent="39829698" w15:done="1"/>
  <w15:commentEx w15:paraId="275C69BE" w15:paraIdParent="39829698" w15:done="1"/>
  <w15:commentEx w15:paraId="200A8278" w15:done="0"/>
  <w15:commentEx w15:paraId="0A03D43C" w15:done="0"/>
  <w15:commentEx w15:paraId="61648031" w15:done="1"/>
  <w15:commentEx w15:paraId="6796C80B" w15:done="1"/>
  <w15:commentEx w15:paraId="2A7198F0" w15:done="0"/>
  <w15:commentEx w15:paraId="2AA25EAE" w15:paraIdParent="2A7198F0" w15:done="0"/>
  <w15:commentEx w15:paraId="3CA7D22F" w15:done="0"/>
  <w15:commentEx w15:paraId="41177760" w15:paraIdParent="3CA7D22F" w15:done="0"/>
  <w15:commentEx w15:paraId="166BE199" w15:paraIdParent="3CA7D22F" w15:done="0"/>
  <w15:commentEx w15:paraId="3690D73E" w15:done="0"/>
  <w15:commentEx w15:paraId="45EE858A" w15:paraIdParent="3690D73E" w15:done="0"/>
  <w15:commentEx w15:paraId="26EF442D" w15:done="1"/>
  <w15:commentEx w15:paraId="3F217846" w15:paraIdParent="26EF442D" w15:done="1"/>
  <w15:commentEx w15:paraId="0B1A594B" w15:done="1"/>
  <w15:commentEx w15:paraId="6EDC2C55" w15:done="1"/>
  <w15:commentEx w15:paraId="583F5668" w15:paraIdParent="6EDC2C55" w15:done="1"/>
  <w15:commentEx w15:paraId="1B8CEE32" w15:done="1"/>
  <w15:commentEx w15:paraId="12E2168E" w15:done="1"/>
  <w15:commentEx w15:paraId="164AA654" w15:done="1"/>
  <w15:commentEx w15:paraId="6749B51E" w15:paraIdParent="164AA654" w15:done="1"/>
  <w15:commentEx w15:paraId="0E648D25" w15:done="1"/>
  <w15:commentEx w15:paraId="660C4C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720C64" w16cex:dateUtc="2026-05-29T00:44:00Z"/>
  <w16cex:commentExtensible w16cex:durableId="4F1F8598" w16cex:dateUtc="2026-05-29T19:56:00Z"/>
  <w16cex:commentExtensible w16cex:durableId="203EC9AA" w16cex:dateUtc="2026-06-01T11:43:00Z"/>
  <w16cex:commentExtensible w16cex:durableId="1871620D" w16cex:dateUtc="2026-05-29T03:10:00Z"/>
  <w16cex:commentExtensible w16cex:durableId="39824ED1" w16cex:dateUtc="2026-05-29T04:56:00Z"/>
  <w16cex:commentExtensible w16cex:durableId="167592E1" w16cex:dateUtc="2026-05-29T06:15:00Z"/>
  <w16cex:commentExtensible w16cex:durableId="2D9CA2E4" w16cex:dateUtc="2026-05-29T10:49:00Z"/>
  <w16cex:commentExtensible w16cex:durableId="21C5147E" w16cex:dateUtc="2026-05-29T10:50:00Z"/>
  <w16cex:commentExtensible w16cex:durableId="2BBE2567" w16cex:dateUtc="2026-06-01T03:57:00Z"/>
  <w16cex:commentExtensible w16cex:durableId="462ECEDF" w16cex:dateUtc="2026-06-01T00:12:00Z"/>
  <w16cex:commentExtensible w16cex:durableId="2D2DCC9C" w16cex:dateUtc="2026-06-01T00:13:00Z"/>
  <w16cex:commentExtensible w16cex:durableId="0FA6B9D6" w16cex:dateUtc="2026-06-01T00:27:00Z"/>
  <w16cex:commentExtensible w16cex:durableId="31DBFE3B" w16cex:dateUtc="2026-05-29T16:54:00Z"/>
  <w16cex:commentExtensible w16cex:durableId="49209483" w16cex:dateUtc="2026-06-01T05:36:00Z"/>
  <w16cex:commentExtensible w16cex:durableId="61F22185" w16cex:dateUtc="2026-06-01T04:00:00Z"/>
  <w16cex:commentExtensible w16cex:durableId="0CDCE48F" w16cex:dateUtc="2026-06-01T07:48:00Z"/>
  <w16cex:commentExtensible w16cex:durableId="06EE2107" w16cex:dateUtc="2026-06-01T11:46:00Z"/>
  <w16cex:commentExtensible w16cex:durableId="370FEF75" w16cex:dateUtc="2026-06-01T07:47:00Z"/>
  <w16cex:commentExtensible w16cex:durableId="1DFF9936" w16cex:dateUtc="2026-06-01T11:50:00Z"/>
  <w16cex:commentExtensible w16cex:durableId="2C7A388B" w16cex:dateUtc="2026-06-01T00:43:00Z"/>
  <w16cex:commentExtensible w16cex:durableId="1AC6449E" w16cex:dateUtc="2026-05-29T07:03:00Z"/>
  <w16cex:commentExtensible w16cex:durableId="2484891A" w16cex:dateUtc="2026-05-29T07:06:00Z"/>
  <w16cex:commentExtensible w16cex:durableId="0F6B7175" w16cex:dateUtc="2026-06-01T10:36:00Z"/>
  <w16cex:commentExtensible w16cex:durableId="6CD52D04" w16cex:dateUtc="2026-05-29T04:58:00Z"/>
  <w16cex:commentExtensible w16cex:durableId="34F94681" w16cex:dateUtc="2026-05-29T07:08:00Z"/>
  <w16cex:commentExtensible w16cex:durableId="5217C89C" w16cex:dateUtc="2026-06-01T05:47:00Z"/>
  <w16cex:commentExtensible w16cex:durableId="5C6AEE3E" w16cex:dateUtc="2026-05-29T04:28:00Z"/>
  <w16cex:commentExtensible w16cex:durableId="121ABE10" w16cex:dateUtc="2026-05-29T03:28:00Z"/>
  <w16cex:commentExtensible w16cex:durableId="267DCD6E" w16cex:dateUtc="2026-06-01T03:34:00Z"/>
  <w16cex:commentExtensible w16cex:durableId="009CCA95" w16cex:dateUtc="2026-05-29T04:59:00Z"/>
  <w16cex:commentExtensible w16cex:durableId="1D8FCF6F" w16cex:dateUtc="2026-06-01T01:48:00Z"/>
  <w16cex:commentExtensible w16cex:durableId="0BD6C7CB" w16cex:dateUtc="2026-06-01T01:54:00Z"/>
  <w16cex:commentExtensible w16cex:durableId="321437F0" w16cex:dateUtc="2026-06-01T05:37:00Z"/>
  <w16cex:commentExtensible w16cex:durableId="7F92CACA" w16cex:dateUtc="2026-06-01T01:03:00Z"/>
  <w16cex:commentExtensible w16cex:durableId="4AEE86CC" w16cex:dateUtc="2026-06-01T01:31:00Z"/>
  <w16cex:commentExtensible w16cex:durableId="147A8974" w16cex:dateUtc="2026-06-01T02:00:00Z"/>
  <w16cex:commentExtensible w16cex:durableId="5658D4A6" w16cex:dateUtc="2026-05-29T19:50:00Z"/>
  <w16cex:commentExtensible w16cex:durableId="31F34BF4" w16cex:dateUtc="2026-06-01T02:03:00Z"/>
  <w16cex:commentExtensible w16cex:durableId="07C6F630" w16cex:dateUtc="2026-06-01T04:23:00Z"/>
  <w16cex:commentExtensible w16cex:durableId="28A61C36" w16cex:dateUtc="2026-05-29T19:52:00Z"/>
  <w16cex:commentExtensible w16cex:durableId="78A2C782" w16cex:dateUtc="2026-05-29T02:35:00Z"/>
  <w16cex:commentExtensible w16cex:durableId="02EA57A4" w16cex:dateUtc="2026-05-29T05:46:00Z"/>
  <w16cex:commentExtensible w16cex:durableId="743984A6" w16cex:dateUtc="2026-05-29T20:10:00Z"/>
  <w16cex:commentExtensible w16cex:durableId="703DC175" w16cex:dateUtc="2026-06-01T02:08:00Z"/>
  <w16cex:commentExtensible w16cex:durableId="45C180BD" w16cex:dateUtc="2026-06-01T01:01:00Z"/>
  <w16cex:commentExtensible w16cex:durableId="3E177D28" w16cex:dateUtc="2026-05-25T06:00:00Z"/>
  <w16cex:commentExtensible w16cex:durableId="10F5A4DF" w16cex:dateUtc="2026-05-25T06:11:00Z"/>
  <w16cex:commentExtensible w16cex:durableId="31E80CD5" w16cex:dateUtc="2026-06-01T01:21:00Z"/>
  <w16cex:commentExtensible w16cex:durableId="50957D27" w16cex:dateUtc="2026-06-01T05:30:00Z"/>
  <w16cex:commentExtensible w16cex:durableId="199527AD" w16cex:dateUtc="2026-06-01T01:23:00Z"/>
  <w16cex:commentExtensible w16cex:durableId="4BE67E1D" w16cex:dateUtc="2026-06-01T01:24:00Z"/>
  <w16cex:commentExtensible w16cex:durableId="5907FBB3" w16cex:dateUtc="2026-06-01T05:27:00Z"/>
  <w16cex:commentExtensible w16cex:durableId="2780B2E8" w16cex:dateUtc="2026-06-01T01:16:00Z"/>
  <w16cex:commentExtensible w16cex:durableId="7CD8C4EC" w16cex:dateUtc="2026-06-01T05:28:00Z"/>
  <w16cex:commentExtensible w16cex:durableId="0EBBA911" w16cex:dateUtc="2026-06-01T02:12:00Z"/>
  <w16cex:commentExtensible w16cex:durableId="350E52EE" w16cex:dateUtc="2026-06-01T08:10:00Z"/>
  <w16cex:commentExtensible w16cex:durableId="7F37B888" w16cex:dateUtc="2026-06-01T08:44:00Z"/>
  <w16cex:commentExtensible w16cex:durableId="2EC1C438" w16cex:dateUtc="2026-05-28T12:11:00Z"/>
  <w16cex:commentExtensible w16cex:durableId="7CE73116" w16cex:dateUtc="2026-05-29T00:27:00Z"/>
  <w16cex:commentExtensible w16cex:durableId="493DA8C0" w16cex:dateUtc="2026-06-01T02:36:00Z"/>
  <w16cex:commentExtensible w16cex:durableId="3CF9C754" w16cex:dateUtc="2026-05-29T20:07:00Z"/>
  <w16cex:commentExtensible w16cex:durableId="7E05DB35" w16cex:dateUtc="2026-05-29T20:07:00Z"/>
  <w16cex:commentExtensible w16cex:durableId="503FB209" w16cex:dateUtc="2026-05-31T14:39:00Z"/>
  <w16cex:commentExtensible w16cex:durableId="53A84A5D" w16cex:dateUtc="2026-05-29T20:09:00Z"/>
  <w16cex:commentExtensible w16cex:durableId="79A9B314" w16cex:dateUtc="2026-06-01T02:26:00Z">
    <w16cex:extLst>
      <w16:ext w16:uri="{CE6994B0-6A32-4C9F-8C6B-6E91EDA988CE}">
        <cr:reactions xmlns:cr="http://schemas.microsoft.com/office/comments/2020/reactions">
          <cr:reaction reactionType="1">
            <cr:reactionInfo dateUtc="2026-06-01T03:16:22Z">
              <cr:user userId="S::alexander.taxis@capgemini.com::092cb253-d825-40e1-b9dd-5a939a24318d" userProvider="AD" userName="Taxis, Alexand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BA43DF" w16cid:durableId="27720C64"/>
  <w16cid:commentId w16cid:paraId="4B9E8A4A" w16cid:durableId="4F1F8598"/>
  <w16cid:commentId w16cid:paraId="309D8E0E" w16cid:durableId="203EC9AA"/>
  <w16cid:commentId w16cid:paraId="4AA90038" w16cid:durableId="1871620D"/>
  <w16cid:commentId w16cid:paraId="031701A3" w16cid:durableId="39824ED1"/>
  <w16cid:commentId w16cid:paraId="60038D81" w16cid:durableId="167592E1"/>
  <w16cid:commentId w16cid:paraId="6E35EA57" w16cid:durableId="2D9CA2E4"/>
  <w16cid:commentId w16cid:paraId="42CE8395" w16cid:durableId="21C5147E"/>
  <w16cid:commentId w16cid:paraId="0DFCC6A4" w16cid:durableId="2BBE2567"/>
  <w16cid:commentId w16cid:paraId="24D3BA0E" w16cid:durableId="462ECEDF"/>
  <w16cid:commentId w16cid:paraId="4651CC6E" w16cid:durableId="2D2DCC9C"/>
  <w16cid:commentId w16cid:paraId="200B895F" w16cid:durableId="0FA6B9D6"/>
  <w16cid:commentId w16cid:paraId="6F5F97F9" w16cid:durableId="31DBFE3B"/>
  <w16cid:commentId w16cid:paraId="4156309B" w16cid:durableId="49209483"/>
  <w16cid:commentId w16cid:paraId="46FA3BD2" w16cid:durableId="61F22185"/>
  <w16cid:commentId w16cid:paraId="37785EED" w16cid:durableId="0CDCE48F"/>
  <w16cid:commentId w16cid:paraId="6732CCC1" w16cid:durableId="06EE2107"/>
  <w16cid:commentId w16cid:paraId="75D4F346" w16cid:durableId="370FEF75"/>
  <w16cid:commentId w16cid:paraId="64D13D02" w16cid:durableId="1DFF9936"/>
  <w16cid:commentId w16cid:paraId="3C591EEF" w16cid:durableId="2C7A388B"/>
  <w16cid:commentId w16cid:paraId="5371CFCF" w16cid:durableId="1AC6449E"/>
  <w16cid:commentId w16cid:paraId="7A32499D" w16cid:durableId="2484891A"/>
  <w16cid:commentId w16cid:paraId="4FC6B85D" w16cid:durableId="0F6B7175"/>
  <w16cid:commentId w16cid:paraId="343198BE" w16cid:durableId="6CD52D04"/>
  <w16cid:commentId w16cid:paraId="3F3E17A5" w16cid:durableId="34F94681"/>
  <w16cid:commentId w16cid:paraId="4BEE503B" w16cid:durableId="5217C89C"/>
  <w16cid:commentId w16cid:paraId="08F14924" w16cid:durableId="5C6AEE3E"/>
  <w16cid:commentId w16cid:paraId="6AC8675E" w16cid:durableId="121ABE10"/>
  <w16cid:commentId w16cid:paraId="7EE93008" w16cid:durableId="267DCD6E"/>
  <w16cid:commentId w16cid:paraId="4E3DF6AD" w16cid:durableId="009CCA95"/>
  <w16cid:commentId w16cid:paraId="760739E3" w16cid:durableId="1D8FCF6F"/>
  <w16cid:commentId w16cid:paraId="4318CCC8" w16cid:durableId="0BD6C7CB"/>
  <w16cid:commentId w16cid:paraId="2DCD591E" w16cid:durableId="321437F0"/>
  <w16cid:commentId w16cid:paraId="2AD7487C" w16cid:durableId="7F92CACA"/>
  <w16cid:commentId w16cid:paraId="787E8B32" w16cid:durableId="4AEE86CC"/>
  <w16cid:commentId w16cid:paraId="4C3ED4AE" w16cid:durableId="147A8974"/>
  <w16cid:commentId w16cid:paraId="7A9A042F" w16cid:durableId="5658D4A6"/>
  <w16cid:commentId w16cid:paraId="5581BB36" w16cid:durableId="31F34BF4"/>
  <w16cid:commentId w16cid:paraId="69F7C378" w16cid:durableId="07C6F630"/>
  <w16cid:commentId w16cid:paraId="5C12F62C" w16cid:durableId="28A61C36"/>
  <w16cid:commentId w16cid:paraId="39829698" w16cid:durableId="78A2C782"/>
  <w16cid:commentId w16cid:paraId="784A58A4" w16cid:durableId="02EA57A4"/>
  <w16cid:commentId w16cid:paraId="275C69BE" w16cid:durableId="743984A6"/>
  <w16cid:commentId w16cid:paraId="200A8278" w16cid:durableId="703DC175"/>
  <w16cid:commentId w16cid:paraId="0A03D43C" w16cid:durableId="45C180BD"/>
  <w16cid:commentId w16cid:paraId="61648031" w16cid:durableId="3E177D28"/>
  <w16cid:commentId w16cid:paraId="6796C80B" w16cid:durableId="10F5A4DF"/>
  <w16cid:commentId w16cid:paraId="2A7198F0" w16cid:durableId="31E80CD5"/>
  <w16cid:commentId w16cid:paraId="2AA25EAE" w16cid:durableId="50957D27"/>
  <w16cid:commentId w16cid:paraId="3CA7D22F" w16cid:durableId="199527AD"/>
  <w16cid:commentId w16cid:paraId="41177760" w16cid:durableId="4BE67E1D"/>
  <w16cid:commentId w16cid:paraId="166BE199" w16cid:durableId="5907FBB3"/>
  <w16cid:commentId w16cid:paraId="3690D73E" w16cid:durableId="2780B2E8"/>
  <w16cid:commentId w16cid:paraId="45EE858A" w16cid:durableId="7CD8C4EC"/>
  <w16cid:commentId w16cid:paraId="26EF442D" w16cid:durableId="0EBBA911"/>
  <w16cid:commentId w16cid:paraId="3F217846" w16cid:durableId="350E52EE"/>
  <w16cid:commentId w16cid:paraId="0B1A594B" w16cid:durableId="7F37B888"/>
  <w16cid:commentId w16cid:paraId="6EDC2C55" w16cid:durableId="2EC1C438"/>
  <w16cid:commentId w16cid:paraId="583F5668" w16cid:durableId="7CE73116"/>
  <w16cid:commentId w16cid:paraId="1B8CEE32" w16cid:durableId="493DA8C0"/>
  <w16cid:commentId w16cid:paraId="12E2168E" w16cid:durableId="3CF9C754"/>
  <w16cid:commentId w16cid:paraId="164AA654" w16cid:durableId="7E05DB35"/>
  <w16cid:commentId w16cid:paraId="6749B51E" w16cid:durableId="503FB209"/>
  <w16cid:commentId w16cid:paraId="0E648D25" w16cid:durableId="53A84A5D"/>
  <w16cid:commentId w16cid:paraId="660C4C32" w16cid:durableId="79A9B3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CB555" w14:textId="77777777" w:rsidR="006E29E3" w:rsidRPr="00466531" w:rsidRDefault="006E29E3" w:rsidP="008B2F40">
      <w:r w:rsidRPr="00466531">
        <w:separator/>
      </w:r>
    </w:p>
  </w:endnote>
  <w:endnote w:type="continuationSeparator" w:id="0">
    <w:p w14:paraId="6CAE7058" w14:textId="77777777" w:rsidR="006E29E3" w:rsidRPr="00466531" w:rsidRDefault="006E29E3" w:rsidP="008B2F40">
      <w:r w:rsidRPr="00466531">
        <w:continuationSeparator/>
      </w:r>
    </w:p>
  </w:endnote>
  <w:endnote w:type="continuationNotice" w:id="1">
    <w:p w14:paraId="02CA5BD7" w14:textId="77777777" w:rsidR="006E29E3" w:rsidRPr="00466531" w:rsidRDefault="006E29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altName w:val="Calibri"/>
    <w:charset w:val="00"/>
    <w:family w:val="swiss"/>
    <w:pitch w:val="variable"/>
    <w:sig w:usb0="E00002FF" w:usb1="5000205B" w:usb2="00000000" w:usb3="00000000" w:csb0="0000009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icrosoft GothicNeo Light">
    <w:charset w:val="81"/>
    <w:family w:val="swiss"/>
    <w:pitch w:val="variable"/>
    <w:sig w:usb0="800002BF" w:usb1="29D7A47B" w:usb2="00000010" w:usb3="00000000" w:csb0="0029009F" w:csb1="00000000"/>
  </w:font>
  <w:font w:name="Arial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01000001" w:usb1="00000000" w:usb2="00000000" w:usb3="00000000" w:csb0="00010000" w:csb1="00000000"/>
  </w:font>
  <w:font w:name="Courier">
    <w:panose1 w:val="02070409020205020404"/>
    <w:charset w:val="00"/>
    <w:family w:val="modern"/>
    <w:pitch w:val="fixed"/>
    <w:sig w:usb0="00000003" w:usb1="00000000" w:usb2="00000000" w:usb3="00000000" w:csb0="00000001" w:csb1="00000000"/>
  </w:font>
  <w:font w:name="Yu Mincho">
    <w:altName w:val="游明朝"/>
    <w:panose1 w:val="00000000000000000000"/>
    <w:charset w:val="80"/>
    <w:family w:val="roman"/>
    <w:notTrueType/>
    <w:pitch w:val="default"/>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Helvetica Neue">
    <w:panose1 w:val="00000000000000000000"/>
    <w:charset w:val="00"/>
    <w:family w:val="roman"/>
    <w:notTrueType/>
    <w:pitch w:val="default"/>
  </w:font>
  <w:font w:name="Century Gothic">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BE81" w14:textId="1AB7E02D" w:rsidR="00435CA5" w:rsidRPr="00466531" w:rsidRDefault="006471C8">
    <w:pPr>
      <w:pStyle w:val="Footer"/>
      <w:jc w:val="right"/>
    </w:pPr>
    <w:r w:rsidRPr="00466531">
      <w:t xml:space="preserve">Tuatahi First Fibre </w:t>
    </w:r>
    <w:r w:rsidR="00402894" w:rsidRPr="00466531">
      <w:t>–</w:t>
    </w:r>
    <w:r w:rsidRPr="00466531">
      <w:t xml:space="preserve"> </w:t>
    </w:r>
    <w:r w:rsidR="00402894" w:rsidRPr="00466531">
      <w:t xml:space="preserve">Capgemini </w:t>
    </w:r>
    <w:r w:rsidR="00883365">
      <w:t>Technical</w:t>
    </w:r>
    <w:r w:rsidR="00402894" w:rsidRPr="00402894">
      <w:t xml:space="preserve"> </w:t>
    </w:r>
    <w:r w:rsidR="00402894" w:rsidRPr="00466531">
      <w:t>Response to Program</w:t>
    </w:r>
    <w:r w:rsidR="00E85125" w:rsidRPr="00466531">
      <w:t>me</w:t>
    </w:r>
    <w:r w:rsidR="00402894" w:rsidRPr="00466531">
      <w:t xml:space="preserve"> Horizon 2026</w:t>
    </w:r>
    <w:r w:rsidRPr="00466531">
      <w:t xml:space="preserve"> </w:t>
    </w:r>
    <w:r w:rsidR="00435CA5" w:rsidRPr="00466531">
      <w:t xml:space="preserve"> </w:t>
    </w:r>
    <w:r w:rsidR="00435CA5" w:rsidRPr="00466531">
      <w:rPr>
        <w:b/>
      </w:rPr>
      <w:t>|</w:t>
    </w:r>
    <w:r w:rsidR="00435CA5" w:rsidRPr="00466531">
      <w:t xml:space="preserve">   </w:t>
    </w:r>
    <w:sdt>
      <w:sdtPr>
        <w:id w:val="1855450355"/>
        <w:docPartObj>
          <w:docPartGallery w:val="Page Numbers (Bottom of Page)"/>
          <w:docPartUnique/>
        </w:docPartObj>
      </w:sdtPr>
      <w:sdtContent>
        <w:r w:rsidR="00435CA5" w:rsidRPr="00466531">
          <w:t xml:space="preserve">Page | </w:t>
        </w:r>
        <w:r w:rsidR="00435CA5" w:rsidRPr="00466531">
          <w:fldChar w:fldCharType="begin"/>
        </w:r>
        <w:r w:rsidR="00435CA5" w:rsidRPr="00466531">
          <w:instrText xml:space="preserve"> PAGE   \* MERGEFORMAT </w:instrText>
        </w:r>
        <w:r w:rsidR="00435CA5" w:rsidRPr="00466531">
          <w:fldChar w:fldCharType="separate"/>
        </w:r>
        <w:r w:rsidR="00435CA5" w:rsidRPr="00466531">
          <w:t>2</w:t>
        </w:r>
        <w:r w:rsidR="00435CA5" w:rsidRPr="00466531">
          <w:fldChar w:fldCharType="end"/>
        </w:r>
        <w:r w:rsidR="00435CA5" w:rsidRPr="00466531">
          <w:t xml:space="preserve"> </w:t>
        </w:r>
      </w:sdtContent>
    </w:sdt>
  </w:p>
  <w:p w14:paraId="58957915" w14:textId="3EF02689" w:rsidR="0006315F" w:rsidRPr="00466531" w:rsidRDefault="000C26CB">
    <w:pPr>
      <w:pStyle w:val="Footer"/>
    </w:pPr>
    <w:r w:rsidRPr="00466531">
      <mc:AlternateContent>
        <mc:Choice Requires="wps">
          <w:drawing>
            <wp:anchor distT="0" distB="0" distL="114300" distR="114300" simplePos="0" relativeHeight="251658240" behindDoc="0" locked="0" layoutInCell="1" allowOverlap="1" wp14:anchorId="40BF3FF1" wp14:editId="6E33B8F3">
              <wp:simplePos x="0" y="0"/>
              <wp:positionH relativeFrom="page">
                <wp:posOffset>-615950</wp:posOffset>
              </wp:positionH>
              <wp:positionV relativeFrom="paragraph">
                <wp:posOffset>565150</wp:posOffset>
              </wp:positionV>
              <wp:extent cx="8168185" cy="61415"/>
              <wp:effectExtent l="0" t="0" r="4445" b="0"/>
              <wp:wrapNone/>
              <wp:docPr id="786" name="Rectangle 785">
                <a:extLst xmlns:a="http://schemas.openxmlformats.org/drawingml/2006/main">
                  <a:ext uri="{FF2B5EF4-FFF2-40B4-BE49-F238E27FC236}">
                    <a16:creationId xmlns:a16="http://schemas.microsoft.com/office/drawing/2014/main" id="{A1F09B32-A781-AED3-6B91-8CEC763B745F}"/>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168185" cy="61415"/>
                      </a:xfrm>
                      <a:prstGeom prst="rect">
                        <a:avLst/>
                      </a:prstGeom>
                      <a:gradFill>
                        <a:gsLst>
                          <a:gs pos="99000">
                            <a:srgbClr val="00D5D0"/>
                          </a:gs>
                          <a:gs pos="0">
                            <a:srgbClr val="111937"/>
                          </a:gs>
                          <a:gs pos="30000">
                            <a:srgbClr val="0057AB"/>
                          </a:gs>
                          <a:gs pos="70000">
                            <a:srgbClr val="1DB6F3"/>
                          </a:gs>
                        </a:gsLst>
                        <a:lin ang="0" scaled="0"/>
                      </a:gradFill>
                      <a:ln w="9525">
                        <a:no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xmlns:arto="http://schemas.microsoft.com/office/word/2006/arto">
          <w:pict w14:anchorId="6C7BC2A6">
            <v:rect id="Rectangle 785" style="position:absolute;margin-left:-48.5pt;margin-top:44.5pt;width:643.15pt;height:4.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111937" stroked="f" w14:anchorId="6F980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">
              <v:fill type="gradient" color2="#00d5d0" colors="0 #111937;19661f #0057ab;45875f #1db6f3;64881f #00d5d0" angle="90" focus="100%">
                <o:fill v:ext="view" type="gradientUnscaled"/>
              </v:fill>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A16651" w:rsidRPr="00466531" w14:paraId="533ECAAB" w14:textId="77777777" w:rsidTr="2BF9798B">
      <w:trPr>
        <w:trHeight w:val="300"/>
      </w:trPr>
      <w:tc>
        <w:tcPr>
          <w:tcW w:w="3005" w:type="dxa"/>
        </w:tcPr>
        <w:p w14:paraId="5119B3D3" w14:textId="6721DB65" w:rsidR="2BF9798B" w:rsidRPr="00466531" w:rsidRDefault="2BF9798B" w:rsidP="2BF9798B">
          <w:pPr>
            <w:pStyle w:val="Header"/>
            <w:ind w:left="-115"/>
            <w:jc w:val="left"/>
          </w:pPr>
        </w:p>
      </w:tc>
      <w:tc>
        <w:tcPr>
          <w:tcW w:w="3005" w:type="dxa"/>
        </w:tcPr>
        <w:p w14:paraId="48DE9A0F" w14:textId="6C586098" w:rsidR="2BF9798B" w:rsidRPr="00466531" w:rsidRDefault="2BF9798B" w:rsidP="2BF9798B">
          <w:pPr>
            <w:pStyle w:val="Header"/>
            <w:jc w:val="center"/>
          </w:pPr>
        </w:p>
      </w:tc>
      <w:tc>
        <w:tcPr>
          <w:tcW w:w="3005" w:type="dxa"/>
        </w:tcPr>
        <w:p w14:paraId="1476E216" w14:textId="1856F5C0" w:rsidR="2BF9798B" w:rsidRPr="00466531" w:rsidRDefault="2BF9798B" w:rsidP="2BF9798B">
          <w:pPr>
            <w:pStyle w:val="Header"/>
            <w:ind w:right="-115"/>
            <w:jc w:val="right"/>
          </w:pPr>
        </w:p>
      </w:tc>
    </w:tr>
  </w:tbl>
  <w:p w14:paraId="5B24BF97" w14:textId="6DA18579" w:rsidR="00A52951" w:rsidRPr="00466531" w:rsidRDefault="00A52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6399" w14:textId="77777777" w:rsidR="006E29E3" w:rsidRPr="00466531" w:rsidRDefault="006E29E3" w:rsidP="008B2F40">
      <w:r w:rsidRPr="00466531">
        <w:separator/>
      </w:r>
    </w:p>
  </w:footnote>
  <w:footnote w:type="continuationSeparator" w:id="0">
    <w:p w14:paraId="16EC450B" w14:textId="77777777" w:rsidR="006E29E3" w:rsidRPr="00466531" w:rsidRDefault="006E29E3" w:rsidP="008B2F40">
      <w:r w:rsidRPr="00466531">
        <w:continuationSeparator/>
      </w:r>
    </w:p>
  </w:footnote>
  <w:footnote w:type="continuationNotice" w:id="1">
    <w:p w14:paraId="7A185476" w14:textId="77777777" w:rsidR="006E29E3" w:rsidRPr="00466531" w:rsidRDefault="006E29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8700" w14:textId="0EB61320" w:rsidR="004C627E" w:rsidRPr="00466531" w:rsidRDefault="00660D0F" w:rsidP="00FF699D">
    <w:pPr>
      <w:pStyle w:val="Header"/>
      <w:tabs>
        <w:tab w:val="clear" w:pos="4513"/>
        <w:tab w:val="center" w:pos="4156"/>
        <w:tab w:val="right" w:pos="8312"/>
        <w:tab w:val="right" w:pos="8787"/>
      </w:tabs>
      <w:rPr>
        <w:ins w:id="345" w:author="Unknown" w:date="2026-05-29T02:19:00Z" w16du:dateUtc="2026-05-29T09:19:00Z"/>
        <w:b/>
        <w:color w:val="FF0000"/>
        <w:sz w:val="28"/>
        <w:szCs w:val="28"/>
      </w:rPr>
    </w:pPr>
    <w:r w:rsidRPr="00466531">
      <w:drawing>
        <wp:anchor distT="0" distB="0" distL="114300" distR="114300" simplePos="0" relativeHeight="251658242" behindDoc="0" locked="0" layoutInCell="1" allowOverlap="1" wp14:anchorId="1CCED13E" wp14:editId="6802338D">
          <wp:simplePos x="0" y="0"/>
          <wp:positionH relativeFrom="column">
            <wp:posOffset>4974590</wp:posOffset>
          </wp:positionH>
          <wp:positionV relativeFrom="paragraph">
            <wp:posOffset>-54610</wp:posOffset>
          </wp:positionV>
          <wp:extent cx="355600" cy="266700"/>
          <wp:effectExtent l="0" t="0" r="6350" b="0"/>
          <wp:wrapNone/>
          <wp:docPr id="1308979471" name="Picture 1" descr="Tuatahi Mount-aineers - Giveali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atahi Mount-aineers - Givealitt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6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6531">
      <mc:AlternateContent>
        <mc:Choice Requires="wps">
          <w:drawing>
            <wp:anchor distT="0" distB="0" distL="114300" distR="114300" simplePos="0" relativeHeight="251658243" behindDoc="0" locked="0" layoutInCell="1" allowOverlap="1" wp14:anchorId="7FF0A735" wp14:editId="3813BB38">
              <wp:simplePos x="0" y="0"/>
              <wp:positionH relativeFrom="column">
                <wp:posOffset>5365750</wp:posOffset>
              </wp:positionH>
              <wp:positionV relativeFrom="paragraph">
                <wp:posOffset>-71755</wp:posOffset>
              </wp:positionV>
              <wp:extent cx="0" cy="264795"/>
              <wp:effectExtent l="0" t="0" r="38100" b="20955"/>
              <wp:wrapNone/>
              <wp:docPr id="20347722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64795"/>
                      </a:xfrm>
                      <a:prstGeom prst="line">
                        <a:avLst/>
                      </a:prstGeom>
                      <a:ln w="127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3ACCDE9">
            <v:line id="Straight Connector 2" style="position:absolute;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a5a5a5 [2092]" strokeweight="1pt" from="422.5pt,-5.65pt" to="422.5pt,15.2pt" w14:anchorId="18958A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">
              <v:stroke joinstyle="miter"/>
              <o:lock v:ext="edit" shapetype="f"/>
            </v:line>
          </w:pict>
        </mc:Fallback>
      </mc:AlternateContent>
    </w:r>
    <w:r w:rsidRPr="00466531">
      <mc:AlternateContent>
        <mc:Choice Requires="wpg">
          <w:drawing>
            <wp:anchor distT="0" distB="0" distL="114300" distR="114300" simplePos="0" relativeHeight="251658241" behindDoc="0" locked="0" layoutInCell="1" allowOverlap="1" wp14:anchorId="04C44F1D" wp14:editId="673003EE">
              <wp:simplePos x="0" y="0"/>
              <wp:positionH relativeFrom="column">
                <wp:posOffset>5438072</wp:posOffset>
              </wp:positionH>
              <wp:positionV relativeFrom="paragraph">
                <wp:posOffset>-73025</wp:posOffset>
              </wp:positionV>
              <wp:extent cx="259715" cy="240665"/>
              <wp:effectExtent l="0" t="0" r="6985" b="6985"/>
              <wp:wrapNone/>
              <wp:docPr id="873117829" name="Group 37"/>
              <wp:cNvGraphicFramePr/>
              <a:graphic xmlns:a="http://schemas.openxmlformats.org/drawingml/2006/main">
                <a:graphicData uri="http://schemas.microsoft.com/office/word/2010/wordprocessingGroup">
                  <wpg:wgp>
                    <wpg:cNvGrpSpPr/>
                    <wpg:grpSpPr>
                      <a:xfrm>
                        <a:off x="0" y="0"/>
                        <a:ext cx="259715" cy="240665"/>
                        <a:chOff x="0" y="0"/>
                        <a:chExt cx="1231900" cy="1139825"/>
                      </a:xfrm>
                      <a:solidFill>
                        <a:srgbClr val="0058AB"/>
                      </a:solidFill>
                    </wpg:grpSpPr>
                    <wps:wsp>
                      <wps:cNvPr id="1768314208" name="Freeform 320"/>
                      <wps:cNvSpPr>
                        <a:spLocks/>
                      </wps:cNvSpPr>
                      <wps:spPr bwMode="auto">
                        <a:xfrm>
                          <a:off x="0" y="0"/>
                          <a:ext cx="1203325" cy="1041400"/>
                        </a:xfrm>
                        <a:custGeom>
                          <a:avLst/>
                          <a:gdLst>
                            <a:gd name="T0" fmla="*/ 229 w 281"/>
                            <a:gd name="T1" fmla="*/ 105 h 243"/>
                            <a:gd name="T2" fmla="*/ 186 w 281"/>
                            <a:gd name="T3" fmla="*/ 141 h 243"/>
                            <a:gd name="T4" fmla="*/ 154 w 281"/>
                            <a:gd name="T5" fmla="*/ 194 h 243"/>
                            <a:gd name="T6" fmla="*/ 112 w 281"/>
                            <a:gd name="T7" fmla="*/ 233 h 243"/>
                            <a:gd name="T8" fmla="*/ 53 w 281"/>
                            <a:gd name="T9" fmla="*/ 236 h 243"/>
                            <a:gd name="T10" fmla="*/ 0 w 281"/>
                            <a:gd name="T11" fmla="*/ 159 h 243"/>
                            <a:gd name="T12" fmla="*/ 153 w 281"/>
                            <a:gd name="T13" fmla="*/ 0 h 243"/>
                            <a:gd name="T14" fmla="*/ 153 w 281"/>
                            <a:gd name="T15" fmla="*/ 0 h 243"/>
                            <a:gd name="T16" fmla="*/ 160 w 281"/>
                            <a:gd name="T17" fmla="*/ 3 h 243"/>
                            <a:gd name="T18" fmla="*/ 237 w 281"/>
                            <a:gd name="T19" fmla="*/ 51 h 243"/>
                            <a:gd name="T20" fmla="*/ 281 w 281"/>
                            <a:gd name="T21" fmla="*/ 118 h 243"/>
                            <a:gd name="T22" fmla="*/ 229 w 281"/>
                            <a:gd name="T23" fmla="*/ 105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81" h="243">
                              <a:moveTo>
                                <a:pt x="229" y="105"/>
                              </a:moveTo>
                              <a:cubicBezTo>
                                <a:pt x="210" y="109"/>
                                <a:pt x="196" y="125"/>
                                <a:pt x="186" y="141"/>
                              </a:cubicBezTo>
                              <a:cubicBezTo>
                                <a:pt x="175" y="159"/>
                                <a:pt x="166" y="177"/>
                                <a:pt x="154" y="194"/>
                              </a:cubicBezTo>
                              <a:cubicBezTo>
                                <a:pt x="143" y="211"/>
                                <a:pt x="130" y="225"/>
                                <a:pt x="112" y="233"/>
                              </a:cubicBezTo>
                              <a:cubicBezTo>
                                <a:pt x="93" y="242"/>
                                <a:pt x="72" y="243"/>
                                <a:pt x="53" y="236"/>
                              </a:cubicBezTo>
                              <a:cubicBezTo>
                                <a:pt x="21" y="224"/>
                                <a:pt x="0" y="192"/>
                                <a:pt x="0" y="159"/>
                              </a:cubicBezTo>
                              <a:cubicBezTo>
                                <a:pt x="0" y="72"/>
                                <a:pt x="119" y="42"/>
                                <a:pt x="153" y="0"/>
                              </a:cubicBezTo>
                              <a:cubicBezTo>
                                <a:pt x="153" y="0"/>
                                <a:pt x="153" y="0"/>
                                <a:pt x="153" y="0"/>
                              </a:cubicBezTo>
                              <a:cubicBezTo>
                                <a:pt x="155" y="1"/>
                                <a:pt x="158" y="2"/>
                                <a:pt x="160" y="3"/>
                              </a:cubicBezTo>
                              <a:cubicBezTo>
                                <a:pt x="188" y="15"/>
                                <a:pt x="214" y="30"/>
                                <a:pt x="237" y="51"/>
                              </a:cubicBezTo>
                              <a:cubicBezTo>
                                <a:pt x="258" y="70"/>
                                <a:pt x="273" y="92"/>
                                <a:pt x="281" y="118"/>
                              </a:cubicBezTo>
                              <a:cubicBezTo>
                                <a:pt x="268" y="105"/>
                                <a:pt x="247" y="100"/>
                                <a:pt x="229" y="105"/>
                              </a:cubicBezTo>
                            </a:path>
                          </a:pathLst>
                        </a:custGeom>
                        <a:grpFill/>
                        <a:ln>
                          <a:noFill/>
                        </a:ln>
                      </wps:spPr>
                      <wps:bodyPr vert="horz" wrap="square" lIns="91440" tIns="45720" rIns="91440" bIns="45720" numCol="1" anchor="t" anchorCtr="0" compatLnSpc="1">
                        <a:prstTxWarp prst="textNoShape">
                          <a:avLst/>
                        </a:prstTxWarp>
                      </wps:bodyPr>
                    </wps:wsp>
                    <wps:wsp>
                      <wps:cNvPr id="1198640302" name="Freeform 321"/>
                      <wps:cNvSpPr>
                        <a:spLocks/>
                      </wps:cNvSpPr>
                      <wps:spPr bwMode="auto">
                        <a:xfrm>
                          <a:off x="428625" y="484187"/>
                          <a:ext cx="803275" cy="655638"/>
                        </a:xfrm>
                        <a:custGeom>
                          <a:avLst/>
                          <a:gdLst>
                            <a:gd name="T0" fmla="*/ 183 w 188"/>
                            <a:gd name="T1" fmla="*/ 61 h 153"/>
                            <a:gd name="T2" fmla="*/ 140 w 188"/>
                            <a:gd name="T3" fmla="*/ 103 h 153"/>
                            <a:gd name="T4" fmla="*/ 79 w 188"/>
                            <a:gd name="T5" fmla="*/ 84 h 153"/>
                            <a:gd name="T6" fmla="*/ 123 w 188"/>
                            <a:gd name="T7" fmla="*/ 124 h 153"/>
                            <a:gd name="T8" fmla="*/ 65 w 188"/>
                            <a:gd name="T9" fmla="*/ 149 h 153"/>
                            <a:gd name="T10" fmla="*/ 31 w 188"/>
                            <a:gd name="T11" fmla="*/ 152 h 153"/>
                            <a:gd name="T12" fmla="*/ 0 w 188"/>
                            <a:gd name="T13" fmla="*/ 144 h 153"/>
                            <a:gd name="T14" fmla="*/ 48 w 188"/>
                            <a:gd name="T15" fmla="*/ 114 h 153"/>
                            <a:gd name="T16" fmla="*/ 77 w 188"/>
                            <a:gd name="T17" fmla="*/ 72 h 153"/>
                            <a:gd name="T18" fmla="*/ 103 w 188"/>
                            <a:gd name="T19" fmla="*/ 25 h 153"/>
                            <a:gd name="T20" fmla="*/ 140 w 188"/>
                            <a:gd name="T21" fmla="*/ 1 h 153"/>
                            <a:gd name="T22" fmla="*/ 182 w 188"/>
                            <a:gd name="T23" fmla="*/ 22 h 153"/>
                            <a:gd name="T24" fmla="*/ 183 w 188"/>
                            <a:gd name="T25" fmla="*/ 61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88" h="153">
                              <a:moveTo>
                                <a:pt x="183" y="61"/>
                              </a:moveTo>
                              <a:cubicBezTo>
                                <a:pt x="177" y="81"/>
                                <a:pt x="160" y="97"/>
                                <a:pt x="140" y="103"/>
                              </a:cubicBezTo>
                              <a:cubicBezTo>
                                <a:pt x="117" y="109"/>
                                <a:pt x="94" y="102"/>
                                <a:pt x="79" y="84"/>
                              </a:cubicBezTo>
                              <a:cubicBezTo>
                                <a:pt x="80" y="108"/>
                                <a:pt x="99" y="124"/>
                                <a:pt x="123" y="124"/>
                              </a:cubicBezTo>
                              <a:cubicBezTo>
                                <a:pt x="108" y="139"/>
                                <a:pt x="86" y="146"/>
                                <a:pt x="65" y="149"/>
                              </a:cubicBezTo>
                              <a:cubicBezTo>
                                <a:pt x="54" y="151"/>
                                <a:pt x="42" y="153"/>
                                <a:pt x="31" y="152"/>
                              </a:cubicBezTo>
                              <a:cubicBezTo>
                                <a:pt x="21" y="152"/>
                                <a:pt x="9" y="150"/>
                                <a:pt x="0" y="144"/>
                              </a:cubicBezTo>
                              <a:cubicBezTo>
                                <a:pt x="19" y="139"/>
                                <a:pt x="35" y="128"/>
                                <a:pt x="48" y="114"/>
                              </a:cubicBezTo>
                              <a:cubicBezTo>
                                <a:pt x="60" y="101"/>
                                <a:pt x="69" y="87"/>
                                <a:pt x="77" y="72"/>
                              </a:cubicBezTo>
                              <a:cubicBezTo>
                                <a:pt x="85" y="56"/>
                                <a:pt x="92" y="39"/>
                                <a:pt x="103" y="25"/>
                              </a:cubicBezTo>
                              <a:cubicBezTo>
                                <a:pt x="112" y="12"/>
                                <a:pt x="124" y="2"/>
                                <a:pt x="140" y="1"/>
                              </a:cubicBezTo>
                              <a:cubicBezTo>
                                <a:pt x="157" y="0"/>
                                <a:pt x="174" y="7"/>
                                <a:pt x="182" y="22"/>
                              </a:cubicBezTo>
                              <a:cubicBezTo>
                                <a:pt x="188" y="35"/>
                                <a:pt x="187" y="48"/>
                                <a:pt x="183" y="61"/>
                              </a:cubicBezTo>
                            </a:path>
                          </a:pathLst>
                        </a:custGeom>
                        <a:grp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51D9ADB">
            <v:group id="Group 37" style="position:absolute;margin-left:428.2pt;margin-top:-5.75pt;width:20.45pt;height:18.95pt;z-index:251658241;mso-width-relative:margin;mso-height-relative:margin" coordsize="12319,11398" o:spid="_x0000_s1026" w14:anchorId="5A102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">
              <v:shape id="Freeform 320" style="position:absolute;width:12033;height:10414;visibility:visible;mso-wrap-style:square;v-text-anchor:top" coordsize="281,243" o:spid="_x0000_s1027" filled="f" stroked="f" path="m229,105v-19,4,-33,20,-43,36c175,159,166,177,154,194v-11,17,-24,31,-42,39c93,242,72,243,53,236,21,224,,192,,159,,72,119,42,153,v,,,,,c155,1,158,2,160,3v28,12,54,27,77,48c258,70,273,92,281,118,268,105,247,100,229,1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">
                <v:path arrowok="t" o:connecttype="custom" o:connectlocs="980646,449988;796507,604269;659473,831406;479617,998544;226962,1011401;0,681410;655191,0;655191,0;685167,12857;1014904,218565;1203325,505700;980646,449988" o:connectangles="0,0,0,0,0,0,0,0,0,0,0,0"/>
              </v:shape>
              <v:shape id="Freeform 321" style="position:absolute;left:4286;top:4841;width:8033;height:6557;visibility:visible;mso-wrap-style:square;v-text-anchor:top" coordsize="188,153" o:spid="_x0000_s1028" filled="f" stroked="f" path="m183,61v-6,20,-23,36,-43,42c117,109,94,102,79,84v1,24,20,40,44,40c108,139,86,146,65,149v-11,2,-23,4,-34,3c21,152,9,150,,144v19,-5,35,-16,48,-30c60,101,69,87,77,72,85,56,92,39,103,25,112,12,124,2,140,1v17,-1,34,6,42,21c188,35,187,48,183,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">
                <v:path arrowok="t" o:connecttype="custom" o:connectlocs="781911,261398;598184,441377;337546,359958;525547,531367;277728,638497;132455,651353;0,617071;205091,488515;329001,308536;440092,107130;598184,4285;777639,94275;781911,261398" o:connectangles="0,0,0,0,0,0,0,0,0,0,0,0,0"/>
              </v:shape>
            </v:group>
          </w:pict>
        </mc:Fallback>
      </mc:AlternateContent>
    </w:r>
    <w:r w:rsidR="002F4AA8" w:rsidRPr="00466531">
      <w:rPr>
        <w:b/>
        <w:color w:val="FF0000"/>
        <w:sz w:val="28"/>
        <w:szCs w:val="28"/>
      </w:rPr>
      <w:tab/>
    </w:r>
  </w:p>
  <w:p w14:paraId="1CC5B87B" w14:textId="188931A3" w:rsidR="002F4AA8" w:rsidRPr="00466531" w:rsidRDefault="002F4AA8" w:rsidP="00FF699D">
    <w:pPr>
      <w:pStyle w:val="Header"/>
      <w:tabs>
        <w:tab w:val="clear" w:pos="4513"/>
        <w:tab w:val="center" w:pos="4156"/>
        <w:tab w:val="right" w:pos="8312"/>
        <w:tab w:val="right" w:pos="8787"/>
      </w:tabs>
      <w:rPr>
        <w:b/>
        <w:color w:val="FF0000"/>
        <w:sz w:val="28"/>
        <w:szCs w:val="28"/>
      </w:rPr>
    </w:pPr>
    <w:r w:rsidRPr="00466531">
      <w:rPr>
        <w:b/>
        <w:color w:val="FF0000"/>
        <w:sz w:val="28"/>
        <w:szCs w:val="28"/>
      </w:rPr>
      <w:tab/>
    </w:r>
  </w:p>
  <w:p w14:paraId="68430BD7" w14:textId="50F3524B" w:rsidR="002F4AA8" w:rsidRPr="00466531" w:rsidRDefault="002F4AA8" w:rsidP="00384F28">
    <w:pPr>
      <w:pStyle w:val="Header"/>
      <w:tabs>
        <w:tab w:val="left" w:pos="3350"/>
        <w:tab w:val="right" w:pos="8787"/>
      </w:tabs>
    </w:pPr>
    <w:r w:rsidRPr="00466531">
      <w:tab/>
    </w:r>
    <w:r w:rsidRPr="00466531">
      <w:tab/>
    </w:r>
  </w:p>
  <w:p w14:paraId="6F2A2A0B" w14:textId="580C99CE" w:rsidR="002151D8" w:rsidRPr="00466531" w:rsidRDefault="002151D8" w:rsidP="00D33F86">
    <w:pPr>
      <w:pStyle w:val="Header"/>
      <w:tabs>
        <w:tab w:val="right" w:pos="8787"/>
      </w:tabs>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B2DF" w14:textId="3B906811" w:rsidR="00916B59" w:rsidRPr="00466531" w:rsidRDefault="00916B59" w:rsidP="2BF9798B">
    <w:pPr>
      <w:pStyle w:val="Header"/>
      <w:ind w:left="-115"/>
      <w:jc w:val="left"/>
    </w:pPr>
  </w:p>
  <w:p w14:paraId="23F7CA5F" w14:textId="003EC306" w:rsidR="00916B59" w:rsidRPr="00466531" w:rsidRDefault="00916B59" w:rsidP="2BF9798B">
    <w:pPr>
      <w:pStyle w:val="Header"/>
      <w:ind w:left="-115"/>
      <w:jc w:val="left"/>
    </w:pPr>
  </w:p>
  <w:p w14:paraId="2754EE5E" w14:textId="17F998AA" w:rsidR="00916B59" w:rsidRPr="00466531" w:rsidRDefault="00916B59" w:rsidP="2BF9798B">
    <w:pPr>
      <w:pStyle w:val="Header"/>
      <w:ind w:left="-115"/>
      <w:jc w:val="left"/>
    </w:pPr>
  </w:p>
  <w:tbl>
    <w:tblPr>
      <w:tblW w:w="0" w:type="auto"/>
      <w:tblLook w:val="06A0" w:firstRow="1" w:lastRow="0" w:firstColumn="1" w:lastColumn="0" w:noHBand="1" w:noVBand="1"/>
    </w:tblPr>
    <w:tblGrid>
      <w:gridCol w:w="8576"/>
      <w:gridCol w:w="222"/>
      <w:gridCol w:w="222"/>
    </w:tblGrid>
    <w:tr w:rsidR="00FC669A" w:rsidRPr="00466531" w14:paraId="28E5B376" w14:textId="77777777" w:rsidTr="2BF9798B">
      <w:trPr>
        <w:trHeight w:val="300"/>
      </w:trPr>
      <w:tc>
        <w:tcPr>
          <w:tcW w:w="3005" w:type="dxa"/>
        </w:tcPr>
        <w:p w14:paraId="343BD05A" w14:textId="0D560D55" w:rsidR="2BF9798B" w:rsidRPr="00466531" w:rsidRDefault="00916B59" w:rsidP="2BF9798B">
          <w:pPr>
            <w:pStyle w:val="Header"/>
            <w:ind w:left="-115"/>
            <w:jc w:val="left"/>
          </w:pPr>
          <w:r w:rsidRPr="00466531">
            <w:drawing>
              <wp:inline distT="0" distB="0" distL="0" distR="0" wp14:anchorId="394A37BE" wp14:editId="160815B6">
                <wp:extent cx="5727700" cy="8583295"/>
                <wp:effectExtent l="0" t="0" r="6350" b="8255"/>
                <wp:docPr id="24280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4471" name="Picture 242804471"/>
                        <pic:cNvPicPr/>
                      </pic:nvPicPr>
                      <pic:blipFill>
                        <a:blip r:embed="rId1">
                          <a:extLst>
                            <a:ext uri="{28A0092B-C50C-407E-A947-70E740481C1C}">
                              <a14:useLocalDpi xmlns:a14="http://schemas.microsoft.com/office/drawing/2010/main" val="0"/>
                            </a:ext>
                          </a:extLst>
                        </a:blip>
                        <a:stretch>
                          <a:fillRect/>
                        </a:stretch>
                      </pic:blipFill>
                      <pic:spPr>
                        <a:xfrm>
                          <a:off x="0" y="0"/>
                          <a:ext cx="5727700" cy="8583295"/>
                        </a:xfrm>
                        <a:prstGeom prst="rect">
                          <a:avLst/>
                        </a:prstGeom>
                      </pic:spPr>
                    </pic:pic>
                  </a:graphicData>
                </a:graphic>
              </wp:inline>
            </w:drawing>
          </w:r>
        </w:p>
      </w:tc>
      <w:tc>
        <w:tcPr>
          <w:tcW w:w="3005" w:type="dxa"/>
        </w:tcPr>
        <w:p w14:paraId="47494C19" w14:textId="44BDEA7B" w:rsidR="2BF9798B" w:rsidRPr="00466531" w:rsidRDefault="2BF9798B" w:rsidP="2BF9798B">
          <w:pPr>
            <w:pStyle w:val="Header"/>
            <w:jc w:val="center"/>
          </w:pPr>
        </w:p>
      </w:tc>
      <w:tc>
        <w:tcPr>
          <w:tcW w:w="3005" w:type="dxa"/>
        </w:tcPr>
        <w:p w14:paraId="14CA6ADC" w14:textId="35D98D49" w:rsidR="2BF9798B" w:rsidRPr="00466531" w:rsidRDefault="2BF9798B" w:rsidP="2BF9798B">
          <w:pPr>
            <w:pStyle w:val="Header"/>
            <w:ind w:right="-115"/>
            <w:jc w:val="right"/>
          </w:pPr>
        </w:p>
      </w:tc>
    </w:tr>
  </w:tbl>
  <w:p w14:paraId="45B9FBA1" w14:textId="390A7FC3" w:rsidR="00A52951" w:rsidRPr="00466531" w:rsidRDefault="00A52951">
    <w:pPr>
      <w:pStyle w:val="Header"/>
    </w:pPr>
  </w:p>
</w:hdr>
</file>

<file path=word/intelligence2.xml><?xml version="1.0" encoding="utf-8"?>
<int2:intelligence xmlns:int2="http://schemas.microsoft.com/office/intelligence/2020/intelligence" xmlns:oel="http://schemas.microsoft.com/office/2019/extlst">
  <int2:observations>
    <int2:textHash int2:hashCode="Y1KKr0/P0Ysnuy" int2:id="4BYotMcA">
      <int2:state int2:value="Rejected" int2:type="spell"/>
    </int2:textHash>
    <int2:textHash int2:hashCode="kl129sLlvkmJsd" int2:id="4gf3zkSA">
      <int2:state int2:value="Rejected" int2:type="spell"/>
    </int2:textHash>
    <int2:textHash int2:hashCode="OrtZNwJC/JiGrS" int2:id="4ihGneyy">
      <int2:state int2:value="Rejected" int2:type="spell"/>
    </int2:textHash>
    <int2:textHash int2:hashCode="xCkQ7T8HMjHoj+" int2:id="5EgH9VT2">
      <int2:state int2:value="Rejected" int2:type="spell"/>
    </int2:textHash>
    <int2:textHash int2:hashCode="urTlJmzu10uJmY" int2:id="8AryPGZY">
      <int2:state int2:value="Rejected" int2:type="spell"/>
    </int2:textHash>
    <int2:textHash int2:hashCode="QgmNU58P0unWdN" int2:id="9qw6Uqli">
      <int2:state int2:value="Rejected" int2:type="spell"/>
    </int2:textHash>
    <int2:textHash int2:hashCode="uxpvEXsZbedIxk" int2:id="AXCICT5D">
      <int2:state int2:value="Rejected" int2:type="spell"/>
    </int2:textHash>
    <int2:textHash int2:hashCode="yFXU9iZy3Hsdjv" int2:id="JLqXOpnc">
      <int2:state int2:value="Rejected" int2:type="spell"/>
    </int2:textHash>
    <int2:textHash int2:hashCode="Wp4rbxskLmJwbR" int2:id="LJDblWKE">
      <int2:state int2:value="Rejected" int2:type="spell"/>
    </int2:textHash>
    <int2:textHash int2:hashCode="0yZYcq06dXBjwy" int2:id="OBMSxd9d">
      <int2:state int2:value="Rejected" int2:type="spell"/>
    </int2:textHash>
    <int2:textHash int2:hashCode="1EtxauUTjYv7zZ" int2:id="ODYGneIa">
      <int2:state int2:value="Rejected" int2:type="spell"/>
    </int2:textHash>
    <int2:textHash int2:hashCode="ffhUNjINNGz0GB" int2:id="OF0aPpQ4">
      <int2:state int2:value="Rejected" int2:type="spell"/>
    </int2:textHash>
    <int2:textHash int2:hashCode="93fxS6rhVaQaEk" int2:id="UyGtDLXr">
      <int2:state int2:value="Rejected" int2:type="spell"/>
    </int2:textHash>
    <int2:textHash int2:hashCode="mtTn8j/7zD3dBs" int2:id="WayZ7hnX">
      <int2:state int2:value="Rejected" int2:type="spell"/>
    </int2:textHash>
    <int2:textHash int2:hashCode="ZUEIIFw6m5AC3d" int2:id="Y8cMQ5FX">
      <int2:state int2:value="Rejected" int2:type="spell"/>
    </int2:textHash>
    <int2:textHash int2:hashCode="kByidkXaRxGvMx" int2:id="b8PmIHSp">
      <int2:state int2:value="Rejected" int2:type="spell"/>
    </int2:textHash>
    <int2:textHash int2:hashCode="Gz+9D5IZb0NOMb" int2:id="cx2DJveD">
      <int2:state int2:value="Rejected" int2:type="spell"/>
    </int2:textHash>
    <int2:textHash int2:hashCode="K+dOpZLBlZydBz" int2:id="eRZBWOfH">
      <int2:state int2:value="Rejected" int2:type="spell"/>
    </int2:textHash>
    <int2:textHash int2:hashCode="sEb8BRpYwYuLvU" int2:id="fGYIq8uk">
      <int2:state int2:value="Rejected" int2:type="spell"/>
    </int2:textHash>
    <int2:textHash int2:hashCode="q5UaHhznUPHWI0" int2:id="j6E3Agfd">
      <int2:state int2:value="Rejected" int2:type="spell"/>
    </int2:textHash>
    <int2:textHash int2:hashCode="YJqSjionumY573" int2:id="leIyU9pE">
      <int2:state int2:value="Rejected" int2:type="spell"/>
    </int2:textHash>
    <int2:textHash int2:hashCode="DbyRdcvutXASGD" int2:id="scQuRQj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68E148"/>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F"/>
    <w:multiLevelType w:val="singleLevel"/>
    <w:tmpl w:val="501252E2"/>
    <w:lvl w:ilvl="0">
      <w:start w:val="1"/>
      <w:numFmt w:val="decimal"/>
      <w:pStyle w:val="ListNumber2"/>
      <w:lvlText w:val="%1."/>
      <w:lvlJc w:val="left"/>
      <w:pPr>
        <w:tabs>
          <w:tab w:val="num" w:pos="643"/>
        </w:tabs>
        <w:ind w:left="643" w:hanging="360"/>
      </w:pPr>
      <w:rPr>
        <w:rFonts w:cs="Times New Roman"/>
      </w:rPr>
    </w:lvl>
  </w:abstractNum>
  <w:abstractNum w:abstractNumId="2" w15:restartNumberingAfterBreak="0">
    <w:nsid w:val="FFFFFF80"/>
    <w:multiLevelType w:val="singleLevel"/>
    <w:tmpl w:val="C81A0DAA"/>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C70F728"/>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C44C280"/>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9B00C0C6"/>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F4B8D2D6"/>
    <w:name w:val=""/>
    <w:lvl w:ilvl="0">
      <w:start w:val="1"/>
      <w:numFmt w:val="decimal"/>
      <w:pStyle w:val="ListNumber"/>
      <w:lvlText w:val="%1."/>
      <w:lvlJc w:val="left"/>
      <w:pPr>
        <w:tabs>
          <w:tab w:val="num" w:pos="360"/>
        </w:tabs>
        <w:ind w:left="360" w:hanging="360"/>
      </w:pPr>
      <w:rPr>
        <w:rFonts w:cs="Times New Roman"/>
      </w:rPr>
    </w:lvl>
  </w:abstractNum>
  <w:abstractNum w:abstractNumId="7" w15:restartNumberingAfterBreak="0">
    <w:nsid w:val="FFFFFF89"/>
    <w:multiLevelType w:val="singleLevel"/>
    <w:tmpl w:val="734A5EB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F6E54"/>
    <w:multiLevelType w:val="hybridMultilevel"/>
    <w:tmpl w:val="AF2821D0"/>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9" w15:restartNumberingAfterBreak="0">
    <w:nsid w:val="00A84F4F"/>
    <w:multiLevelType w:val="hybridMultilevel"/>
    <w:tmpl w:val="BF748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B818F4"/>
    <w:multiLevelType w:val="hybridMultilevel"/>
    <w:tmpl w:val="DAEE9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C275F7"/>
    <w:multiLevelType w:val="multilevel"/>
    <w:tmpl w:val="A4FC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27008"/>
    <w:multiLevelType w:val="multilevel"/>
    <w:tmpl w:val="71A668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B0A6E"/>
    <w:multiLevelType w:val="hybridMultilevel"/>
    <w:tmpl w:val="A9C6C1EA"/>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4" w15:restartNumberingAfterBreak="0">
    <w:nsid w:val="04351ECA"/>
    <w:multiLevelType w:val="multilevel"/>
    <w:tmpl w:val="C23A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F0BF6"/>
    <w:multiLevelType w:val="hybridMultilevel"/>
    <w:tmpl w:val="0170602A"/>
    <w:lvl w:ilvl="0" w:tplc="A9C42E36">
      <w:start w:val="1"/>
      <w:numFmt w:val="decimal"/>
      <w:pStyle w:val="Captionforfigure"/>
      <w:suff w:val="space"/>
      <w:lvlText w:val="Figure %1. "/>
      <w:lvlJc w:val="left"/>
      <w:pPr>
        <w:ind w:left="57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404386"/>
    <w:multiLevelType w:val="multilevel"/>
    <w:tmpl w:val="C018F2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A01515"/>
    <w:multiLevelType w:val="hybridMultilevel"/>
    <w:tmpl w:val="141CB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54B4E1C"/>
    <w:multiLevelType w:val="hybridMultilevel"/>
    <w:tmpl w:val="EDDE20F4"/>
    <w:lvl w:ilvl="0" w:tplc="8D4C2234">
      <w:start w:val="1"/>
      <w:numFmt w:val="bullet"/>
      <w:lvlText w:val=""/>
      <w:lvlJc w:val="left"/>
      <w:pPr>
        <w:ind w:left="720" w:hanging="360"/>
      </w:pPr>
      <w:rPr>
        <w:rFonts w:ascii="Symbol" w:hAnsi="Symbol" w:hint="default"/>
        <w:color w:val="003DA5"/>
        <w:u w:color="FFFFFF" w:themeColor="background1"/>
      </w:rPr>
    </w:lvl>
    <w:lvl w:ilvl="1" w:tplc="73BC8DA4">
      <w:start w:val="1"/>
      <w:numFmt w:val="bullet"/>
      <w:pStyle w:val="Blue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05D31D59"/>
    <w:multiLevelType w:val="multilevel"/>
    <w:tmpl w:val="16D6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1A4B5B"/>
    <w:multiLevelType w:val="multilevel"/>
    <w:tmpl w:val="CB844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D361D5"/>
    <w:multiLevelType w:val="hybridMultilevel"/>
    <w:tmpl w:val="45D44B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7EA3DC5"/>
    <w:multiLevelType w:val="multilevel"/>
    <w:tmpl w:val="DAB60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41A9E"/>
    <w:multiLevelType w:val="hybridMultilevel"/>
    <w:tmpl w:val="9B9C4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08B66517"/>
    <w:multiLevelType w:val="multilevel"/>
    <w:tmpl w:val="F92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337BFF"/>
    <w:multiLevelType w:val="hybridMultilevel"/>
    <w:tmpl w:val="2F346AFA"/>
    <w:lvl w:ilvl="0" w:tplc="40090001">
      <w:start w:val="1"/>
      <w:numFmt w:val="bullet"/>
      <w:lvlText w:val=""/>
      <w:lvlJc w:val="left"/>
      <w:pPr>
        <w:ind w:left="587" w:hanging="360"/>
      </w:pPr>
      <w:rPr>
        <w:rFonts w:ascii="Symbol" w:hAnsi="Symbol" w:hint="default"/>
      </w:rPr>
    </w:lvl>
    <w:lvl w:ilvl="1" w:tplc="936C21AA">
      <w:start w:val="1"/>
      <w:numFmt w:val="bullet"/>
      <w:lvlText w:val=""/>
      <w:lvlJc w:val="left"/>
      <w:pPr>
        <w:ind w:left="1307" w:hanging="360"/>
      </w:pPr>
      <w:rPr>
        <w:rFonts w:ascii="Symbol" w:hAnsi="Symbol" w:hint="default"/>
        <w:color w:val="auto"/>
      </w:rPr>
    </w:lvl>
    <w:lvl w:ilvl="2" w:tplc="40090005">
      <w:start w:val="1"/>
      <w:numFmt w:val="bullet"/>
      <w:lvlText w:val=""/>
      <w:lvlJc w:val="left"/>
      <w:pPr>
        <w:ind w:left="2027" w:hanging="360"/>
      </w:pPr>
      <w:rPr>
        <w:rFonts w:ascii="Wingdings" w:hAnsi="Wingdings" w:hint="default"/>
      </w:rPr>
    </w:lvl>
    <w:lvl w:ilvl="3" w:tplc="4009000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abstractNum w:abstractNumId="26" w15:restartNumberingAfterBreak="0">
    <w:nsid w:val="0B254419"/>
    <w:multiLevelType w:val="hybridMultilevel"/>
    <w:tmpl w:val="F654A2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B8B0356"/>
    <w:multiLevelType w:val="hybridMultilevel"/>
    <w:tmpl w:val="39B06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BAB50E9"/>
    <w:multiLevelType w:val="hybridMultilevel"/>
    <w:tmpl w:val="2342F7EE"/>
    <w:lvl w:ilvl="0" w:tplc="936C21A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C166AE2"/>
    <w:multiLevelType w:val="multilevel"/>
    <w:tmpl w:val="643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3B1F82"/>
    <w:multiLevelType w:val="hybridMultilevel"/>
    <w:tmpl w:val="7CECDA50"/>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31" w15:restartNumberingAfterBreak="0">
    <w:nsid w:val="0F77700B"/>
    <w:multiLevelType w:val="hybridMultilevel"/>
    <w:tmpl w:val="C262E0E4"/>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32" w15:restartNumberingAfterBreak="0">
    <w:nsid w:val="10AC513F"/>
    <w:multiLevelType w:val="hybridMultilevel"/>
    <w:tmpl w:val="430C8B38"/>
    <w:lvl w:ilvl="0" w:tplc="D3086ECE">
      <w:start w:val="1"/>
      <w:numFmt w:val="bullet"/>
      <w:pStyle w:val="BulletCG1"/>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0CD4125"/>
    <w:multiLevelType w:val="hybridMultilevel"/>
    <w:tmpl w:val="D62E3A40"/>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34" w15:restartNumberingAfterBreak="0">
    <w:nsid w:val="11117676"/>
    <w:multiLevelType w:val="hybridMultilevel"/>
    <w:tmpl w:val="A8288994"/>
    <w:lvl w:ilvl="0" w:tplc="936C21A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730F10"/>
    <w:multiLevelType w:val="multilevel"/>
    <w:tmpl w:val="7AB4A6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671E06"/>
    <w:multiLevelType w:val="hybridMultilevel"/>
    <w:tmpl w:val="713A58E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3001056"/>
    <w:multiLevelType w:val="hybridMultilevel"/>
    <w:tmpl w:val="F09C5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34D2807"/>
    <w:multiLevelType w:val="multilevel"/>
    <w:tmpl w:val="969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42877"/>
    <w:multiLevelType w:val="multilevel"/>
    <w:tmpl w:val="255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401497"/>
    <w:multiLevelType w:val="hybridMultilevel"/>
    <w:tmpl w:val="4CC8F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48430C7"/>
    <w:multiLevelType w:val="hybridMultilevel"/>
    <w:tmpl w:val="1E7E45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14843419"/>
    <w:multiLevelType w:val="multilevel"/>
    <w:tmpl w:val="D3E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31BC4"/>
    <w:multiLevelType w:val="hybridMultilevel"/>
    <w:tmpl w:val="A8288994"/>
    <w:lvl w:ilvl="0" w:tplc="936C21A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6253AB6"/>
    <w:multiLevelType w:val="hybridMultilevel"/>
    <w:tmpl w:val="12BAC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16BB3E1F"/>
    <w:multiLevelType w:val="hybridMultilevel"/>
    <w:tmpl w:val="DFF669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16F432BD"/>
    <w:multiLevelType w:val="hybridMultilevel"/>
    <w:tmpl w:val="188C19F6"/>
    <w:lvl w:ilvl="0" w:tplc="936C21AA">
      <w:start w:val="1"/>
      <w:numFmt w:val="bullet"/>
      <w:lvlText w:val=""/>
      <w:lvlJc w:val="left"/>
      <w:pPr>
        <w:tabs>
          <w:tab w:val="num" w:pos="587"/>
        </w:tabs>
        <w:ind w:left="587" w:hanging="360"/>
      </w:pPr>
      <w:rPr>
        <w:rFonts w:ascii="Symbol" w:hAnsi="Symbol" w:hint="default"/>
        <w:color w:val="auto"/>
      </w:rPr>
    </w:lvl>
    <w:lvl w:ilvl="1" w:tplc="FFFFFFFF" w:tentative="1">
      <w:start w:val="1"/>
      <w:numFmt w:val="bullet"/>
      <w:lvlText w:val="o"/>
      <w:lvlJc w:val="left"/>
      <w:pPr>
        <w:ind w:left="1307" w:hanging="360"/>
      </w:pPr>
      <w:rPr>
        <w:rFonts w:ascii="Courier New" w:hAnsi="Courier New" w:cs="Courier New" w:hint="default"/>
      </w:rPr>
    </w:lvl>
    <w:lvl w:ilvl="2" w:tplc="FFFFFFFF" w:tentative="1">
      <w:start w:val="1"/>
      <w:numFmt w:val="bullet"/>
      <w:lvlText w:val=""/>
      <w:lvlJc w:val="left"/>
      <w:pPr>
        <w:ind w:left="2027" w:hanging="360"/>
      </w:pPr>
      <w:rPr>
        <w:rFonts w:ascii="Wingdings" w:hAnsi="Wingdings" w:hint="default"/>
      </w:rPr>
    </w:lvl>
    <w:lvl w:ilvl="3" w:tplc="FFFFFFFF" w:tentative="1">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47" w15:restartNumberingAfterBreak="0">
    <w:nsid w:val="16FE46C6"/>
    <w:multiLevelType w:val="multilevel"/>
    <w:tmpl w:val="C84A3110"/>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4F6F96"/>
    <w:multiLevelType w:val="multilevel"/>
    <w:tmpl w:val="55A8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2F69BF"/>
    <w:multiLevelType w:val="multilevel"/>
    <w:tmpl w:val="69A8B542"/>
    <w:lvl w:ilvl="0">
      <w:start w:val="1"/>
      <w:numFmt w:val="none"/>
      <w:pStyle w:val="Definition"/>
      <w:suff w:val="nothing"/>
      <w:lvlText w:val=""/>
      <w:lvlJc w:val="left"/>
      <w:rPr>
        <w:rFonts w:cs="Times New Roman" w:hint="default"/>
      </w:rPr>
    </w:lvl>
    <w:lvl w:ilvl="1">
      <w:start w:val="1"/>
      <w:numFmt w:val="lowerLetter"/>
      <w:pStyle w:val="Definition1stsubparagraph"/>
      <w:lvlText w:val="%2."/>
      <w:lvlJc w:val="left"/>
      <w:pPr>
        <w:tabs>
          <w:tab w:val="num" w:pos="567"/>
        </w:tabs>
        <w:ind w:left="567" w:hanging="567"/>
      </w:pPr>
      <w:rPr>
        <w:rFonts w:cs="Times New Roman" w:hint="default"/>
      </w:rPr>
    </w:lvl>
    <w:lvl w:ilvl="2">
      <w:start w:val="1"/>
      <w:numFmt w:val="lowerRoman"/>
      <w:pStyle w:val="Definition2ndsubparagraph"/>
      <w:lvlText w:val="%3."/>
      <w:lvlJc w:val="left"/>
      <w:pPr>
        <w:tabs>
          <w:tab w:val="num" w:pos="1134"/>
        </w:tabs>
        <w:ind w:left="1134" w:hanging="567"/>
      </w:pPr>
      <w:rPr>
        <w:rFonts w:cs="Times New Roman" w:hint="default"/>
      </w:rPr>
    </w:lvl>
    <w:lvl w:ilvl="3">
      <w:start w:val="1"/>
      <w:numFmt w:val="decimal"/>
      <w:lvlText w:val="%4%1"/>
      <w:lvlJc w:val="left"/>
      <w:pPr>
        <w:tabs>
          <w:tab w:val="num" w:pos="3240"/>
        </w:tabs>
        <w:ind w:left="2448" w:hanging="648"/>
      </w:pPr>
      <w:rPr>
        <w:rFonts w:cs="Times New Roman" w:hint="default"/>
      </w:rPr>
    </w:lvl>
    <w:lvl w:ilvl="4">
      <w:start w:val="1"/>
      <w:numFmt w:val="decimal"/>
      <w:lvlText w:val="%1"/>
      <w:lvlJc w:val="left"/>
      <w:pPr>
        <w:tabs>
          <w:tab w:val="num" w:pos="3960"/>
        </w:tabs>
        <w:ind w:left="2952" w:hanging="792"/>
      </w:pPr>
      <w:rPr>
        <w:rFonts w:cs="Times New Roman" w:hint="default"/>
      </w:rPr>
    </w:lvl>
    <w:lvl w:ilvl="5">
      <w:start w:val="1"/>
      <w:numFmt w:val="decimal"/>
      <w:lvlText w:val="%1"/>
      <w:lvlJc w:val="left"/>
      <w:pPr>
        <w:tabs>
          <w:tab w:val="num" w:pos="4680"/>
        </w:tabs>
        <w:ind w:left="3456" w:hanging="936"/>
      </w:pPr>
      <w:rPr>
        <w:rFonts w:cs="Times New Roman" w:hint="default"/>
      </w:rPr>
    </w:lvl>
    <w:lvl w:ilvl="6">
      <w:start w:val="1"/>
      <w:numFmt w:val="decimal"/>
      <w:lvlText w:val="%1.%2.%3.%4.%5.%6.%7."/>
      <w:lvlJc w:val="left"/>
      <w:pPr>
        <w:tabs>
          <w:tab w:val="num" w:pos="5400"/>
        </w:tabs>
        <w:ind w:left="3960" w:hanging="1080"/>
      </w:pPr>
      <w:rPr>
        <w:rFonts w:cs="Times New Roman" w:hint="default"/>
      </w:rPr>
    </w:lvl>
    <w:lvl w:ilvl="7">
      <w:start w:val="1"/>
      <w:numFmt w:val="decimal"/>
      <w:lvlText w:val="%1"/>
      <w:lvlJc w:val="left"/>
      <w:pPr>
        <w:tabs>
          <w:tab w:val="num" w:pos="6120"/>
        </w:tabs>
        <w:ind w:left="4464" w:hanging="1224"/>
      </w:pPr>
      <w:rPr>
        <w:rFonts w:cs="Times New Roman" w:hint="default"/>
      </w:rPr>
    </w:lvl>
    <w:lvl w:ilvl="8">
      <w:start w:val="1"/>
      <w:numFmt w:val="decimal"/>
      <w:lvlText w:val="%1"/>
      <w:lvlJc w:val="left"/>
      <w:pPr>
        <w:tabs>
          <w:tab w:val="num" w:pos="6840"/>
        </w:tabs>
        <w:ind w:left="5040" w:hanging="1440"/>
      </w:pPr>
      <w:rPr>
        <w:rFonts w:cs="Times New Roman" w:hint="default"/>
      </w:rPr>
    </w:lvl>
  </w:abstractNum>
  <w:abstractNum w:abstractNumId="50" w15:restartNumberingAfterBreak="0">
    <w:nsid w:val="18BB6E00"/>
    <w:multiLevelType w:val="hybridMultilevel"/>
    <w:tmpl w:val="88E07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B02444E"/>
    <w:multiLevelType w:val="multilevel"/>
    <w:tmpl w:val="44E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220C0F"/>
    <w:multiLevelType w:val="hybridMultilevel"/>
    <w:tmpl w:val="8AC8B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BF07C1B"/>
    <w:multiLevelType w:val="hybridMultilevel"/>
    <w:tmpl w:val="E67A580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4" w15:restartNumberingAfterBreak="0">
    <w:nsid w:val="1C3C6504"/>
    <w:multiLevelType w:val="multilevel"/>
    <w:tmpl w:val="20A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E1585"/>
    <w:multiLevelType w:val="hybridMultilevel"/>
    <w:tmpl w:val="BC7A44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C6E6B06"/>
    <w:multiLevelType w:val="multilevel"/>
    <w:tmpl w:val="832E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hAnsi="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3B241A"/>
    <w:multiLevelType w:val="multilevel"/>
    <w:tmpl w:val="D61ECC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05F03"/>
    <w:multiLevelType w:val="hybridMultilevel"/>
    <w:tmpl w:val="B2EA4328"/>
    <w:lvl w:ilvl="0" w:tplc="FFFFFFFF">
      <w:numFmt w:val="bullet"/>
      <w:lvlText w:val="–"/>
      <w:lvlJc w:val="left"/>
      <w:pPr>
        <w:ind w:left="2160" w:hanging="360"/>
      </w:pPr>
      <w:rPr>
        <w:rFonts w:ascii="Arial" w:hAnsi="Arial" w:hint="default"/>
      </w:rPr>
    </w:lvl>
    <w:lvl w:ilvl="1" w:tplc="FFFFFFFF">
      <w:start w:val="1"/>
      <w:numFmt w:val="bullet"/>
      <w:lvlText w:val="o"/>
      <w:lvlJc w:val="left"/>
      <w:pPr>
        <w:ind w:left="2880" w:hanging="360"/>
      </w:pPr>
      <w:rPr>
        <w:rFonts w:ascii="Courier New" w:hAnsi="Courier New" w:cs="Courier New" w:hint="default"/>
      </w:rPr>
    </w:lvl>
    <w:lvl w:ilvl="2" w:tplc="F2EA7C78">
      <w:numFmt w:val="bullet"/>
      <w:lvlText w:val="–"/>
      <w:lvlJc w:val="left"/>
      <w:pPr>
        <w:ind w:left="2160" w:hanging="360"/>
      </w:pPr>
      <w:rPr>
        <w:rFonts w:ascii="Arial" w:hAnsi="Arial"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9" w15:restartNumberingAfterBreak="0">
    <w:nsid w:val="1DF44CF6"/>
    <w:multiLevelType w:val="hybridMultilevel"/>
    <w:tmpl w:val="FFFFFFFF"/>
    <w:lvl w:ilvl="0" w:tplc="978692C4">
      <w:start w:val="1"/>
      <w:numFmt w:val="decimal"/>
      <w:lvlText w:val="%1."/>
      <w:lvlJc w:val="left"/>
      <w:pPr>
        <w:ind w:left="720" w:hanging="360"/>
      </w:pPr>
    </w:lvl>
    <w:lvl w:ilvl="1" w:tplc="EDC2AEE8">
      <w:start w:val="1"/>
      <w:numFmt w:val="lowerLetter"/>
      <w:lvlText w:val="%2."/>
      <w:lvlJc w:val="left"/>
      <w:pPr>
        <w:ind w:left="1440" w:hanging="360"/>
      </w:pPr>
    </w:lvl>
    <w:lvl w:ilvl="2" w:tplc="B120D060">
      <w:start w:val="1"/>
      <w:numFmt w:val="lowerRoman"/>
      <w:lvlText w:val="%3."/>
      <w:lvlJc w:val="right"/>
      <w:pPr>
        <w:ind w:left="2160" w:hanging="180"/>
      </w:pPr>
    </w:lvl>
    <w:lvl w:ilvl="3" w:tplc="7730CF80">
      <w:start w:val="1"/>
      <w:numFmt w:val="decimal"/>
      <w:lvlText w:val="%4."/>
      <w:lvlJc w:val="left"/>
      <w:pPr>
        <w:ind w:left="2880" w:hanging="360"/>
      </w:pPr>
    </w:lvl>
    <w:lvl w:ilvl="4" w:tplc="03F2B358">
      <w:start w:val="1"/>
      <w:numFmt w:val="lowerLetter"/>
      <w:lvlText w:val="%5."/>
      <w:lvlJc w:val="left"/>
      <w:pPr>
        <w:ind w:left="3600" w:hanging="360"/>
      </w:pPr>
    </w:lvl>
    <w:lvl w:ilvl="5" w:tplc="CC00CB38">
      <w:start w:val="1"/>
      <w:numFmt w:val="lowerRoman"/>
      <w:lvlText w:val="%6."/>
      <w:lvlJc w:val="right"/>
      <w:pPr>
        <w:ind w:left="4320" w:hanging="180"/>
      </w:pPr>
    </w:lvl>
    <w:lvl w:ilvl="6" w:tplc="D8B64C06">
      <w:start w:val="1"/>
      <w:numFmt w:val="decimal"/>
      <w:lvlText w:val="%7."/>
      <w:lvlJc w:val="left"/>
      <w:pPr>
        <w:ind w:left="5040" w:hanging="360"/>
      </w:pPr>
    </w:lvl>
    <w:lvl w:ilvl="7" w:tplc="CF36C4AE">
      <w:start w:val="1"/>
      <w:numFmt w:val="lowerLetter"/>
      <w:lvlText w:val="%8."/>
      <w:lvlJc w:val="left"/>
      <w:pPr>
        <w:ind w:left="5760" w:hanging="360"/>
      </w:pPr>
    </w:lvl>
    <w:lvl w:ilvl="8" w:tplc="CCEAEA6A">
      <w:start w:val="1"/>
      <w:numFmt w:val="lowerRoman"/>
      <w:lvlText w:val="%9."/>
      <w:lvlJc w:val="right"/>
      <w:pPr>
        <w:ind w:left="6480" w:hanging="180"/>
      </w:pPr>
    </w:lvl>
  </w:abstractNum>
  <w:abstractNum w:abstractNumId="60" w15:restartNumberingAfterBreak="0">
    <w:nsid w:val="1E72321B"/>
    <w:multiLevelType w:val="hybridMultilevel"/>
    <w:tmpl w:val="8BB629C0"/>
    <w:lvl w:ilvl="0" w:tplc="FFFFFFFF">
      <w:start w:val="1"/>
      <w:numFmt w:val="bullet"/>
      <w:lvlText w:val=""/>
      <w:lvlJc w:val="left"/>
      <w:pPr>
        <w:ind w:left="1440"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1E780ECB"/>
    <w:multiLevelType w:val="multilevel"/>
    <w:tmpl w:val="6FA0BBB4"/>
    <w:lvl w:ilvl="0">
      <w:start w:val="1"/>
      <w:numFmt w:val="bullet"/>
      <w:lvlText w:val=""/>
      <w:lvlJc w:val="left"/>
      <w:pPr>
        <w:ind w:left="4962" w:hanging="567"/>
      </w:pPr>
      <w:rPr>
        <w:rFonts w:ascii="Symbol" w:hAnsi="Symbol" w:hint="default"/>
        <w:color w:val="auto"/>
      </w:rPr>
    </w:lvl>
    <w:lvl w:ilvl="1">
      <w:start w:val="1"/>
      <w:numFmt w:val="bullet"/>
      <w:lvlText w:val=""/>
      <w:lvlJc w:val="left"/>
      <w:pPr>
        <w:ind w:left="1134" w:hanging="567"/>
      </w:pPr>
      <w:rPr>
        <w:rFonts w:ascii="Symbol" w:hAnsi="Symbol" w:hint="default"/>
        <w:color w:val="auto"/>
      </w:rPr>
    </w:lvl>
    <w:lvl w:ilvl="2">
      <w:start w:val="1"/>
      <w:numFmt w:val="none"/>
      <w:pStyle w:val="Bullet3"/>
      <w:lvlText w:val="-"/>
      <w:lvlJc w:val="left"/>
      <w:pPr>
        <w:ind w:left="1701" w:hanging="567"/>
      </w:pPr>
      <w:rPr>
        <w:rFonts w:cs="Times New Roman" w:hint="default"/>
      </w:rPr>
    </w:lvl>
    <w:lvl w:ilvl="3">
      <w:start w:val="1"/>
      <w:numFmt w:val="bullet"/>
      <w:pStyle w:val="Bullet4"/>
      <w:lvlText w:val=""/>
      <w:lvlJc w:val="left"/>
      <w:pPr>
        <w:ind w:left="2268" w:hanging="567"/>
      </w:pPr>
      <w:rPr>
        <w:rFonts w:ascii="Symbol" w:hAnsi="Symbol" w:hint="default"/>
        <w:color w:val="auto"/>
      </w:rPr>
    </w:lvl>
    <w:lvl w:ilvl="4">
      <w:start w:val="1"/>
      <w:numFmt w:val="bullet"/>
      <w:pStyle w:val="Bullet5"/>
      <w:lvlText w:val=""/>
      <w:lvlJc w:val="left"/>
      <w:pPr>
        <w:ind w:left="2835" w:hanging="567"/>
      </w:pPr>
      <w:rPr>
        <w:rFonts w:ascii="Symbol" w:hAnsi="Symbol" w:hint="default"/>
        <w:color w:val="auto"/>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62" w15:restartNumberingAfterBreak="0">
    <w:nsid w:val="1EAB447D"/>
    <w:multiLevelType w:val="hybridMultilevel"/>
    <w:tmpl w:val="73A88AA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3" w15:restartNumberingAfterBreak="0">
    <w:nsid w:val="1ED50745"/>
    <w:multiLevelType w:val="hybridMultilevel"/>
    <w:tmpl w:val="6D42020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649E0A">
      <w:start w:val="1"/>
      <w:numFmt w:val="bullet"/>
      <w:lvlText w:val="−"/>
      <w:lvlJc w:val="left"/>
      <w:pPr>
        <w:ind w:left="2160" w:hanging="360"/>
      </w:pPr>
      <w:rPr>
        <w:rFonts w:ascii="Ubuntu" w:hAnsi="Ubuntu"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EEF5BEB"/>
    <w:multiLevelType w:val="hybridMultilevel"/>
    <w:tmpl w:val="CA36F214"/>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1EFC6D51"/>
    <w:multiLevelType w:val="hybridMultilevel"/>
    <w:tmpl w:val="075A7EEE"/>
    <w:lvl w:ilvl="0" w:tplc="936C21A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4D7F12"/>
    <w:multiLevelType w:val="hybridMultilevel"/>
    <w:tmpl w:val="2E3864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1F5D5C78"/>
    <w:multiLevelType w:val="hybridMultilevel"/>
    <w:tmpl w:val="7F3ED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1FD970ED"/>
    <w:multiLevelType w:val="hybridMultilevel"/>
    <w:tmpl w:val="0C660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1FEB2474"/>
    <w:multiLevelType w:val="hybridMultilevel"/>
    <w:tmpl w:val="4A4C9EFE"/>
    <w:lvl w:ilvl="0" w:tplc="40090001">
      <w:start w:val="1"/>
      <w:numFmt w:val="bullet"/>
      <w:lvlText w:val=""/>
      <w:lvlJc w:val="left"/>
      <w:pPr>
        <w:ind w:left="1041" w:hanging="360"/>
      </w:pPr>
      <w:rPr>
        <w:rFonts w:ascii="Symbol" w:hAnsi="Symbol" w:hint="default"/>
      </w:rPr>
    </w:lvl>
    <w:lvl w:ilvl="1" w:tplc="40090003">
      <w:start w:val="1"/>
      <w:numFmt w:val="bullet"/>
      <w:lvlText w:val="o"/>
      <w:lvlJc w:val="left"/>
      <w:pPr>
        <w:ind w:left="1761" w:hanging="360"/>
      </w:pPr>
      <w:rPr>
        <w:rFonts w:ascii="Courier New" w:hAnsi="Courier New" w:cs="Courier New" w:hint="default"/>
      </w:rPr>
    </w:lvl>
    <w:lvl w:ilvl="2" w:tplc="40090005" w:tentative="1">
      <w:start w:val="1"/>
      <w:numFmt w:val="bullet"/>
      <w:lvlText w:val=""/>
      <w:lvlJc w:val="left"/>
      <w:pPr>
        <w:ind w:left="2481" w:hanging="360"/>
      </w:pPr>
      <w:rPr>
        <w:rFonts w:ascii="Wingdings" w:hAnsi="Wingdings" w:hint="default"/>
      </w:rPr>
    </w:lvl>
    <w:lvl w:ilvl="3" w:tplc="40090001" w:tentative="1">
      <w:start w:val="1"/>
      <w:numFmt w:val="bullet"/>
      <w:lvlText w:val=""/>
      <w:lvlJc w:val="left"/>
      <w:pPr>
        <w:ind w:left="3201" w:hanging="360"/>
      </w:pPr>
      <w:rPr>
        <w:rFonts w:ascii="Symbol" w:hAnsi="Symbol" w:hint="default"/>
      </w:rPr>
    </w:lvl>
    <w:lvl w:ilvl="4" w:tplc="40090003" w:tentative="1">
      <w:start w:val="1"/>
      <w:numFmt w:val="bullet"/>
      <w:lvlText w:val="o"/>
      <w:lvlJc w:val="left"/>
      <w:pPr>
        <w:ind w:left="3921" w:hanging="360"/>
      </w:pPr>
      <w:rPr>
        <w:rFonts w:ascii="Courier New" w:hAnsi="Courier New" w:cs="Courier New" w:hint="default"/>
      </w:rPr>
    </w:lvl>
    <w:lvl w:ilvl="5" w:tplc="40090005" w:tentative="1">
      <w:start w:val="1"/>
      <w:numFmt w:val="bullet"/>
      <w:lvlText w:val=""/>
      <w:lvlJc w:val="left"/>
      <w:pPr>
        <w:ind w:left="4641" w:hanging="360"/>
      </w:pPr>
      <w:rPr>
        <w:rFonts w:ascii="Wingdings" w:hAnsi="Wingdings" w:hint="default"/>
      </w:rPr>
    </w:lvl>
    <w:lvl w:ilvl="6" w:tplc="40090001" w:tentative="1">
      <w:start w:val="1"/>
      <w:numFmt w:val="bullet"/>
      <w:lvlText w:val=""/>
      <w:lvlJc w:val="left"/>
      <w:pPr>
        <w:ind w:left="5361" w:hanging="360"/>
      </w:pPr>
      <w:rPr>
        <w:rFonts w:ascii="Symbol" w:hAnsi="Symbol" w:hint="default"/>
      </w:rPr>
    </w:lvl>
    <w:lvl w:ilvl="7" w:tplc="40090003" w:tentative="1">
      <w:start w:val="1"/>
      <w:numFmt w:val="bullet"/>
      <w:lvlText w:val="o"/>
      <w:lvlJc w:val="left"/>
      <w:pPr>
        <w:ind w:left="6081" w:hanging="360"/>
      </w:pPr>
      <w:rPr>
        <w:rFonts w:ascii="Courier New" w:hAnsi="Courier New" w:cs="Courier New" w:hint="default"/>
      </w:rPr>
    </w:lvl>
    <w:lvl w:ilvl="8" w:tplc="40090005" w:tentative="1">
      <w:start w:val="1"/>
      <w:numFmt w:val="bullet"/>
      <w:lvlText w:val=""/>
      <w:lvlJc w:val="left"/>
      <w:pPr>
        <w:ind w:left="6801" w:hanging="360"/>
      </w:pPr>
      <w:rPr>
        <w:rFonts w:ascii="Wingdings" w:hAnsi="Wingdings" w:hint="default"/>
      </w:rPr>
    </w:lvl>
  </w:abstractNum>
  <w:abstractNum w:abstractNumId="70" w15:restartNumberingAfterBreak="0">
    <w:nsid w:val="216D1DD5"/>
    <w:multiLevelType w:val="hybridMultilevel"/>
    <w:tmpl w:val="588A3276"/>
    <w:lvl w:ilvl="0" w:tplc="FFFFFFFF">
      <w:start w:val="1"/>
      <w:numFmt w:val="bullet"/>
      <w:lvlText w:val=""/>
      <w:lvlJc w:val="left"/>
      <w:pPr>
        <w:ind w:left="947" w:hanging="360"/>
      </w:pPr>
      <w:rPr>
        <w:rFonts w:ascii="Symbol" w:hAnsi="Symbol" w:hint="default"/>
        <w:color w:val="auto"/>
      </w:rPr>
    </w:lvl>
    <w:lvl w:ilvl="1" w:tplc="936C21AA">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cs="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cs="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71" w15:restartNumberingAfterBreak="0">
    <w:nsid w:val="22194821"/>
    <w:multiLevelType w:val="multilevel"/>
    <w:tmpl w:val="9102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440" w:hanging="360"/>
      </w:pPr>
      <w:rPr>
        <w:rFonts w:ascii="Courier New" w:hAnsi="Courier New"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39D6644"/>
    <w:multiLevelType w:val="multilevel"/>
    <w:tmpl w:val="57DCEDB0"/>
    <w:lvl w:ilvl="0">
      <w:start w:val="1"/>
      <w:numFmt w:val="upperLetter"/>
      <w:lvlText w:val="Annexure %1"/>
      <w:lvlJc w:val="left"/>
      <w:pPr>
        <w:tabs>
          <w:tab w:val="num" w:pos="2268"/>
        </w:tabs>
        <w:ind w:left="2268" w:hanging="2268"/>
      </w:pPr>
      <w:rPr>
        <w:rFonts w:cs="Times New Roman" w:hint="default"/>
      </w:rPr>
    </w:lvl>
    <w:lvl w:ilvl="1">
      <w:start w:val="1"/>
      <w:numFmt w:val="decimal"/>
      <w:pStyle w:val="Annex1"/>
      <w:lvlText w:val="%2."/>
      <w:lvlJc w:val="left"/>
      <w:pPr>
        <w:tabs>
          <w:tab w:val="num" w:pos="567"/>
        </w:tabs>
        <w:ind w:left="567" w:hanging="567"/>
      </w:pPr>
      <w:rPr>
        <w:rFonts w:cs="Times New Roman" w:hint="default"/>
      </w:rPr>
    </w:lvl>
    <w:lvl w:ilvl="2">
      <w:start w:val="1"/>
      <w:numFmt w:val="decimal"/>
      <w:pStyle w:val="Annex2"/>
      <w:lvlText w:val="%2.%3"/>
      <w:lvlJc w:val="left"/>
      <w:pPr>
        <w:tabs>
          <w:tab w:val="num" w:pos="567"/>
        </w:tabs>
        <w:ind w:left="567" w:hanging="567"/>
      </w:pPr>
      <w:rPr>
        <w:rFonts w:cs="Times New Roman" w:hint="default"/>
      </w:rPr>
    </w:lvl>
    <w:lvl w:ilvl="3">
      <w:start w:val="1"/>
      <w:numFmt w:val="lowerLetter"/>
      <w:pStyle w:val="Annex3"/>
      <w:lvlText w:val="%4."/>
      <w:lvlJc w:val="left"/>
      <w:pPr>
        <w:tabs>
          <w:tab w:val="num" w:pos="1134"/>
        </w:tabs>
        <w:ind w:left="1134" w:hanging="567"/>
      </w:pPr>
      <w:rPr>
        <w:rFonts w:cs="Times New Roman" w:hint="default"/>
      </w:rPr>
    </w:lvl>
    <w:lvl w:ilvl="4">
      <w:start w:val="1"/>
      <w:numFmt w:val="lowerRoman"/>
      <w:pStyle w:val="Annex4"/>
      <w:lvlText w:val="%5."/>
      <w:lvlJc w:val="left"/>
      <w:pPr>
        <w:tabs>
          <w:tab w:val="num" w:pos="1701"/>
        </w:tabs>
        <w:ind w:left="1701" w:hanging="567"/>
      </w:pPr>
      <w:rPr>
        <w:rFonts w:cs="Times New Roman" w:hint="default"/>
      </w:rPr>
    </w:lvl>
    <w:lvl w:ilvl="5">
      <w:start w:val="1"/>
      <w:numFmt w:val="upperLetter"/>
      <w:pStyle w:val="Annex5"/>
      <w:lvlText w:val="%6."/>
      <w:lvlJc w:val="left"/>
      <w:pPr>
        <w:tabs>
          <w:tab w:val="num" w:pos="2268"/>
        </w:tabs>
        <w:ind w:left="2268" w:hanging="567"/>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73" w15:restartNumberingAfterBreak="0">
    <w:nsid w:val="239E0D75"/>
    <w:multiLevelType w:val="hybridMultilevel"/>
    <w:tmpl w:val="A7526AFC"/>
    <w:lvl w:ilvl="0" w:tplc="FA90178C">
      <w:start w:val="1"/>
      <w:numFmt w:val="bullet"/>
      <w:pStyle w:val="TableBullet1"/>
      <w:lvlText w:val=""/>
      <w:lvlJc w:val="left"/>
      <w:pPr>
        <w:ind w:left="360" w:hanging="360"/>
      </w:pPr>
      <w:rPr>
        <w:rFonts w:ascii="Wingdings" w:hAnsi="Wingdings" w:cs="Times New Roman" w:hint="default"/>
        <w:b w:val="0"/>
        <w:i w:val="0"/>
        <w:color w:val="ED7D31"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597479D"/>
    <w:multiLevelType w:val="hybridMultilevel"/>
    <w:tmpl w:val="BF48C622"/>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75" w15:restartNumberingAfterBreak="0">
    <w:nsid w:val="265E189B"/>
    <w:multiLevelType w:val="hybridMultilevel"/>
    <w:tmpl w:val="69043C66"/>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2760583C"/>
    <w:multiLevelType w:val="hybridMultilevel"/>
    <w:tmpl w:val="27288D6A"/>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FFFFFFFF">
      <w:start w:val="1"/>
      <w:numFmt w:val="bullet"/>
      <w:lvlText w:val=""/>
      <w:lvlJc w:val="left"/>
      <w:pPr>
        <w:ind w:left="2027" w:hanging="360"/>
      </w:pPr>
      <w:rPr>
        <w:rFonts w:ascii="Wingdings" w:hAnsi="Wingdings" w:hint="default"/>
      </w:rPr>
    </w:lvl>
    <w:lvl w:ilvl="3" w:tplc="F2EA7C78">
      <w:numFmt w:val="bullet"/>
      <w:lvlText w:val="–"/>
      <w:lvlJc w:val="left"/>
      <w:pPr>
        <w:ind w:left="2160" w:hanging="360"/>
      </w:pPr>
      <w:rPr>
        <w:rFonts w:ascii="Arial" w:hAnsi="Aria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77" w15:restartNumberingAfterBreak="0">
    <w:nsid w:val="2762034C"/>
    <w:multiLevelType w:val="hybridMultilevel"/>
    <w:tmpl w:val="D360833E"/>
    <w:lvl w:ilvl="0" w:tplc="0C090001">
      <w:start w:val="1"/>
      <w:numFmt w:val="bullet"/>
      <w:lvlText w:val=""/>
      <w:lvlJc w:val="left"/>
      <w:pPr>
        <w:ind w:left="360" w:hanging="360"/>
      </w:pPr>
      <w:rPr>
        <w:rFonts w:ascii="Symbol" w:hAnsi="Symbol" w:hint="default"/>
      </w:rPr>
    </w:lvl>
    <w:lvl w:ilvl="1" w:tplc="08E8E968">
      <w:numFmt w:val="bullet"/>
      <w:lvlText w:val="•"/>
      <w:lvlJc w:val="left"/>
      <w:pPr>
        <w:ind w:left="1390" w:hanging="670"/>
      </w:pPr>
      <w:rPr>
        <w:rFonts w:ascii="Aptos" w:eastAsia="Arial" w:hAnsi="Aptos"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8" w15:restartNumberingAfterBreak="0">
    <w:nsid w:val="27F341B3"/>
    <w:multiLevelType w:val="multilevel"/>
    <w:tmpl w:val="77DC9B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84B6D18"/>
    <w:multiLevelType w:val="hybridMultilevel"/>
    <w:tmpl w:val="E0F6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883B127"/>
    <w:multiLevelType w:val="hybridMultilevel"/>
    <w:tmpl w:val="FFFFFFFF"/>
    <w:lvl w:ilvl="0" w:tplc="020E4C5A">
      <w:start w:val="1"/>
      <w:numFmt w:val="bullet"/>
      <w:lvlText w:val=""/>
      <w:lvlJc w:val="left"/>
      <w:pPr>
        <w:ind w:left="720" w:hanging="360"/>
      </w:pPr>
      <w:rPr>
        <w:rFonts w:ascii="Symbol" w:hAnsi="Symbol" w:hint="default"/>
      </w:rPr>
    </w:lvl>
    <w:lvl w:ilvl="1" w:tplc="70DE74C0">
      <w:start w:val="1"/>
      <w:numFmt w:val="bullet"/>
      <w:lvlText w:val="o"/>
      <w:lvlJc w:val="left"/>
      <w:pPr>
        <w:ind w:left="1440" w:hanging="360"/>
      </w:pPr>
      <w:rPr>
        <w:rFonts w:ascii="Courier New" w:hAnsi="Courier New" w:hint="default"/>
      </w:rPr>
    </w:lvl>
    <w:lvl w:ilvl="2" w:tplc="7098E56E">
      <w:start w:val="1"/>
      <w:numFmt w:val="bullet"/>
      <w:lvlText w:val=""/>
      <w:lvlJc w:val="left"/>
      <w:pPr>
        <w:ind w:left="2160" w:hanging="360"/>
      </w:pPr>
      <w:rPr>
        <w:rFonts w:ascii="Wingdings" w:hAnsi="Wingdings" w:hint="default"/>
      </w:rPr>
    </w:lvl>
    <w:lvl w:ilvl="3" w:tplc="5B0A29A8">
      <w:start w:val="1"/>
      <w:numFmt w:val="bullet"/>
      <w:lvlText w:val=""/>
      <w:lvlJc w:val="left"/>
      <w:pPr>
        <w:ind w:left="2880" w:hanging="360"/>
      </w:pPr>
      <w:rPr>
        <w:rFonts w:ascii="Symbol" w:hAnsi="Symbol" w:hint="default"/>
      </w:rPr>
    </w:lvl>
    <w:lvl w:ilvl="4" w:tplc="639A6E1C">
      <w:start w:val="1"/>
      <w:numFmt w:val="bullet"/>
      <w:lvlText w:val="o"/>
      <w:lvlJc w:val="left"/>
      <w:pPr>
        <w:ind w:left="3600" w:hanging="360"/>
      </w:pPr>
      <w:rPr>
        <w:rFonts w:ascii="Courier New" w:hAnsi="Courier New" w:hint="default"/>
      </w:rPr>
    </w:lvl>
    <w:lvl w:ilvl="5" w:tplc="8E30369C">
      <w:start w:val="1"/>
      <w:numFmt w:val="bullet"/>
      <w:lvlText w:val=""/>
      <w:lvlJc w:val="left"/>
      <w:pPr>
        <w:ind w:left="4320" w:hanging="360"/>
      </w:pPr>
      <w:rPr>
        <w:rFonts w:ascii="Wingdings" w:hAnsi="Wingdings" w:hint="default"/>
      </w:rPr>
    </w:lvl>
    <w:lvl w:ilvl="6" w:tplc="8EE42BDA">
      <w:start w:val="1"/>
      <w:numFmt w:val="bullet"/>
      <w:lvlText w:val=""/>
      <w:lvlJc w:val="left"/>
      <w:pPr>
        <w:ind w:left="5040" w:hanging="360"/>
      </w:pPr>
      <w:rPr>
        <w:rFonts w:ascii="Symbol" w:hAnsi="Symbol" w:hint="default"/>
      </w:rPr>
    </w:lvl>
    <w:lvl w:ilvl="7" w:tplc="8EFA740A">
      <w:start w:val="1"/>
      <w:numFmt w:val="bullet"/>
      <w:lvlText w:val="o"/>
      <w:lvlJc w:val="left"/>
      <w:pPr>
        <w:ind w:left="5760" w:hanging="360"/>
      </w:pPr>
      <w:rPr>
        <w:rFonts w:ascii="Courier New" w:hAnsi="Courier New" w:hint="default"/>
      </w:rPr>
    </w:lvl>
    <w:lvl w:ilvl="8" w:tplc="38AEF91A">
      <w:start w:val="1"/>
      <w:numFmt w:val="bullet"/>
      <w:lvlText w:val=""/>
      <w:lvlJc w:val="left"/>
      <w:pPr>
        <w:ind w:left="6480" w:hanging="360"/>
      </w:pPr>
      <w:rPr>
        <w:rFonts w:ascii="Wingdings" w:hAnsi="Wingdings" w:hint="default"/>
      </w:rPr>
    </w:lvl>
  </w:abstractNum>
  <w:abstractNum w:abstractNumId="81" w15:restartNumberingAfterBreak="0">
    <w:nsid w:val="28976DCF"/>
    <w:multiLevelType w:val="multilevel"/>
    <w:tmpl w:val="F244BF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89C2A02"/>
    <w:multiLevelType w:val="hybridMultilevel"/>
    <w:tmpl w:val="BAD2BB46"/>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28BB3AB1"/>
    <w:multiLevelType w:val="hybridMultilevel"/>
    <w:tmpl w:val="C4A8171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9501418"/>
    <w:multiLevelType w:val="multilevel"/>
    <w:tmpl w:val="B06002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CG"/>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b/>
        <w:b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5" w15:restartNumberingAfterBreak="0">
    <w:nsid w:val="2A326EB7"/>
    <w:multiLevelType w:val="multilevel"/>
    <w:tmpl w:val="82FA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581EB3"/>
    <w:multiLevelType w:val="hybridMultilevel"/>
    <w:tmpl w:val="B9628358"/>
    <w:lvl w:ilvl="0" w:tplc="936C21AA">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2A855E60"/>
    <w:multiLevelType w:val="hybridMultilevel"/>
    <w:tmpl w:val="C18C957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8" w15:restartNumberingAfterBreak="0">
    <w:nsid w:val="2AC44DFF"/>
    <w:multiLevelType w:val="multilevel"/>
    <w:tmpl w:val="E98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2A0C24"/>
    <w:multiLevelType w:val="hybridMultilevel"/>
    <w:tmpl w:val="6C0684E6"/>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90" w15:restartNumberingAfterBreak="0">
    <w:nsid w:val="2D1B13C6"/>
    <w:multiLevelType w:val="hybridMultilevel"/>
    <w:tmpl w:val="D9623424"/>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91" w15:restartNumberingAfterBreak="0">
    <w:nsid w:val="2D3575D9"/>
    <w:multiLevelType w:val="hybridMultilevel"/>
    <w:tmpl w:val="2A846D2C"/>
    <w:lvl w:ilvl="0" w:tplc="FFFFFFFF">
      <w:start w:val="1"/>
      <w:numFmt w:val="bullet"/>
      <w:lvlText w:val=""/>
      <w:lvlJc w:val="left"/>
      <w:pPr>
        <w:ind w:left="587" w:hanging="360"/>
      </w:pPr>
      <w:rPr>
        <w:rFonts w:ascii="Symbol" w:hAnsi="Symbol" w:hint="default"/>
      </w:rPr>
    </w:lvl>
    <w:lvl w:ilvl="1" w:tplc="FFFFFFFF">
      <w:start w:val="1"/>
      <w:numFmt w:val="bullet"/>
      <w:lvlText w:val=""/>
      <w:lvlJc w:val="left"/>
      <w:pPr>
        <w:ind w:left="1307"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2EA7C78">
      <w:numFmt w:val="bullet"/>
      <w:lvlText w:val="–"/>
      <w:lvlJc w:val="left"/>
      <w:pPr>
        <w:ind w:left="2160" w:hanging="360"/>
      </w:pPr>
      <w:rPr>
        <w:rFonts w:ascii="Arial" w:hAnsi="Aria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92" w15:restartNumberingAfterBreak="0">
    <w:nsid w:val="2E1462D6"/>
    <w:multiLevelType w:val="hybridMultilevel"/>
    <w:tmpl w:val="CEDA04B0"/>
    <w:lvl w:ilvl="0" w:tplc="B19C52CE">
      <w:start w:val="1"/>
      <w:numFmt w:val="bullet"/>
      <w:pStyle w:val="Blue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2E2E5D4A"/>
    <w:multiLevelType w:val="hybridMultilevel"/>
    <w:tmpl w:val="5BD094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2EA82938"/>
    <w:multiLevelType w:val="hybridMultilevel"/>
    <w:tmpl w:val="827C4AAC"/>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95" w15:restartNumberingAfterBreak="0">
    <w:nsid w:val="2EC923B9"/>
    <w:multiLevelType w:val="hybridMultilevel"/>
    <w:tmpl w:val="967CA688"/>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2EE1273D"/>
    <w:multiLevelType w:val="hybridMultilevel"/>
    <w:tmpl w:val="E34C7C8C"/>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97" w15:restartNumberingAfterBreak="0">
    <w:nsid w:val="2F4D6863"/>
    <w:multiLevelType w:val="multilevel"/>
    <w:tmpl w:val="B498AEA2"/>
    <w:lvl w:ilvl="0">
      <w:start w:val="1"/>
      <w:numFmt w:val="upperLetter"/>
      <w:pStyle w:val="Part"/>
      <w:lvlText w:val="Part %1"/>
      <w:lvlJc w:val="left"/>
      <w:pPr>
        <w:ind w:left="725" w:hanging="709"/>
      </w:pPr>
      <w:rPr>
        <w:rFonts w:cs="Times New Roman" w:hint="default"/>
      </w:rPr>
    </w:lvl>
    <w:lvl w:ilvl="1">
      <w:start w:val="1"/>
      <w:numFmt w:val="lowerLetter"/>
      <w:lvlText w:val="%2."/>
      <w:lvlJc w:val="left"/>
      <w:pPr>
        <w:ind w:left="1456" w:hanging="360"/>
      </w:pPr>
      <w:rPr>
        <w:rFonts w:cs="Times New Roman" w:hint="default"/>
      </w:rPr>
    </w:lvl>
    <w:lvl w:ilvl="2">
      <w:start w:val="1"/>
      <w:numFmt w:val="lowerRoman"/>
      <w:lvlText w:val="%3."/>
      <w:lvlJc w:val="right"/>
      <w:pPr>
        <w:ind w:left="2176" w:hanging="180"/>
      </w:pPr>
      <w:rPr>
        <w:rFonts w:cs="Times New Roman" w:hint="default"/>
      </w:rPr>
    </w:lvl>
    <w:lvl w:ilvl="3">
      <w:start w:val="1"/>
      <w:numFmt w:val="decimal"/>
      <w:lvlText w:val="%4."/>
      <w:lvlJc w:val="left"/>
      <w:pPr>
        <w:ind w:left="2896" w:hanging="360"/>
      </w:pPr>
      <w:rPr>
        <w:rFonts w:cs="Times New Roman" w:hint="default"/>
      </w:rPr>
    </w:lvl>
    <w:lvl w:ilvl="4">
      <w:start w:val="1"/>
      <w:numFmt w:val="lowerLetter"/>
      <w:lvlText w:val="%5."/>
      <w:lvlJc w:val="left"/>
      <w:pPr>
        <w:ind w:left="3616" w:hanging="360"/>
      </w:pPr>
      <w:rPr>
        <w:rFonts w:cs="Times New Roman" w:hint="default"/>
      </w:rPr>
    </w:lvl>
    <w:lvl w:ilvl="5">
      <w:start w:val="1"/>
      <w:numFmt w:val="lowerRoman"/>
      <w:lvlText w:val="%6."/>
      <w:lvlJc w:val="right"/>
      <w:pPr>
        <w:ind w:left="4336" w:hanging="180"/>
      </w:pPr>
      <w:rPr>
        <w:rFonts w:cs="Times New Roman" w:hint="default"/>
      </w:rPr>
    </w:lvl>
    <w:lvl w:ilvl="6">
      <w:start w:val="1"/>
      <w:numFmt w:val="decimal"/>
      <w:lvlText w:val="%7."/>
      <w:lvlJc w:val="left"/>
      <w:pPr>
        <w:ind w:left="5056" w:hanging="360"/>
      </w:pPr>
      <w:rPr>
        <w:rFonts w:cs="Times New Roman" w:hint="default"/>
      </w:rPr>
    </w:lvl>
    <w:lvl w:ilvl="7">
      <w:start w:val="1"/>
      <w:numFmt w:val="lowerLetter"/>
      <w:lvlText w:val="%8."/>
      <w:lvlJc w:val="left"/>
      <w:pPr>
        <w:ind w:left="5776" w:hanging="360"/>
      </w:pPr>
      <w:rPr>
        <w:rFonts w:cs="Times New Roman" w:hint="default"/>
      </w:rPr>
    </w:lvl>
    <w:lvl w:ilvl="8">
      <w:start w:val="1"/>
      <w:numFmt w:val="lowerRoman"/>
      <w:lvlText w:val="%9."/>
      <w:lvlJc w:val="right"/>
      <w:pPr>
        <w:ind w:left="6496" w:hanging="180"/>
      </w:pPr>
      <w:rPr>
        <w:rFonts w:cs="Times New Roman" w:hint="default"/>
      </w:rPr>
    </w:lvl>
  </w:abstractNum>
  <w:abstractNum w:abstractNumId="98" w15:restartNumberingAfterBreak="0">
    <w:nsid w:val="313467C3"/>
    <w:multiLevelType w:val="multilevel"/>
    <w:tmpl w:val="1D78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hAnsi="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50002C"/>
    <w:multiLevelType w:val="hybridMultilevel"/>
    <w:tmpl w:val="4AA61D3C"/>
    <w:lvl w:ilvl="0" w:tplc="936C21A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32733191"/>
    <w:multiLevelType w:val="hybridMultilevel"/>
    <w:tmpl w:val="82044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3574FDC"/>
    <w:multiLevelType w:val="hybridMultilevel"/>
    <w:tmpl w:val="03566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33E47510"/>
    <w:multiLevelType w:val="multilevel"/>
    <w:tmpl w:val="6A42C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9F4058"/>
    <w:multiLevelType w:val="hybridMultilevel"/>
    <w:tmpl w:val="EC646992"/>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04" w15:restartNumberingAfterBreak="0">
    <w:nsid w:val="361C0AA9"/>
    <w:multiLevelType w:val="multilevel"/>
    <w:tmpl w:val="608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9D5BA4"/>
    <w:multiLevelType w:val="hybridMultilevel"/>
    <w:tmpl w:val="07326A16"/>
    <w:styleLink w:val="CurrentList1"/>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06" w15:restartNumberingAfterBreak="0">
    <w:nsid w:val="37020403"/>
    <w:multiLevelType w:val="hybridMultilevel"/>
    <w:tmpl w:val="DACAF464"/>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07" w15:restartNumberingAfterBreak="0">
    <w:nsid w:val="379E6A4B"/>
    <w:multiLevelType w:val="hybridMultilevel"/>
    <w:tmpl w:val="6EECBCEC"/>
    <w:lvl w:ilvl="0" w:tplc="936C21AA">
      <w:start w:val="1"/>
      <w:numFmt w:val="bullet"/>
      <w:lvlText w:val=""/>
      <w:lvlJc w:val="left"/>
      <w:pPr>
        <w:tabs>
          <w:tab w:val="num" w:pos="720"/>
        </w:tabs>
        <w:ind w:left="720" w:hanging="360"/>
      </w:pPr>
      <w:rPr>
        <w:rFonts w:ascii="Symbol" w:hAnsi="Symbol" w:hint="default"/>
        <w:color w:val="auto"/>
      </w:rPr>
    </w:lvl>
    <w:lvl w:ilvl="1" w:tplc="FFFFFFFF">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37D77F8A"/>
    <w:multiLevelType w:val="multilevel"/>
    <w:tmpl w:val="66E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8752918"/>
    <w:multiLevelType w:val="hybridMultilevel"/>
    <w:tmpl w:val="430466D6"/>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10" w15:restartNumberingAfterBreak="0">
    <w:nsid w:val="387C3030"/>
    <w:multiLevelType w:val="hybridMultilevel"/>
    <w:tmpl w:val="FCE8D4E2"/>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388F0DB0"/>
    <w:multiLevelType w:val="hybridMultilevel"/>
    <w:tmpl w:val="BB4CF0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3898683E"/>
    <w:multiLevelType w:val="multilevel"/>
    <w:tmpl w:val="A4D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50121"/>
    <w:multiLevelType w:val="hybridMultilevel"/>
    <w:tmpl w:val="54CA324E"/>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14" w15:restartNumberingAfterBreak="0">
    <w:nsid w:val="39C62333"/>
    <w:multiLevelType w:val="multilevel"/>
    <w:tmpl w:val="5A968F70"/>
    <w:lvl w:ilvl="0">
      <w:start w:val="1"/>
      <w:numFmt w:val="bullet"/>
      <w:lvlText w:val=""/>
      <w:lvlJc w:val="left"/>
      <w:pPr>
        <w:tabs>
          <w:tab w:val="num" w:pos="2176"/>
        </w:tabs>
        <w:ind w:left="2176" w:hanging="360"/>
      </w:pPr>
      <w:rPr>
        <w:rFonts w:ascii="Symbol" w:hAnsi="Symbol" w:hint="default"/>
        <w:sz w:val="20"/>
      </w:rPr>
    </w:lvl>
    <w:lvl w:ilvl="1">
      <w:start w:val="1"/>
      <w:numFmt w:val="bullet"/>
      <w:lvlText w:val="o"/>
      <w:lvlJc w:val="left"/>
      <w:pPr>
        <w:tabs>
          <w:tab w:val="num" w:pos="2896"/>
        </w:tabs>
        <w:ind w:left="2896" w:hanging="360"/>
      </w:pPr>
      <w:rPr>
        <w:rFonts w:ascii="Courier New" w:hAnsi="Courier New" w:hint="default"/>
        <w:sz w:val="20"/>
      </w:rPr>
    </w:lvl>
    <w:lvl w:ilvl="2" w:tentative="1">
      <w:start w:val="1"/>
      <w:numFmt w:val="bullet"/>
      <w:lvlText w:val=""/>
      <w:lvlJc w:val="left"/>
      <w:pPr>
        <w:tabs>
          <w:tab w:val="num" w:pos="3616"/>
        </w:tabs>
        <w:ind w:left="3616" w:hanging="360"/>
      </w:pPr>
      <w:rPr>
        <w:rFonts w:ascii="Wingdings" w:hAnsi="Wingdings" w:hint="default"/>
        <w:sz w:val="20"/>
      </w:rPr>
    </w:lvl>
    <w:lvl w:ilvl="3" w:tentative="1">
      <w:start w:val="1"/>
      <w:numFmt w:val="bullet"/>
      <w:lvlText w:val=""/>
      <w:lvlJc w:val="left"/>
      <w:pPr>
        <w:tabs>
          <w:tab w:val="num" w:pos="4336"/>
        </w:tabs>
        <w:ind w:left="4336" w:hanging="360"/>
      </w:pPr>
      <w:rPr>
        <w:rFonts w:ascii="Wingdings" w:hAnsi="Wingdings" w:hint="default"/>
        <w:sz w:val="20"/>
      </w:rPr>
    </w:lvl>
    <w:lvl w:ilvl="4" w:tentative="1">
      <w:start w:val="1"/>
      <w:numFmt w:val="bullet"/>
      <w:lvlText w:val=""/>
      <w:lvlJc w:val="left"/>
      <w:pPr>
        <w:tabs>
          <w:tab w:val="num" w:pos="5056"/>
        </w:tabs>
        <w:ind w:left="5056" w:hanging="360"/>
      </w:pPr>
      <w:rPr>
        <w:rFonts w:ascii="Wingdings" w:hAnsi="Wingdings" w:hint="default"/>
        <w:sz w:val="20"/>
      </w:rPr>
    </w:lvl>
    <w:lvl w:ilvl="5" w:tentative="1">
      <w:start w:val="1"/>
      <w:numFmt w:val="bullet"/>
      <w:lvlText w:val=""/>
      <w:lvlJc w:val="left"/>
      <w:pPr>
        <w:tabs>
          <w:tab w:val="num" w:pos="5776"/>
        </w:tabs>
        <w:ind w:left="5776" w:hanging="360"/>
      </w:pPr>
      <w:rPr>
        <w:rFonts w:ascii="Wingdings" w:hAnsi="Wingdings" w:hint="default"/>
        <w:sz w:val="20"/>
      </w:rPr>
    </w:lvl>
    <w:lvl w:ilvl="6" w:tentative="1">
      <w:start w:val="1"/>
      <w:numFmt w:val="bullet"/>
      <w:lvlText w:val=""/>
      <w:lvlJc w:val="left"/>
      <w:pPr>
        <w:tabs>
          <w:tab w:val="num" w:pos="6496"/>
        </w:tabs>
        <w:ind w:left="6496" w:hanging="360"/>
      </w:pPr>
      <w:rPr>
        <w:rFonts w:ascii="Wingdings" w:hAnsi="Wingdings" w:hint="default"/>
        <w:sz w:val="20"/>
      </w:rPr>
    </w:lvl>
    <w:lvl w:ilvl="7" w:tentative="1">
      <w:start w:val="1"/>
      <w:numFmt w:val="bullet"/>
      <w:lvlText w:val=""/>
      <w:lvlJc w:val="left"/>
      <w:pPr>
        <w:tabs>
          <w:tab w:val="num" w:pos="7216"/>
        </w:tabs>
        <w:ind w:left="7216" w:hanging="360"/>
      </w:pPr>
      <w:rPr>
        <w:rFonts w:ascii="Wingdings" w:hAnsi="Wingdings" w:hint="default"/>
        <w:sz w:val="20"/>
      </w:rPr>
    </w:lvl>
    <w:lvl w:ilvl="8" w:tentative="1">
      <w:start w:val="1"/>
      <w:numFmt w:val="bullet"/>
      <w:lvlText w:val=""/>
      <w:lvlJc w:val="left"/>
      <w:pPr>
        <w:tabs>
          <w:tab w:val="num" w:pos="7936"/>
        </w:tabs>
        <w:ind w:left="7936" w:hanging="360"/>
      </w:pPr>
      <w:rPr>
        <w:rFonts w:ascii="Wingdings" w:hAnsi="Wingdings" w:hint="default"/>
        <w:sz w:val="20"/>
      </w:rPr>
    </w:lvl>
  </w:abstractNum>
  <w:abstractNum w:abstractNumId="115" w15:restartNumberingAfterBreak="0">
    <w:nsid w:val="3A215576"/>
    <w:multiLevelType w:val="multilevel"/>
    <w:tmpl w:val="CD0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B1A1C0A"/>
    <w:multiLevelType w:val="multilevel"/>
    <w:tmpl w:val="53AEA4C6"/>
    <w:lvl w:ilvl="0">
      <w:start w:val="1"/>
      <w:numFmt w:val="decimal"/>
      <w:pStyle w:val="Numbering1"/>
      <w:lvlText w:val="%1."/>
      <w:lvlJc w:val="left"/>
      <w:pPr>
        <w:ind w:left="567" w:hanging="567"/>
      </w:pPr>
      <w:rPr>
        <w:rFonts w:hint="default"/>
        <w:color w:val="auto"/>
      </w:rPr>
    </w:lvl>
    <w:lvl w:ilvl="1">
      <w:start w:val="1"/>
      <w:numFmt w:val="bullet"/>
      <w:lvlText w:val=""/>
      <w:lvlJc w:val="left"/>
      <w:pPr>
        <w:ind w:left="1134" w:hanging="567"/>
      </w:pPr>
      <w:rPr>
        <w:rFonts w:ascii="Symbol" w:hAnsi="Symbol" w:hint="default"/>
        <w:color w:val="auto"/>
      </w:rPr>
    </w:lvl>
    <w:lvl w:ilvl="2">
      <w:start w:val="1"/>
      <w:numFmt w:val="none"/>
      <w:lvlText w:val="-"/>
      <w:lvlJc w:val="left"/>
      <w:pPr>
        <w:ind w:left="1701" w:hanging="567"/>
      </w:pPr>
      <w:rPr>
        <w:rFonts w:cs="Times New Roman" w:hint="default"/>
      </w:rPr>
    </w:lvl>
    <w:lvl w:ilvl="3">
      <w:start w:val="1"/>
      <w:numFmt w:val="bullet"/>
      <w:lvlText w:val=""/>
      <w:lvlJc w:val="left"/>
      <w:pPr>
        <w:ind w:left="2268" w:hanging="567"/>
      </w:pPr>
      <w:rPr>
        <w:rFonts w:ascii="Symbol" w:hAnsi="Symbol" w:hint="default"/>
        <w:color w:val="auto"/>
      </w:rPr>
    </w:lvl>
    <w:lvl w:ilvl="4">
      <w:start w:val="1"/>
      <w:numFmt w:val="bullet"/>
      <w:lvlText w:val=""/>
      <w:lvlJc w:val="left"/>
      <w:pPr>
        <w:ind w:left="2835" w:hanging="567"/>
      </w:pPr>
      <w:rPr>
        <w:rFonts w:ascii="Symbol" w:hAnsi="Symbol" w:hint="default"/>
        <w:color w:val="auto"/>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17" w15:restartNumberingAfterBreak="0">
    <w:nsid w:val="3B253401"/>
    <w:multiLevelType w:val="hybridMultilevel"/>
    <w:tmpl w:val="CFCA3734"/>
    <w:lvl w:ilvl="0" w:tplc="936C21AA">
      <w:start w:val="1"/>
      <w:numFmt w:val="bullet"/>
      <w:lvlText w:val=""/>
      <w:lvlJc w:val="left"/>
      <w:pPr>
        <w:tabs>
          <w:tab w:val="num" w:pos="720"/>
        </w:tabs>
        <w:ind w:left="720" w:hanging="360"/>
      </w:pPr>
      <w:rPr>
        <w:rFonts w:ascii="Symbol" w:hAnsi="Symbol" w:hint="default"/>
        <w:color w:val="auto"/>
      </w:rPr>
    </w:lvl>
    <w:lvl w:ilvl="1" w:tplc="FFFFFFFF">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3B503EAE"/>
    <w:multiLevelType w:val="multilevel"/>
    <w:tmpl w:val="B69C3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83456F"/>
    <w:multiLevelType w:val="hybridMultilevel"/>
    <w:tmpl w:val="E67A580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0" w15:restartNumberingAfterBreak="0">
    <w:nsid w:val="3BF6130D"/>
    <w:multiLevelType w:val="hybridMultilevel"/>
    <w:tmpl w:val="3A566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C1E1B45"/>
    <w:multiLevelType w:val="hybridMultilevel"/>
    <w:tmpl w:val="D0943E58"/>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C665543"/>
    <w:multiLevelType w:val="hybridMultilevel"/>
    <w:tmpl w:val="B450EE5E"/>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3D5B0053"/>
    <w:multiLevelType w:val="hybridMultilevel"/>
    <w:tmpl w:val="447EED2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DB45515"/>
    <w:multiLevelType w:val="multilevel"/>
    <w:tmpl w:val="8B9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B55CD8"/>
    <w:multiLevelType w:val="hybridMultilevel"/>
    <w:tmpl w:val="0312454C"/>
    <w:lvl w:ilvl="0" w:tplc="936C21AA">
      <w:start w:val="1"/>
      <w:numFmt w:val="bullet"/>
      <w:lvlText w:val=""/>
      <w:lvlJc w:val="left"/>
      <w:pPr>
        <w:ind w:left="1060" w:hanging="360"/>
      </w:pPr>
      <w:rPr>
        <w:rFonts w:ascii="Symbol" w:hAnsi="Symbol" w:hint="default"/>
        <w:color w:val="auto"/>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6" w15:restartNumberingAfterBreak="0">
    <w:nsid w:val="3F850572"/>
    <w:multiLevelType w:val="hybridMultilevel"/>
    <w:tmpl w:val="DA50CF1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40095134"/>
    <w:multiLevelType w:val="hybridMultilevel"/>
    <w:tmpl w:val="E0803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186D51F"/>
    <w:multiLevelType w:val="hybridMultilevel"/>
    <w:tmpl w:val="FFFFFFFF"/>
    <w:lvl w:ilvl="0" w:tplc="B9E07D38">
      <w:start w:val="1"/>
      <w:numFmt w:val="bullet"/>
      <w:lvlText w:val=""/>
      <w:lvlJc w:val="left"/>
      <w:pPr>
        <w:ind w:left="720" w:hanging="360"/>
      </w:pPr>
      <w:rPr>
        <w:rFonts w:ascii="Symbol" w:hAnsi="Symbol" w:hint="default"/>
      </w:rPr>
    </w:lvl>
    <w:lvl w:ilvl="1" w:tplc="382EB5EA">
      <w:start w:val="1"/>
      <w:numFmt w:val="bullet"/>
      <w:lvlText w:val="o"/>
      <w:lvlJc w:val="left"/>
      <w:pPr>
        <w:ind w:left="1440" w:hanging="360"/>
      </w:pPr>
      <w:rPr>
        <w:rFonts w:ascii="Courier New" w:hAnsi="Courier New" w:hint="default"/>
      </w:rPr>
    </w:lvl>
    <w:lvl w:ilvl="2" w:tplc="4C00EFC6">
      <w:start w:val="1"/>
      <w:numFmt w:val="bullet"/>
      <w:lvlText w:val=""/>
      <w:lvlJc w:val="left"/>
      <w:pPr>
        <w:ind w:left="2160" w:hanging="360"/>
      </w:pPr>
      <w:rPr>
        <w:rFonts w:ascii="Wingdings" w:hAnsi="Wingdings" w:hint="default"/>
      </w:rPr>
    </w:lvl>
    <w:lvl w:ilvl="3" w:tplc="0548D91A">
      <w:start w:val="1"/>
      <w:numFmt w:val="bullet"/>
      <w:lvlText w:val=""/>
      <w:lvlJc w:val="left"/>
      <w:pPr>
        <w:ind w:left="2880" w:hanging="360"/>
      </w:pPr>
      <w:rPr>
        <w:rFonts w:ascii="Symbol" w:hAnsi="Symbol" w:hint="default"/>
      </w:rPr>
    </w:lvl>
    <w:lvl w:ilvl="4" w:tplc="77C663BA">
      <w:start w:val="1"/>
      <w:numFmt w:val="bullet"/>
      <w:lvlText w:val="o"/>
      <w:lvlJc w:val="left"/>
      <w:pPr>
        <w:ind w:left="3600" w:hanging="360"/>
      </w:pPr>
      <w:rPr>
        <w:rFonts w:ascii="Courier New" w:hAnsi="Courier New" w:hint="default"/>
      </w:rPr>
    </w:lvl>
    <w:lvl w:ilvl="5" w:tplc="450ADEC2">
      <w:start w:val="1"/>
      <w:numFmt w:val="bullet"/>
      <w:lvlText w:val=""/>
      <w:lvlJc w:val="left"/>
      <w:pPr>
        <w:ind w:left="4320" w:hanging="360"/>
      </w:pPr>
      <w:rPr>
        <w:rFonts w:ascii="Wingdings" w:hAnsi="Wingdings" w:hint="default"/>
      </w:rPr>
    </w:lvl>
    <w:lvl w:ilvl="6" w:tplc="462092D8">
      <w:start w:val="1"/>
      <w:numFmt w:val="bullet"/>
      <w:lvlText w:val=""/>
      <w:lvlJc w:val="left"/>
      <w:pPr>
        <w:ind w:left="5040" w:hanging="360"/>
      </w:pPr>
      <w:rPr>
        <w:rFonts w:ascii="Symbol" w:hAnsi="Symbol" w:hint="default"/>
      </w:rPr>
    </w:lvl>
    <w:lvl w:ilvl="7" w:tplc="FA3095D0">
      <w:start w:val="1"/>
      <w:numFmt w:val="bullet"/>
      <w:lvlText w:val="o"/>
      <w:lvlJc w:val="left"/>
      <w:pPr>
        <w:ind w:left="5760" w:hanging="360"/>
      </w:pPr>
      <w:rPr>
        <w:rFonts w:ascii="Courier New" w:hAnsi="Courier New" w:hint="default"/>
      </w:rPr>
    </w:lvl>
    <w:lvl w:ilvl="8" w:tplc="EF367C0E">
      <w:start w:val="1"/>
      <w:numFmt w:val="bullet"/>
      <w:lvlText w:val=""/>
      <w:lvlJc w:val="left"/>
      <w:pPr>
        <w:ind w:left="6480" w:hanging="360"/>
      </w:pPr>
      <w:rPr>
        <w:rFonts w:ascii="Wingdings" w:hAnsi="Wingdings" w:hint="default"/>
      </w:rPr>
    </w:lvl>
  </w:abstractNum>
  <w:abstractNum w:abstractNumId="129" w15:restartNumberingAfterBreak="0">
    <w:nsid w:val="41DF4DD2"/>
    <w:multiLevelType w:val="hybridMultilevel"/>
    <w:tmpl w:val="63202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421F6F0F"/>
    <w:multiLevelType w:val="hybridMultilevel"/>
    <w:tmpl w:val="C738480E"/>
    <w:lvl w:ilvl="0" w:tplc="0C090001">
      <w:start w:val="1"/>
      <w:numFmt w:val="bullet"/>
      <w:lvlText w:val=""/>
      <w:lvlJc w:val="left"/>
      <w:pPr>
        <w:ind w:left="1041" w:hanging="360"/>
      </w:pPr>
      <w:rPr>
        <w:rFonts w:ascii="Symbol" w:hAnsi="Symbol" w:hint="default"/>
      </w:rPr>
    </w:lvl>
    <w:lvl w:ilvl="1" w:tplc="0C090003" w:tentative="1">
      <w:start w:val="1"/>
      <w:numFmt w:val="bullet"/>
      <w:lvlText w:val="o"/>
      <w:lvlJc w:val="left"/>
      <w:pPr>
        <w:ind w:left="1761" w:hanging="360"/>
      </w:pPr>
      <w:rPr>
        <w:rFonts w:ascii="Courier New" w:hAnsi="Courier New" w:cs="Courier New" w:hint="default"/>
      </w:rPr>
    </w:lvl>
    <w:lvl w:ilvl="2" w:tplc="0C090005" w:tentative="1">
      <w:start w:val="1"/>
      <w:numFmt w:val="bullet"/>
      <w:lvlText w:val=""/>
      <w:lvlJc w:val="left"/>
      <w:pPr>
        <w:ind w:left="2481" w:hanging="360"/>
      </w:pPr>
      <w:rPr>
        <w:rFonts w:ascii="Wingdings" w:hAnsi="Wingdings" w:hint="default"/>
      </w:rPr>
    </w:lvl>
    <w:lvl w:ilvl="3" w:tplc="0C090001" w:tentative="1">
      <w:start w:val="1"/>
      <w:numFmt w:val="bullet"/>
      <w:lvlText w:val=""/>
      <w:lvlJc w:val="left"/>
      <w:pPr>
        <w:ind w:left="3201" w:hanging="360"/>
      </w:pPr>
      <w:rPr>
        <w:rFonts w:ascii="Symbol" w:hAnsi="Symbol" w:hint="default"/>
      </w:rPr>
    </w:lvl>
    <w:lvl w:ilvl="4" w:tplc="0C090003" w:tentative="1">
      <w:start w:val="1"/>
      <w:numFmt w:val="bullet"/>
      <w:lvlText w:val="o"/>
      <w:lvlJc w:val="left"/>
      <w:pPr>
        <w:ind w:left="3921" w:hanging="360"/>
      </w:pPr>
      <w:rPr>
        <w:rFonts w:ascii="Courier New" w:hAnsi="Courier New" w:cs="Courier New" w:hint="default"/>
      </w:rPr>
    </w:lvl>
    <w:lvl w:ilvl="5" w:tplc="0C090005" w:tentative="1">
      <w:start w:val="1"/>
      <w:numFmt w:val="bullet"/>
      <w:lvlText w:val=""/>
      <w:lvlJc w:val="left"/>
      <w:pPr>
        <w:ind w:left="4641" w:hanging="360"/>
      </w:pPr>
      <w:rPr>
        <w:rFonts w:ascii="Wingdings" w:hAnsi="Wingdings" w:hint="default"/>
      </w:rPr>
    </w:lvl>
    <w:lvl w:ilvl="6" w:tplc="0C090001" w:tentative="1">
      <w:start w:val="1"/>
      <w:numFmt w:val="bullet"/>
      <w:lvlText w:val=""/>
      <w:lvlJc w:val="left"/>
      <w:pPr>
        <w:ind w:left="5361" w:hanging="360"/>
      </w:pPr>
      <w:rPr>
        <w:rFonts w:ascii="Symbol" w:hAnsi="Symbol" w:hint="default"/>
      </w:rPr>
    </w:lvl>
    <w:lvl w:ilvl="7" w:tplc="0C090003" w:tentative="1">
      <w:start w:val="1"/>
      <w:numFmt w:val="bullet"/>
      <w:lvlText w:val="o"/>
      <w:lvlJc w:val="left"/>
      <w:pPr>
        <w:ind w:left="6081" w:hanging="360"/>
      </w:pPr>
      <w:rPr>
        <w:rFonts w:ascii="Courier New" w:hAnsi="Courier New" w:cs="Courier New" w:hint="default"/>
      </w:rPr>
    </w:lvl>
    <w:lvl w:ilvl="8" w:tplc="0C090005" w:tentative="1">
      <w:start w:val="1"/>
      <w:numFmt w:val="bullet"/>
      <w:lvlText w:val=""/>
      <w:lvlJc w:val="left"/>
      <w:pPr>
        <w:ind w:left="6801" w:hanging="360"/>
      </w:pPr>
      <w:rPr>
        <w:rFonts w:ascii="Wingdings" w:hAnsi="Wingdings" w:hint="default"/>
      </w:rPr>
    </w:lvl>
  </w:abstractNum>
  <w:abstractNum w:abstractNumId="131" w15:restartNumberingAfterBreak="0">
    <w:nsid w:val="42656CC4"/>
    <w:multiLevelType w:val="multilevel"/>
    <w:tmpl w:val="DE7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25276D"/>
    <w:multiLevelType w:val="hybridMultilevel"/>
    <w:tmpl w:val="94F4F018"/>
    <w:lvl w:ilvl="0" w:tplc="936C21A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43357AF2"/>
    <w:multiLevelType w:val="multilevel"/>
    <w:tmpl w:val="EA5A2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0C4A7D"/>
    <w:multiLevelType w:val="hybridMultilevel"/>
    <w:tmpl w:val="67D4C83E"/>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35" w15:restartNumberingAfterBreak="0">
    <w:nsid w:val="44CA413E"/>
    <w:multiLevelType w:val="multilevel"/>
    <w:tmpl w:val="78FA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1632FF"/>
    <w:multiLevelType w:val="hybridMultilevel"/>
    <w:tmpl w:val="8DA4574C"/>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460A36A7"/>
    <w:multiLevelType w:val="hybridMultilevel"/>
    <w:tmpl w:val="CF4E60A6"/>
    <w:lvl w:ilvl="0" w:tplc="040C0001">
      <w:start w:val="1"/>
      <w:numFmt w:val="bullet"/>
      <w:lvlText w:val=""/>
      <w:lvlJc w:val="left"/>
      <w:pPr>
        <w:ind w:left="1268" w:hanging="360"/>
      </w:pPr>
      <w:rPr>
        <w:rFonts w:ascii="Symbol" w:hAnsi="Symbol" w:hint="default"/>
      </w:rPr>
    </w:lvl>
    <w:lvl w:ilvl="1" w:tplc="040C0003" w:tentative="1">
      <w:start w:val="1"/>
      <w:numFmt w:val="bullet"/>
      <w:lvlText w:val="o"/>
      <w:lvlJc w:val="left"/>
      <w:pPr>
        <w:ind w:left="1988" w:hanging="360"/>
      </w:pPr>
      <w:rPr>
        <w:rFonts w:ascii="Courier New" w:hAnsi="Courier New" w:cs="Courier New" w:hint="default"/>
      </w:rPr>
    </w:lvl>
    <w:lvl w:ilvl="2" w:tplc="040C0005" w:tentative="1">
      <w:start w:val="1"/>
      <w:numFmt w:val="bullet"/>
      <w:lvlText w:val=""/>
      <w:lvlJc w:val="left"/>
      <w:pPr>
        <w:ind w:left="2708" w:hanging="360"/>
      </w:pPr>
      <w:rPr>
        <w:rFonts w:ascii="Wingdings" w:hAnsi="Wingdings" w:hint="default"/>
      </w:rPr>
    </w:lvl>
    <w:lvl w:ilvl="3" w:tplc="040C0001" w:tentative="1">
      <w:start w:val="1"/>
      <w:numFmt w:val="bullet"/>
      <w:lvlText w:val=""/>
      <w:lvlJc w:val="left"/>
      <w:pPr>
        <w:ind w:left="3428" w:hanging="360"/>
      </w:pPr>
      <w:rPr>
        <w:rFonts w:ascii="Symbol" w:hAnsi="Symbol" w:hint="default"/>
      </w:rPr>
    </w:lvl>
    <w:lvl w:ilvl="4" w:tplc="040C0003" w:tentative="1">
      <w:start w:val="1"/>
      <w:numFmt w:val="bullet"/>
      <w:lvlText w:val="o"/>
      <w:lvlJc w:val="left"/>
      <w:pPr>
        <w:ind w:left="4148" w:hanging="360"/>
      </w:pPr>
      <w:rPr>
        <w:rFonts w:ascii="Courier New" w:hAnsi="Courier New" w:cs="Courier New" w:hint="default"/>
      </w:rPr>
    </w:lvl>
    <w:lvl w:ilvl="5" w:tplc="040C0005" w:tentative="1">
      <w:start w:val="1"/>
      <w:numFmt w:val="bullet"/>
      <w:lvlText w:val=""/>
      <w:lvlJc w:val="left"/>
      <w:pPr>
        <w:ind w:left="4868" w:hanging="360"/>
      </w:pPr>
      <w:rPr>
        <w:rFonts w:ascii="Wingdings" w:hAnsi="Wingdings" w:hint="default"/>
      </w:rPr>
    </w:lvl>
    <w:lvl w:ilvl="6" w:tplc="040C0001" w:tentative="1">
      <w:start w:val="1"/>
      <w:numFmt w:val="bullet"/>
      <w:lvlText w:val=""/>
      <w:lvlJc w:val="left"/>
      <w:pPr>
        <w:ind w:left="5588" w:hanging="360"/>
      </w:pPr>
      <w:rPr>
        <w:rFonts w:ascii="Symbol" w:hAnsi="Symbol" w:hint="default"/>
      </w:rPr>
    </w:lvl>
    <w:lvl w:ilvl="7" w:tplc="040C0003" w:tentative="1">
      <w:start w:val="1"/>
      <w:numFmt w:val="bullet"/>
      <w:lvlText w:val="o"/>
      <w:lvlJc w:val="left"/>
      <w:pPr>
        <w:ind w:left="6308" w:hanging="360"/>
      </w:pPr>
      <w:rPr>
        <w:rFonts w:ascii="Courier New" w:hAnsi="Courier New" w:cs="Courier New" w:hint="default"/>
      </w:rPr>
    </w:lvl>
    <w:lvl w:ilvl="8" w:tplc="040C0005" w:tentative="1">
      <w:start w:val="1"/>
      <w:numFmt w:val="bullet"/>
      <w:lvlText w:val=""/>
      <w:lvlJc w:val="left"/>
      <w:pPr>
        <w:ind w:left="7028" w:hanging="360"/>
      </w:pPr>
      <w:rPr>
        <w:rFonts w:ascii="Wingdings" w:hAnsi="Wingdings" w:hint="default"/>
      </w:rPr>
    </w:lvl>
  </w:abstractNum>
  <w:abstractNum w:abstractNumId="138" w15:restartNumberingAfterBreak="0">
    <w:nsid w:val="46B12B9F"/>
    <w:multiLevelType w:val="hybridMultilevel"/>
    <w:tmpl w:val="E9B8F6E0"/>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6CD777B"/>
    <w:multiLevelType w:val="hybridMultilevel"/>
    <w:tmpl w:val="FA924462"/>
    <w:lvl w:ilvl="0" w:tplc="936C21AA">
      <w:start w:val="1"/>
      <w:numFmt w:val="bullet"/>
      <w:lvlText w:val=""/>
      <w:lvlJc w:val="left"/>
      <w:pPr>
        <w:tabs>
          <w:tab w:val="num" w:pos="1440"/>
        </w:tabs>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0" w15:restartNumberingAfterBreak="0">
    <w:nsid w:val="47346280"/>
    <w:multiLevelType w:val="multilevel"/>
    <w:tmpl w:val="229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694DBC"/>
    <w:multiLevelType w:val="hybridMultilevel"/>
    <w:tmpl w:val="316077B4"/>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42" w15:restartNumberingAfterBreak="0">
    <w:nsid w:val="486806C8"/>
    <w:multiLevelType w:val="multilevel"/>
    <w:tmpl w:val="CCF2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CA38C8"/>
    <w:multiLevelType w:val="hybridMultilevel"/>
    <w:tmpl w:val="77708FA4"/>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8F77066"/>
    <w:multiLevelType w:val="hybridMultilevel"/>
    <w:tmpl w:val="97EE08B8"/>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45" w15:restartNumberingAfterBreak="0">
    <w:nsid w:val="499C20A4"/>
    <w:multiLevelType w:val="hybridMultilevel"/>
    <w:tmpl w:val="AB0A2D88"/>
    <w:lvl w:ilvl="0" w:tplc="936C21A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49F62E72"/>
    <w:multiLevelType w:val="multilevel"/>
    <w:tmpl w:val="BC7453A2"/>
    <w:lvl w:ilvl="0">
      <w:start w:val="1"/>
      <w:numFmt w:val="upperLetter"/>
      <w:pStyle w:val="Annexure"/>
      <w:lvlText w:val="Annexure %1"/>
      <w:lvlJc w:val="left"/>
      <w:pPr>
        <w:tabs>
          <w:tab w:val="num" w:pos="2160"/>
        </w:tabs>
        <w:ind w:left="2160" w:hanging="2160"/>
      </w:pPr>
      <w:rPr>
        <w:rFonts w:cs="Times New Roman" w:hint="default"/>
      </w:rPr>
    </w:lvl>
    <w:lvl w:ilvl="1">
      <w:start w:val="1"/>
      <w:numFmt w:val="decimal"/>
      <w:lvlText w:val="%2"/>
      <w:lvlJc w:val="left"/>
      <w:pPr>
        <w:tabs>
          <w:tab w:val="num" w:pos="720"/>
        </w:tabs>
        <w:ind w:left="720" w:hanging="720"/>
      </w:pPr>
      <w:rPr>
        <w:rFonts w:cs="Times New Roman" w:hint="default"/>
      </w:rPr>
    </w:lvl>
    <w:lvl w:ilvl="2">
      <w:start w:val="1"/>
      <w:numFmt w:val="decimal"/>
      <w:lvlText w:val="%2.%3"/>
      <w:lvlJc w:val="left"/>
      <w:pPr>
        <w:tabs>
          <w:tab w:val="num" w:pos="720"/>
        </w:tabs>
        <w:ind w:left="720" w:hanging="72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upperLetter"/>
      <w:lvlText w:val="(%6)"/>
      <w:lvlJc w:val="left"/>
      <w:pPr>
        <w:tabs>
          <w:tab w:val="num" w:pos="2880"/>
        </w:tabs>
        <w:ind w:left="2880" w:hanging="720"/>
      </w:pPr>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7" w15:restartNumberingAfterBreak="0">
    <w:nsid w:val="4A013A5A"/>
    <w:multiLevelType w:val="multilevel"/>
    <w:tmpl w:val="A2BEF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03232B"/>
    <w:multiLevelType w:val="hybridMultilevel"/>
    <w:tmpl w:val="244E50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9" w15:restartNumberingAfterBreak="0">
    <w:nsid w:val="4A9D218C"/>
    <w:multiLevelType w:val="hybridMultilevel"/>
    <w:tmpl w:val="56BE227A"/>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50" w15:restartNumberingAfterBreak="0">
    <w:nsid w:val="4B984351"/>
    <w:multiLevelType w:val="multilevel"/>
    <w:tmpl w:val="75C6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C935A94"/>
    <w:multiLevelType w:val="hybridMultilevel"/>
    <w:tmpl w:val="73F88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D0340C4"/>
    <w:multiLevelType w:val="hybridMultilevel"/>
    <w:tmpl w:val="3D0A1EA6"/>
    <w:styleLink w:val="CUSchedule"/>
    <w:lvl w:ilvl="0" w:tplc="FFFFFFFF">
      <w:start w:val="1"/>
      <w:numFmt w:val="bullet"/>
      <w:lvlText w:val=""/>
      <w:lvlJc w:val="left"/>
      <w:pPr>
        <w:ind w:left="720" w:hanging="360"/>
      </w:pPr>
      <w:rPr>
        <w:rFonts w:ascii="Symbol" w:hAnsi="Symbol" w:hint="default"/>
      </w:rPr>
    </w:lvl>
    <w:lvl w:ilvl="1" w:tplc="0C649E0A">
      <w:start w:val="1"/>
      <w:numFmt w:val="bullet"/>
      <w:lvlText w:val="−"/>
      <w:lvlJc w:val="left"/>
      <w:pPr>
        <w:ind w:left="1440" w:hanging="360"/>
      </w:pPr>
      <w:rPr>
        <w:rFonts w:ascii="Ubuntu" w:hAnsi="Ubuntu"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4DA61FDF"/>
    <w:multiLevelType w:val="hybridMultilevel"/>
    <w:tmpl w:val="EDFC75FC"/>
    <w:styleLink w:val="Listofnumbersnoheadings"/>
    <w:lvl w:ilvl="0" w:tplc="31AE64D0">
      <w:start w:val="1"/>
      <w:numFmt w:val="upperLetter"/>
      <w:pStyle w:val="Recitals"/>
      <w:lvlText w:val="%1."/>
      <w:lvlJc w:val="left"/>
      <w:pPr>
        <w:tabs>
          <w:tab w:val="num" w:pos="567"/>
        </w:tabs>
        <w:ind w:left="567" w:hanging="567"/>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54" w15:restartNumberingAfterBreak="0">
    <w:nsid w:val="4DB14C4F"/>
    <w:multiLevelType w:val="hybridMultilevel"/>
    <w:tmpl w:val="A0B61480"/>
    <w:lvl w:ilvl="0" w:tplc="936C21AA">
      <w:start w:val="1"/>
      <w:numFmt w:val="bullet"/>
      <w:lvlText w:val=""/>
      <w:lvlJc w:val="left"/>
      <w:pPr>
        <w:ind w:left="720" w:hanging="360"/>
      </w:pPr>
      <w:rPr>
        <w:rFonts w:ascii="Symbol" w:hAnsi="Symbol" w:hint="default"/>
        <w:color w:val="auto"/>
      </w:rPr>
    </w:lvl>
    <w:lvl w:ilvl="1" w:tplc="DCDEB47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E5025F1"/>
    <w:multiLevelType w:val="multilevel"/>
    <w:tmpl w:val="862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D62B69"/>
    <w:multiLevelType w:val="hybridMultilevel"/>
    <w:tmpl w:val="8B640374"/>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4F0C4FC3"/>
    <w:multiLevelType w:val="hybridMultilevel"/>
    <w:tmpl w:val="7B7A8D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8" w15:restartNumberingAfterBreak="0">
    <w:nsid w:val="50DE1A35"/>
    <w:multiLevelType w:val="multilevel"/>
    <w:tmpl w:val="215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211859"/>
    <w:multiLevelType w:val="hybridMultilevel"/>
    <w:tmpl w:val="767CF984"/>
    <w:lvl w:ilvl="0" w:tplc="FFFFFFFF">
      <w:start w:val="1"/>
      <w:numFmt w:val="bullet"/>
      <w:lvlText w:val=""/>
      <w:lvlJc w:val="left"/>
      <w:pPr>
        <w:ind w:left="720" w:hanging="360"/>
      </w:pPr>
      <w:rPr>
        <w:rFonts w:ascii="Symbol" w:hAnsi="Symbol" w:hint="default"/>
        <w:color w:val="auto"/>
      </w:rPr>
    </w:lvl>
    <w:lvl w:ilvl="1" w:tplc="936C21AA">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52C816B3"/>
    <w:multiLevelType w:val="hybridMultilevel"/>
    <w:tmpl w:val="1F4AA68A"/>
    <w:lvl w:ilvl="0" w:tplc="FFFFFFFF">
      <w:start w:val="1"/>
      <w:numFmt w:val="bullet"/>
      <w:lvlText w:val=""/>
      <w:lvlJc w:val="left"/>
      <w:pPr>
        <w:ind w:left="587" w:hanging="360"/>
      </w:pPr>
      <w:rPr>
        <w:rFonts w:ascii="Symbol" w:hAnsi="Symbol" w:hint="default"/>
      </w:rPr>
    </w:lvl>
    <w:lvl w:ilvl="1" w:tplc="FFFFFFFF">
      <w:start w:val="1"/>
      <w:numFmt w:val="bullet"/>
      <w:lvlText w:val=""/>
      <w:lvlJc w:val="left"/>
      <w:pPr>
        <w:ind w:left="1307" w:hanging="360"/>
      </w:pPr>
      <w:rPr>
        <w:rFonts w:ascii="Symbol" w:hAnsi="Symbol" w:hint="default"/>
        <w:color w:val="auto"/>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61" w15:restartNumberingAfterBreak="0">
    <w:nsid w:val="530104F8"/>
    <w:multiLevelType w:val="hybridMultilevel"/>
    <w:tmpl w:val="2F2AACB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5347149A"/>
    <w:multiLevelType w:val="hybridMultilevel"/>
    <w:tmpl w:val="9702A688"/>
    <w:lvl w:ilvl="0" w:tplc="936C21AA">
      <w:start w:val="1"/>
      <w:numFmt w:val="bullet"/>
      <w:lvlText w:val=""/>
      <w:lvlJc w:val="left"/>
      <w:pPr>
        <w:tabs>
          <w:tab w:val="num" w:pos="720"/>
        </w:tabs>
        <w:ind w:left="720" w:hanging="360"/>
      </w:pPr>
      <w:rPr>
        <w:rFonts w:ascii="Symbol" w:hAnsi="Symbol" w:hint="default"/>
        <w:color w:val="auto"/>
      </w:rPr>
    </w:lvl>
    <w:lvl w:ilvl="1" w:tplc="FFFFFFFF">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53867251"/>
    <w:multiLevelType w:val="multilevel"/>
    <w:tmpl w:val="B6EC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FD417E"/>
    <w:multiLevelType w:val="multilevel"/>
    <w:tmpl w:val="3D182B9A"/>
    <w:styleLink w:val="1111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5" w15:restartNumberingAfterBreak="0">
    <w:nsid w:val="55322A5F"/>
    <w:multiLevelType w:val="hybridMultilevel"/>
    <w:tmpl w:val="1166E456"/>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55392841"/>
    <w:multiLevelType w:val="hybridMultilevel"/>
    <w:tmpl w:val="0F3E2B0C"/>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56D56C31"/>
    <w:multiLevelType w:val="hybridMultilevel"/>
    <w:tmpl w:val="F0F6BD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36C21AA">
      <w:start w:val="1"/>
      <w:numFmt w:val="bullet"/>
      <w:lvlText w:val=""/>
      <w:lvlJc w:val="left"/>
      <w:pPr>
        <w:ind w:left="360" w:hanging="360"/>
      </w:pPr>
      <w:rPr>
        <w:rFonts w:ascii="Symbol" w:hAnsi="Symbol"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58D11776"/>
    <w:multiLevelType w:val="multilevel"/>
    <w:tmpl w:val="A2BA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5D0954"/>
    <w:multiLevelType w:val="multilevel"/>
    <w:tmpl w:val="9B86F416"/>
    <w:lvl w:ilvl="0">
      <w:start w:val="1"/>
      <w:numFmt w:val="bullet"/>
      <w:pStyle w:val="Table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0" w15:restartNumberingAfterBreak="0">
    <w:nsid w:val="597524F5"/>
    <w:multiLevelType w:val="multilevel"/>
    <w:tmpl w:val="F87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A1B7A0A"/>
    <w:multiLevelType w:val="hybridMultilevel"/>
    <w:tmpl w:val="477A7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5A430848"/>
    <w:multiLevelType w:val="multilevel"/>
    <w:tmpl w:val="BBC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A836C0"/>
    <w:multiLevelType w:val="multilevel"/>
    <w:tmpl w:val="255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AC4558D"/>
    <w:multiLevelType w:val="multilevel"/>
    <w:tmpl w:val="948A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B3E3478"/>
    <w:multiLevelType w:val="hybridMultilevel"/>
    <w:tmpl w:val="ACDE6ADA"/>
    <w:lvl w:ilvl="0" w:tplc="FFFFFFFF">
      <w:start w:val="1"/>
      <w:numFmt w:val="bullet"/>
      <w:lvlText w:val=""/>
      <w:lvlJc w:val="left"/>
      <w:pPr>
        <w:ind w:left="587" w:hanging="360"/>
      </w:pPr>
      <w:rPr>
        <w:rFonts w:ascii="Symbol" w:hAnsi="Symbol" w:hint="default"/>
      </w:rPr>
    </w:lvl>
    <w:lvl w:ilvl="1" w:tplc="FFFFFFFF">
      <w:start w:val="1"/>
      <w:numFmt w:val="bullet"/>
      <w:lvlText w:val=""/>
      <w:lvlJc w:val="left"/>
      <w:pPr>
        <w:ind w:left="1307" w:hanging="360"/>
      </w:pPr>
      <w:rPr>
        <w:rFonts w:ascii="Symbol" w:hAnsi="Symbol" w:hint="default"/>
        <w:color w:val="auto"/>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176" w15:restartNumberingAfterBreak="0">
    <w:nsid w:val="5B482385"/>
    <w:multiLevelType w:val="multilevel"/>
    <w:tmpl w:val="A408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237B79"/>
    <w:multiLevelType w:val="hybridMultilevel"/>
    <w:tmpl w:val="29A27A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8" w15:restartNumberingAfterBreak="0">
    <w:nsid w:val="5D2C3B29"/>
    <w:multiLevelType w:val="hybridMultilevel"/>
    <w:tmpl w:val="C88E7B28"/>
    <w:lvl w:ilvl="0" w:tplc="FFFFFFFF">
      <w:start w:val="1"/>
      <w:numFmt w:val="bullet"/>
      <w:lvlText w:val=""/>
      <w:lvlJc w:val="left"/>
      <w:pPr>
        <w:ind w:left="1041" w:hanging="360"/>
      </w:pPr>
      <w:rPr>
        <w:rFonts w:ascii="Symbol" w:hAnsi="Symbol" w:hint="default"/>
      </w:rPr>
    </w:lvl>
    <w:lvl w:ilvl="1" w:tplc="936C21AA">
      <w:start w:val="1"/>
      <w:numFmt w:val="bullet"/>
      <w:lvlText w:val=""/>
      <w:lvlJc w:val="left"/>
      <w:pPr>
        <w:ind w:left="360" w:hanging="360"/>
      </w:pPr>
      <w:rPr>
        <w:rFonts w:ascii="Symbol" w:hAnsi="Symbol" w:hint="default"/>
        <w:color w:val="auto"/>
      </w:rPr>
    </w:lvl>
    <w:lvl w:ilvl="2" w:tplc="FFFFFFFF" w:tentative="1">
      <w:start w:val="1"/>
      <w:numFmt w:val="bullet"/>
      <w:lvlText w:val=""/>
      <w:lvlJc w:val="left"/>
      <w:pPr>
        <w:ind w:left="2481" w:hanging="360"/>
      </w:pPr>
      <w:rPr>
        <w:rFonts w:ascii="Wingdings" w:hAnsi="Wingdings" w:hint="default"/>
      </w:rPr>
    </w:lvl>
    <w:lvl w:ilvl="3" w:tplc="FFFFFFFF" w:tentative="1">
      <w:start w:val="1"/>
      <w:numFmt w:val="bullet"/>
      <w:lvlText w:val=""/>
      <w:lvlJc w:val="left"/>
      <w:pPr>
        <w:ind w:left="3201" w:hanging="360"/>
      </w:pPr>
      <w:rPr>
        <w:rFonts w:ascii="Symbol" w:hAnsi="Symbol" w:hint="default"/>
      </w:rPr>
    </w:lvl>
    <w:lvl w:ilvl="4" w:tplc="FFFFFFFF" w:tentative="1">
      <w:start w:val="1"/>
      <w:numFmt w:val="bullet"/>
      <w:lvlText w:val="o"/>
      <w:lvlJc w:val="left"/>
      <w:pPr>
        <w:ind w:left="3921" w:hanging="360"/>
      </w:pPr>
      <w:rPr>
        <w:rFonts w:ascii="Courier New" w:hAnsi="Courier New" w:cs="Courier New" w:hint="default"/>
      </w:rPr>
    </w:lvl>
    <w:lvl w:ilvl="5" w:tplc="FFFFFFFF" w:tentative="1">
      <w:start w:val="1"/>
      <w:numFmt w:val="bullet"/>
      <w:lvlText w:val=""/>
      <w:lvlJc w:val="left"/>
      <w:pPr>
        <w:ind w:left="4641" w:hanging="360"/>
      </w:pPr>
      <w:rPr>
        <w:rFonts w:ascii="Wingdings" w:hAnsi="Wingdings" w:hint="default"/>
      </w:rPr>
    </w:lvl>
    <w:lvl w:ilvl="6" w:tplc="FFFFFFFF" w:tentative="1">
      <w:start w:val="1"/>
      <w:numFmt w:val="bullet"/>
      <w:lvlText w:val=""/>
      <w:lvlJc w:val="left"/>
      <w:pPr>
        <w:ind w:left="5361" w:hanging="360"/>
      </w:pPr>
      <w:rPr>
        <w:rFonts w:ascii="Symbol" w:hAnsi="Symbol" w:hint="default"/>
      </w:rPr>
    </w:lvl>
    <w:lvl w:ilvl="7" w:tplc="FFFFFFFF" w:tentative="1">
      <w:start w:val="1"/>
      <w:numFmt w:val="bullet"/>
      <w:lvlText w:val="o"/>
      <w:lvlJc w:val="left"/>
      <w:pPr>
        <w:ind w:left="6081" w:hanging="360"/>
      </w:pPr>
      <w:rPr>
        <w:rFonts w:ascii="Courier New" w:hAnsi="Courier New" w:cs="Courier New" w:hint="default"/>
      </w:rPr>
    </w:lvl>
    <w:lvl w:ilvl="8" w:tplc="FFFFFFFF" w:tentative="1">
      <w:start w:val="1"/>
      <w:numFmt w:val="bullet"/>
      <w:lvlText w:val=""/>
      <w:lvlJc w:val="left"/>
      <w:pPr>
        <w:ind w:left="6801" w:hanging="360"/>
      </w:pPr>
      <w:rPr>
        <w:rFonts w:ascii="Wingdings" w:hAnsi="Wingdings" w:hint="default"/>
      </w:rPr>
    </w:lvl>
  </w:abstractNum>
  <w:abstractNum w:abstractNumId="179" w15:restartNumberingAfterBreak="0">
    <w:nsid w:val="5D3B5F83"/>
    <w:multiLevelType w:val="multilevel"/>
    <w:tmpl w:val="F604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C28BB"/>
    <w:multiLevelType w:val="multilevel"/>
    <w:tmpl w:val="5A9EB1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E646EE5"/>
    <w:multiLevelType w:val="multilevel"/>
    <w:tmpl w:val="315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791C41"/>
    <w:multiLevelType w:val="hybridMultilevel"/>
    <w:tmpl w:val="FFFFFFFF"/>
    <w:lvl w:ilvl="0" w:tplc="F64C7AB2">
      <w:start w:val="1"/>
      <w:numFmt w:val="bullet"/>
      <w:lvlText w:val=""/>
      <w:lvlJc w:val="left"/>
      <w:pPr>
        <w:ind w:left="720" w:hanging="360"/>
      </w:pPr>
      <w:rPr>
        <w:rFonts w:ascii="Symbol" w:hAnsi="Symbol" w:hint="default"/>
      </w:rPr>
    </w:lvl>
    <w:lvl w:ilvl="1" w:tplc="6B7E37AA">
      <w:start w:val="1"/>
      <w:numFmt w:val="bullet"/>
      <w:lvlText w:val="o"/>
      <w:lvlJc w:val="left"/>
      <w:pPr>
        <w:ind w:left="1440" w:hanging="360"/>
      </w:pPr>
      <w:rPr>
        <w:rFonts w:ascii="Courier New" w:hAnsi="Courier New" w:hint="default"/>
      </w:rPr>
    </w:lvl>
    <w:lvl w:ilvl="2" w:tplc="D5ACD7FC">
      <w:start w:val="1"/>
      <w:numFmt w:val="bullet"/>
      <w:lvlText w:val=""/>
      <w:lvlJc w:val="left"/>
      <w:pPr>
        <w:ind w:left="2160" w:hanging="360"/>
      </w:pPr>
      <w:rPr>
        <w:rFonts w:ascii="Wingdings" w:hAnsi="Wingdings" w:hint="default"/>
      </w:rPr>
    </w:lvl>
    <w:lvl w:ilvl="3" w:tplc="6D42F26E">
      <w:start w:val="1"/>
      <w:numFmt w:val="bullet"/>
      <w:lvlText w:val=""/>
      <w:lvlJc w:val="left"/>
      <w:pPr>
        <w:ind w:left="2880" w:hanging="360"/>
      </w:pPr>
      <w:rPr>
        <w:rFonts w:ascii="Symbol" w:hAnsi="Symbol" w:hint="default"/>
      </w:rPr>
    </w:lvl>
    <w:lvl w:ilvl="4" w:tplc="0B3A3420">
      <w:start w:val="1"/>
      <w:numFmt w:val="bullet"/>
      <w:lvlText w:val="o"/>
      <w:lvlJc w:val="left"/>
      <w:pPr>
        <w:ind w:left="3600" w:hanging="360"/>
      </w:pPr>
      <w:rPr>
        <w:rFonts w:ascii="Courier New" w:hAnsi="Courier New" w:hint="default"/>
      </w:rPr>
    </w:lvl>
    <w:lvl w:ilvl="5" w:tplc="FC8AEC62">
      <w:start w:val="1"/>
      <w:numFmt w:val="bullet"/>
      <w:lvlText w:val=""/>
      <w:lvlJc w:val="left"/>
      <w:pPr>
        <w:ind w:left="4320" w:hanging="360"/>
      </w:pPr>
      <w:rPr>
        <w:rFonts w:ascii="Wingdings" w:hAnsi="Wingdings" w:hint="default"/>
      </w:rPr>
    </w:lvl>
    <w:lvl w:ilvl="6" w:tplc="F162D4D2">
      <w:start w:val="1"/>
      <w:numFmt w:val="bullet"/>
      <w:lvlText w:val=""/>
      <w:lvlJc w:val="left"/>
      <w:pPr>
        <w:ind w:left="5040" w:hanging="360"/>
      </w:pPr>
      <w:rPr>
        <w:rFonts w:ascii="Symbol" w:hAnsi="Symbol" w:hint="default"/>
      </w:rPr>
    </w:lvl>
    <w:lvl w:ilvl="7" w:tplc="371484FC">
      <w:start w:val="1"/>
      <w:numFmt w:val="bullet"/>
      <w:lvlText w:val="o"/>
      <w:lvlJc w:val="left"/>
      <w:pPr>
        <w:ind w:left="5760" w:hanging="360"/>
      </w:pPr>
      <w:rPr>
        <w:rFonts w:ascii="Courier New" w:hAnsi="Courier New" w:hint="default"/>
      </w:rPr>
    </w:lvl>
    <w:lvl w:ilvl="8" w:tplc="463E275C">
      <w:start w:val="1"/>
      <w:numFmt w:val="bullet"/>
      <w:lvlText w:val=""/>
      <w:lvlJc w:val="left"/>
      <w:pPr>
        <w:ind w:left="6480" w:hanging="360"/>
      </w:pPr>
      <w:rPr>
        <w:rFonts w:ascii="Wingdings" w:hAnsi="Wingdings" w:hint="default"/>
      </w:rPr>
    </w:lvl>
  </w:abstractNum>
  <w:abstractNum w:abstractNumId="183" w15:restartNumberingAfterBreak="0">
    <w:nsid w:val="5FEC27C7"/>
    <w:multiLevelType w:val="hybridMultilevel"/>
    <w:tmpl w:val="3D2E785E"/>
    <w:lvl w:ilvl="0" w:tplc="FFFFFFFF">
      <w:start w:val="1"/>
      <w:numFmt w:val="bullet"/>
      <w:lvlText w:val="•"/>
      <w:lvlJc w:val="left"/>
      <w:pPr>
        <w:tabs>
          <w:tab w:val="num" w:pos="720"/>
        </w:tabs>
        <w:ind w:left="720" w:hanging="360"/>
      </w:pPr>
      <w:rPr>
        <w:rFonts w:ascii="Arial" w:hAnsi="Aria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5FF1636D"/>
    <w:multiLevelType w:val="multilevel"/>
    <w:tmpl w:val="551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1105A6"/>
    <w:multiLevelType w:val="hybridMultilevel"/>
    <w:tmpl w:val="B6102C68"/>
    <w:lvl w:ilvl="0" w:tplc="FFFFFFFF">
      <w:start w:val="1"/>
      <w:numFmt w:val="bullet"/>
      <w:lvlText w:val="•"/>
      <w:lvlJc w:val="left"/>
      <w:pPr>
        <w:tabs>
          <w:tab w:val="num" w:pos="720"/>
        </w:tabs>
        <w:ind w:left="720" w:hanging="360"/>
      </w:pPr>
      <w:rPr>
        <w:rFonts w:ascii="Arial" w:hAnsi="Arial" w:hint="default"/>
      </w:rPr>
    </w:lvl>
    <w:lvl w:ilvl="1" w:tplc="FFFFFFFF">
      <w:numFmt w:val="bullet"/>
      <w:lvlText w:val="•"/>
      <w:lvlJc w:val="left"/>
      <w:pPr>
        <w:tabs>
          <w:tab w:val="num" w:pos="1440"/>
        </w:tabs>
        <w:ind w:left="1440" w:hanging="360"/>
      </w:pPr>
      <w:rPr>
        <w:rFonts w:ascii="Arial" w:hAnsi="Arial" w:hint="default"/>
      </w:rPr>
    </w:lvl>
    <w:lvl w:ilvl="2" w:tplc="F2EA7C78">
      <w:numFmt w:val="bullet"/>
      <w:lvlText w:val="–"/>
      <w:lvlJc w:val="left"/>
      <w:pPr>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616B0EF6"/>
    <w:multiLevelType w:val="multilevel"/>
    <w:tmpl w:val="18E462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2250291"/>
    <w:multiLevelType w:val="multilevel"/>
    <w:tmpl w:val="2FF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7E5720"/>
    <w:multiLevelType w:val="hybridMultilevel"/>
    <w:tmpl w:val="3C981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nsid w:val="62D374C6"/>
    <w:multiLevelType w:val="hybridMultilevel"/>
    <w:tmpl w:val="C0227756"/>
    <w:lvl w:ilvl="0" w:tplc="49024AC0">
      <w:start w:val="1"/>
      <w:numFmt w:val="bullet"/>
      <w:pStyle w:val="Bullets1"/>
      <w:lvlText w:val=""/>
      <w:lvlJc w:val="left"/>
      <w:pPr>
        <w:ind w:left="1080" w:hanging="360"/>
      </w:pPr>
      <w:rPr>
        <w:rFonts w:ascii="Wingdings" w:hAnsi="Wingdings" w:hint="default"/>
        <w:color w:val="4472C4" w:themeColor="accent1"/>
      </w:rPr>
    </w:lvl>
    <w:lvl w:ilvl="1" w:tplc="F59C2844">
      <w:start w:val="1"/>
      <w:numFmt w:val="bullet"/>
      <w:lvlText w:val="▫"/>
      <w:lvlJc w:val="left"/>
      <w:pPr>
        <w:ind w:left="720" w:hanging="360"/>
      </w:pPr>
      <w:rPr>
        <w:rFonts w:ascii="Courier New" w:hAnsi="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0" w15:restartNumberingAfterBreak="0">
    <w:nsid w:val="63434A66"/>
    <w:multiLevelType w:val="hybridMultilevel"/>
    <w:tmpl w:val="FCA87A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6392336C"/>
    <w:multiLevelType w:val="hybridMultilevel"/>
    <w:tmpl w:val="0EFC5134"/>
    <w:lvl w:ilvl="0" w:tplc="40090001">
      <w:start w:val="1"/>
      <w:numFmt w:val="bullet"/>
      <w:lvlText w:val=""/>
      <w:lvlJc w:val="left"/>
      <w:pPr>
        <w:ind w:left="1307" w:hanging="360"/>
      </w:pPr>
      <w:rPr>
        <w:rFonts w:ascii="Symbol" w:hAnsi="Symbol" w:hint="default"/>
      </w:rPr>
    </w:lvl>
    <w:lvl w:ilvl="1" w:tplc="FFFFFFFF">
      <w:start w:val="1"/>
      <w:numFmt w:val="lowerLetter"/>
      <w:lvlText w:val="%2."/>
      <w:lvlJc w:val="left"/>
      <w:pPr>
        <w:ind w:left="2027" w:hanging="360"/>
      </w:pPr>
    </w:lvl>
    <w:lvl w:ilvl="2" w:tplc="FFFFFFFF">
      <w:start w:val="1"/>
      <w:numFmt w:val="lowerRoman"/>
      <w:lvlText w:val="%3."/>
      <w:lvlJc w:val="right"/>
      <w:pPr>
        <w:ind w:left="2747" w:hanging="180"/>
      </w:pPr>
    </w:lvl>
    <w:lvl w:ilvl="3" w:tplc="FFFFFFFF">
      <w:start w:val="1"/>
      <w:numFmt w:val="decimal"/>
      <w:lvlText w:val="%4."/>
      <w:lvlJc w:val="left"/>
      <w:pPr>
        <w:ind w:left="3467" w:hanging="360"/>
      </w:pPr>
    </w:lvl>
    <w:lvl w:ilvl="4" w:tplc="FFFFFFFF">
      <w:start w:val="1"/>
      <w:numFmt w:val="lowerLetter"/>
      <w:lvlText w:val="%5."/>
      <w:lvlJc w:val="left"/>
      <w:pPr>
        <w:ind w:left="4187" w:hanging="360"/>
      </w:pPr>
    </w:lvl>
    <w:lvl w:ilvl="5" w:tplc="FFFFFFFF">
      <w:start w:val="1"/>
      <w:numFmt w:val="lowerRoman"/>
      <w:lvlText w:val="%6."/>
      <w:lvlJc w:val="right"/>
      <w:pPr>
        <w:ind w:left="4907" w:hanging="180"/>
      </w:pPr>
    </w:lvl>
    <w:lvl w:ilvl="6" w:tplc="FFFFFFFF">
      <w:start w:val="1"/>
      <w:numFmt w:val="decimal"/>
      <w:lvlText w:val="%7."/>
      <w:lvlJc w:val="left"/>
      <w:pPr>
        <w:ind w:left="5627" w:hanging="360"/>
      </w:pPr>
    </w:lvl>
    <w:lvl w:ilvl="7" w:tplc="FFFFFFFF">
      <w:start w:val="1"/>
      <w:numFmt w:val="lowerLetter"/>
      <w:lvlText w:val="%8."/>
      <w:lvlJc w:val="left"/>
      <w:pPr>
        <w:ind w:left="6347" w:hanging="360"/>
      </w:pPr>
    </w:lvl>
    <w:lvl w:ilvl="8" w:tplc="FFFFFFFF">
      <w:start w:val="1"/>
      <w:numFmt w:val="lowerRoman"/>
      <w:lvlText w:val="%9."/>
      <w:lvlJc w:val="right"/>
      <w:pPr>
        <w:ind w:left="7067" w:hanging="180"/>
      </w:pPr>
    </w:lvl>
  </w:abstractNum>
  <w:abstractNum w:abstractNumId="192" w15:restartNumberingAfterBreak="0">
    <w:nsid w:val="63B7292C"/>
    <w:multiLevelType w:val="multilevel"/>
    <w:tmpl w:val="64A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585275"/>
    <w:multiLevelType w:val="hybridMultilevel"/>
    <w:tmpl w:val="BBC284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4" w15:restartNumberingAfterBreak="0">
    <w:nsid w:val="645B4179"/>
    <w:multiLevelType w:val="hybridMultilevel"/>
    <w:tmpl w:val="7BF4D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647661A9"/>
    <w:multiLevelType w:val="hybridMultilevel"/>
    <w:tmpl w:val="CB724F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48A610F"/>
    <w:multiLevelType w:val="hybridMultilevel"/>
    <w:tmpl w:val="986E2B00"/>
    <w:lvl w:ilvl="0" w:tplc="936C21AA">
      <w:start w:val="1"/>
      <w:numFmt w:val="bullet"/>
      <w:lvlText w:val=""/>
      <w:lvlJc w:val="left"/>
      <w:pPr>
        <w:ind w:left="1060" w:hanging="360"/>
      </w:pPr>
      <w:rPr>
        <w:rFonts w:ascii="Symbol" w:hAnsi="Symbol" w:hint="default"/>
        <w:color w:val="auto"/>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97" w15:restartNumberingAfterBreak="0">
    <w:nsid w:val="64EF7063"/>
    <w:multiLevelType w:val="hybridMultilevel"/>
    <w:tmpl w:val="A104969A"/>
    <w:lvl w:ilvl="0" w:tplc="40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664E1C3D"/>
    <w:multiLevelType w:val="hybridMultilevel"/>
    <w:tmpl w:val="855EE082"/>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67416305"/>
    <w:multiLevelType w:val="hybridMultilevel"/>
    <w:tmpl w:val="82EABD2E"/>
    <w:lvl w:ilvl="0" w:tplc="FFFFFFFF">
      <w:start w:val="1"/>
      <w:numFmt w:val="bullet"/>
      <w:lvlText w:val=""/>
      <w:lvlJc w:val="left"/>
      <w:pPr>
        <w:ind w:left="587" w:hanging="360"/>
      </w:pPr>
      <w:rPr>
        <w:rFonts w:ascii="Symbol" w:hAnsi="Symbol" w:hint="default"/>
      </w:rPr>
    </w:lvl>
    <w:lvl w:ilvl="1" w:tplc="936C21AA">
      <w:start w:val="1"/>
      <w:numFmt w:val="bullet"/>
      <w:lvlText w:val=""/>
      <w:lvlJc w:val="left"/>
      <w:pPr>
        <w:ind w:left="720" w:hanging="360"/>
      </w:pPr>
      <w:rPr>
        <w:rFonts w:ascii="Symbol" w:hAnsi="Symbol" w:hint="default"/>
        <w:color w:val="auto"/>
      </w:rPr>
    </w:lvl>
    <w:lvl w:ilvl="2" w:tplc="FFFFFFFF">
      <w:start w:val="1"/>
      <w:numFmt w:val="bullet"/>
      <w:lvlText w:val=""/>
      <w:lvlJc w:val="left"/>
      <w:pPr>
        <w:ind w:left="2027" w:hanging="360"/>
      </w:pPr>
      <w:rPr>
        <w:rFonts w:ascii="Wingdings" w:hAnsi="Wingdings" w:hint="default"/>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00" w15:restartNumberingAfterBreak="0">
    <w:nsid w:val="67755279"/>
    <w:multiLevelType w:val="hybridMultilevel"/>
    <w:tmpl w:val="4DA064DC"/>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01" w15:restartNumberingAfterBreak="0">
    <w:nsid w:val="67F4432E"/>
    <w:multiLevelType w:val="hybridMultilevel"/>
    <w:tmpl w:val="1780EF04"/>
    <w:lvl w:ilvl="0" w:tplc="040C0001">
      <w:start w:val="1"/>
      <w:numFmt w:val="bullet"/>
      <w:lvlText w:val=""/>
      <w:lvlJc w:val="left"/>
      <w:pPr>
        <w:ind w:left="814" w:hanging="360"/>
      </w:pPr>
      <w:rPr>
        <w:rFonts w:ascii="Symbol" w:hAnsi="Symbol" w:hint="default"/>
      </w:rPr>
    </w:lvl>
    <w:lvl w:ilvl="1" w:tplc="040C0003" w:tentative="1">
      <w:start w:val="1"/>
      <w:numFmt w:val="bullet"/>
      <w:lvlText w:val="o"/>
      <w:lvlJc w:val="left"/>
      <w:pPr>
        <w:ind w:left="1534" w:hanging="360"/>
      </w:pPr>
      <w:rPr>
        <w:rFonts w:ascii="Courier New" w:hAnsi="Courier New" w:cs="Courier New" w:hint="default"/>
      </w:rPr>
    </w:lvl>
    <w:lvl w:ilvl="2" w:tplc="040C0005" w:tentative="1">
      <w:start w:val="1"/>
      <w:numFmt w:val="bullet"/>
      <w:lvlText w:val=""/>
      <w:lvlJc w:val="left"/>
      <w:pPr>
        <w:ind w:left="2254" w:hanging="360"/>
      </w:pPr>
      <w:rPr>
        <w:rFonts w:ascii="Wingdings" w:hAnsi="Wingdings" w:hint="default"/>
      </w:rPr>
    </w:lvl>
    <w:lvl w:ilvl="3" w:tplc="040C0001" w:tentative="1">
      <w:start w:val="1"/>
      <w:numFmt w:val="bullet"/>
      <w:lvlText w:val=""/>
      <w:lvlJc w:val="left"/>
      <w:pPr>
        <w:ind w:left="2974" w:hanging="360"/>
      </w:pPr>
      <w:rPr>
        <w:rFonts w:ascii="Symbol" w:hAnsi="Symbol" w:hint="default"/>
      </w:rPr>
    </w:lvl>
    <w:lvl w:ilvl="4" w:tplc="040C0003" w:tentative="1">
      <w:start w:val="1"/>
      <w:numFmt w:val="bullet"/>
      <w:lvlText w:val="o"/>
      <w:lvlJc w:val="left"/>
      <w:pPr>
        <w:ind w:left="3694" w:hanging="360"/>
      </w:pPr>
      <w:rPr>
        <w:rFonts w:ascii="Courier New" w:hAnsi="Courier New" w:cs="Courier New" w:hint="default"/>
      </w:rPr>
    </w:lvl>
    <w:lvl w:ilvl="5" w:tplc="040C0005" w:tentative="1">
      <w:start w:val="1"/>
      <w:numFmt w:val="bullet"/>
      <w:lvlText w:val=""/>
      <w:lvlJc w:val="left"/>
      <w:pPr>
        <w:ind w:left="4414" w:hanging="360"/>
      </w:pPr>
      <w:rPr>
        <w:rFonts w:ascii="Wingdings" w:hAnsi="Wingdings" w:hint="default"/>
      </w:rPr>
    </w:lvl>
    <w:lvl w:ilvl="6" w:tplc="040C0001" w:tentative="1">
      <w:start w:val="1"/>
      <w:numFmt w:val="bullet"/>
      <w:lvlText w:val=""/>
      <w:lvlJc w:val="left"/>
      <w:pPr>
        <w:ind w:left="5134" w:hanging="360"/>
      </w:pPr>
      <w:rPr>
        <w:rFonts w:ascii="Symbol" w:hAnsi="Symbol" w:hint="default"/>
      </w:rPr>
    </w:lvl>
    <w:lvl w:ilvl="7" w:tplc="040C0003" w:tentative="1">
      <w:start w:val="1"/>
      <w:numFmt w:val="bullet"/>
      <w:lvlText w:val="o"/>
      <w:lvlJc w:val="left"/>
      <w:pPr>
        <w:ind w:left="5854" w:hanging="360"/>
      </w:pPr>
      <w:rPr>
        <w:rFonts w:ascii="Courier New" w:hAnsi="Courier New" w:cs="Courier New" w:hint="default"/>
      </w:rPr>
    </w:lvl>
    <w:lvl w:ilvl="8" w:tplc="040C0005" w:tentative="1">
      <w:start w:val="1"/>
      <w:numFmt w:val="bullet"/>
      <w:lvlText w:val=""/>
      <w:lvlJc w:val="left"/>
      <w:pPr>
        <w:ind w:left="6574" w:hanging="360"/>
      </w:pPr>
      <w:rPr>
        <w:rFonts w:ascii="Wingdings" w:hAnsi="Wingdings" w:hint="default"/>
      </w:rPr>
    </w:lvl>
  </w:abstractNum>
  <w:abstractNum w:abstractNumId="202" w15:restartNumberingAfterBreak="0">
    <w:nsid w:val="681E0AAC"/>
    <w:multiLevelType w:val="hybridMultilevel"/>
    <w:tmpl w:val="59822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3" w15:restartNumberingAfterBreak="0">
    <w:nsid w:val="683505D7"/>
    <w:multiLevelType w:val="multilevel"/>
    <w:tmpl w:val="7496F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E60EB3"/>
    <w:multiLevelType w:val="multilevel"/>
    <w:tmpl w:val="196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0D5B93"/>
    <w:multiLevelType w:val="hybridMultilevel"/>
    <w:tmpl w:val="712C142E"/>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6A0640DD"/>
    <w:multiLevelType w:val="multilevel"/>
    <w:tmpl w:val="3A9A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616A52"/>
    <w:multiLevelType w:val="multilevel"/>
    <w:tmpl w:val="59F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AA63BBA"/>
    <w:multiLevelType w:val="hybridMultilevel"/>
    <w:tmpl w:val="244495F4"/>
    <w:lvl w:ilvl="0" w:tplc="FFFFFFFF">
      <w:start w:val="1"/>
      <w:numFmt w:val="bullet"/>
      <w:lvlText w:val=""/>
      <w:lvlJc w:val="left"/>
      <w:pPr>
        <w:ind w:left="1041" w:hanging="360"/>
      </w:pPr>
      <w:rPr>
        <w:rFonts w:ascii="Symbol" w:hAnsi="Symbol" w:hint="default"/>
      </w:rPr>
    </w:lvl>
    <w:lvl w:ilvl="1" w:tplc="0C090001">
      <w:start w:val="1"/>
      <w:numFmt w:val="bullet"/>
      <w:lvlText w:val=""/>
      <w:lvlJc w:val="left"/>
      <w:pPr>
        <w:ind w:left="1761" w:hanging="360"/>
      </w:pPr>
      <w:rPr>
        <w:rFonts w:ascii="Symbol" w:hAnsi="Symbol" w:hint="default"/>
      </w:rPr>
    </w:lvl>
    <w:lvl w:ilvl="2" w:tplc="FFFFFFFF" w:tentative="1">
      <w:start w:val="1"/>
      <w:numFmt w:val="bullet"/>
      <w:lvlText w:val=""/>
      <w:lvlJc w:val="left"/>
      <w:pPr>
        <w:ind w:left="2481" w:hanging="360"/>
      </w:pPr>
      <w:rPr>
        <w:rFonts w:ascii="Wingdings" w:hAnsi="Wingdings" w:hint="default"/>
      </w:rPr>
    </w:lvl>
    <w:lvl w:ilvl="3" w:tplc="FFFFFFFF" w:tentative="1">
      <w:start w:val="1"/>
      <w:numFmt w:val="bullet"/>
      <w:lvlText w:val=""/>
      <w:lvlJc w:val="left"/>
      <w:pPr>
        <w:ind w:left="3201" w:hanging="360"/>
      </w:pPr>
      <w:rPr>
        <w:rFonts w:ascii="Symbol" w:hAnsi="Symbol" w:hint="default"/>
      </w:rPr>
    </w:lvl>
    <w:lvl w:ilvl="4" w:tplc="FFFFFFFF" w:tentative="1">
      <w:start w:val="1"/>
      <w:numFmt w:val="bullet"/>
      <w:lvlText w:val="o"/>
      <w:lvlJc w:val="left"/>
      <w:pPr>
        <w:ind w:left="3921" w:hanging="360"/>
      </w:pPr>
      <w:rPr>
        <w:rFonts w:ascii="Courier New" w:hAnsi="Courier New" w:cs="Courier New" w:hint="default"/>
      </w:rPr>
    </w:lvl>
    <w:lvl w:ilvl="5" w:tplc="FFFFFFFF" w:tentative="1">
      <w:start w:val="1"/>
      <w:numFmt w:val="bullet"/>
      <w:lvlText w:val=""/>
      <w:lvlJc w:val="left"/>
      <w:pPr>
        <w:ind w:left="4641" w:hanging="360"/>
      </w:pPr>
      <w:rPr>
        <w:rFonts w:ascii="Wingdings" w:hAnsi="Wingdings" w:hint="default"/>
      </w:rPr>
    </w:lvl>
    <w:lvl w:ilvl="6" w:tplc="FFFFFFFF" w:tentative="1">
      <w:start w:val="1"/>
      <w:numFmt w:val="bullet"/>
      <w:lvlText w:val=""/>
      <w:lvlJc w:val="left"/>
      <w:pPr>
        <w:ind w:left="5361" w:hanging="360"/>
      </w:pPr>
      <w:rPr>
        <w:rFonts w:ascii="Symbol" w:hAnsi="Symbol" w:hint="default"/>
      </w:rPr>
    </w:lvl>
    <w:lvl w:ilvl="7" w:tplc="FFFFFFFF" w:tentative="1">
      <w:start w:val="1"/>
      <w:numFmt w:val="bullet"/>
      <w:lvlText w:val="o"/>
      <w:lvlJc w:val="left"/>
      <w:pPr>
        <w:ind w:left="6081" w:hanging="360"/>
      </w:pPr>
      <w:rPr>
        <w:rFonts w:ascii="Courier New" w:hAnsi="Courier New" w:cs="Courier New" w:hint="default"/>
      </w:rPr>
    </w:lvl>
    <w:lvl w:ilvl="8" w:tplc="FFFFFFFF" w:tentative="1">
      <w:start w:val="1"/>
      <w:numFmt w:val="bullet"/>
      <w:lvlText w:val=""/>
      <w:lvlJc w:val="left"/>
      <w:pPr>
        <w:ind w:left="6801" w:hanging="360"/>
      </w:pPr>
      <w:rPr>
        <w:rFonts w:ascii="Wingdings" w:hAnsi="Wingdings" w:hint="default"/>
      </w:rPr>
    </w:lvl>
  </w:abstractNum>
  <w:abstractNum w:abstractNumId="209" w15:restartNumberingAfterBreak="0">
    <w:nsid w:val="6AC4247F"/>
    <w:multiLevelType w:val="hybridMultilevel"/>
    <w:tmpl w:val="B88A000C"/>
    <w:lvl w:ilvl="0" w:tplc="936C21A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6B6374F0"/>
    <w:multiLevelType w:val="hybridMultilevel"/>
    <w:tmpl w:val="A338034E"/>
    <w:lvl w:ilvl="0" w:tplc="FFFFFFFF">
      <w:start w:val="1"/>
      <w:numFmt w:val="bullet"/>
      <w:lvlText w:val="•"/>
      <w:lvlJc w:val="left"/>
      <w:pPr>
        <w:tabs>
          <w:tab w:val="num" w:pos="720"/>
        </w:tabs>
        <w:ind w:left="720" w:hanging="360"/>
      </w:pPr>
      <w:rPr>
        <w:rFonts w:ascii="Arial" w:hAnsi="Aria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6CC176D4"/>
    <w:multiLevelType w:val="hybridMultilevel"/>
    <w:tmpl w:val="C0948236"/>
    <w:lvl w:ilvl="0" w:tplc="B6C677B2">
      <w:start w:val="1"/>
      <w:numFmt w:val="bullet"/>
      <w:pStyle w:val="CGBullet1"/>
      <w:lvlText w:val=""/>
      <w:lvlJc w:val="left"/>
      <w:pPr>
        <w:ind w:left="720" w:hanging="360"/>
      </w:pPr>
      <w:rPr>
        <w:rFonts w:ascii="Symbol" w:hAnsi="Symbol" w:hint="default"/>
        <w:color w:val="ED7D31" w:themeColor="accent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CC4710A"/>
    <w:multiLevelType w:val="hybridMultilevel"/>
    <w:tmpl w:val="8B6C267E"/>
    <w:lvl w:ilvl="0" w:tplc="936C21AA">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3" w15:restartNumberingAfterBreak="0">
    <w:nsid w:val="6D74458B"/>
    <w:multiLevelType w:val="multilevel"/>
    <w:tmpl w:val="4F4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FF0D08"/>
    <w:multiLevelType w:val="hybridMultilevel"/>
    <w:tmpl w:val="AB149A60"/>
    <w:styleLink w:val="CurrentList2"/>
    <w:lvl w:ilvl="0" w:tplc="E544F2EA">
      <w:start w:val="1"/>
      <w:numFmt w:val="bullet"/>
      <w:lvlText w:val="•"/>
      <w:lvlJc w:val="left"/>
      <w:pPr>
        <w:tabs>
          <w:tab w:val="num" w:pos="720"/>
        </w:tabs>
        <w:ind w:left="720" w:hanging="360"/>
      </w:pPr>
      <w:rPr>
        <w:rFonts w:ascii="Arial" w:hAnsi="Arial" w:hint="default"/>
      </w:rPr>
    </w:lvl>
    <w:lvl w:ilvl="1" w:tplc="864A5268" w:tentative="1">
      <w:start w:val="1"/>
      <w:numFmt w:val="bullet"/>
      <w:lvlText w:val="•"/>
      <w:lvlJc w:val="left"/>
      <w:pPr>
        <w:tabs>
          <w:tab w:val="num" w:pos="1440"/>
        </w:tabs>
        <w:ind w:left="1440" w:hanging="360"/>
      </w:pPr>
      <w:rPr>
        <w:rFonts w:ascii="Arial" w:hAnsi="Arial" w:hint="default"/>
      </w:rPr>
    </w:lvl>
    <w:lvl w:ilvl="2" w:tplc="C568DBEE" w:tentative="1">
      <w:start w:val="1"/>
      <w:numFmt w:val="bullet"/>
      <w:lvlText w:val="•"/>
      <w:lvlJc w:val="left"/>
      <w:pPr>
        <w:tabs>
          <w:tab w:val="num" w:pos="2160"/>
        </w:tabs>
        <w:ind w:left="2160" w:hanging="360"/>
      </w:pPr>
      <w:rPr>
        <w:rFonts w:ascii="Arial" w:hAnsi="Arial" w:hint="default"/>
      </w:rPr>
    </w:lvl>
    <w:lvl w:ilvl="3" w:tplc="C7CEBF34" w:tentative="1">
      <w:start w:val="1"/>
      <w:numFmt w:val="bullet"/>
      <w:lvlText w:val="•"/>
      <w:lvlJc w:val="left"/>
      <w:pPr>
        <w:tabs>
          <w:tab w:val="num" w:pos="2880"/>
        </w:tabs>
        <w:ind w:left="2880" w:hanging="360"/>
      </w:pPr>
      <w:rPr>
        <w:rFonts w:ascii="Arial" w:hAnsi="Arial" w:hint="default"/>
      </w:rPr>
    </w:lvl>
    <w:lvl w:ilvl="4" w:tplc="E886F9EC" w:tentative="1">
      <w:start w:val="1"/>
      <w:numFmt w:val="bullet"/>
      <w:lvlText w:val="•"/>
      <w:lvlJc w:val="left"/>
      <w:pPr>
        <w:tabs>
          <w:tab w:val="num" w:pos="3600"/>
        </w:tabs>
        <w:ind w:left="3600" w:hanging="360"/>
      </w:pPr>
      <w:rPr>
        <w:rFonts w:ascii="Arial" w:hAnsi="Arial" w:hint="default"/>
      </w:rPr>
    </w:lvl>
    <w:lvl w:ilvl="5" w:tplc="861C85E0" w:tentative="1">
      <w:start w:val="1"/>
      <w:numFmt w:val="bullet"/>
      <w:lvlText w:val="•"/>
      <w:lvlJc w:val="left"/>
      <w:pPr>
        <w:tabs>
          <w:tab w:val="num" w:pos="4320"/>
        </w:tabs>
        <w:ind w:left="4320" w:hanging="360"/>
      </w:pPr>
      <w:rPr>
        <w:rFonts w:ascii="Arial" w:hAnsi="Arial" w:hint="default"/>
      </w:rPr>
    </w:lvl>
    <w:lvl w:ilvl="6" w:tplc="8CE6F51C" w:tentative="1">
      <w:start w:val="1"/>
      <w:numFmt w:val="bullet"/>
      <w:lvlText w:val="•"/>
      <w:lvlJc w:val="left"/>
      <w:pPr>
        <w:tabs>
          <w:tab w:val="num" w:pos="5040"/>
        </w:tabs>
        <w:ind w:left="5040" w:hanging="360"/>
      </w:pPr>
      <w:rPr>
        <w:rFonts w:ascii="Arial" w:hAnsi="Arial" w:hint="default"/>
      </w:rPr>
    </w:lvl>
    <w:lvl w:ilvl="7" w:tplc="CC1CD4D0" w:tentative="1">
      <w:start w:val="1"/>
      <w:numFmt w:val="bullet"/>
      <w:lvlText w:val="•"/>
      <w:lvlJc w:val="left"/>
      <w:pPr>
        <w:tabs>
          <w:tab w:val="num" w:pos="5760"/>
        </w:tabs>
        <w:ind w:left="5760" w:hanging="360"/>
      </w:pPr>
      <w:rPr>
        <w:rFonts w:ascii="Arial" w:hAnsi="Arial" w:hint="default"/>
      </w:rPr>
    </w:lvl>
    <w:lvl w:ilvl="8" w:tplc="A7A04246"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6E3B2024"/>
    <w:multiLevelType w:val="multilevel"/>
    <w:tmpl w:val="59600A98"/>
    <w:lvl w:ilvl="0">
      <w:start w:val="1"/>
      <w:numFmt w:val="decimal"/>
      <w:pStyle w:val="ScheduleHeading"/>
      <w:lvlText w:val="Schedule %1"/>
      <w:lvlJc w:val="left"/>
      <w:pPr>
        <w:tabs>
          <w:tab w:val="num" w:pos="2268"/>
        </w:tabs>
        <w:ind w:left="2268" w:hanging="2268"/>
      </w:pPr>
      <w:rPr>
        <w:rFonts w:cs="Times New Roman" w:hint="default"/>
      </w:rPr>
    </w:lvl>
    <w:lvl w:ilvl="1">
      <w:start w:val="1"/>
      <w:numFmt w:val="decimal"/>
      <w:pStyle w:val="Schedule1"/>
      <w:lvlText w:val="%2."/>
      <w:lvlJc w:val="left"/>
      <w:pPr>
        <w:tabs>
          <w:tab w:val="num" w:pos="567"/>
        </w:tabs>
        <w:ind w:left="567" w:hanging="567"/>
      </w:pPr>
      <w:rPr>
        <w:rFonts w:cs="Times New Roman" w:hint="default"/>
      </w:rPr>
    </w:lvl>
    <w:lvl w:ilvl="2">
      <w:start w:val="1"/>
      <w:numFmt w:val="decimal"/>
      <w:pStyle w:val="Schedule2"/>
      <w:lvlText w:val="%2.%3"/>
      <w:lvlJc w:val="left"/>
      <w:pPr>
        <w:tabs>
          <w:tab w:val="num" w:pos="567"/>
        </w:tabs>
        <w:ind w:left="567" w:hanging="567"/>
      </w:pPr>
      <w:rPr>
        <w:rFonts w:cs="Times New Roman" w:hint="default"/>
      </w:rPr>
    </w:lvl>
    <w:lvl w:ilvl="3">
      <w:start w:val="1"/>
      <w:numFmt w:val="lowerLetter"/>
      <w:pStyle w:val="Schedule3"/>
      <w:lvlText w:val="%4."/>
      <w:lvlJc w:val="left"/>
      <w:pPr>
        <w:tabs>
          <w:tab w:val="num" w:pos="1134"/>
        </w:tabs>
        <w:ind w:left="1134" w:hanging="567"/>
      </w:pPr>
      <w:rPr>
        <w:rFonts w:cs="Times New Roman" w:hint="default"/>
      </w:rPr>
    </w:lvl>
    <w:lvl w:ilvl="4">
      <w:start w:val="1"/>
      <w:numFmt w:val="lowerRoman"/>
      <w:pStyle w:val="Schedule4"/>
      <w:lvlText w:val="%5."/>
      <w:lvlJc w:val="left"/>
      <w:pPr>
        <w:tabs>
          <w:tab w:val="num" w:pos="1701"/>
        </w:tabs>
        <w:ind w:left="1701" w:hanging="567"/>
      </w:pPr>
      <w:rPr>
        <w:rFonts w:cs="Times New Roman" w:hint="default"/>
      </w:rPr>
    </w:lvl>
    <w:lvl w:ilvl="5">
      <w:start w:val="1"/>
      <w:numFmt w:val="upperLetter"/>
      <w:pStyle w:val="Schedule5"/>
      <w:lvlText w:val="%6."/>
      <w:lvlJc w:val="left"/>
      <w:pPr>
        <w:tabs>
          <w:tab w:val="num" w:pos="2268"/>
        </w:tabs>
        <w:ind w:left="2268" w:hanging="567"/>
      </w:pPr>
      <w:rPr>
        <w:rFonts w:cs="Times New Roman" w:hint="default"/>
      </w:rPr>
    </w:lvl>
    <w:lvl w:ilvl="6">
      <w:start w:val="1"/>
      <w:numFmt w:val="none"/>
      <w:suff w:val="nothing"/>
      <w:lvlText w:val=""/>
      <w:lvlJc w:val="left"/>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216" w15:restartNumberingAfterBreak="0">
    <w:nsid w:val="6EDF2AA0"/>
    <w:multiLevelType w:val="hybridMultilevel"/>
    <w:tmpl w:val="6B8A0F78"/>
    <w:lvl w:ilvl="0" w:tplc="FFFFFFFF">
      <w:start w:val="1"/>
      <w:numFmt w:val="bullet"/>
      <w:lvlText w:val=""/>
      <w:lvlJc w:val="left"/>
      <w:pPr>
        <w:ind w:left="720" w:hanging="360"/>
      </w:pPr>
      <w:rPr>
        <w:rFonts w:ascii="Symbol" w:hAnsi="Symbol" w:hint="default"/>
        <w:color w:val="auto"/>
      </w:rPr>
    </w:lvl>
    <w:lvl w:ilvl="1" w:tplc="936C21AA">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7" w15:restartNumberingAfterBreak="0">
    <w:nsid w:val="70A52FD6"/>
    <w:multiLevelType w:val="hybridMultilevel"/>
    <w:tmpl w:val="576E9B0C"/>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18" w15:restartNumberingAfterBreak="0">
    <w:nsid w:val="70FC3844"/>
    <w:multiLevelType w:val="multilevel"/>
    <w:tmpl w:val="9812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6E6431"/>
    <w:multiLevelType w:val="hybridMultilevel"/>
    <w:tmpl w:val="4B9E60BE"/>
    <w:lvl w:ilvl="0" w:tplc="FFFFFFFF">
      <w:start w:val="1"/>
      <w:numFmt w:val="bullet"/>
      <w:lvlText w:val=""/>
      <w:lvlJc w:val="left"/>
      <w:pPr>
        <w:ind w:left="720" w:hanging="360"/>
      </w:pPr>
      <w:rPr>
        <w:rFonts w:ascii="Symbol" w:hAnsi="Symbol" w:hint="default"/>
      </w:rPr>
    </w:lvl>
    <w:lvl w:ilvl="1" w:tplc="CF521AB2">
      <w:start w:val="1"/>
      <w:numFmt w:val="bullet"/>
      <w:lvlText w:val="o"/>
      <w:lvlJc w:val="left"/>
      <w:pPr>
        <w:ind w:left="1440" w:hanging="360"/>
      </w:pPr>
      <w:rPr>
        <w:rFonts w:ascii="Courier New" w:hAnsi="Courier New"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71C72F3B"/>
    <w:multiLevelType w:val="hybridMultilevel"/>
    <w:tmpl w:val="668210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1" w15:restartNumberingAfterBreak="0">
    <w:nsid w:val="71EF303B"/>
    <w:multiLevelType w:val="hybridMultilevel"/>
    <w:tmpl w:val="167C0F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73276F95"/>
    <w:multiLevelType w:val="multilevel"/>
    <w:tmpl w:val="D4D21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34B5096"/>
    <w:multiLevelType w:val="hybridMultilevel"/>
    <w:tmpl w:val="D1A8DAC8"/>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24" w15:restartNumberingAfterBreak="0">
    <w:nsid w:val="73C06918"/>
    <w:multiLevelType w:val="multilevel"/>
    <w:tmpl w:val="13ACEE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4216E53"/>
    <w:multiLevelType w:val="hybridMultilevel"/>
    <w:tmpl w:val="5A7466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6" w15:restartNumberingAfterBreak="0">
    <w:nsid w:val="74511BB6"/>
    <w:multiLevelType w:val="hybridMultilevel"/>
    <w:tmpl w:val="A6D49EE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7" w15:restartNumberingAfterBreak="0">
    <w:nsid w:val="745F30BA"/>
    <w:multiLevelType w:val="multilevel"/>
    <w:tmpl w:val="093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B039A0"/>
    <w:multiLevelType w:val="hybridMultilevel"/>
    <w:tmpl w:val="F942FE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76FA34CC"/>
    <w:multiLevelType w:val="multilevel"/>
    <w:tmpl w:val="4DC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695124"/>
    <w:multiLevelType w:val="multilevel"/>
    <w:tmpl w:val="30E8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A703BB"/>
    <w:multiLevelType w:val="hybridMultilevel"/>
    <w:tmpl w:val="A5009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2" w15:restartNumberingAfterBreak="0">
    <w:nsid w:val="77E56924"/>
    <w:multiLevelType w:val="multilevel"/>
    <w:tmpl w:val="AAD6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81B00C9"/>
    <w:multiLevelType w:val="multilevel"/>
    <w:tmpl w:val="A36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DE24BC"/>
    <w:multiLevelType w:val="multilevel"/>
    <w:tmpl w:val="45BE1F78"/>
    <w:lvl w:ilvl="0">
      <w:start w:val="1"/>
      <w:numFmt w:val="decimal"/>
      <w:pStyle w:val="Item"/>
      <w:lvlText w:val="Item %1"/>
      <w:lvlJc w:val="left"/>
      <w:pPr>
        <w:tabs>
          <w:tab w:val="num" w:pos="680"/>
        </w:tabs>
        <w:ind w:left="851" w:hanging="851"/>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35" w15:restartNumberingAfterBreak="0">
    <w:nsid w:val="78E37A39"/>
    <w:multiLevelType w:val="hybridMultilevel"/>
    <w:tmpl w:val="62B408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6" w15:restartNumberingAfterBreak="0">
    <w:nsid w:val="79DC43BE"/>
    <w:multiLevelType w:val="hybridMultilevel"/>
    <w:tmpl w:val="22C41C6E"/>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37" w15:restartNumberingAfterBreak="0">
    <w:nsid w:val="79F20793"/>
    <w:multiLevelType w:val="multilevel"/>
    <w:tmpl w:val="C018F298"/>
    <w:styleLink w:val="ArticleSection"/>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9F92369"/>
    <w:multiLevelType w:val="hybridMultilevel"/>
    <w:tmpl w:val="D93A4510"/>
    <w:lvl w:ilvl="0" w:tplc="CF521AB2">
      <w:start w:val="1"/>
      <w:numFmt w:val="bullet"/>
      <w:lvlText w:val="o"/>
      <w:lvlJc w:val="left"/>
      <w:pPr>
        <w:tabs>
          <w:tab w:val="num" w:pos="720"/>
        </w:tabs>
        <w:ind w:left="720" w:hanging="360"/>
      </w:pPr>
      <w:rPr>
        <w:rFonts w:ascii="Courier New" w:hAnsi="Courier New" w:hint="default"/>
        <w:color w:val="auto"/>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7A4861FD"/>
    <w:multiLevelType w:val="hybridMultilevel"/>
    <w:tmpl w:val="D3225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7AB36C34"/>
    <w:multiLevelType w:val="hybridMultilevel"/>
    <w:tmpl w:val="314C8B60"/>
    <w:lvl w:ilvl="0" w:tplc="936C21A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7C0354E2"/>
    <w:multiLevelType w:val="multilevel"/>
    <w:tmpl w:val="41B40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257E09"/>
    <w:multiLevelType w:val="multilevel"/>
    <w:tmpl w:val="3524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8D7BA3"/>
    <w:multiLevelType w:val="multilevel"/>
    <w:tmpl w:val="F376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AE417A"/>
    <w:multiLevelType w:val="hybridMultilevel"/>
    <w:tmpl w:val="C526F4B4"/>
    <w:lvl w:ilvl="0" w:tplc="FFFFFFFF">
      <w:start w:val="1"/>
      <w:numFmt w:val="bullet"/>
      <w:lvlText w:val=""/>
      <w:lvlJc w:val="left"/>
      <w:pPr>
        <w:ind w:left="587" w:hanging="360"/>
      </w:pPr>
      <w:rPr>
        <w:rFonts w:ascii="Symbol" w:hAnsi="Symbol" w:hint="default"/>
      </w:rPr>
    </w:lvl>
    <w:lvl w:ilvl="1" w:tplc="FFFFFFFF">
      <w:start w:val="1"/>
      <w:numFmt w:val="bullet"/>
      <w:lvlText w:val="o"/>
      <w:lvlJc w:val="left"/>
      <w:pPr>
        <w:ind w:left="1307" w:hanging="360"/>
      </w:pPr>
      <w:rPr>
        <w:rFonts w:ascii="Courier New" w:hAnsi="Courier New" w:cs="Courier New" w:hint="default"/>
      </w:rPr>
    </w:lvl>
    <w:lvl w:ilvl="2" w:tplc="CF521AB2">
      <w:start w:val="1"/>
      <w:numFmt w:val="bullet"/>
      <w:lvlText w:val="o"/>
      <w:lvlJc w:val="left"/>
      <w:pPr>
        <w:ind w:left="1440" w:hanging="360"/>
      </w:pPr>
      <w:rPr>
        <w:rFonts w:ascii="Courier New" w:hAnsi="Courier New" w:hint="default"/>
        <w:color w:val="auto"/>
      </w:rPr>
    </w:lvl>
    <w:lvl w:ilvl="3" w:tplc="FFFFFFFF">
      <w:start w:val="1"/>
      <w:numFmt w:val="bullet"/>
      <w:lvlText w:val=""/>
      <w:lvlJc w:val="left"/>
      <w:pPr>
        <w:ind w:left="2747" w:hanging="360"/>
      </w:pPr>
      <w:rPr>
        <w:rFonts w:ascii="Symbol" w:hAnsi="Symbol" w:hint="default"/>
      </w:rPr>
    </w:lvl>
    <w:lvl w:ilvl="4" w:tplc="FFFFFFFF" w:tentative="1">
      <w:start w:val="1"/>
      <w:numFmt w:val="bullet"/>
      <w:lvlText w:val="o"/>
      <w:lvlJc w:val="left"/>
      <w:pPr>
        <w:ind w:left="3467" w:hanging="360"/>
      </w:pPr>
      <w:rPr>
        <w:rFonts w:ascii="Courier New" w:hAnsi="Courier New" w:cs="Courier New" w:hint="default"/>
      </w:rPr>
    </w:lvl>
    <w:lvl w:ilvl="5" w:tplc="FFFFFFFF" w:tentative="1">
      <w:start w:val="1"/>
      <w:numFmt w:val="bullet"/>
      <w:lvlText w:val=""/>
      <w:lvlJc w:val="left"/>
      <w:pPr>
        <w:ind w:left="4187" w:hanging="360"/>
      </w:pPr>
      <w:rPr>
        <w:rFonts w:ascii="Wingdings" w:hAnsi="Wingdings" w:hint="default"/>
      </w:rPr>
    </w:lvl>
    <w:lvl w:ilvl="6" w:tplc="FFFFFFFF" w:tentative="1">
      <w:start w:val="1"/>
      <w:numFmt w:val="bullet"/>
      <w:lvlText w:val=""/>
      <w:lvlJc w:val="left"/>
      <w:pPr>
        <w:ind w:left="4907" w:hanging="360"/>
      </w:pPr>
      <w:rPr>
        <w:rFonts w:ascii="Symbol" w:hAnsi="Symbol" w:hint="default"/>
      </w:rPr>
    </w:lvl>
    <w:lvl w:ilvl="7" w:tplc="FFFFFFFF" w:tentative="1">
      <w:start w:val="1"/>
      <w:numFmt w:val="bullet"/>
      <w:lvlText w:val="o"/>
      <w:lvlJc w:val="left"/>
      <w:pPr>
        <w:ind w:left="5627" w:hanging="360"/>
      </w:pPr>
      <w:rPr>
        <w:rFonts w:ascii="Courier New" w:hAnsi="Courier New" w:cs="Courier New" w:hint="default"/>
      </w:rPr>
    </w:lvl>
    <w:lvl w:ilvl="8" w:tplc="FFFFFFFF" w:tentative="1">
      <w:start w:val="1"/>
      <w:numFmt w:val="bullet"/>
      <w:lvlText w:val=""/>
      <w:lvlJc w:val="left"/>
      <w:pPr>
        <w:ind w:left="6347" w:hanging="360"/>
      </w:pPr>
      <w:rPr>
        <w:rFonts w:ascii="Wingdings" w:hAnsi="Wingdings" w:hint="default"/>
      </w:rPr>
    </w:lvl>
  </w:abstractNum>
  <w:abstractNum w:abstractNumId="245" w15:restartNumberingAfterBreak="0">
    <w:nsid w:val="7E863F85"/>
    <w:multiLevelType w:val="hybridMultilevel"/>
    <w:tmpl w:val="DD443E78"/>
    <w:lvl w:ilvl="0" w:tplc="FFFFFFFF">
      <w:start w:val="1"/>
      <w:numFmt w:val="bullet"/>
      <w:lvlText w:val=""/>
      <w:lvlJc w:val="left"/>
      <w:pPr>
        <w:ind w:left="947" w:hanging="360"/>
      </w:pPr>
      <w:rPr>
        <w:rFonts w:ascii="Symbol" w:hAnsi="Symbol" w:hint="default"/>
        <w:color w:val="auto"/>
      </w:rPr>
    </w:lvl>
    <w:lvl w:ilvl="1" w:tplc="936C21AA">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387" w:hanging="360"/>
      </w:pPr>
      <w:rPr>
        <w:rFonts w:ascii="Wingdings" w:hAnsi="Wingdings" w:hint="default"/>
      </w:rPr>
    </w:lvl>
    <w:lvl w:ilvl="3" w:tplc="FFFFFFFF" w:tentative="1">
      <w:start w:val="1"/>
      <w:numFmt w:val="bullet"/>
      <w:lvlText w:val=""/>
      <w:lvlJc w:val="left"/>
      <w:pPr>
        <w:ind w:left="3107" w:hanging="360"/>
      </w:pPr>
      <w:rPr>
        <w:rFonts w:ascii="Symbol" w:hAnsi="Symbol" w:hint="default"/>
      </w:rPr>
    </w:lvl>
    <w:lvl w:ilvl="4" w:tplc="FFFFFFFF" w:tentative="1">
      <w:start w:val="1"/>
      <w:numFmt w:val="bullet"/>
      <w:lvlText w:val="o"/>
      <w:lvlJc w:val="left"/>
      <w:pPr>
        <w:ind w:left="3827" w:hanging="360"/>
      </w:pPr>
      <w:rPr>
        <w:rFonts w:ascii="Courier New" w:hAnsi="Courier New" w:cs="Courier New" w:hint="default"/>
      </w:rPr>
    </w:lvl>
    <w:lvl w:ilvl="5" w:tplc="FFFFFFFF" w:tentative="1">
      <w:start w:val="1"/>
      <w:numFmt w:val="bullet"/>
      <w:lvlText w:val=""/>
      <w:lvlJc w:val="left"/>
      <w:pPr>
        <w:ind w:left="4547" w:hanging="360"/>
      </w:pPr>
      <w:rPr>
        <w:rFonts w:ascii="Wingdings" w:hAnsi="Wingdings" w:hint="default"/>
      </w:rPr>
    </w:lvl>
    <w:lvl w:ilvl="6" w:tplc="FFFFFFFF" w:tentative="1">
      <w:start w:val="1"/>
      <w:numFmt w:val="bullet"/>
      <w:lvlText w:val=""/>
      <w:lvlJc w:val="left"/>
      <w:pPr>
        <w:ind w:left="5267" w:hanging="360"/>
      </w:pPr>
      <w:rPr>
        <w:rFonts w:ascii="Symbol" w:hAnsi="Symbol" w:hint="default"/>
      </w:rPr>
    </w:lvl>
    <w:lvl w:ilvl="7" w:tplc="FFFFFFFF" w:tentative="1">
      <w:start w:val="1"/>
      <w:numFmt w:val="bullet"/>
      <w:lvlText w:val="o"/>
      <w:lvlJc w:val="left"/>
      <w:pPr>
        <w:ind w:left="5987" w:hanging="360"/>
      </w:pPr>
      <w:rPr>
        <w:rFonts w:ascii="Courier New" w:hAnsi="Courier New" w:cs="Courier New" w:hint="default"/>
      </w:rPr>
    </w:lvl>
    <w:lvl w:ilvl="8" w:tplc="FFFFFFFF" w:tentative="1">
      <w:start w:val="1"/>
      <w:numFmt w:val="bullet"/>
      <w:lvlText w:val=""/>
      <w:lvlJc w:val="left"/>
      <w:pPr>
        <w:ind w:left="6707" w:hanging="360"/>
      </w:pPr>
      <w:rPr>
        <w:rFonts w:ascii="Wingdings" w:hAnsi="Wingdings" w:hint="default"/>
      </w:rPr>
    </w:lvl>
  </w:abstractNum>
  <w:abstractNum w:abstractNumId="246" w15:restartNumberingAfterBreak="0">
    <w:nsid w:val="7EE317A4"/>
    <w:multiLevelType w:val="multilevel"/>
    <w:tmpl w:val="5DB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646762"/>
    <w:multiLevelType w:val="multilevel"/>
    <w:tmpl w:val="F238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391315">
    <w:abstractNumId w:val="72"/>
  </w:num>
  <w:num w:numId="2" w16cid:durableId="1665622898">
    <w:abstractNumId w:val="146"/>
  </w:num>
  <w:num w:numId="3" w16cid:durableId="980424774">
    <w:abstractNumId w:val="234"/>
  </w:num>
  <w:num w:numId="4" w16cid:durableId="1851290675">
    <w:abstractNumId w:val="153"/>
  </w:num>
  <w:num w:numId="5" w16cid:durableId="525369124">
    <w:abstractNumId w:val="215"/>
  </w:num>
  <w:num w:numId="6" w16cid:durableId="184740645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151107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5584920">
    <w:abstractNumId w:val="61"/>
  </w:num>
  <w:num w:numId="9" w16cid:durableId="315376620">
    <w:abstractNumId w:val="7"/>
  </w:num>
  <w:num w:numId="10" w16cid:durableId="944769902">
    <w:abstractNumId w:val="5"/>
  </w:num>
  <w:num w:numId="11" w16cid:durableId="685986437">
    <w:abstractNumId w:val="4"/>
  </w:num>
  <w:num w:numId="12" w16cid:durableId="310066649">
    <w:abstractNumId w:val="3"/>
  </w:num>
  <w:num w:numId="13" w16cid:durableId="1451893466">
    <w:abstractNumId w:val="2"/>
  </w:num>
  <w:num w:numId="14" w16cid:durableId="767772225">
    <w:abstractNumId w:val="6"/>
  </w:num>
  <w:num w:numId="15" w16cid:durableId="664549109">
    <w:abstractNumId w:val="1"/>
  </w:num>
  <w:num w:numId="16" w16cid:durableId="352152702">
    <w:abstractNumId w:val="0"/>
  </w:num>
  <w:num w:numId="17" w16cid:durableId="737019178">
    <w:abstractNumId w:val="169"/>
  </w:num>
  <w:num w:numId="18" w16cid:durableId="1274052263">
    <w:abstractNumId w:val="73"/>
  </w:num>
  <w:num w:numId="19" w16cid:durableId="761603368">
    <w:abstractNumId w:val="92"/>
  </w:num>
  <w:num w:numId="20" w16cid:durableId="562371268">
    <w:abstractNumId w:val="32"/>
  </w:num>
  <w:num w:numId="21" w16cid:durableId="962536504">
    <w:abstractNumId w:val="15"/>
  </w:num>
  <w:num w:numId="22" w16cid:durableId="937833651">
    <w:abstractNumId w:val="18"/>
  </w:num>
  <w:num w:numId="23" w16cid:durableId="1480997026">
    <w:abstractNumId w:val="116"/>
  </w:num>
  <w:num w:numId="24" w16cid:durableId="563755850">
    <w:abstractNumId w:val="164"/>
  </w:num>
  <w:num w:numId="25" w16cid:durableId="1072310857">
    <w:abstractNumId w:val="190"/>
  </w:num>
  <w:num w:numId="26" w16cid:durableId="1316685476">
    <w:abstractNumId w:val="239"/>
  </w:num>
  <w:num w:numId="27" w16cid:durableId="363213604">
    <w:abstractNumId w:val="69"/>
  </w:num>
  <w:num w:numId="28" w16cid:durableId="2096633925">
    <w:abstractNumId w:val="120"/>
  </w:num>
  <w:num w:numId="29" w16cid:durableId="225923742">
    <w:abstractNumId w:val="128"/>
  </w:num>
  <w:num w:numId="30" w16cid:durableId="1480801042">
    <w:abstractNumId w:val="59"/>
  </w:num>
  <w:num w:numId="31" w16cid:durableId="154223668">
    <w:abstractNumId w:val="182"/>
  </w:num>
  <w:num w:numId="32" w16cid:durableId="1963268668">
    <w:abstractNumId w:val="80"/>
  </w:num>
  <w:num w:numId="33" w16cid:durableId="1605261218">
    <w:abstractNumId w:val="79"/>
  </w:num>
  <w:num w:numId="34" w16cid:durableId="755442035">
    <w:abstractNumId w:val="203"/>
  </w:num>
  <w:num w:numId="35" w16cid:durableId="117649476">
    <w:abstractNumId w:val="181"/>
  </w:num>
  <w:num w:numId="36" w16cid:durableId="1408187750">
    <w:abstractNumId w:val="213"/>
  </w:num>
  <w:num w:numId="37" w16cid:durableId="592472109">
    <w:abstractNumId w:val="124"/>
  </w:num>
  <w:num w:numId="38" w16cid:durableId="1897037709">
    <w:abstractNumId w:val="25"/>
  </w:num>
  <w:num w:numId="39" w16cid:durableId="1444422507">
    <w:abstractNumId w:val="235"/>
  </w:num>
  <w:num w:numId="40" w16cid:durableId="1569612660">
    <w:abstractNumId w:val="45"/>
  </w:num>
  <w:num w:numId="41" w16cid:durableId="1853296894">
    <w:abstractNumId w:val="204"/>
  </w:num>
  <w:num w:numId="42" w16cid:durableId="1786803115">
    <w:abstractNumId w:val="24"/>
  </w:num>
  <w:num w:numId="43" w16cid:durableId="825366857">
    <w:abstractNumId w:val="100"/>
  </w:num>
  <w:num w:numId="44" w16cid:durableId="445151313">
    <w:abstractNumId w:val="53"/>
  </w:num>
  <w:num w:numId="45" w16cid:durableId="980305975">
    <w:abstractNumId w:val="87"/>
  </w:num>
  <w:num w:numId="46" w16cid:durableId="1913006193">
    <w:abstractNumId w:val="152"/>
  </w:num>
  <w:num w:numId="47" w16cid:durableId="426270115">
    <w:abstractNumId w:val="208"/>
  </w:num>
  <w:num w:numId="48" w16cid:durableId="1531451137">
    <w:abstractNumId w:val="119"/>
  </w:num>
  <w:num w:numId="49" w16cid:durableId="518351526">
    <w:abstractNumId w:val="130"/>
  </w:num>
  <w:num w:numId="50" w16cid:durableId="51197617">
    <w:abstractNumId w:val="225"/>
  </w:num>
  <w:num w:numId="51" w16cid:durableId="766776965">
    <w:abstractNumId w:val="77"/>
  </w:num>
  <w:num w:numId="52" w16cid:durableId="2034989347">
    <w:abstractNumId w:val="41"/>
  </w:num>
  <w:num w:numId="53" w16cid:durableId="827982616">
    <w:abstractNumId w:val="214"/>
  </w:num>
  <w:num w:numId="54" w16cid:durableId="485363025">
    <w:abstractNumId w:val="39"/>
  </w:num>
  <w:num w:numId="55" w16cid:durableId="515584899">
    <w:abstractNumId w:val="173"/>
  </w:num>
  <w:num w:numId="56" w16cid:durableId="1429428087">
    <w:abstractNumId w:val="148"/>
  </w:num>
  <w:num w:numId="57" w16cid:durableId="1935748629">
    <w:abstractNumId w:val="193"/>
  </w:num>
  <w:num w:numId="58" w16cid:durableId="227768331">
    <w:abstractNumId w:val="62"/>
  </w:num>
  <w:num w:numId="59" w16cid:durableId="128019292">
    <w:abstractNumId w:val="47"/>
  </w:num>
  <w:num w:numId="60" w16cid:durableId="1353802709">
    <w:abstractNumId w:val="111"/>
  </w:num>
  <w:num w:numId="61" w16cid:durableId="413363457">
    <w:abstractNumId w:val="52"/>
  </w:num>
  <w:num w:numId="62" w16cid:durableId="605969458">
    <w:abstractNumId w:val="101"/>
  </w:num>
  <w:num w:numId="63" w16cid:durableId="2094665320">
    <w:abstractNumId w:val="202"/>
  </w:num>
  <w:num w:numId="64" w16cid:durableId="577596377">
    <w:abstractNumId w:val="129"/>
  </w:num>
  <w:num w:numId="65" w16cid:durableId="950865603">
    <w:abstractNumId w:val="37"/>
  </w:num>
  <w:num w:numId="66" w16cid:durableId="1679195488">
    <w:abstractNumId w:val="93"/>
  </w:num>
  <w:num w:numId="67" w16cid:durableId="1397509413">
    <w:abstractNumId w:val="171"/>
  </w:num>
  <w:num w:numId="68" w16cid:durableId="2035692757">
    <w:abstractNumId w:val="17"/>
  </w:num>
  <w:num w:numId="69" w16cid:durableId="1876428873">
    <w:abstractNumId w:val="44"/>
  </w:num>
  <w:num w:numId="70" w16cid:durableId="1103039368">
    <w:abstractNumId w:val="55"/>
  </w:num>
  <w:num w:numId="71" w16cid:durableId="902371831">
    <w:abstractNumId w:val="177"/>
  </w:num>
  <w:num w:numId="72" w16cid:durableId="1905335693">
    <w:abstractNumId w:val="197"/>
  </w:num>
  <w:num w:numId="73" w16cid:durableId="323552068">
    <w:abstractNumId w:val="228"/>
  </w:num>
  <w:num w:numId="74" w16cid:durableId="1941177143">
    <w:abstractNumId w:val="221"/>
  </w:num>
  <w:num w:numId="75" w16cid:durableId="103621820">
    <w:abstractNumId w:val="220"/>
  </w:num>
  <w:num w:numId="76" w16cid:durableId="813523448">
    <w:abstractNumId w:val="19"/>
  </w:num>
  <w:num w:numId="77" w16cid:durableId="243956121">
    <w:abstractNumId w:val="78"/>
    <w:lvlOverride w:ilvl="0">
      <w:startOverride w:val="1"/>
    </w:lvlOverride>
  </w:num>
  <w:num w:numId="78" w16cid:durableId="1402949864">
    <w:abstractNumId w:val="78"/>
    <w:lvlOverride w:ilvl="0"/>
    <w:lvlOverride w:ilvl="1">
      <w:startOverride w:val="1"/>
    </w:lvlOverride>
  </w:num>
  <w:num w:numId="79" w16cid:durableId="1482120443">
    <w:abstractNumId w:val="78"/>
    <w:lvlOverride w:ilvl="0"/>
    <w:lvlOverride w:ilvl="1">
      <w:startOverride w:val="1"/>
    </w:lvlOverride>
  </w:num>
  <w:num w:numId="80" w16cid:durableId="898440891">
    <w:abstractNumId w:val="78"/>
    <w:lvlOverride w:ilvl="0"/>
    <w:lvlOverride w:ilvl="1"/>
    <w:lvlOverride w:ilvl="2">
      <w:startOverride w:val="1"/>
    </w:lvlOverride>
  </w:num>
  <w:num w:numId="81" w16cid:durableId="194730878">
    <w:abstractNumId w:val="12"/>
    <w:lvlOverride w:ilvl="0">
      <w:startOverride w:val="3"/>
    </w:lvlOverride>
  </w:num>
  <w:num w:numId="82" w16cid:durableId="1978413533">
    <w:abstractNumId w:val="12"/>
    <w:lvlOverride w:ilvl="0"/>
    <w:lvlOverride w:ilvl="1">
      <w:startOverride w:val="1"/>
    </w:lvlOverride>
  </w:num>
  <w:num w:numId="83" w16cid:durableId="1134788283">
    <w:abstractNumId w:val="12"/>
    <w:lvlOverride w:ilvl="0"/>
    <w:lvlOverride w:ilvl="1">
      <w:startOverride w:val="2"/>
    </w:lvlOverride>
  </w:num>
  <w:num w:numId="84" w16cid:durableId="2089767953">
    <w:abstractNumId w:val="224"/>
    <w:lvlOverride w:ilvl="0">
      <w:startOverride w:val="4"/>
    </w:lvlOverride>
  </w:num>
  <w:num w:numId="85" w16cid:durableId="2060590440">
    <w:abstractNumId w:val="224"/>
    <w:lvlOverride w:ilvl="0"/>
    <w:lvlOverride w:ilvl="1">
      <w:startOverride w:val="1"/>
    </w:lvlOverride>
  </w:num>
  <w:num w:numId="86" w16cid:durableId="325594430">
    <w:abstractNumId w:val="224"/>
    <w:lvlOverride w:ilvl="0"/>
    <w:lvlOverride w:ilvl="1">
      <w:startOverride w:val="1"/>
    </w:lvlOverride>
  </w:num>
  <w:num w:numId="87" w16cid:durableId="1853641795">
    <w:abstractNumId w:val="224"/>
    <w:lvlOverride w:ilvl="0"/>
    <w:lvlOverride w:ilvl="1">
      <w:startOverride w:val="1"/>
    </w:lvlOverride>
  </w:num>
  <w:num w:numId="88" w16cid:durableId="1210998752">
    <w:abstractNumId w:val="224"/>
    <w:lvlOverride w:ilvl="0"/>
    <w:lvlOverride w:ilvl="1">
      <w:startOverride w:val="1"/>
    </w:lvlOverride>
  </w:num>
  <w:num w:numId="89" w16cid:durableId="446387218">
    <w:abstractNumId w:val="224"/>
    <w:lvlOverride w:ilvl="0"/>
    <w:lvlOverride w:ilvl="1">
      <w:startOverride w:val="1"/>
    </w:lvlOverride>
  </w:num>
  <w:num w:numId="90" w16cid:durableId="1155335105">
    <w:abstractNumId w:val="224"/>
    <w:lvlOverride w:ilvl="0"/>
    <w:lvlOverride w:ilvl="1">
      <w:startOverride w:val="1"/>
    </w:lvlOverride>
  </w:num>
  <w:num w:numId="91" w16cid:durableId="2080666963">
    <w:abstractNumId w:val="207"/>
  </w:num>
  <w:num w:numId="92" w16cid:durableId="735667099">
    <w:abstractNumId w:val="232"/>
  </w:num>
  <w:num w:numId="93" w16cid:durableId="447621293">
    <w:abstractNumId w:val="29"/>
  </w:num>
  <w:num w:numId="94" w16cid:durableId="1197423177">
    <w:abstractNumId w:val="115"/>
    <w:lvlOverride w:ilvl="0">
      <w:startOverride w:val="1"/>
    </w:lvlOverride>
  </w:num>
  <w:num w:numId="95" w16cid:durableId="1821266699">
    <w:abstractNumId w:val="170"/>
  </w:num>
  <w:num w:numId="96" w16cid:durableId="2041471946">
    <w:abstractNumId w:val="48"/>
    <w:lvlOverride w:ilvl="0">
      <w:startOverride w:val="1"/>
    </w:lvlOverride>
  </w:num>
  <w:num w:numId="97" w16cid:durableId="855924560">
    <w:abstractNumId w:val="150"/>
    <w:lvlOverride w:ilvl="0">
      <w:startOverride w:val="1"/>
    </w:lvlOverride>
  </w:num>
  <w:num w:numId="98" w16cid:durableId="336930987">
    <w:abstractNumId w:val="222"/>
  </w:num>
  <w:num w:numId="99" w16cid:durableId="116803186">
    <w:abstractNumId w:val="154"/>
  </w:num>
  <w:num w:numId="100" w16cid:durableId="931737644">
    <w:abstractNumId w:val="159"/>
  </w:num>
  <w:num w:numId="101" w16cid:durableId="1981223200">
    <w:abstractNumId w:val="216"/>
  </w:num>
  <w:num w:numId="102" w16cid:durableId="1809321916">
    <w:abstractNumId w:val="127"/>
  </w:num>
  <w:num w:numId="103" w16cid:durableId="1026636091">
    <w:abstractNumId w:val="151"/>
  </w:num>
  <w:num w:numId="104" w16cid:durableId="872961867">
    <w:abstractNumId w:val="99"/>
  </w:num>
  <w:num w:numId="105" w16cid:durableId="408695503">
    <w:abstractNumId w:val="245"/>
  </w:num>
  <w:num w:numId="106" w16cid:durableId="6030444">
    <w:abstractNumId w:val="60"/>
  </w:num>
  <w:num w:numId="107" w16cid:durableId="696732384">
    <w:abstractNumId w:val="70"/>
  </w:num>
  <w:num w:numId="108" w16cid:durableId="854005815">
    <w:abstractNumId w:val="63"/>
  </w:num>
  <w:num w:numId="109" w16cid:durableId="345328228">
    <w:abstractNumId w:val="40"/>
  </w:num>
  <w:num w:numId="110" w16cid:durableId="1444302133">
    <w:abstractNumId w:val="67"/>
  </w:num>
  <w:num w:numId="111" w16cid:durableId="1067806052">
    <w:abstractNumId w:val="189"/>
  </w:num>
  <w:num w:numId="112" w16cid:durableId="1403140368">
    <w:abstractNumId w:val="211"/>
  </w:num>
  <w:num w:numId="113" w16cid:durableId="705174834">
    <w:abstractNumId w:val="174"/>
  </w:num>
  <w:num w:numId="114" w16cid:durableId="1106081127">
    <w:abstractNumId w:val="104"/>
  </w:num>
  <w:num w:numId="115" w16cid:durableId="419565266">
    <w:abstractNumId w:val="108"/>
  </w:num>
  <w:num w:numId="116" w16cid:durableId="1794013943">
    <w:abstractNumId w:val="163"/>
  </w:num>
  <w:num w:numId="117" w16cid:durableId="1698853124">
    <w:abstractNumId w:val="114"/>
  </w:num>
  <w:num w:numId="118" w16cid:durableId="1059674008">
    <w:abstractNumId w:val="241"/>
  </w:num>
  <w:num w:numId="119" w16cid:durableId="1575240418">
    <w:abstractNumId w:val="133"/>
  </w:num>
  <w:num w:numId="120" w16cid:durableId="1982804371">
    <w:abstractNumId w:val="206"/>
  </w:num>
  <w:num w:numId="121" w16cid:durableId="1074814090">
    <w:abstractNumId w:val="243"/>
  </w:num>
  <w:num w:numId="122" w16cid:durableId="57168376">
    <w:abstractNumId w:val="195"/>
  </w:num>
  <w:num w:numId="123" w16cid:durableId="533619894">
    <w:abstractNumId w:val="188"/>
  </w:num>
  <w:num w:numId="124" w16cid:durableId="22679459">
    <w:abstractNumId w:val="135"/>
  </w:num>
  <w:num w:numId="125" w16cid:durableId="1140726551">
    <w:abstractNumId w:val="112"/>
  </w:num>
  <w:num w:numId="126" w16cid:durableId="1119106908">
    <w:abstractNumId w:val="54"/>
  </w:num>
  <w:num w:numId="127" w16cid:durableId="518544772">
    <w:abstractNumId w:val="38"/>
  </w:num>
  <w:num w:numId="128" w16cid:durableId="660931010">
    <w:abstractNumId w:val="142"/>
  </w:num>
  <w:num w:numId="129" w16cid:durableId="689650112">
    <w:abstractNumId w:val="51"/>
  </w:num>
  <w:num w:numId="130" w16cid:durableId="119804589">
    <w:abstractNumId w:val="140"/>
  </w:num>
  <w:num w:numId="131" w16cid:durableId="2037853373">
    <w:abstractNumId w:val="11"/>
  </w:num>
  <w:num w:numId="132" w16cid:durableId="946235870">
    <w:abstractNumId w:val="230"/>
  </w:num>
  <w:num w:numId="133" w16cid:durableId="1334140891">
    <w:abstractNumId w:val="184"/>
  </w:num>
  <w:num w:numId="134" w16cid:durableId="1995795687">
    <w:abstractNumId w:val="246"/>
  </w:num>
  <w:num w:numId="135" w16cid:durableId="1463884511">
    <w:abstractNumId w:val="227"/>
  </w:num>
  <w:num w:numId="136" w16cid:durableId="819617123">
    <w:abstractNumId w:val="194"/>
  </w:num>
  <w:num w:numId="137" w16cid:durableId="56243866">
    <w:abstractNumId w:val="226"/>
  </w:num>
  <w:num w:numId="138" w16cid:durableId="891816806">
    <w:abstractNumId w:val="26"/>
  </w:num>
  <w:num w:numId="139" w16cid:durableId="390084828">
    <w:abstractNumId w:val="9"/>
  </w:num>
  <w:num w:numId="140" w16cid:durableId="254943273">
    <w:abstractNumId w:val="229"/>
  </w:num>
  <w:num w:numId="141" w16cid:durableId="738140838">
    <w:abstractNumId w:val="88"/>
  </w:num>
  <w:num w:numId="142" w16cid:durableId="177475891">
    <w:abstractNumId w:val="192"/>
  </w:num>
  <w:num w:numId="143" w16cid:durableId="470557331">
    <w:abstractNumId w:val="14"/>
  </w:num>
  <w:num w:numId="144" w16cid:durableId="1507859966">
    <w:abstractNumId w:val="42"/>
  </w:num>
  <w:num w:numId="145" w16cid:durableId="997147251">
    <w:abstractNumId w:val="187"/>
  </w:num>
  <w:num w:numId="146" w16cid:durableId="585573005">
    <w:abstractNumId w:val="233"/>
  </w:num>
  <w:num w:numId="147" w16cid:durableId="126247393">
    <w:abstractNumId w:val="131"/>
  </w:num>
  <w:num w:numId="148" w16cid:durableId="791022675">
    <w:abstractNumId w:val="231"/>
  </w:num>
  <w:num w:numId="149" w16cid:durableId="1311520653">
    <w:abstractNumId w:val="157"/>
  </w:num>
  <w:num w:numId="150" w16cid:durableId="69348155">
    <w:abstractNumId w:val="68"/>
  </w:num>
  <w:num w:numId="151" w16cid:durableId="1225483062">
    <w:abstractNumId w:val="117"/>
  </w:num>
  <w:num w:numId="152" w16cid:durableId="667712010">
    <w:abstractNumId w:val="183"/>
  </w:num>
  <w:num w:numId="153" w16cid:durableId="1777365592">
    <w:abstractNumId w:val="185"/>
  </w:num>
  <w:num w:numId="154" w16cid:durableId="27025179">
    <w:abstractNumId w:val="162"/>
  </w:num>
  <w:num w:numId="155" w16cid:durableId="1788159717">
    <w:abstractNumId w:val="210"/>
  </w:num>
  <w:num w:numId="156" w16cid:durableId="232785611">
    <w:abstractNumId w:val="107"/>
  </w:num>
  <w:num w:numId="157" w16cid:durableId="1704866576">
    <w:abstractNumId w:val="89"/>
  </w:num>
  <w:num w:numId="158" w16cid:durableId="269631089">
    <w:abstractNumId w:val="94"/>
  </w:num>
  <w:num w:numId="159" w16cid:durableId="798842269">
    <w:abstractNumId w:val="109"/>
  </w:num>
  <w:num w:numId="160" w16cid:durableId="646083480">
    <w:abstractNumId w:val="74"/>
  </w:num>
  <w:num w:numId="161" w16cid:durableId="1266694219">
    <w:abstractNumId w:val="13"/>
  </w:num>
  <w:num w:numId="162" w16cid:durableId="39404182">
    <w:abstractNumId w:val="113"/>
  </w:num>
  <w:num w:numId="163" w16cid:durableId="907418874">
    <w:abstractNumId w:val="90"/>
  </w:num>
  <w:num w:numId="164" w16cid:durableId="144861672">
    <w:abstractNumId w:val="199"/>
  </w:num>
  <w:num w:numId="165" w16cid:durableId="1227841213">
    <w:abstractNumId w:val="144"/>
  </w:num>
  <w:num w:numId="166" w16cid:durableId="1727218945">
    <w:abstractNumId w:val="33"/>
  </w:num>
  <w:num w:numId="167" w16cid:durableId="1952932671">
    <w:abstractNumId w:val="30"/>
  </w:num>
  <w:num w:numId="168" w16cid:durableId="1517112919">
    <w:abstractNumId w:val="134"/>
  </w:num>
  <w:num w:numId="169" w16cid:durableId="1409306243">
    <w:abstractNumId w:val="217"/>
  </w:num>
  <w:num w:numId="170" w16cid:durableId="283538466">
    <w:abstractNumId w:val="236"/>
  </w:num>
  <w:num w:numId="171" w16cid:durableId="1066412223">
    <w:abstractNumId w:val="223"/>
  </w:num>
  <w:num w:numId="172" w16cid:durableId="413210524">
    <w:abstractNumId w:val="244"/>
  </w:num>
  <w:num w:numId="173" w16cid:durableId="859781804">
    <w:abstractNumId w:val="76"/>
  </w:num>
  <w:num w:numId="174" w16cid:durableId="789588264">
    <w:abstractNumId w:val="200"/>
  </w:num>
  <w:num w:numId="175" w16cid:durableId="169029550">
    <w:abstractNumId w:val="96"/>
  </w:num>
  <w:num w:numId="176" w16cid:durableId="2095200456">
    <w:abstractNumId w:val="105"/>
  </w:num>
  <w:num w:numId="177" w16cid:durableId="1611354297">
    <w:abstractNumId w:val="141"/>
  </w:num>
  <w:num w:numId="178" w16cid:durableId="550504147">
    <w:abstractNumId w:val="106"/>
  </w:num>
  <w:num w:numId="179" w16cid:durableId="927541474">
    <w:abstractNumId w:val="149"/>
  </w:num>
  <w:num w:numId="180" w16cid:durableId="96675879">
    <w:abstractNumId w:val="191"/>
  </w:num>
  <w:num w:numId="181" w16cid:durableId="861744082">
    <w:abstractNumId w:val="31"/>
  </w:num>
  <w:num w:numId="182" w16cid:durableId="627515993">
    <w:abstractNumId w:val="103"/>
  </w:num>
  <w:num w:numId="183" w16cid:durableId="966163788">
    <w:abstractNumId w:val="50"/>
  </w:num>
  <w:num w:numId="184" w16cid:durableId="176091070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545017071">
    <w:abstractNumId w:val="10"/>
  </w:num>
  <w:num w:numId="186" w16cid:durableId="682129993">
    <w:abstractNumId w:val="34"/>
  </w:num>
  <w:num w:numId="187" w16cid:durableId="1985814815">
    <w:abstractNumId w:val="145"/>
  </w:num>
  <w:num w:numId="188" w16cid:durableId="1171143917">
    <w:abstractNumId w:val="28"/>
  </w:num>
  <w:num w:numId="189" w16cid:durableId="1377774338">
    <w:abstractNumId w:val="240"/>
  </w:num>
  <w:num w:numId="190" w16cid:durableId="862521991">
    <w:abstractNumId w:val="27"/>
  </w:num>
  <w:num w:numId="191" w16cid:durableId="1595437230">
    <w:abstractNumId w:val="66"/>
  </w:num>
  <w:num w:numId="192" w16cid:durableId="468666571">
    <w:abstractNumId w:val="16"/>
  </w:num>
  <w:num w:numId="193" w16cid:durableId="1290164411">
    <w:abstractNumId w:val="237"/>
  </w:num>
  <w:num w:numId="194" w16cid:durableId="1666787696">
    <w:abstractNumId w:val="86"/>
  </w:num>
  <w:num w:numId="195" w16cid:durableId="636185295">
    <w:abstractNumId w:val="122"/>
  </w:num>
  <w:num w:numId="196" w16cid:durableId="144981047">
    <w:abstractNumId w:val="198"/>
  </w:num>
  <w:num w:numId="197" w16cid:durableId="981620290">
    <w:abstractNumId w:val="138"/>
  </w:num>
  <w:num w:numId="198" w16cid:durableId="1554996362">
    <w:abstractNumId w:val="43"/>
  </w:num>
  <w:num w:numId="199" w16cid:durableId="1279331625">
    <w:abstractNumId w:val="110"/>
  </w:num>
  <w:num w:numId="200" w16cid:durableId="743339411">
    <w:abstractNumId w:val="136"/>
  </w:num>
  <w:num w:numId="201" w16cid:durableId="1847789914">
    <w:abstractNumId w:val="121"/>
  </w:num>
  <w:num w:numId="202" w16cid:durableId="982999873">
    <w:abstractNumId w:val="165"/>
  </w:num>
  <w:num w:numId="203" w16cid:durableId="454832246">
    <w:abstractNumId w:val="201"/>
  </w:num>
  <w:num w:numId="204" w16cid:durableId="1795174274">
    <w:abstractNumId w:val="137"/>
  </w:num>
  <w:num w:numId="205" w16cid:durableId="841890976">
    <w:abstractNumId w:val="8"/>
  </w:num>
  <w:num w:numId="206" w16cid:durableId="89931023">
    <w:abstractNumId w:val="219"/>
  </w:num>
  <w:num w:numId="207" w16cid:durableId="785152093">
    <w:abstractNumId w:val="95"/>
  </w:num>
  <w:num w:numId="208" w16cid:durableId="172182347">
    <w:abstractNumId w:val="56"/>
  </w:num>
  <w:num w:numId="209" w16cid:durableId="875580896">
    <w:abstractNumId w:val="85"/>
  </w:num>
  <w:num w:numId="210" w16cid:durableId="1982728687">
    <w:abstractNumId w:val="179"/>
  </w:num>
  <w:num w:numId="211" w16cid:durableId="947349724">
    <w:abstractNumId w:val="102"/>
  </w:num>
  <w:num w:numId="212" w16cid:durableId="116720561">
    <w:abstractNumId w:val="247"/>
  </w:num>
  <w:num w:numId="213" w16cid:durableId="743457756">
    <w:abstractNumId w:val="158"/>
  </w:num>
  <w:num w:numId="214" w16cid:durableId="2028485530">
    <w:abstractNumId w:val="22"/>
  </w:num>
  <w:num w:numId="215" w16cid:durableId="587616474">
    <w:abstractNumId w:val="118"/>
  </w:num>
  <w:num w:numId="216" w16cid:durableId="59788398">
    <w:abstractNumId w:val="218"/>
  </w:num>
  <w:num w:numId="217" w16cid:durableId="192354534">
    <w:abstractNumId w:val="168"/>
  </w:num>
  <w:num w:numId="218" w16cid:durableId="416484337">
    <w:abstractNumId w:val="176"/>
  </w:num>
  <w:num w:numId="219" w16cid:durableId="877661990">
    <w:abstractNumId w:val="155"/>
  </w:num>
  <w:num w:numId="220" w16cid:durableId="1722366870">
    <w:abstractNumId w:val="172"/>
  </w:num>
  <w:num w:numId="221" w16cid:durableId="2064206235">
    <w:abstractNumId w:val="98"/>
  </w:num>
  <w:num w:numId="222" w16cid:durableId="1657686867">
    <w:abstractNumId w:val="178"/>
  </w:num>
  <w:num w:numId="223" w16cid:durableId="331493952">
    <w:abstractNumId w:val="126"/>
  </w:num>
  <w:num w:numId="224" w16cid:durableId="1184780924">
    <w:abstractNumId w:val="161"/>
  </w:num>
  <w:num w:numId="225" w16cid:durableId="740299000">
    <w:abstractNumId w:val="123"/>
  </w:num>
  <w:num w:numId="226" w16cid:durableId="2144424456">
    <w:abstractNumId w:val="36"/>
  </w:num>
  <w:num w:numId="227" w16cid:durableId="1218513075">
    <w:abstractNumId w:val="83"/>
  </w:num>
  <w:num w:numId="228" w16cid:durableId="1544714681">
    <w:abstractNumId w:val="167"/>
  </w:num>
  <w:num w:numId="229" w16cid:durableId="1927108447">
    <w:abstractNumId w:val="21"/>
  </w:num>
  <w:num w:numId="230" w16cid:durableId="1960527262">
    <w:abstractNumId w:val="23"/>
  </w:num>
  <w:num w:numId="231" w16cid:durableId="2107070015">
    <w:abstractNumId w:val="81"/>
  </w:num>
  <w:num w:numId="232" w16cid:durableId="580136825">
    <w:abstractNumId w:val="57"/>
  </w:num>
  <w:num w:numId="233" w16cid:durableId="422142287">
    <w:abstractNumId w:val="20"/>
  </w:num>
  <w:num w:numId="234" w16cid:durableId="410280063">
    <w:abstractNumId w:val="35"/>
  </w:num>
  <w:num w:numId="235" w16cid:durableId="1032923292">
    <w:abstractNumId w:val="180"/>
  </w:num>
  <w:num w:numId="236" w16cid:durableId="769349761">
    <w:abstractNumId w:val="186"/>
  </w:num>
  <w:num w:numId="237" w16cid:durableId="1753970640">
    <w:abstractNumId w:val="71"/>
  </w:num>
  <w:num w:numId="238" w16cid:durableId="195120501">
    <w:abstractNumId w:val="175"/>
  </w:num>
  <w:num w:numId="239" w16cid:durableId="1214997417">
    <w:abstractNumId w:val="91"/>
  </w:num>
  <w:num w:numId="240" w16cid:durableId="136262899">
    <w:abstractNumId w:val="160"/>
  </w:num>
  <w:num w:numId="241" w16cid:durableId="1199048519">
    <w:abstractNumId w:val="147"/>
  </w:num>
  <w:num w:numId="242" w16cid:durableId="1673414777">
    <w:abstractNumId w:val="242"/>
  </w:num>
  <w:num w:numId="243" w16cid:durableId="1471752789">
    <w:abstractNumId w:val="125"/>
  </w:num>
  <w:num w:numId="244" w16cid:durableId="703024759">
    <w:abstractNumId w:val="196"/>
  </w:num>
  <w:num w:numId="245" w16cid:durableId="1869370795">
    <w:abstractNumId w:val="132"/>
  </w:num>
  <w:num w:numId="246" w16cid:durableId="1811508259">
    <w:abstractNumId w:val="212"/>
  </w:num>
  <w:num w:numId="247" w16cid:durableId="1758207511">
    <w:abstractNumId w:val="139"/>
  </w:num>
  <w:num w:numId="248" w16cid:durableId="851188593">
    <w:abstractNumId w:val="238"/>
  </w:num>
  <w:num w:numId="249" w16cid:durableId="1099761369">
    <w:abstractNumId w:val="82"/>
  </w:num>
  <w:num w:numId="250" w16cid:durableId="627249314">
    <w:abstractNumId w:val="156"/>
  </w:num>
  <w:num w:numId="251" w16cid:durableId="902712294">
    <w:abstractNumId w:val="46"/>
  </w:num>
  <w:num w:numId="252" w16cid:durableId="2043942429">
    <w:abstractNumId w:val="166"/>
  </w:num>
  <w:num w:numId="253" w16cid:durableId="1484464588">
    <w:abstractNumId w:val="205"/>
  </w:num>
  <w:num w:numId="254" w16cid:durableId="413280033">
    <w:abstractNumId w:val="64"/>
  </w:num>
  <w:num w:numId="255" w16cid:durableId="766461680">
    <w:abstractNumId w:val="75"/>
  </w:num>
  <w:num w:numId="256" w16cid:durableId="14114159">
    <w:abstractNumId w:val="143"/>
  </w:num>
  <w:num w:numId="257" w16cid:durableId="93939105">
    <w:abstractNumId w:val="65"/>
  </w:num>
  <w:num w:numId="258" w16cid:durableId="1129472452">
    <w:abstractNumId w:val="209"/>
  </w:num>
  <w:num w:numId="259" w16cid:durableId="1158349605">
    <w:abstractNumId w:val="58"/>
  </w:num>
  <w:numIdMacAtCleanup w:val="2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to, Takuma">
    <w15:presenceInfo w15:providerId="AD" w15:userId="S::takuma.suto@capgemini.com::2ebd394a-79e6-4ecd-9357-e06718d5343d"/>
  </w15:person>
  <w15:person w15:author="Cheeti, Arshita">
    <w15:presenceInfo w15:providerId="AD" w15:userId="S::arshita.cheeti@capgemini.com::31c10bc6-620b-4752-8cdf-c37959894a23"/>
  </w15:person>
  <w15:person w15:author="Russo, Paul">
    <w15:presenceInfo w15:providerId="AD" w15:userId="S::paul.russo@capgemini.com::f2359052-44a5-4b40-a350-2fd36d8caffe"/>
  </w15:person>
  <w15:person w15:author="Swinburne, Tina">
    <w15:presenceInfo w15:providerId="AD" w15:userId="S::tina.swinburne@capgemini.com::4126c2d4-2f25-4e08-abc3-719a860d3393"/>
  </w15:person>
  <w15:person w15:author="Nair, Aditya">
    <w15:presenceInfo w15:providerId="AD" w15:userId="S::aditya.nair@capgemini.com::a04985c0-1c17-4b76-aaad-21a800be1273"/>
  </w15:person>
  <w15:person w15:author="Taxis, Alexander">
    <w15:presenceInfo w15:providerId="AD" w15:userId="S::alexander.taxis@capgemini.com::092cb253-d825-40e1-b9dd-5a939a24318d"/>
  </w15:person>
  <w15:person w15:author="Dhoke, Akhilesh">
    <w15:presenceInfo w15:providerId="AD" w15:userId="S::akhilesh.dhoke@capgemini.com::316e2303-6602-4387-9232-7ad8fac1324c"/>
  </w15:person>
  <w15:person w15:author="Kearney, Chloe">
    <w15:presenceInfo w15:providerId="AD" w15:userId="S::chloe.kearney@capgemini.com::48bdebb1-29e4-48b2-bfcc-7ac0048b08b4"/>
  </w15:person>
  <w15:person w15:author="Martin, Anitha">
    <w15:presenceInfo w15:providerId="AD" w15:userId="S::anitha.martin@capgemini.com::33df65a6-30b3-4085-bd4f-19fc2a44c11a"/>
  </w15:person>
  <w15:person w15:author="van der Merwe, Zelna">
    <w15:presenceInfo w15:providerId="AD" w15:userId="S::zelna.vandermerwe@capgemini.com::c52bb146-a799-4680-b2e1-a6d5f9d18808"/>
  </w15:person>
  <w15:person w15:author="LE GOFF, Jordan">
    <w15:presenceInfo w15:providerId="AD" w15:userId="S::jordan.le-goff@capgemini.com::f8637703-9c00-4264-8e42-6e8336cf3ce9"/>
  </w15:person>
  <w15:person w15:author="Sayyed, Kamaruddin">
    <w15:presenceInfo w15:providerId="AD" w15:userId="S::kamaruddin.sayyed@capgemini.com::3928144b-de71-4e0c-aa40-6cae7750d8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defaultTabStop w:val="22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32"/>
    <w:rsid w:val="0000006D"/>
    <w:rsid w:val="00000075"/>
    <w:rsid w:val="000001EA"/>
    <w:rsid w:val="0000024E"/>
    <w:rsid w:val="00000295"/>
    <w:rsid w:val="00000379"/>
    <w:rsid w:val="00000425"/>
    <w:rsid w:val="00000458"/>
    <w:rsid w:val="00000556"/>
    <w:rsid w:val="000009A1"/>
    <w:rsid w:val="00000A05"/>
    <w:rsid w:val="00000BAA"/>
    <w:rsid w:val="00000C21"/>
    <w:rsid w:val="00000D07"/>
    <w:rsid w:val="00000D7E"/>
    <w:rsid w:val="00000E88"/>
    <w:rsid w:val="00000F3C"/>
    <w:rsid w:val="00000FE9"/>
    <w:rsid w:val="00001171"/>
    <w:rsid w:val="0000142D"/>
    <w:rsid w:val="0000144F"/>
    <w:rsid w:val="00001452"/>
    <w:rsid w:val="00001607"/>
    <w:rsid w:val="000017C7"/>
    <w:rsid w:val="0000184B"/>
    <w:rsid w:val="0000192B"/>
    <w:rsid w:val="0000197C"/>
    <w:rsid w:val="00001AC1"/>
    <w:rsid w:val="00001C47"/>
    <w:rsid w:val="00001C83"/>
    <w:rsid w:val="00001C8E"/>
    <w:rsid w:val="00001DA9"/>
    <w:rsid w:val="00001EB6"/>
    <w:rsid w:val="00001FEE"/>
    <w:rsid w:val="00002072"/>
    <w:rsid w:val="000020A9"/>
    <w:rsid w:val="000023AE"/>
    <w:rsid w:val="00002472"/>
    <w:rsid w:val="000024C9"/>
    <w:rsid w:val="00002732"/>
    <w:rsid w:val="0000273B"/>
    <w:rsid w:val="0000283C"/>
    <w:rsid w:val="00002870"/>
    <w:rsid w:val="0000295B"/>
    <w:rsid w:val="00002CA8"/>
    <w:rsid w:val="00002CCF"/>
    <w:rsid w:val="00002CF0"/>
    <w:rsid w:val="00002CFA"/>
    <w:rsid w:val="00002D71"/>
    <w:rsid w:val="00002DB4"/>
    <w:rsid w:val="00002E66"/>
    <w:rsid w:val="00002E79"/>
    <w:rsid w:val="00002E86"/>
    <w:rsid w:val="00003264"/>
    <w:rsid w:val="000032D1"/>
    <w:rsid w:val="000032DD"/>
    <w:rsid w:val="00003326"/>
    <w:rsid w:val="00003499"/>
    <w:rsid w:val="000036A1"/>
    <w:rsid w:val="0000375A"/>
    <w:rsid w:val="0000378C"/>
    <w:rsid w:val="000037CB"/>
    <w:rsid w:val="00003949"/>
    <w:rsid w:val="00003BA9"/>
    <w:rsid w:val="00003C76"/>
    <w:rsid w:val="00003D6F"/>
    <w:rsid w:val="00003E4F"/>
    <w:rsid w:val="00003F96"/>
    <w:rsid w:val="00003FBF"/>
    <w:rsid w:val="000041B6"/>
    <w:rsid w:val="0000422D"/>
    <w:rsid w:val="000043B1"/>
    <w:rsid w:val="000043C2"/>
    <w:rsid w:val="00004432"/>
    <w:rsid w:val="00004471"/>
    <w:rsid w:val="00004480"/>
    <w:rsid w:val="0000456D"/>
    <w:rsid w:val="0000461B"/>
    <w:rsid w:val="00004670"/>
    <w:rsid w:val="00004729"/>
    <w:rsid w:val="000048D0"/>
    <w:rsid w:val="00004B19"/>
    <w:rsid w:val="00004BE2"/>
    <w:rsid w:val="00004DC6"/>
    <w:rsid w:val="00004DD2"/>
    <w:rsid w:val="00004E4F"/>
    <w:rsid w:val="00004E8A"/>
    <w:rsid w:val="00004F21"/>
    <w:rsid w:val="0000502C"/>
    <w:rsid w:val="00005073"/>
    <w:rsid w:val="000050A8"/>
    <w:rsid w:val="00005142"/>
    <w:rsid w:val="00005278"/>
    <w:rsid w:val="00005296"/>
    <w:rsid w:val="0000542B"/>
    <w:rsid w:val="0000543A"/>
    <w:rsid w:val="000054D2"/>
    <w:rsid w:val="0000566D"/>
    <w:rsid w:val="000056A4"/>
    <w:rsid w:val="00005826"/>
    <w:rsid w:val="00005887"/>
    <w:rsid w:val="00005937"/>
    <w:rsid w:val="0000596D"/>
    <w:rsid w:val="00005C9E"/>
    <w:rsid w:val="00005D63"/>
    <w:rsid w:val="00005E5F"/>
    <w:rsid w:val="00005FC8"/>
    <w:rsid w:val="00006076"/>
    <w:rsid w:val="000060EE"/>
    <w:rsid w:val="000062F7"/>
    <w:rsid w:val="00006317"/>
    <w:rsid w:val="000065AA"/>
    <w:rsid w:val="000065AB"/>
    <w:rsid w:val="000065C5"/>
    <w:rsid w:val="000068D3"/>
    <w:rsid w:val="000068D9"/>
    <w:rsid w:val="00006936"/>
    <w:rsid w:val="00006B14"/>
    <w:rsid w:val="00006B49"/>
    <w:rsid w:val="00006BAE"/>
    <w:rsid w:val="00006C52"/>
    <w:rsid w:val="00006D3E"/>
    <w:rsid w:val="00006E4C"/>
    <w:rsid w:val="00006EAF"/>
    <w:rsid w:val="00006F6F"/>
    <w:rsid w:val="000070FA"/>
    <w:rsid w:val="00007117"/>
    <w:rsid w:val="0000712C"/>
    <w:rsid w:val="000071A2"/>
    <w:rsid w:val="0000726D"/>
    <w:rsid w:val="00007274"/>
    <w:rsid w:val="00007290"/>
    <w:rsid w:val="000074D3"/>
    <w:rsid w:val="000074FD"/>
    <w:rsid w:val="00007512"/>
    <w:rsid w:val="000075D6"/>
    <w:rsid w:val="0000772D"/>
    <w:rsid w:val="0000779E"/>
    <w:rsid w:val="000078B7"/>
    <w:rsid w:val="00007991"/>
    <w:rsid w:val="00007D66"/>
    <w:rsid w:val="00007D7D"/>
    <w:rsid w:val="00007E8A"/>
    <w:rsid w:val="00007F2C"/>
    <w:rsid w:val="00010093"/>
    <w:rsid w:val="00010196"/>
    <w:rsid w:val="0001020A"/>
    <w:rsid w:val="000103C9"/>
    <w:rsid w:val="00010424"/>
    <w:rsid w:val="00010559"/>
    <w:rsid w:val="00010704"/>
    <w:rsid w:val="0001077F"/>
    <w:rsid w:val="0001093C"/>
    <w:rsid w:val="00010A52"/>
    <w:rsid w:val="00010BB3"/>
    <w:rsid w:val="00010D0A"/>
    <w:rsid w:val="00010F04"/>
    <w:rsid w:val="00010F32"/>
    <w:rsid w:val="00010F45"/>
    <w:rsid w:val="0001102B"/>
    <w:rsid w:val="0001103B"/>
    <w:rsid w:val="00011106"/>
    <w:rsid w:val="0001115A"/>
    <w:rsid w:val="00011358"/>
    <w:rsid w:val="000115B4"/>
    <w:rsid w:val="00011600"/>
    <w:rsid w:val="0001164E"/>
    <w:rsid w:val="000116AA"/>
    <w:rsid w:val="000116BA"/>
    <w:rsid w:val="0001170C"/>
    <w:rsid w:val="00011836"/>
    <w:rsid w:val="000118DE"/>
    <w:rsid w:val="000118E3"/>
    <w:rsid w:val="0001195D"/>
    <w:rsid w:val="00011BD7"/>
    <w:rsid w:val="00011BF8"/>
    <w:rsid w:val="00011C1D"/>
    <w:rsid w:val="00011C1F"/>
    <w:rsid w:val="00011CB4"/>
    <w:rsid w:val="00011E25"/>
    <w:rsid w:val="00011FC9"/>
    <w:rsid w:val="00012274"/>
    <w:rsid w:val="0001228C"/>
    <w:rsid w:val="000125C6"/>
    <w:rsid w:val="000127D5"/>
    <w:rsid w:val="0001286B"/>
    <w:rsid w:val="000128AC"/>
    <w:rsid w:val="000128B8"/>
    <w:rsid w:val="0001291A"/>
    <w:rsid w:val="00012A1E"/>
    <w:rsid w:val="00012AC7"/>
    <w:rsid w:val="00012CE0"/>
    <w:rsid w:val="00012E40"/>
    <w:rsid w:val="00012F64"/>
    <w:rsid w:val="00012FB1"/>
    <w:rsid w:val="00013047"/>
    <w:rsid w:val="00013194"/>
    <w:rsid w:val="000131A2"/>
    <w:rsid w:val="0001328B"/>
    <w:rsid w:val="00013328"/>
    <w:rsid w:val="00013384"/>
    <w:rsid w:val="0001340B"/>
    <w:rsid w:val="000136DA"/>
    <w:rsid w:val="00013784"/>
    <w:rsid w:val="00013823"/>
    <w:rsid w:val="00013C6B"/>
    <w:rsid w:val="00013CF3"/>
    <w:rsid w:val="00013CF9"/>
    <w:rsid w:val="00014002"/>
    <w:rsid w:val="00014052"/>
    <w:rsid w:val="000140A0"/>
    <w:rsid w:val="0001427E"/>
    <w:rsid w:val="0001438A"/>
    <w:rsid w:val="0001444F"/>
    <w:rsid w:val="00014482"/>
    <w:rsid w:val="000144B6"/>
    <w:rsid w:val="00014580"/>
    <w:rsid w:val="000145D2"/>
    <w:rsid w:val="000145EA"/>
    <w:rsid w:val="000147ED"/>
    <w:rsid w:val="0001487A"/>
    <w:rsid w:val="000148D5"/>
    <w:rsid w:val="000149F5"/>
    <w:rsid w:val="00014A01"/>
    <w:rsid w:val="00014B09"/>
    <w:rsid w:val="00014B78"/>
    <w:rsid w:val="00014CE0"/>
    <w:rsid w:val="00014E2D"/>
    <w:rsid w:val="00014E8A"/>
    <w:rsid w:val="00014EDD"/>
    <w:rsid w:val="000150FA"/>
    <w:rsid w:val="000152C6"/>
    <w:rsid w:val="0001532D"/>
    <w:rsid w:val="00015383"/>
    <w:rsid w:val="00015459"/>
    <w:rsid w:val="000154BC"/>
    <w:rsid w:val="00015748"/>
    <w:rsid w:val="000158DE"/>
    <w:rsid w:val="00015956"/>
    <w:rsid w:val="00015973"/>
    <w:rsid w:val="00015A7C"/>
    <w:rsid w:val="00015CDD"/>
    <w:rsid w:val="00015CEA"/>
    <w:rsid w:val="00015F43"/>
    <w:rsid w:val="0001614F"/>
    <w:rsid w:val="0001617B"/>
    <w:rsid w:val="00016189"/>
    <w:rsid w:val="0001619E"/>
    <w:rsid w:val="000162E8"/>
    <w:rsid w:val="0001638A"/>
    <w:rsid w:val="00016460"/>
    <w:rsid w:val="00016582"/>
    <w:rsid w:val="00016677"/>
    <w:rsid w:val="000166CE"/>
    <w:rsid w:val="000167EA"/>
    <w:rsid w:val="0001693F"/>
    <w:rsid w:val="00016A21"/>
    <w:rsid w:val="00016AE9"/>
    <w:rsid w:val="00016B7A"/>
    <w:rsid w:val="00016C46"/>
    <w:rsid w:val="00016C63"/>
    <w:rsid w:val="00016D81"/>
    <w:rsid w:val="00016E71"/>
    <w:rsid w:val="00016F4F"/>
    <w:rsid w:val="00016F73"/>
    <w:rsid w:val="00016F81"/>
    <w:rsid w:val="0001714C"/>
    <w:rsid w:val="00017545"/>
    <w:rsid w:val="0001756E"/>
    <w:rsid w:val="00017587"/>
    <w:rsid w:val="0001763A"/>
    <w:rsid w:val="00017900"/>
    <w:rsid w:val="00017922"/>
    <w:rsid w:val="00017998"/>
    <w:rsid w:val="00017A94"/>
    <w:rsid w:val="00017AAB"/>
    <w:rsid w:val="00017BF0"/>
    <w:rsid w:val="00017C99"/>
    <w:rsid w:val="00017C9B"/>
    <w:rsid w:val="00017DB7"/>
    <w:rsid w:val="00017F33"/>
    <w:rsid w:val="00020201"/>
    <w:rsid w:val="00020243"/>
    <w:rsid w:val="00020291"/>
    <w:rsid w:val="000205A0"/>
    <w:rsid w:val="000207CA"/>
    <w:rsid w:val="0002084B"/>
    <w:rsid w:val="000208BC"/>
    <w:rsid w:val="0002091F"/>
    <w:rsid w:val="000209BE"/>
    <w:rsid w:val="00020B8C"/>
    <w:rsid w:val="00020CF6"/>
    <w:rsid w:val="00020D18"/>
    <w:rsid w:val="00020DFA"/>
    <w:rsid w:val="00020EFB"/>
    <w:rsid w:val="00020EFF"/>
    <w:rsid w:val="00020F44"/>
    <w:rsid w:val="00021053"/>
    <w:rsid w:val="00021080"/>
    <w:rsid w:val="00021278"/>
    <w:rsid w:val="000212B7"/>
    <w:rsid w:val="00021403"/>
    <w:rsid w:val="0002146D"/>
    <w:rsid w:val="0002159D"/>
    <w:rsid w:val="0002172F"/>
    <w:rsid w:val="00021789"/>
    <w:rsid w:val="000217C0"/>
    <w:rsid w:val="000218D1"/>
    <w:rsid w:val="000219DE"/>
    <w:rsid w:val="00021B33"/>
    <w:rsid w:val="00021BEE"/>
    <w:rsid w:val="00021CEC"/>
    <w:rsid w:val="00021FBA"/>
    <w:rsid w:val="00022224"/>
    <w:rsid w:val="00022234"/>
    <w:rsid w:val="00022433"/>
    <w:rsid w:val="000224EF"/>
    <w:rsid w:val="00022517"/>
    <w:rsid w:val="000225D0"/>
    <w:rsid w:val="0002265F"/>
    <w:rsid w:val="0002299A"/>
    <w:rsid w:val="000229FE"/>
    <w:rsid w:val="00022A58"/>
    <w:rsid w:val="00022A72"/>
    <w:rsid w:val="00022A7C"/>
    <w:rsid w:val="00022AA5"/>
    <w:rsid w:val="00022AD9"/>
    <w:rsid w:val="00023005"/>
    <w:rsid w:val="000230A9"/>
    <w:rsid w:val="00023202"/>
    <w:rsid w:val="00023237"/>
    <w:rsid w:val="000233B9"/>
    <w:rsid w:val="0002360E"/>
    <w:rsid w:val="00023622"/>
    <w:rsid w:val="000238BB"/>
    <w:rsid w:val="0002391E"/>
    <w:rsid w:val="00023A67"/>
    <w:rsid w:val="00023AFC"/>
    <w:rsid w:val="00023CF7"/>
    <w:rsid w:val="00023DDD"/>
    <w:rsid w:val="00023E19"/>
    <w:rsid w:val="00023E45"/>
    <w:rsid w:val="00023F97"/>
    <w:rsid w:val="00024276"/>
    <w:rsid w:val="000244F1"/>
    <w:rsid w:val="00024522"/>
    <w:rsid w:val="000248AC"/>
    <w:rsid w:val="000248ED"/>
    <w:rsid w:val="00024AD0"/>
    <w:rsid w:val="00024C4A"/>
    <w:rsid w:val="00024C9F"/>
    <w:rsid w:val="00024D08"/>
    <w:rsid w:val="00024D77"/>
    <w:rsid w:val="00024DDF"/>
    <w:rsid w:val="00024EDB"/>
    <w:rsid w:val="00024FC3"/>
    <w:rsid w:val="00025298"/>
    <w:rsid w:val="00025305"/>
    <w:rsid w:val="000255F9"/>
    <w:rsid w:val="00025662"/>
    <w:rsid w:val="0002581D"/>
    <w:rsid w:val="0002583E"/>
    <w:rsid w:val="00025842"/>
    <w:rsid w:val="00025879"/>
    <w:rsid w:val="000258BC"/>
    <w:rsid w:val="000259B2"/>
    <w:rsid w:val="000259BA"/>
    <w:rsid w:val="00025ACC"/>
    <w:rsid w:val="00025B88"/>
    <w:rsid w:val="00025D75"/>
    <w:rsid w:val="00025E5C"/>
    <w:rsid w:val="00025F1A"/>
    <w:rsid w:val="00025FD4"/>
    <w:rsid w:val="000260CF"/>
    <w:rsid w:val="00026165"/>
    <w:rsid w:val="00026271"/>
    <w:rsid w:val="0002630F"/>
    <w:rsid w:val="0002631E"/>
    <w:rsid w:val="00026651"/>
    <w:rsid w:val="0002692D"/>
    <w:rsid w:val="000269FE"/>
    <w:rsid w:val="00026A38"/>
    <w:rsid w:val="00026A45"/>
    <w:rsid w:val="00026C71"/>
    <w:rsid w:val="00026D61"/>
    <w:rsid w:val="00026DA9"/>
    <w:rsid w:val="00026DBC"/>
    <w:rsid w:val="00026E5B"/>
    <w:rsid w:val="00026F90"/>
    <w:rsid w:val="00027277"/>
    <w:rsid w:val="0002769A"/>
    <w:rsid w:val="000276F0"/>
    <w:rsid w:val="000276F9"/>
    <w:rsid w:val="0002775B"/>
    <w:rsid w:val="0002777D"/>
    <w:rsid w:val="000277E0"/>
    <w:rsid w:val="00027AD2"/>
    <w:rsid w:val="00027C26"/>
    <w:rsid w:val="00027D79"/>
    <w:rsid w:val="00027D91"/>
    <w:rsid w:val="00027DE2"/>
    <w:rsid w:val="00027FF7"/>
    <w:rsid w:val="000300E7"/>
    <w:rsid w:val="000301BD"/>
    <w:rsid w:val="000301C6"/>
    <w:rsid w:val="0003020D"/>
    <w:rsid w:val="00030263"/>
    <w:rsid w:val="0003028F"/>
    <w:rsid w:val="000303FD"/>
    <w:rsid w:val="00030483"/>
    <w:rsid w:val="000305EF"/>
    <w:rsid w:val="000307B5"/>
    <w:rsid w:val="00030861"/>
    <w:rsid w:val="000308BC"/>
    <w:rsid w:val="00030975"/>
    <w:rsid w:val="000309B2"/>
    <w:rsid w:val="00030AEB"/>
    <w:rsid w:val="00030BD6"/>
    <w:rsid w:val="00030C65"/>
    <w:rsid w:val="00030D3D"/>
    <w:rsid w:val="0003104C"/>
    <w:rsid w:val="0003107E"/>
    <w:rsid w:val="0003138F"/>
    <w:rsid w:val="000313C7"/>
    <w:rsid w:val="00031492"/>
    <w:rsid w:val="000314A3"/>
    <w:rsid w:val="0003158A"/>
    <w:rsid w:val="00031601"/>
    <w:rsid w:val="00031694"/>
    <w:rsid w:val="000316BE"/>
    <w:rsid w:val="00031896"/>
    <w:rsid w:val="000319A7"/>
    <w:rsid w:val="000319CF"/>
    <w:rsid w:val="00031A79"/>
    <w:rsid w:val="00031A8C"/>
    <w:rsid w:val="00031B44"/>
    <w:rsid w:val="00031B59"/>
    <w:rsid w:val="00031BF9"/>
    <w:rsid w:val="00031CB6"/>
    <w:rsid w:val="00031D2F"/>
    <w:rsid w:val="00031E46"/>
    <w:rsid w:val="000321D3"/>
    <w:rsid w:val="000322B7"/>
    <w:rsid w:val="000323B1"/>
    <w:rsid w:val="000323DB"/>
    <w:rsid w:val="0003245B"/>
    <w:rsid w:val="000324F3"/>
    <w:rsid w:val="0003261A"/>
    <w:rsid w:val="000327F1"/>
    <w:rsid w:val="0003289D"/>
    <w:rsid w:val="000328EE"/>
    <w:rsid w:val="00032955"/>
    <w:rsid w:val="00032AC5"/>
    <w:rsid w:val="00032CAF"/>
    <w:rsid w:val="00032F5F"/>
    <w:rsid w:val="00032FFA"/>
    <w:rsid w:val="00033017"/>
    <w:rsid w:val="000331A9"/>
    <w:rsid w:val="000333B6"/>
    <w:rsid w:val="000334C0"/>
    <w:rsid w:val="000334CB"/>
    <w:rsid w:val="00033548"/>
    <w:rsid w:val="000336C0"/>
    <w:rsid w:val="0003373B"/>
    <w:rsid w:val="000338CE"/>
    <w:rsid w:val="00033D6F"/>
    <w:rsid w:val="00033D8E"/>
    <w:rsid w:val="0003402F"/>
    <w:rsid w:val="00034152"/>
    <w:rsid w:val="000342EB"/>
    <w:rsid w:val="000342FD"/>
    <w:rsid w:val="00034531"/>
    <w:rsid w:val="000345A4"/>
    <w:rsid w:val="0003471B"/>
    <w:rsid w:val="000347F7"/>
    <w:rsid w:val="00034873"/>
    <w:rsid w:val="00034925"/>
    <w:rsid w:val="00034943"/>
    <w:rsid w:val="00034A16"/>
    <w:rsid w:val="00034A76"/>
    <w:rsid w:val="00034BC1"/>
    <w:rsid w:val="00034CA2"/>
    <w:rsid w:val="00034D7C"/>
    <w:rsid w:val="00034F69"/>
    <w:rsid w:val="00034F9E"/>
    <w:rsid w:val="000351F7"/>
    <w:rsid w:val="0003526F"/>
    <w:rsid w:val="0003528E"/>
    <w:rsid w:val="000352E2"/>
    <w:rsid w:val="00035404"/>
    <w:rsid w:val="00035451"/>
    <w:rsid w:val="000354C2"/>
    <w:rsid w:val="000355A8"/>
    <w:rsid w:val="000356D5"/>
    <w:rsid w:val="000356ED"/>
    <w:rsid w:val="000357E2"/>
    <w:rsid w:val="0003584E"/>
    <w:rsid w:val="000358AD"/>
    <w:rsid w:val="000358E5"/>
    <w:rsid w:val="00035B0B"/>
    <w:rsid w:val="00035BE9"/>
    <w:rsid w:val="00035C31"/>
    <w:rsid w:val="00035C97"/>
    <w:rsid w:val="00035CBA"/>
    <w:rsid w:val="00035CD5"/>
    <w:rsid w:val="00035E62"/>
    <w:rsid w:val="00035F2D"/>
    <w:rsid w:val="000360DC"/>
    <w:rsid w:val="000362AA"/>
    <w:rsid w:val="000363EC"/>
    <w:rsid w:val="00036459"/>
    <w:rsid w:val="0003648B"/>
    <w:rsid w:val="000364BD"/>
    <w:rsid w:val="0003650C"/>
    <w:rsid w:val="0003662C"/>
    <w:rsid w:val="0003679D"/>
    <w:rsid w:val="000367FD"/>
    <w:rsid w:val="00036882"/>
    <w:rsid w:val="000368EE"/>
    <w:rsid w:val="00036946"/>
    <w:rsid w:val="00036CF9"/>
    <w:rsid w:val="00036DC2"/>
    <w:rsid w:val="00036E88"/>
    <w:rsid w:val="00036F1E"/>
    <w:rsid w:val="00037023"/>
    <w:rsid w:val="00037435"/>
    <w:rsid w:val="00037494"/>
    <w:rsid w:val="00037498"/>
    <w:rsid w:val="000374BF"/>
    <w:rsid w:val="00037579"/>
    <w:rsid w:val="00037641"/>
    <w:rsid w:val="00037731"/>
    <w:rsid w:val="000378F6"/>
    <w:rsid w:val="00037AE6"/>
    <w:rsid w:val="00037AFA"/>
    <w:rsid w:val="00037B11"/>
    <w:rsid w:val="00037C23"/>
    <w:rsid w:val="00037C6F"/>
    <w:rsid w:val="00037C9C"/>
    <w:rsid w:val="00037E6A"/>
    <w:rsid w:val="00037F18"/>
    <w:rsid w:val="000400A7"/>
    <w:rsid w:val="0004017F"/>
    <w:rsid w:val="00040190"/>
    <w:rsid w:val="000401A6"/>
    <w:rsid w:val="00040227"/>
    <w:rsid w:val="00040262"/>
    <w:rsid w:val="00040279"/>
    <w:rsid w:val="00040298"/>
    <w:rsid w:val="000403EB"/>
    <w:rsid w:val="0004064C"/>
    <w:rsid w:val="000406EB"/>
    <w:rsid w:val="00040767"/>
    <w:rsid w:val="000407FF"/>
    <w:rsid w:val="00040809"/>
    <w:rsid w:val="0004091A"/>
    <w:rsid w:val="00040968"/>
    <w:rsid w:val="00040AAE"/>
    <w:rsid w:val="00040BA8"/>
    <w:rsid w:val="00040BCF"/>
    <w:rsid w:val="00040D3A"/>
    <w:rsid w:val="00040E9E"/>
    <w:rsid w:val="00040F22"/>
    <w:rsid w:val="000410F3"/>
    <w:rsid w:val="00041202"/>
    <w:rsid w:val="00041228"/>
    <w:rsid w:val="000412A9"/>
    <w:rsid w:val="000414AC"/>
    <w:rsid w:val="0004162C"/>
    <w:rsid w:val="00041775"/>
    <w:rsid w:val="000417C1"/>
    <w:rsid w:val="000418A4"/>
    <w:rsid w:val="00041A2B"/>
    <w:rsid w:val="00041B59"/>
    <w:rsid w:val="00041B69"/>
    <w:rsid w:val="00041C33"/>
    <w:rsid w:val="00041DF9"/>
    <w:rsid w:val="00041E30"/>
    <w:rsid w:val="00041EE6"/>
    <w:rsid w:val="00041F3A"/>
    <w:rsid w:val="00042240"/>
    <w:rsid w:val="000422E7"/>
    <w:rsid w:val="0004233A"/>
    <w:rsid w:val="0004237C"/>
    <w:rsid w:val="00042570"/>
    <w:rsid w:val="000425FD"/>
    <w:rsid w:val="0004260B"/>
    <w:rsid w:val="00042693"/>
    <w:rsid w:val="000426FE"/>
    <w:rsid w:val="000428CC"/>
    <w:rsid w:val="00042934"/>
    <w:rsid w:val="0004293D"/>
    <w:rsid w:val="00042A18"/>
    <w:rsid w:val="00042ABE"/>
    <w:rsid w:val="00042B3C"/>
    <w:rsid w:val="00042B6C"/>
    <w:rsid w:val="000430D6"/>
    <w:rsid w:val="000431FD"/>
    <w:rsid w:val="00043608"/>
    <w:rsid w:val="0004367B"/>
    <w:rsid w:val="0004374E"/>
    <w:rsid w:val="00043865"/>
    <w:rsid w:val="000438C3"/>
    <w:rsid w:val="00043A1B"/>
    <w:rsid w:val="00043E30"/>
    <w:rsid w:val="00043EEA"/>
    <w:rsid w:val="00043F0A"/>
    <w:rsid w:val="00044088"/>
    <w:rsid w:val="00044298"/>
    <w:rsid w:val="000443D2"/>
    <w:rsid w:val="000443E7"/>
    <w:rsid w:val="00044520"/>
    <w:rsid w:val="0004455F"/>
    <w:rsid w:val="00044600"/>
    <w:rsid w:val="00044680"/>
    <w:rsid w:val="00044701"/>
    <w:rsid w:val="00044742"/>
    <w:rsid w:val="0004480B"/>
    <w:rsid w:val="00044861"/>
    <w:rsid w:val="0004494D"/>
    <w:rsid w:val="00044966"/>
    <w:rsid w:val="00044A19"/>
    <w:rsid w:val="00044A8C"/>
    <w:rsid w:val="00044B9E"/>
    <w:rsid w:val="00044E06"/>
    <w:rsid w:val="00044E63"/>
    <w:rsid w:val="00045303"/>
    <w:rsid w:val="00045329"/>
    <w:rsid w:val="000453A9"/>
    <w:rsid w:val="0004549A"/>
    <w:rsid w:val="000454E0"/>
    <w:rsid w:val="00045528"/>
    <w:rsid w:val="000456DC"/>
    <w:rsid w:val="00045711"/>
    <w:rsid w:val="0004578E"/>
    <w:rsid w:val="000457BA"/>
    <w:rsid w:val="000457CC"/>
    <w:rsid w:val="00045855"/>
    <w:rsid w:val="000458D4"/>
    <w:rsid w:val="0004596B"/>
    <w:rsid w:val="00045AE8"/>
    <w:rsid w:val="00045BAD"/>
    <w:rsid w:val="00045C78"/>
    <w:rsid w:val="00045C82"/>
    <w:rsid w:val="00045D8C"/>
    <w:rsid w:val="00045EE6"/>
    <w:rsid w:val="00045F00"/>
    <w:rsid w:val="00045F02"/>
    <w:rsid w:val="00046166"/>
    <w:rsid w:val="00046189"/>
    <w:rsid w:val="00046272"/>
    <w:rsid w:val="000463D7"/>
    <w:rsid w:val="0004651E"/>
    <w:rsid w:val="00046556"/>
    <w:rsid w:val="0004677A"/>
    <w:rsid w:val="0004678B"/>
    <w:rsid w:val="000467FA"/>
    <w:rsid w:val="00046858"/>
    <w:rsid w:val="00046883"/>
    <w:rsid w:val="00046AA8"/>
    <w:rsid w:val="00046D52"/>
    <w:rsid w:val="00046D80"/>
    <w:rsid w:val="00046DAF"/>
    <w:rsid w:val="00046DF7"/>
    <w:rsid w:val="00046F83"/>
    <w:rsid w:val="00046F99"/>
    <w:rsid w:val="0004702F"/>
    <w:rsid w:val="00047198"/>
    <w:rsid w:val="000471A1"/>
    <w:rsid w:val="0004724C"/>
    <w:rsid w:val="00047268"/>
    <w:rsid w:val="0004760B"/>
    <w:rsid w:val="0004773B"/>
    <w:rsid w:val="00047A41"/>
    <w:rsid w:val="00047B36"/>
    <w:rsid w:val="00047E39"/>
    <w:rsid w:val="00047F8E"/>
    <w:rsid w:val="00050092"/>
    <w:rsid w:val="00050333"/>
    <w:rsid w:val="00050484"/>
    <w:rsid w:val="0005048B"/>
    <w:rsid w:val="0005057F"/>
    <w:rsid w:val="0005079A"/>
    <w:rsid w:val="0005093F"/>
    <w:rsid w:val="00050A02"/>
    <w:rsid w:val="00050A11"/>
    <w:rsid w:val="00050B5A"/>
    <w:rsid w:val="00050B65"/>
    <w:rsid w:val="00050C1A"/>
    <w:rsid w:val="00050CAE"/>
    <w:rsid w:val="00051041"/>
    <w:rsid w:val="0005113F"/>
    <w:rsid w:val="0005129C"/>
    <w:rsid w:val="0005131F"/>
    <w:rsid w:val="000513B3"/>
    <w:rsid w:val="000513BF"/>
    <w:rsid w:val="00051470"/>
    <w:rsid w:val="000514D3"/>
    <w:rsid w:val="00051580"/>
    <w:rsid w:val="0005169D"/>
    <w:rsid w:val="000516AE"/>
    <w:rsid w:val="00051771"/>
    <w:rsid w:val="000518F7"/>
    <w:rsid w:val="00051B5E"/>
    <w:rsid w:val="00051D29"/>
    <w:rsid w:val="00051E45"/>
    <w:rsid w:val="00051E87"/>
    <w:rsid w:val="00051F57"/>
    <w:rsid w:val="00052063"/>
    <w:rsid w:val="000521F8"/>
    <w:rsid w:val="000522B3"/>
    <w:rsid w:val="0005236F"/>
    <w:rsid w:val="000525F3"/>
    <w:rsid w:val="00052874"/>
    <w:rsid w:val="00052B02"/>
    <w:rsid w:val="00052B8C"/>
    <w:rsid w:val="00052C43"/>
    <w:rsid w:val="00052DA8"/>
    <w:rsid w:val="00052DFD"/>
    <w:rsid w:val="00052E51"/>
    <w:rsid w:val="00052EE1"/>
    <w:rsid w:val="00052F36"/>
    <w:rsid w:val="00052FB2"/>
    <w:rsid w:val="00052FF1"/>
    <w:rsid w:val="0005303A"/>
    <w:rsid w:val="000530DC"/>
    <w:rsid w:val="000531A4"/>
    <w:rsid w:val="000531DF"/>
    <w:rsid w:val="000531FA"/>
    <w:rsid w:val="00053215"/>
    <w:rsid w:val="000533E9"/>
    <w:rsid w:val="0005349E"/>
    <w:rsid w:val="00053665"/>
    <w:rsid w:val="0005369E"/>
    <w:rsid w:val="00053702"/>
    <w:rsid w:val="00053725"/>
    <w:rsid w:val="000537C0"/>
    <w:rsid w:val="00053948"/>
    <w:rsid w:val="00053BEB"/>
    <w:rsid w:val="00053D1E"/>
    <w:rsid w:val="00053D3D"/>
    <w:rsid w:val="00053D95"/>
    <w:rsid w:val="00053EDD"/>
    <w:rsid w:val="00054129"/>
    <w:rsid w:val="00054157"/>
    <w:rsid w:val="0005425B"/>
    <w:rsid w:val="000544B1"/>
    <w:rsid w:val="0005451C"/>
    <w:rsid w:val="000547E1"/>
    <w:rsid w:val="00054819"/>
    <w:rsid w:val="00054AA9"/>
    <w:rsid w:val="00054B5D"/>
    <w:rsid w:val="00054B84"/>
    <w:rsid w:val="00054F49"/>
    <w:rsid w:val="00055271"/>
    <w:rsid w:val="000553AA"/>
    <w:rsid w:val="000553C2"/>
    <w:rsid w:val="0005554D"/>
    <w:rsid w:val="000555B1"/>
    <w:rsid w:val="000556B1"/>
    <w:rsid w:val="00055739"/>
    <w:rsid w:val="00055761"/>
    <w:rsid w:val="0005579C"/>
    <w:rsid w:val="000557C0"/>
    <w:rsid w:val="00055963"/>
    <w:rsid w:val="00055A7E"/>
    <w:rsid w:val="00055DEE"/>
    <w:rsid w:val="00055E79"/>
    <w:rsid w:val="00055EE8"/>
    <w:rsid w:val="00055FAC"/>
    <w:rsid w:val="000560AA"/>
    <w:rsid w:val="000562BD"/>
    <w:rsid w:val="000562EF"/>
    <w:rsid w:val="000564A3"/>
    <w:rsid w:val="000564F8"/>
    <w:rsid w:val="00056504"/>
    <w:rsid w:val="00056597"/>
    <w:rsid w:val="000566DB"/>
    <w:rsid w:val="000567DC"/>
    <w:rsid w:val="0005685A"/>
    <w:rsid w:val="00056941"/>
    <w:rsid w:val="000569F6"/>
    <w:rsid w:val="00056AD1"/>
    <w:rsid w:val="00056B45"/>
    <w:rsid w:val="00056CEF"/>
    <w:rsid w:val="00056D70"/>
    <w:rsid w:val="00056D82"/>
    <w:rsid w:val="00056DA8"/>
    <w:rsid w:val="00056E4F"/>
    <w:rsid w:val="00056FAF"/>
    <w:rsid w:val="0005705B"/>
    <w:rsid w:val="00057242"/>
    <w:rsid w:val="000572D1"/>
    <w:rsid w:val="0005731A"/>
    <w:rsid w:val="0005737B"/>
    <w:rsid w:val="00057662"/>
    <w:rsid w:val="0005786B"/>
    <w:rsid w:val="000578EF"/>
    <w:rsid w:val="00057945"/>
    <w:rsid w:val="000579ED"/>
    <w:rsid w:val="00057A2C"/>
    <w:rsid w:val="00057DA1"/>
    <w:rsid w:val="00057EDD"/>
    <w:rsid w:val="0006004C"/>
    <w:rsid w:val="000600EF"/>
    <w:rsid w:val="00060142"/>
    <w:rsid w:val="000601B8"/>
    <w:rsid w:val="000603A3"/>
    <w:rsid w:val="000603DE"/>
    <w:rsid w:val="000605B3"/>
    <w:rsid w:val="00060638"/>
    <w:rsid w:val="00060966"/>
    <w:rsid w:val="00060976"/>
    <w:rsid w:val="000609A8"/>
    <w:rsid w:val="00060B3C"/>
    <w:rsid w:val="00060C02"/>
    <w:rsid w:val="00060C37"/>
    <w:rsid w:val="00060C55"/>
    <w:rsid w:val="00060D00"/>
    <w:rsid w:val="00061223"/>
    <w:rsid w:val="00061232"/>
    <w:rsid w:val="000615BD"/>
    <w:rsid w:val="000618E9"/>
    <w:rsid w:val="00061995"/>
    <w:rsid w:val="00061A39"/>
    <w:rsid w:val="00061B90"/>
    <w:rsid w:val="00061BF2"/>
    <w:rsid w:val="00061C74"/>
    <w:rsid w:val="00061C89"/>
    <w:rsid w:val="00061DE0"/>
    <w:rsid w:val="00061E49"/>
    <w:rsid w:val="00061EDF"/>
    <w:rsid w:val="00061F88"/>
    <w:rsid w:val="00061F8D"/>
    <w:rsid w:val="00061FBD"/>
    <w:rsid w:val="00062012"/>
    <w:rsid w:val="0006217D"/>
    <w:rsid w:val="00062248"/>
    <w:rsid w:val="000622D5"/>
    <w:rsid w:val="0006270D"/>
    <w:rsid w:val="0006275F"/>
    <w:rsid w:val="00062788"/>
    <w:rsid w:val="00062963"/>
    <w:rsid w:val="00062982"/>
    <w:rsid w:val="00062A55"/>
    <w:rsid w:val="00062EDE"/>
    <w:rsid w:val="00062F71"/>
    <w:rsid w:val="0006308E"/>
    <w:rsid w:val="00063092"/>
    <w:rsid w:val="0006310B"/>
    <w:rsid w:val="0006315F"/>
    <w:rsid w:val="0006325F"/>
    <w:rsid w:val="00063282"/>
    <w:rsid w:val="000632A1"/>
    <w:rsid w:val="00063339"/>
    <w:rsid w:val="00063343"/>
    <w:rsid w:val="00063423"/>
    <w:rsid w:val="000635A0"/>
    <w:rsid w:val="000635D4"/>
    <w:rsid w:val="000635EA"/>
    <w:rsid w:val="0006367A"/>
    <w:rsid w:val="000636B7"/>
    <w:rsid w:val="00063729"/>
    <w:rsid w:val="00063788"/>
    <w:rsid w:val="00063952"/>
    <w:rsid w:val="00063A9F"/>
    <w:rsid w:val="00063B27"/>
    <w:rsid w:val="00063CCF"/>
    <w:rsid w:val="00063D96"/>
    <w:rsid w:val="00064240"/>
    <w:rsid w:val="00064267"/>
    <w:rsid w:val="000643C9"/>
    <w:rsid w:val="00064546"/>
    <w:rsid w:val="00064763"/>
    <w:rsid w:val="00064788"/>
    <w:rsid w:val="000648CD"/>
    <w:rsid w:val="00064B70"/>
    <w:rsid w:val="00064BB9"/>
    <w:rsid w:val="00064BF3"/>
    <w:rsid w:val="00064C40"/>
    <w:rsid w:val="00064DBB"/>
    <w:rsid w:val="00065086"/>
    <w:rsid w:val="00065262"/>
    <w:rsid w:val="00065299"/>
    <w:rsid w:val="000652A7"/>
    <w:rsid w:val="00065300"/>
    <w:rsid w:val="0006530F"/>
    <w:rsid w:val="00065325"/>
    <w:rsid w:val="0006538F"/>
    <w:rsid w:val="000653E6"/>
    <w:rsid w:val="0006573E"/>
    <w:rsid w:val="00065746"/>
    <w:rsid w:val="00065986"/>
    <w:rsid w:val="000659E7"/>
    <w:rsid w:val="00065ADC"/>
    <w:rsid w:val="00065B3E"/>
    <w:rsid w:val="00065B50"/>
    <w:rsid w:val="00065D77"/>
    <w:rsid w:val="00065EB2"/>
    <w:rsid w:val="00065F37"/>
    <w:rsid w:val="00066022"/>
    <w:rsid w:val="000660D9"/>
    <w:rsid w:val="00066172"/>
    <w:rsid w:val="00066293"/>
    <w:rsid w:val="0006631A"/>
    <w:rsid w:val="0006647B"/>
    <w:rsid w:val="00066484"/>
    <w:rsid w:val="00066558"/>
    <w:rsid w:val="00066666"/>
    <w:rsid w:val="00066714"/>
    <w:rsid w:val="0006677C"/>
    <w:rsid w:val="0006679F"/>
    <w:rsid w:val="000668D8"/>
    <w:rsid w:val="000669F7"/>
    <w:rsid w:val="00066A9C"/>
    <w:rsid w:val="00066D02"/>
    <w:rsid w:val="00066D0E"/>
    <w:rsid w:val="00066FD1"/>
    <w:rsid w:val="00067032"/>
    <w:rsid w:val="00067094"/>
    <w:rsid w:val="00067120"/>
    <w:rsid w:val="0006712E"/>
    <w:rsid w:val="0006728D"/>
    <w:rsid w:val="000672C9"/>
    <w:rsid w:val="000672DB"/>
    <w:rsid w:val="00067809"/>
    <w:rsid w:val="00067A58"/>
    <w:rsid w:val="00067AD9"/>
    <w:rsid w:val="00067B37"/>
    <w:rsid w:val="00067BD5"/>
    <w:rsid w:val="00067BFA"/>
    <w:rsid w:val="00067CFC"/>
    <w:rsid w:val="00067D8E"/>
    <w:rsid w:val="00067E18"/>
    <w:rsid w:val="00067E61"/>
    <w:rsid w:val="00067FB0"/>
    <w:rsid w:val="00070082"/>
    <w:rsid w:val="000700AD"/>
    <w:rsid w:val="000700DA"/>
    <w:rsid w:val="000701DB"/>
    <w:rsid w:val="00070250"/>
    <w:rsid w:val="000703C9"/>
    <w:rsid w:val="000705EA"/>
    <w:rsid w:val="0007062B"/>
    <w:rsid w:val="000706DA"/>
    <w:rsid w:val="00070819"/>
    <w:rsid w:val="00070830"/>
    <w:rsid w:val="000709A3"/>
    <w:rsid w:val="000709F1"/>
    <w:rsid w:val="00070A2F"/>
    <w:rsid w:val="00070BA8"/>
    <w:rsid w:val="00070C0D"/>
    <w:rsid w:val="00070C8B"/>
    <w:rsid w:val="00070CF4"/>
    <w:rsid w:val="00070DB7"/>
    <w:rsid w:val="00070E2A"/>
    <w:rsid w:val="00070E2C"/>
    <w:rsid w:val="00070E79"/>
    <w:rsid w:val="00070EE0"/>
    <w:rsid w:val="00070F57"/>
    <w:rsid w:val="00071126"/>
    <w:rsid w:val="000715CB"/>
    <w:rsid w:val="0007165F"/>
    <w:rsid w:val="000716C1"/>
    <w:rsid w:val="000716C6"/>
    <w:rsid w:val="000717B9"/>
    <w:rsid w:val="0007181A"/>
    <w:rsid w:val="0007188C"/>
    <w:rsid w:val="000718EC"/>
    <w:rsid w:val="00071926"/>
    <w:rsid w:val="00071B18"/>
    <w:rsid w:val="00071C05"/>
    <w:rsid w:val="00071D2E"/>
    <w:rsid w:val="00071DAB"/>
    <w:rsid w:val="00071F41"/>
    <w:rsid w:val="00071F42"/>
    <w:rsid w:val="00071FD5"/>
    <w:rsid w:val="000720E4"/>
    <w:rsid w:val="00072149"/>
    <w:rsid w:val="00072185"/>
    <w:rsid w:val="00072357"/>
    <w:rsid w:val="000723F2"/>
    <w:rsid w:val="000724B3"/>
    <w:rsid w:val="000727AF"/>
    <w:rsid w:val="00072871"/>
    <w:rsid w:val="00072876"/>
    <w:rsid w:val="00072930"/>
    <w:rsid w:val="00072B1C"/>
    <w:rsid w:val="00072B8B"/>
    <w:rsid w:val="00072D17"/>
    <w:rsid w:val="00072F02"/>
    <w:rsid w:val="00072F92"/>
    <w:rsid w:val="0007301C"/>
    <w:rsid w:val="0007306C"/>
    <w:rsid w:val="000733D0"/>
    <w:rsid w:val="00073426"/>
    <w:rsid w:val="000734B1"/>
    <w:rsid w:val="00073694"/>
    <w:rsid w:val="000736CA"/>
    <w:rsid w:val="00073724"/>
    <w:rsid w:val="00073865"/>
    <w:rsid w:val="000738F7"/>
    <w:rsid w:val="0007398C"/>
    <w:rsid w:val="00073A7D"/>
    <w:rsid w:val="00073C66"/>
    <w:rsid w:val="00073D09"/>
    <w:rsid w:val="00073D95"/>
    <w:rsid w:val="00073E41"/>
    <w:rsid w:val="00073E8C"/>
    <w:rsid w:val="00073F00"/>
    <w:rsid w:val="00073F5A"/>
    <w:rsid w:val="00073FA1"/>
    <w:rsid w:val="000741F0"/>
    <w:rsid w:val="00074393"/>
    <w:rsid w:val="000744CC"/>
    <w:rsid w:val="0007453A"/>
    <w:rsid w:val="00074751"/>
    <w:rsid w:val="0007475B"/>
    <w:rsid w:val="00074887"/>
    <w:rsid w:val="00074B13"/>
    <w:rsid w:val="00074B98"/>
    <w:rsid w:val="00074C19"/>
    <w:rsid w:val="00074D48"/>
    <w:rsid w:val="00074E1B"/>
    <w:rsid w:val="00074E5A"/>
    <w:rsid w:val="00074F9F"/>
    <w:rsid w:val="0007505A"/>
    <w:rsid w:val="00075062"/>
    <w:rsid w:val="00075092"/>
    <w:rsid w:val="000751A7"/>
    <w:rsid w:val="0007532C"/>
    <w:rsid w:val="00075388"/>
    <w:rsid w:val="000753A6"/>
    <w:rsid w:val="00075412"/>
    <w:rsid w:val="00075452"/>
    <w:rsid w:val="000754D7"/>
    <w:rsid w:val="0007550B"/>
    <w:rsid w:val="00075722"/>
    <w:rsid w:val="00075724"/>
    <w:rsid w:val="0007575D"/>
    <w:rsid w:val="000758B3"/>
    <w:rsid w:val="000759FD"/>
    <w:rsid w:val="00075A4E"/>
    <w:rsid w:val="00075B6B"/>
    <w:rsid w:val="00075C18"/>
    <w:rsid w:val="00075CF5"/>
    <w:rsid w:val="000760B0"/>
    <w:rsid w:val="000760EC"/>
    <w:rsid w:val="000760F9"/>
    <w:rsid w:val="0007611A"/>
    <w:rsid w:val="00076136"/>
    <w:rsid w:val="00076446"/>
    <w:rsid w:val="0007660C"/>
    <w:rsid w:val="00076712"/>
    <w:rsid w:val="0007694F"/>
    <w:rsid w:val="000769B2"/>
    <w:rsid w:val="00076A2F"/>
    <w:rsid w:val="00076BFF"/>
    <w:rsid w:val="00076CF7"/>
    <w:rsid w:val="00076DCE"/>
    <w:rsid w:val="00076E2E"/>
    <w:rsid w:val="00076F60"/>
    <w:rsid w:val="00077302"/>
    <w:rsid w:val="00077309"/>
    <w:rsid w:val="00077349"/>
    <w:rsid w:val="00077398"/>
    <w:rsid w:val="00077633"/>
    <w:rsid w:val="000776CD"/>
    <w:rsid w:val="000777F8"/>
    <w:rsid w:val="00077800"/>
    <w:rsid w:val="0007780A"/>
    <w:rsid w:val="00077823"/>
    <w:rsid w:val="000778D9"/>
    <w:rsid w:val="000778E8"/>
    <w:rsid w:val="00077998"/>
    <w:rsid w:val="00077CED"/>
    <w:rsid w:val="00077D63"/>
    <w:rsid w:val="00077DCC"/>
    <w:rsid w:val="00077E32"/>
    <w:rsid w:val="00077E36"/>
    <w:rsid w:val="00077E87"/>
    <w:rsid w:val="00080071"/>
    <w:rsid w:val="000800AB"/>
    <w:rsid w:val="000800DD"/>
    <w:rsid w:val="000802B1"/>
    <w:rsid w:val="00080393"/>
    <w:rsid w:val="000803CA"/>
    <w:rsid w:val="0008040C"/>
    <w:rsid w:val="00080484"/>
    <w:rsid w:val="0008058D"/>
    <w:rsid w:val="000807DF"/>
    <w:rsid w:val="00080838"/>
    <w:rsid w:val="00080943"/>
    <w:rsid w:val="00080A3C"/>
    <w:rsid w:val="00080C3B"/>
    <w:rsid w:val="00080D48"/>
    <w:rsid w:val="00080DE2"/>
    <w:rsid w:val="00080E1F"/>
    <w:rsid w:val="00080E93"/>
    <w:rsid w:val="00080F26"/>
    <w:rsid w:val="00080FAD"/>
    <w:rsid w:val="0008107B"/>
    <w:rsid w:val="00081230"/>
    <w:rsid w:val="00081368"/>
    <w:rsid w:val="00081530"/>
    <w:rsid w:val="00081591"/>
    <w:rsid w:val="00081649"/>
    <w:rsid w:val="0008180C"/>
    <w:rsid w:val="000818A4"/>
    <w:rsid w:val="00081AB6"/>
    <w:rsid w:val="00081CB6"/>
    <w:rsid w:val="00081DF5"/>
    <w:rsid w:val="00081DF8"/>
    <w:rsid w:val="00081E39"/>
    <w:rsid w:val="00082192"/>
    <w:rsid w:val="00082260"/>
    <w:rsid w:val="00082271"/>
    <w:rsid w:val="00082275"/>
    <w:rsid w:val="000822BB"/>
    <w:rsid w:val="00082346"/>
    <w:rsid w:val="000824AD"/>
    <w:rsid w:val="0008264C"/>
    <w:rsid w:val="0008271F"/>
    <w:rsid w:val="00082749"/>
    <w:rsid w:val="000827A5"/>
    <w:rsid w:val="000828C2"/>
    <w:rsid w:val="00082AFF"/>
    <w:rsid w:val="00082B3F"/>
    <w:rsid w:val="00082B47"/>
    <w:rsid w:val="00082CEC"/>
    <w:rsid w:val="00082DC8"/>
    <w:rsid w:val="00082E36"/>
    <w:rsid w:val="00082F52"/>
    <w:rsid w:val="00082FA1"/>
    <w:rsid w:val="000830F8"/>
    <w:rsid w:val="00083199"/>
    <w:rsid w:val="000833CF"/>
    <w:rsid w:val="0008347F"/>
    <w:rsid w:val="0008348C"/>
    <w:rsid w:val="000835EF"/>
    <w:rsid w:val="00083693"/>
    <w:rsid w:val="00083797"/>
    <w:rsid w:val="0008388C"/>
    <w:rsid w:val="00083902"/>
    <w:rsid w:val="00083933"/>
    <w:rsid w:val="0008397C"/>
    <w:rsid w:val="00083B40"/>
    <w:rsid w:val="00083C3B"/>
    <w:rsid w:val="00083C70"/>
    <w:rsid w:val="000840A7"/>
    <w:rsid w:val="0008436D"/>
    <w:rsid w:val="000843C1"/>
    <w:rsid w:val="000845CF"/>
    <w:rsid w:val="000846E5"/>
    <w:rsid w:val="000847EB"/>
    <w:rsid w:val="0008491E"/>
    <w:rsid w:val="00084997"/>
    <w:rsid w:val="00084A9A"/>
    <w:rsid w:val="00084B69"/>
    <w:rsid w:val="00084B82"/>
    <w:rsid w:val="00084BA5"/>
    <w:rsid w:val="00084CCF"/>
    <w:rsid w:val="00084D29"/>
    <w:rsid w:val="00084EE8"/>
    <w:rsid w:val="00084FA1"/>
    <w:rsid w:val="00084FB5"/>
    <w:rsid w:val="00084FC3"/>
    <w:rsid w:val="0008502E"/>
    <w:rsid w:val="0008505D"/>
    <w:rsid w:val="000850A0"/>
    <w:rsid w:val="000852B2"/>
    <w:rsid w:val="00085308"/>
    <w:rsid w:val="00085358"/>
    <w:rsid w:val="00085488"/>
    <w:rsid w:val="00085494"/>
    <w:rsid w:val="00085594"/>
    <w:rsid w:val="000856B6"/>
    <w:rsid w:val="000856BF"/>
    <w:rsid w:val="00085714"/>
    <w:rsid w:val="000857FA"/>
    <w:rsid w:val="00085831"/>
    <w:rsid w:val="000858D4"/>
    <w:rsid w:val="00085961"/>
    <w:rsid w:val="00085A68"/>
    <w:rsid w:val="00085E0E"/>
    <w:rsid w:val="00085E5C"/>
    <w:rsid w:val="00085F04"/>
    <w:rsid w:val="0008604F"/>
    <w:rsid w:val="000860C2"/>
    <w:rsid w:val="000860D3"/>
    <w:rsid w:val="00086149"/>
    <w:rsid w:val="00086176"/>
    <w:rsid w:val="000861FB"/>
    <w:rsid w:val="00086288"/>
    <w:rsid w:val="0008628C"/>
    <w:rsid w:val="0008629D"/>
    <w:rsid w:val="00086334"/>
    <w:rsid w:val="00086339"/>
    <w:rsid w:val="000863CA"/>
    <w:rsid w:val="00086737"/>
    <w:rsid w:val="00086990"/>
    <w:rsid w:val="00086A74"/>
    <w:rsid w:val="00086BC7"/>
    <w:rsid w:val="00086D6C"/>
    <w:rsid w:val="00087026"/>
    <w:rsid w:val="000871DB"/>
    <w:rsid w:val="0008749C"/>
    <w:rsid w:val="00087633"/>
    <w:rsid w:val="0008766F"/>
    <w:rsid w:val="00087670"/>
    <w:rsid w:val="0008799F"/>
    <w:rsid w:val="00087A46"/>
    <w:rsid w:val="00087B3D"/>
    <w:rsid w:val="00087BDA"/>
    <w:rsid w:val="00087C16"/>
    <w:rsid w:val="00087DD0"/>
    <w:rsid w:val="000903BB"/>
    <w:rsid w:val="0009042D"/>
    <w:rsid w:val="00090468"/>
    <w:rsid w:val="000904A4"/>
    <w:rsid w:val="000904AD"/>
    <w:rsid w:val="000907AF"/>
    <w:rsid w:val="00090ACC"/>
    <w:rsid w:val="00090B2C"/>
    <w:rsid w:val="00090B57"/>
    <w:rsid w:val="00090B9C"/>
    <w:rsid w:val="00090C01"/>
    <w:rsid w:val="00090E5A"/>
    <w:rsid w:val="00090EB1"/>
    <w:rsid w:val="00090F85"/>
    <w:rsid w:val="00090FB0"/>
    <w:rsid w:val="000911A9"/>
    <w:rsid w:val="00091206"/>
    <w:rsid w:val="0009124A"/>
    <w:rsid w:val="0009150A"/>
    <w:rsid w:val="0009157F"/>
    <w:rsid w:val="000915DE"/>
    <w:rsid w:val="0009168B"/>
    <w:rsid w:val="0009184E"/>
    <w:rsid w:val="0009199C"/>
    <w:rsid w:val="00091AF5"/>
    <w:rsid w:val="00091B00"/>
    <w:rsid w:val="00091B5D"/>
    <w:rsid w:val="00091CD4"/>
    <w:rsid w:val="00091DF9"/>
    <w:rsid w:val="00091E43"/>
    <w:rsid w:val="00091F23"/>
    <w:rsid w:val="00092041"/>
    <w:rsid w:val="000920B7"/>
    <w:rsid w:val="000920F5"/>
    <w:rsid w:val="000923E8"/>
    <w:rsid w:val="00092444"/>
    <w:rsid w:val="00092493"/>
    <w:rsid w:val="000924D5"/>
    <w:rsid w:val="00092574"/>
    <w:rsid w:val="0009257B"/>
    <w:rsid w:val="000926CF"/>
    <w:rsid w:val="00092742"/>
    <w:rsid w:val="000927AD"/>
    <w:rsid w:val="000927EC"/>
    <w:rsid w:val="00092821"/>
    <w:rsid w:val="0009285B"/>
    <w:rsid w:val="0009286D"/>
    <w:rsid w:val="0009289B"/>
    <w:rsid w:val="000928F2"/>
    <w:rsid w:val="00092918"/>
    <w:rsid w:val="00092971"/>
    <w:rsid w:val="00092A71"/>
    <w:rsid w:val="00092BD3"/>
    <w:rsid w:val="00092DA5"/>
    <w:rsid w:val="00092E9C"/>
    <w:rsid w:val="00092FA0"/>
    <w:rsid w:val="00092FF3"/>
    <w:rsid w:val="00093344"/>
    <w:rsid w:val="000934B9"/>
    <w:rsid w:val="000935D2"/>
    <w:rsid w:val="000935FA"/>
    <w:rsid w:val="00093616"/>
    <w:rsid w:val="000936DC"/>
    <w:rsid w:val="0009383B"/>
    <w:rsid w:val="0009390C"/>
    <w:rsid w:val="00093A0E"/>
    <w:rsid w:val="00093A54"/>
    <w:rsid w:val="00093AD9"/>
    <w:rsid w:val="00093E6A"/>
    <w:rsid w:val="00093F30"/>
    <w:rsid w:val="00094060"/>
    <w:rsid w:val="00094099"/>
    <w:rsid w:val="00094191"/>
    <w:rsid w:val="0009422B"/>
    <w:rsid w:val="000942C5"/>
    <w:rsid w:val="000943CD"/>
    <w:rsid w:val="00094461"/>
    <w:rsid w:val="0009449F"/>
    <w:rsid w:val="000944B4"/>
    <w:rsid w:val="00094534"/>
    <w:rsid w:val="000945E0"/>
    <w:rsid w:val="000946A3"/>
    <w:rsid w:val="0009487E"/>
    <w:rsid w:val="00094ADB"/>
    <w:rsid w:val="00094B95"/>
    <w:rsid w:val="00094C08"/>
    <w:rsid w:val="00094EA5"/>
    <w:rsid w:val="00094EDE"/>
    <w:rsid w:val="00094F03"/>
    <w:rsid w:val="00094F6D"/>
    <w:rsid w:val="00094FC7"/>
    <w:rsid w:val="00095000"/>
    <w:rsid w:val="00095106"/>
    <w:rsid w:val="0009540B"/>
    <w:rsid w:val="00095522"/>
    <w:rsid w:val="00095636"/>
    <w:rsid w:val="00095819"/>
    <w:rsid w:val="000959CE"/>
    <w:rsid w:val="00095AA0"/>
    <w:rsid w:val="00095B6A"/>
    <w:rsid w:val="00095BCA"/>
    <w:rsid w:val="00095C0E"/>
    <w:rsid w:val="00095E57"/>
    <w:rsid w:val="00096016"/>
    <w:rsid w:val="0009623A"/>
    <w:rsid w:val="00096290"/>
    <w:rsid w:val="00096295"/>
    <w:rsid w:val="000962D8"/>
    <w:rsid w:val="000962DC"/>
    <w:rsid w:val="000962FA"/>
    <w:rsid w:val="00096391"/>
    <w:rsid w:val="000964CD"/>
    <w:rsid w:val="000966DB"/>
    <w:rsid w:val="000968D2"/>
    <w:rsid w:val="00096969"/>
    <w:rsid w:val="0009698A"/>
    <w:rsid w:val="000969B7"/>
    <w:rsid w:val="00096C42"/>
    <w:rsid w:val="00096E16"/>
    <w:rsid w:val="00096E7A"/>
    <w:rsid w:val="00096F26"/>
    <w:rsid w:val="00096F5F"/>
    <w:rsid w:val="00097111"/>
    <w:rsid w:val="00097197"/>
    <w:rsid w:val="000973B1"/>
    <w:rsid w:val="000974AB"/>
    <w:rsid w:val="0009751B"/>
    <w:rsid w:val="0009757F"/>
    <w:rsid w:val="0009771B"/>
    <w:rsid w:val="000977AC"/>
    <w:rsid w:val="00097820"/>
    <w:rsid w:val="00097956"/>
    <w:rsid w:val="000979C8"/>
    <w:rsid w:val="00097B0B"/>
    <w:rsid w:val="00097B81"/>
    <w:rsid w:val="00097BE9"/>
    <w:rsid w:val="00097C43"/>
    <w:rsid w:val="00097D61"/>
    <w:rsid w:val="00097E07"/>
    <w:rsid w:val="00097E2C"/>
    <w:rsid w:val="00097FDB"/>
    <w:rsid w:val="000A002D"/>
    <w:rsid w:val="000A009D"/>
    <w:rsid w:val="000A02A8"/>
    <w:rsid w:val="000A0556"/>
    <w:rsid w:val="000A067C"/>
    <w:rsid w:val="000A0683"/>
    <w:rsid w:val="000A06BE"/>
    <w:rsid w:val="000A06CF"/>
    <w:rsid w:val="000A0802"/>
    <w:rsid w:val="000A0833"/>
    <w:rsid w:val="000A0957"/>
    <w:rsid w:val="000A09E9"/>
    <w:rsid w:val="000A09EC"/>
    <w:rsid w:val="000A0B24"/>
    <w:rsid w:val="000A0BC5"/>
    <w:rsid w:val="000A0D5B"/>
    <w:rsid w:val="000A0D6C"/>
    <w:rsid w:val="000A0DC7"/>
    <w:rsid w:val="000A0EE4"/>
    <w:rsid w:val="000A0F36"/>
    <w:rsid w:val="000A1056"/>
    <w:rsid w:val="000A13FF"/>
    <w:rsid w:val="000A1530"/>
    <w:rsid w:val="000A1550"/>
    <w:rsid w:val="000A16CE"/>
    <w:rsid w:val="000A18BA"/>
    <w:rsid w:val="000A1A7C"/>
    <w:rsid w:val="000A1AF6"/>
    <w:rsid w:val="000A1AF9"/>
    <w:rsid w:val="000A1B6C"/>
    <w:rsid w:val="000A1C14"/>
    <w:rsid w:val="000A1C31"/>
    <w:rsid w:val="000A1C36"/>
    <w:rsid w:val="000A1DA5"/>
    <w:rsid w:val="000A1E4F"/>
    <w:rsid w:val="000A1E73"/>
    <w:rsid w:val="000A1E87"/>
    <w:rsid w:val="000A1F3B"/>
    <w:rsid w:val="000A2008"/>
    <w:rsid w:val="000A2063"/>
    <w:rsid w:val="000A20C6"/>
    <w:rsid w:val="000A21FC"/>
    <w:rsid w:val="000A239B"/>
    <w:rsid w:val="000A2510"/>
    <w:rsid w:val="000A2565"/>
    <w:rsid w:val="000A2597"/>
    <w:rsid w:val="000A267E"/>
    <w:rsid w:val="000A26A6"/>
    <w:rsid w:val="000A282F"/>
    <w:rsid w:val="000A2896"/>
    <w:rsid w:val="000A2918"/>
    <w:rsid w:val="000A29C7"/>
    <w:rsid w:val="000A2AB2"/>
    <w:rsid w:val="000A2B83"/>
    <w:rsid w:val="000A2F57"/>
    <w:rsid w:val="000A2FA7"/>
    <w:rsid w:val="000A342B"/>
    <w:rsid w:val="000A34A6"/>
    <w:rsid w:val="000A3542"/>
    <w:rsid w:val="000A355F"/>
    <w:rsid w:val="000A361F"/>
    <w:rsid w:val="000A370E"/>
    <w:rsid w:val="000A3822"/>
    <w:rsid w:val="000A3863"/>
    <w:rsid w:val="000A3917"/>
    <w:rsid w:val="000A3A61"/>
    <w:rsid w:val="000A3AAC"/>
    <w:rsid w:val="000A3B14"/>
    <w:rsid w:val="000A3C0A"/>
    <w:rsid w:val="000A3F22"/>
    <w:rsid w:val="000A3F5F"/>
    <w:rsid w:val="000A4000"/>
    <w:rsid w:val="000A40D5"/>
    <w:rsid w:val="000A40FD"/>
    <w:rsid w:val="000A434F"/>
    <w:rsid w:val="000A43B4"/>
    <w:rsid w:val="000A44CC"/>
    <w:rsid w:val="000A46D2"/>
    <w:rsid w:val="000A46FE"/>
    <w:rsid w:val="000A47AE"/>
    <w:rsid w:val="000A4861"/>
    <w:rsid w:val="000A4A93"/>
    <w:rsid w:val="000A4A9C"/>
    <w:rsid w:val="000A4AD5"/>
    <w:rsid w:val="000A4AF2"/>
    <w:rsid w:val="000A4C01"/>
    <w:rsid w:val="000A4C69"/>
    <w:rsid w:val="000A4D06"/>
    <w:rsid w:val="000A4D6B"/>
    <w:rsid w:val="000A4E3E"/>
    <w:rsid w:val="000A4F1F"/>
    <w:rsid w:val="000A4F84"/>
    <w:rsid w:val="000A5185"/>
    <w:rsid w:val="000A5269"/>
    <w:rsid w:val="000A52A9"/>
    <w:rsid w:val="000A52EC"/>
    <w:rsid w:val="000A5460"/>
    <w:rsid w:val="000A556F"/>
    <w:rsid w:val="000A585C"/>
    <w:rsid w:val="000A59BA"/>
    <w:rsid w:val="000A5A29"/>
    <w:rsid w:val="000A5B79"/>
    <w:rsid w:val="000A5BF2"/>
    <w:rsid w:val="000A5C49"/>
    <w:rsid w:val="000A5DCD"/>
    <w:rsid w:val="000A5FB4"/>
    <w:rsid w:val="000A6332"/>
    <w:rsid w:val="000A6421"/>
    <w:rsid w:val="000A655B"/>
    <w:rsid w:val="000A67C4"/>
    <w:rsid w:val="000A6847"/>
    <w:rsid w:val="000A6970"/>
    <w:rsid w:val="000A6A3C"/>
    <w:rsid w:val="000A6AB8"/>
    <w:rsid w:val="000A6B10"/>
    <w:rsid w:val="000A6BAF"/>
    <w:rsid w:val="000A6C90"/>
    <w:rsid w:val="000A6DDA"/>
    <w:rsid w:val="000A6E88"/>
    <w:rsid w:val="000A6EC6"/>
    <w:rsid w:val="000A6ED1"/>
    <w:rsid w:val="000A6FB6"/>
    <w:rsid w:val="000A7168"/>
    <w:rsid w:val="000A71F9"/>
    <w:rsid w:val="000A78FC"/>
    <w:rsid w:val="000A7938"/>
    <w:rsid w:val="000A7A35"/>
    <w:rsid w:val="000A7A42"/>
    <w:rsid w:val="000A7B80"/>
    <w:rsid w:val="000A7C29"/>
    <w:rsid w:val="000A7CBE"/>
    <w:rsid w:val="000A7DC5"/>
    <w:rsid w:val="000A7FA4"/>
    <w:rsid w:val="000A7FBB"/>
    <w:rsid w:val="000B0164"/>
    <w:rsid w:val="000B016A"/>
    <w:rsid w:val="000B01B8"/>
    <w:rsid w:val="000B0273"/>
    <w:rsid w:val="000B0483"/>
    <w:rsid w:val="000B09EF"/>
    <w:rsid w:val="000B0A57"/>
    <w:rsid w:val="000B0AFC"/>
    <w:rsid w:val="000B0B90"/>
    <w:rsid w:val="000B0C47"/>
    <w:rsid w:val="000B0D64"/>
    <w:rsid w:val="000B0DDF"/>
    <w:rsid w:val="000B0F28"/>
    <w:rsid w:val="000B1079"/>
    <w:rsid w:val="000B1245"/>
    <w:rsid w:val="000B1288"/>
    <w:rsid w:val="000B12BC"/>
    <w:rsid w:val="000B13C4"/>
    <w:rsid w:val="000B16CC"/>
    <w:rsid w:val="000B17BC"/>
    <w:rsid w:val="000B183C"/>
    <w:rsid w:val="000B188A"/>
    <w:rsid w:val="000B1A9F"/>
    <w:rsid w:val="000B1B5F"/>
    <w:rsid w:val="000B1BB3"/>
    <w:rsid w:val="000B1BFB"/>
    <w:rsid w:val="000B1C3D"/>
    <w:rsid w:val="000B1E09"/>
    <w:rsid w:val="000B1E2A"/>
    <w:rsid w:val="000B1F76"/>
    <w:rsid w:val="000B2019"/>
    <w:rsid w:val="000B20C5"/>
    <w:rsid w:val="000B21E8"/>
    <w:rsid w:val="000B24F2"/>
    <w:rsid w:val="000B2692"/>
    <w:rsid w:val="000B2697"/>
    <w:rsid w:val="000B26EF"/>
    <w:rsid w:val="000B271F"/>
    <w:rsid w:val="000B27BB"/>
    <w:rsid w:val="000B296D"/>
    <w:rsid w:val="000B2A74"/>
    <w:rsid w:val="000B2B70"/>
    <w:rsid w:val="000B2B99"/>
    <w:rsid w:val="000B2CD8"/>
    <w:rsid w:val="000B2FFE"/>
    <w:rsid w:val="000B300D"/>
    <w:rsid w:val="000B30AA"/>
    <w:rsid w:val="000B3342"/>
    <w:rsid w:val="000B3459"/>
    <w:rsid w:val="000B349D"/>
    <w:rsid w:val="000B3D1A"/>
    <w:rsid w:val="000B3E20"/>
    <w:rsid w:val="000B3E45"/>
    <w:rsid w:val="000B3EBE"/>
    <w:rsid w:val="000B400E"/>
    <w:rsid w:val="000B403B"/>
    <w:rsid w:val="000B4076"/>
    <w:rsid w:val="000B41C6"/>
    <w:rsid w:val="000B41E6"/>
    <w:rsid w:val="000B4489"/>
    <w:rsid w:val="000B4525"/>
    <w:rsid w:val="000B452C"/>
    <w:rsid w:val="000B4565"/>
    <w:rsid w:val="000B45D9"/>
    <w:rsid w:val="000B4633"/>
    <w:rsid w:val="000B4733"/>
    <w:rsid w:val="000B4987"/>
    <w:rsid w:val="000B49F6"/>
    <w:rsid w:val="000B4AC2"/>
    <w:rsid w:val="000B4AC6"/>
    <w:rsid w:val="000B4AD6"/>
    <w:rsid w:val="000B4B81"/>
    <w:rsid w:val="000B4C7A"/>
    <w:rsid w:val="000B4CB9"/>
    <w:rsid w:val="000B511F"/>
    <w:rsid w:val="000B5123"/>
    <w:rsid w:val="000B5177"/>
    <w:rsid w:val="000B5232"/>
    <w:rsid w:val="000B525C"/>
    <w:rsid w:val="000B53B5"/>
    <w:rsid w:val="000B5430"/>
    <w:rsid w:val="000B543D"/>
    <w:rsid w:val="000B54F6"/>
    <w:rsid w:val="000B55A7"/>
    <w:rsid w:val="000B55F7"/>
    <w:rsid w:val="000B5600"/>
    <w:rsid w:val="000B56FC"/>
    <w:rsid w:val="000B585C"/>
    <w:rsid w:val="000B588A"/>
    <w:rsid w:val="000B592E"/>
    <w:rsid w:val="000B59D9"/>
    <w:rsid w:val="000B5A1A"/>
    <w:rsid w:val="000B5A29"/>
    <w:rsid w:val="000B5B47"/>
    <w:rsid w:val="000B5C55"/>
    <w:rsid w:val="000B5D3C"/>
    <w:rsid w:val="000B5F8A"/>
    <w:rsid w:val="000B6067"/>
    <w:rsid w:val="000B61BB"/>
    <w:rsid w:val="000B61C0"/>
    <w:rsid w:val="000B620E"/>
    <w:rsid w:val="000B622C"/>
    <w:rsid w:val="000B6338"/>
    <w:rsid w:val="000B63AA"/>
    <w:rsid w:val="000B63C5"/>
    <w:rsid w:val="000B63C7"/>
    <w:rsid w:val="000B6468"/>
    <w:rsid w:val="000B6603"/>
    <w:rsid w:val="000B684D"/>
    <w:rsid w:val="000B6935"/>
    <w:rsid w:val="000B6B16"/>
    <w:rsid w:val="000B6B97"/>
    <w:rsid w:val="000B6CB8"/>
    <w:rsid w:val="000B6CC6"/>
    <w:rsid w:val="000B6CE8"/>
    <w:rsid w:val="000B6D39"/>
    <w:rsid w:val="000B6FEB"/>
    <w:rsid w:val="000B7043"/>
    <w:rsid w:val="000B711E"/>
    <w:rsid w:val="000B71F7"/>
    <w:rsid w:val="000B73C6"/>
    <w:rsid w:val="000B74BE"/>
    <w:rsid w:val="000B75EC"/>
    <w:rsid w:val="000B77D7"/>
    <w:rsid w:val="000B78A6"/>
    <w:rsid w:val="000B797D"/>
    <w:rsid w:val="000B7A89"/>
    <w:rsid w:val="000B7A9D"/>
    <w:rsid w:val="000B7D31"/>
    <w:rsid w:val="000B7D44"/>
    <w:rsid w:val="000B7D81"/>
    <w:rsid w:val="000B7E7F"/>
    <w:rsid w:val="000B7F13"/>
    <w:rsid w:val="000B7F70"/>
    <w:rsid w:val="000B7FF5"/>
    <w:rsid w:val="000C01C0"/>
    <w:rsid w:val="000C0246"/>
    <w:rsid w:val="000C02DB"/>
    <w:rsid w:val="000C031F"/>
    <w:rsid w:val="000C04D6"/>
    <w:rsid w:val="000C052C"/>
    <w:rsid w:val="000C05B9"/>
    <w:rsid w:val="000C078B"/>
    <w:rsid w:val="000C082B"/>
    <w:rsid w:val="000C082D"/>
    <w:rsid w:val="000C0851"/>
    <w:rsid w:val="000C0964"/>
    <w:rsid w:val="000C0B0B"/>
    <w:rsid w:val="000C0C33"/>
    <w:rsid w:val="000C0C3F"/>
    <w:rsid w:val="000C0C51"/>
    <w:rsid w:val="000C0D53"/>
    <w:rsid w:val="000C0E9B"/>
    <w:rsid w:val="000C0F7B"/>
    <w:rsid w:val="000C10A9"/>
    <w:rsid w:val="000C11FB"/>
    <w:rsid w:val="000C1336"/>
    <w:rsid w:val="000C1428"/>
    <w:rsid w:val="000C145F"/>
    <w:rsid w:val="000C1476"/>
    <w:rsid w:val="000C16FF"/>
    <w:rsid w:val="000C1759"/>
    <w:rsid w:val="000C1866"/>
    <w:rsid w:val="000C198B"/>
    <w:rsid w:val="000C1AA4"/>
    <w:rsid w:val="000C1AF0"/>
    <w:rsid w:val="000C1BB5"/>
    <w:rsid w:val="000C1BD7"/>
    <w:rsid w:val="000C1C35"/>
    <w:rsid w:val="000C1D76"/>
    <w:rsid w:val="000C1E12"/>
    <w:rsid w:val="000C1EC0"/>
    <w:rsid w:val="000C1FAF"/>
    <w:rsid w:val="000C1FF1"/>
    <w:rsid w:val="000C2004"/>
    <w:rsid w:val="000C216C"/>
    <w:rsid w:val="000C224D"/>
    <w:rsid w:val="000C244A"/>
    <w:rsid w:val="000C2489"/>
    <w:rsid w:val="000C2568"/>
    <w:rsid w:val="000C263F"/>
    <w:rsid w:val="000C2672"/>
    <w:rsid w:val="000C26CB"/>
    <w:rsid w:val="000C2BAD"/>
    <w:rsid w:val="000C2BE2"/>
    <w:rsid w:val="000C2C03"/>
    <w:rsid w:val="000C2D5D"/>
    <w:rsid w:val="000C2EDE"/>
    <w:rsid w:val="000C2F7E"/>
    <w:rsid w:val="000C2FC6"/>
    <w:rsid w:val="000C2FF5"/>
    <w:rsid w:val="000C308F"/>
    <w:rsid w:val="000C3122"/>
    <w:rsid w:val="000C32BC"/>
    <w:rsid w:val="000C32C6"/>
    <w:rsid w:val="000C32E1"/>
    <w:rsid w:val="000C342E"/>
    <w:rsid w:val="000C3498"/>
    <w:rsid w:val="000C3773"/>
    <w:rsid w:val="000C39A4"/>
    <w:rsid w:val="000C39C5"/>
    <w:rsid w:val="000C3A42"/>
    <w:rsid w:val="000C3AB5"/>
    <w:rsid w:val="000C3BDE"/>
    <w:rsid w:val="000C3CA8"/>
    <w:rsid w:val="000C3FC8"/>
    <w:rsid w:val="000C4026"/>
    <w:rsid w:val="000C4043"/>
    <w:rsid w:val="000C40A0"/>
    <w:rsid w:val="000C4370"/>
    <w:rsid w:val="000C4424"/>
    <w:rsid w:val="000C4461"/>
    <w:rsid w:val="000C44A9"/>
    <w:rsid w:val="000C45DE"/>
    <w:rsid w:val="000C4649"/>
    <w:rsid w:val="000C49A2"/>
    <w:rsid w:val="000C49B2"/>
    <w:rsid w:val="000C49EA"/>
    <w:rsid w:val="000C4A47"/>
    <w:rsid w:val="000C4B8C"/>
    <w:rsid w:val="000C4BF0"/>
    <w:rsid w:val="000C4C1D"/>
    <w:rsid w:val="000C52B5"/>
    <w:rsid w:val="000C55CB"/>
    <w:rsid w:val="000C5694"/>
    <w:rsid w:val="000C5722"/>
    <w:rsid w:val="000C57C8"/>
    <w:rsid w:val="000C5832"/>
    <w:rsid w:val="000C5864"/>
    <w:rsid w:val="000C58F0"/>
    <w:rsid w:val="000C5B8A"/>
    <w:rsid w:val="000C5B8D"/>
    <w:rsid w:val="000C5BAA"/>
    <w:rsid w:val="000C5BE5"/>
    <w:rsid w:val="000C5C53"/>
    <w:rsid w:val="000C5CC1"/>
    <w:rsid w:val="000C5E70"/>
    <w:rsid w:val="000C5F29"/>
    <w:rsid w:val="000C60D8"/>
    <w:rsid w:val="000C619C"/>
    <w:rsid w:val="000C61D3"/>
    <w:rsid w:val="000C6301"/>
    <w:rsid w:val="000C6380"/>
    <w:rsid w:val="000C6515"/>
    <w:rsid w:val="000C6538"/>
    <w:rsid w:val="000C6869"/>
    <w:rsid w:val="000C6A09"/>
    <w:rsid w:val="000C6A39"/>
    <w:rsid w:val="000C6A56"/>
    <w:rsid w:val="000C6A74"/>
    <w:rsid w:val="000C6C6D"/>
    <w:rsid w:val="000C6D94"/>
    <w:rsid w:val="000C6E37"/>
    <w:rsid w:val="000C7197"/>
    <w:rsid w:val="000C76F3"/>
    <w:rsid w:val="000C793B"/>
    <w:rsid w:val="000C794A"/>
    <w:rsid w:val="000C7A06"/>
    <w:rsid w:val="000C7A07"/>
    <w:rsid w:val="000C7A5C"/>
    <w:rsid w:val="000C7AB1"/>
    <w:rsid w:val="000C7B1F"/>
    <w:rsid w:val="000C7BB3"/>
    <w:rsid w:val="000C7C6D"/>
    <w:rsid w:val="000C7DE0"/>
    <w:rsid w:val="000C7F68"/>
    <w:rsid w:val="000D007E"/>
    <w:rsid w:val="000D010C"/>
    <w:rsid w:val="000D0113"/>
    <w:rsid w:val="000D0183"/>
    <w:rsid w:val="000D0510"/>
    <w:rsid w:val="000D0599"/>
    <w:rsid w:val="000D0A6B"/>
    <w:rsid w:val="000D0D57"/>
    <w:rsid w:val="000D0EDF"/>
    <w:rsid w:val="000D0F8B"/>
    <w:rsid w:val="000D1237"/>
    <w:rsid w:val="000D124B"/>
    <w:rsid w:val="000D12C0"/>
    <w:rsid w:val="000D13FF"/>
    <w:rsid w:val="000D140D"/>
    <w:rsid w:val="000D165C"/>
    <w:rsid w:val="000D1683"/>
    <w:rsid w:val="000D1853"/>
    <w:rsid w:val="000D18D0"/>
    <w:rsid w:val="000D199A"/>
    <w:rsid w:val="000D1A05"/>
    <w:rsid w:val="000D1A68"/>
    <w:rsid w:val="000D1ABA"/>
    <w:rsid w:val="000D1AFB"/>
    <w:rsid w:val="000D1B13"/>
    <w:rsid w:val="000D1BC0"/>
    <w:rsid w:val="000D1F24"/>
    <w:rsid w:val="000D2002"/>
    <w:rsid w:val="000D215A"/>
    <w:rsid w:val="000D2275"/>
    <w:rsid w:val="000D22BE"/>
    <w:rsid w:val="000D239D"/>
    <w:rsid w:val="000D259F"/>
    <w:rsid w:val="000D26EA"/>
    <w:rsid w:val="000D278D"/>
    <w:rsid w:val="000D2831"/>
    <w:rsid w:val="000D2941"/>
    <w:rsid w:val="000D2A7E"/>
    <w:rsid w:val="000D2AA5"/>
    <w:rsid w:val="000D2AF1"/>
    <w:rsid w:val="000D2C79"/>
    <w:rsid w:val="000D2C88"/>
    <w:rsid w:val="000D2D00"/>
    <w:rsid w:val="000D2D91"/>
    <w:rsid w:val="000D312D"/>
    <w:rsid w:val="000D3233"/>
    <w:rsid w:val="000D3268"/>
    <w:rsid w:val="000D331A"/>
    <w:rsid w:val="000D333B"/>
    <w:rsid w:val="000D362F"/>
    <w:rsid w:val="000D3819"/>
    <w:rsid w:val="000D39D2"/>
    <w:rsid w:val="000D3A87"/>
    <w:rsid w:val="000D3C45"/>
    <w:rsid w:val="000D3D0F"/>
    <w:rsid w:val="000D4115"/>
    <w:rsid w:val="000D4614"/>
    <w:rsid w:val="000D476B"/>
    <w:rsid w:val="000D477F"/>
    <w:rsid w:val="000D483F"/>
    <w:rsid w:val="000D48C7"/>
    <w:rsid w:val="000D4954"/>
    <w:rsid w:val="000D49C0"/>
    <w:rsid w:val="000D4A35"/>
    <w:rsid w:val="000D4AA3"/>
    <w:rsid w:val="000D4AF6"/>
    <w:rsid w:val="000D4C2E"/>
    <w:rsid w:val="000D4DDC"/>
    <w:rsid w:val="000D4DE6"/>
    <w:rsid w:val="000D4E1B"/>
    <w:rsid w:val="000D4F0F"/>
    <w:rsid w:val="000D5057"/>
    <w:rsid w:val="000D50E2"/>
    <w:rsid w:val="000D5229"/>
    <w:rsid w:val="000D526B"/>
    <w:rsid w:val="000D53AC"/>
    <w:rsid w:val="000D552F"/>
    <w:rsid w:val="000D557D"/>
    <w:rsid w:val="000D5778"/>
    <w:rsid w:val="000D58F5"/>
    <w:rsid w:val="000D5909"/>
    <w:rsid w:val="000D5983"/>
    <w:rsid w:val="000D5B05"/>
    <w:rsid w:val="000D5B19"/>
    <w:rsid w:val="000D5E95"/>
    <w:rsid w:val="000D5F3B"/>
    <w:rsid w:val="000D5F9F"/>
    <w:rsid w:val="000D6030"/>
    <w:rsid w:val="000D6060"/>
    <w:rsid w:val="000D6425"/>
    <w:rsid w:val="000D6491"/>
    <w:rsid w:val="000D6510"/>
    <w:rsid w:val="000D666A"/>
    <w:rsid w:val="000D6826"/>
    <w:rsid w:val="000D68EA"/>
    <w:rsid w:val="000D68FD"/>
    <w:rsid w:val="000D6C75"/>
    <w:rsid w:val="000D6D22"/>
    <w:rsid w:val="000D6D26"/>
    <w:rsid w:val="000D6D2A"/>
    <w:rsid w:val="000D6DCB"/>
    <w:rsid w:val="000D6E41"/>
    <w:rsid w:val="000D704A"/>
    <w:rsid w:val="000D7088"/>
    <w:rsid w:val="000D70A7"/>
    <w:rsid w:val="000D7120"/>
    <w:rsid w:val="000D71F6"/>
    <w:rsid w:val="000D736E"/>
    <w:rsid w:val="000D76DA"/>
    <w:rsid w:val="000D7750"/>
    <w:rsid w:val="000D7AE8"/>
    <w:rsid w:val="000D7BEE"/>
    <w:rsid w:val="000D7C3F"/>
    <w:rsid w:val="000D7D0F"/>
    <w:rsid w:val="000D7DAE"/>
    <w:rsid w:val="000D7DCF"/>
    <w:rsid w:val="000D7E24"/>
    <w:rsid w:val="000D7E40"/>
    <w:rsid w:val="000D7EDD"/>
    <w:rsid w:val="000D7F9F"/>
    <w:rsid w:val="000D7FA2"/>
    <w:rsid w:val="000E014B"/>
    <w:rsid w:val="000E032F"/>
    <w:rsid w:val="000E0337"/>
    <w:rsid w:val="000E0426"/>
    <w:rsid w:val="000E04F2"/>
    <w:rsid w:val="000E055A"/>
    <w:rsid w:val="000E077B"/>
    <w:rsid w:val="000E07DA"/>
    <w:rsid w:val="000E0832"/>
    <w:rsid w:val="000E0851"/>
    <w:rsid w:val="000E0958"/>
    <w:rsid w:val="000E095D"/>
    <w:rsid w:val="000E0994"/>
    <w:rsid w:val="000E09E3"/>
    <w:rsid w:val="000E0ACC"/>
    <w:rsid w:val="000E0BB9"/>
    <w:rsid w:val="000E0C18"/>
    <w:rsid w:val="000E0DD8"/>
    <w:rsid w:val="000E104C"/>
    <w:rsid w:val="000E109C"/>
    <w:rsid w:val="000E11C2"/>
    <w:rsid w:val="000E122E"/>
    <w:rsid w:val="000E1259"/>
    <w:rsid w:val="000E128E"/>
    <w:rsid w:val="000E12D1"/>
    <w:rsid w:val="000E13A5"/>
    <w:rsid w:val="000E14D6"/>
    <w:rsid w:val="000E1570"/>
    <w:rsid w:val="000E18B9"/>
    <w:rsid w:val="000E1921"/>
    <w:rsid w:val="000E1A13"/>
    <w:rsid w:val="000E1B03"/>
    <w:rsid w:val="000E1CA9"/>
    <w:rsid w:val="000E1D40"/>
    <w:rsid w:val="000E1D46"/>
    <w:rsid w:val="000E1D86"/>
    <w:rsid w:val="000E1EC6"/>
    <w:rsid w:val="000E1FAE"/>
    <w:rsid w:val="000E21CF"/>
    <w:rsid w:val="000E21FE"/>
    <w:rsid w:val="000E2215"/>
    <w:rsid w:val="000E2255"/>
    <w:rsid w:val="000E22C0"/>
    <w:rsid w:val="000E236B"/>
    <w:rsid w:val="000E2377"/>
    <w:rsid w:val="000E2382"/>
    <w:rsid w:val="000E241E"/>
    <w:rsid w:val="000E244D"/>
    <w:rsid w:val="000E267C"/>
    <w:rsid w:val="000E26FF"/>
    <w:rsid w:val="000E2743"/>
    <w:rsid w:val="000E2825"/>
    <w:rsid w:val="000E28A9"/>
    <w:rsid w:val="000E28F2"/>
    <w:rsid w:val="000E2941"/>
    <w:rsid w:val="000E29C3"/>
    <w:rsid w:val="000E2B77"/>
    <w:rsid w:val="000E2C59"/>
    <w:rsid w:val="000E2C7E"/>
    <w:rsid w:val="000E2E2C"/>
    <w:rsid w:val="000E2FC1"/>
    <w:rsid w:val="000E3061"/>
    <w:rsid w:val="000E331E"/>
    <w:rsid w:val="000E3365"/>
    <w:rsid w:val="000E3393"/>
    <w:rsid w:val="000E36B4"/>
    <w:rsid w:val="000E37AB"/>
    <w:rsid w:val="000E37DB"/>
    <w:rsid w:val="000E3AC9"/>
    <w:rsid w:val="000E3E55"/>
    <w:rsid w:val="000E3E91"/>
    <w:rsid w:val="000E425F"/>
    <w:rsid w:val="000E42A6"/>
    <w:rsid w:val="000E4310"/>
    <w:rsid w:val="000E43A7"/>
    <w:rsid w:val="000E4505"/>
    <w:rsid w:val="000E45E6"/>
    <w:rsid w:val="000E4709"/>
    <w:rsid w:val="000E47CD"/>
    <w:rsid w:val="000E49AC"/>
    <w:rsid w:val="000E4A50"/>
    <w:rsid w:val="000E4A68"/>
    <w:rsid w:val="000E4B38"/>
    <w:rsid w:val="000E4B4F"/>
    <w:rsid w:val="000E4BD3"/>
    <w:rsid w:val="000E4C64"/>
    <w:rsid w:val="000E4C9F"/>
    <w:rsid w:val="000E4DA2"/>
    <w:rsid w:val="000E4DF3"/>
    <w:rsid w:val="000E4E26"/>
    <w:rsid w:val="000E4EAB"/>
    <w:rsid w:val="000E50BA"/>
    <w:rsid w:val="000E5196"/>
    <w:rsid w:val="000E5286"/>
    <w:rsid w:val="000E5360"/>
    <w:rsid w:val="000E5443"/>
    <w:rsid w:val="000E546B"/>
    <w:rsid w:val="000E548C"/>
    <w:rsid w:val="000E54DF"/>
    <w:rsid w:val="000E5551"/>
    <w:rsid w:val="000E574C"/>
    <w:rsid w:val="000E5850"/>
    <w:rsid w:val="000E5858"/>
    <w:rsid w:val="000E5883"/>
    <w:rsid w:val="000E5A60"/>
    <w:rsid w:val="000E5BFC"/>
    <w:rsid w:val="000E5C6D"/>
    <w:rsid w:val="000E5C7C"/>
    <w:rsid w:val="000E5C8D"/>
    <w:rsid w:val="000E5D08"/>
    <w:rsid w:val="000E5DB7"/>
    <w:rsid w:val="000E5F35"/>
    <w:rsid w:val="000E5FEF"/>
    <w:rsid w:val="000E6013"/>
    <w:rsid w:val="000E6026"/>
    <w:rsid w:val="000E6029"/>
    <w:rsid w:val="000E614E"/>
    <w:rsid w:val="000E6300"/>
    <w:rsid w:val="000E6335"/>
    <w:rsid w:val="000E6358"/>
    <w:rsid w:val="000E644B"/>
    <w:rsid w:val="000E6463"/>
    <w:rsid w:val="000E6499"/>
    <w:rsid w:val="000E655B"/>
    <w:rsid w:val="000E661B"/>
    <w:rsid w:val="000E6714"/>
    <w:rsid w:val="000E672D"/>
    <w:rsid w:val="000E674D"/>
    <w:rsid w:val="000E6803"/>
    <w:rsid w:val="000E6902"/>
    <w:rsid w:val="000E6AD1"/>
    <w:rsid w:val="000E6B04"/>
    <w:rsid w:val="000E6B2D"/>
    <w:rsid w:val="000E6B48"/>
    <w:rsid w:val="000E6C47"/>
    <w:rsid w:val="000E6DCD"/>
    <w:rsid w:val="000E6E24"/>
    <w:rsid w:val="000E6E48"/>
    <w:rsid w:val="000E6EA8"/>
    <w:rsid w:val="000E6F78"/>
    <w:rsid w:val="000E70C0"/>
    <w:rsid w:val="000E7121"/>
    <w:rsid w:val="000E7347"/>
    <w:rsid w:val="000E736E"/>
    <w:rsid w:val="000E73DF"/>
    <w:rsid w:val="000E7480"/>
    <w:rsid w:val="000E757E"/>
    <w:rsid w:val="000E759F"/>
    <w:rsid w:val="000E7659"/>
    <w:rsid w:val="000E783B"/>
    <w:rsid w:val="000E7BB1"/>
    <w:rsid w:val="000E7C2E"/>
    <w:rsid w:val="000E7C3D"/>
    <w:rsid w:val="000E7CEB"/>
    <w:rsid w:val="000E7DD1"/>
    <w:rsid w:val="000E7E95"/>
    <w:rsid w:val="000F0044"/>
    <w:rsid w:val="000F009A"/>
    <w:rsid w:val="000F00D8"/>
    <w:rsid w:val="000F0166"/>
    <w:rsid w:val="000F01C1"/>
    <w:rsid w:val="000F0237"/>
    <w:rsid w:val="000F0257"/>
    <w:rsid w:val="000F0358"/>
    <w:rsid w:val="000F0381"/>
    <w:rsid w:val="000F05CA"/>
    <w:rsid w:val="000F0682"/>
    <w:rsid w:val="000F0685"/>
    <w:rsid w:val="000F076E"/>
    <w:rsid w:val="000F07D7"/>
    <w:rsid w:val="000F082B"/>
    <w:rsid w:val="000F0C35"/>
    <w:rsid w:val="000F0CEB"/>
    <w:rsid w:val="000F0E03"/>
    <w:rsid w:val="000F0E8F"/>
    <w:rsid w:val="000F0EAF"/>
    <w:rsid w:val="000F0EF5"/>
    <w:rsid w:val="000F0F09"/>
    <w:rsid w:val="000F10B6"/>
    <w:rsid w:val="000F139E"/>
    <w:rsid w:val="000F140B"/>
    <w:rsid w:val="000F15F2"/>
    <w:rsid w:val="000F168E"/>
    <w:rsid w:val="000F18F5"/>
    <w:rsid w:val="000F192B"/>
    <w:rsid w:val="000F1B0A"/>
    <w:rsid w:val="000F1B38"/>
    <w:rsid w:val="000F1B75"/>
    <w:rsid w:val="000F1D02"/>
    <w:rsid w:val="000F1D83"/>
    <w:rsid w:val="000F1EB9"/>
    <w:rsid w:val="000F2210"/>
    <w:rsid w:val="000F2220"/>
    <w:rsid w:val="000F222A"/>
    <w:rsid w:val="000F22FF"/>
    <w:rsid w:val="000F251F"/>
    <w:rsid w:val="000F25C6"/>
    <w:rsid w:val="000F290A"/>
    <w:rsid w:val="000F298C"/>
    <w:rsid w:val="000F2A4A"/>
    <w:rsid w:val="000F2A6A"/>
    <w:rsid w:val="000F2B07"/>
    <w:rsid w:val="000F2B57"/>
    <w:rsid w:val="000F2B91"/>
    <w:rsid w:val="000F2BA9"/>
    <w:rsid w:val="000F2BE6"/>
    <w:rsid w:val="000F2C33"/>
    <w:rsid w:val="000F2C41"/>
    <w:rsid w:val="000F2DD5"/>
    <w:rsid w:val="000F2F46"/>
    <w:rsid w:val="000F3137"/>
    <w:rsid w:val="000F324B"/>
    <w:rsid w:val="000F32FD"/>
    <w:rsid w:val="000F3347"/>
    <w:rsid w:val="000F336A"/>
    <w:rsid w:val="000F342C"/>
    <w:rsid w:val="000F3510"/>
    <w:rsid w:val="000F36C1"/>
    <w:rsid w:val="000F372D"/>
    <w:rsid w:val="000F3817"/>
    <w:rsid w:val="000F3A50"/>
    <w:rsid w:val="000F3C20"/>
    <w:rsid w:val="000F3D85"/>
    <w:rsid w:val="000F3ED5"/>
    <w:rsid w:val="000F3F11"/>
    <w:rsid w:val="000F3FF6"/>
    <w:rsid w:val="000F404D"/>
    <w:rsid w:val="000F40FF"/>
    <w:rsid w:val="000F41B4"/>
    <w:rsid w:val="000F45B3"/>
    <w:rsid w:val="000F45D0"/>
    <w:rsid w:val="000F4666"/>
    <w:rsid w:val="000F48E8"/>
    <w:rsid w:val="000F48F1"/>
    <w:rsid w:val="000F49F2"/>
    <w:rsid w:val="000F4A5E"/>
    <w:rsid w:val="000F4B3D"/>
    <w:rsid w:val="000F4BBB"/>
    <w:rsid w:val="000F4BC2"/>
    <w:rsid w:val="000F4BD1"/>
    <w:rsid w:val="000F4C14"/>
    <w:rsid w:val="000F4C57"/>
    <w:rsid w:val="000F4D65"/>
    <w:rsid w:val="000F4E3E"/>
    <w:rsid w:val="000F4F03"/>
    <w:rsid w:val="000F4F63"/>
    <w:rsid w:val="000F4FDA"/>
    <w:rsid w:val="000F50C2"/>
    <w:rsid w:val="000F5197"/>
    <w:rsid w:val="000F519D"/>
    <w:rsid w:val="000F5203"/>
    <w:rsid w:val="000F5286"/>
    <w:rsid w:val="000F545B"/>
    <w:rsid w:val="000F54AE"/>
    <w:rsid w:val="000F56C7"/>
    <w:rsid w:val="000F597A"/>
    <w:rsid w:val="000F5A45"/>
    <w:rsid w:val="000F5BCB"/>
    <w:rsid w:val="000F5D6A"/>
    <w:rsid w:val="000F5D78"/>
    <w:rsid w:val="000F5DCA"/>
    <w:rsid w:val="000F5E5F"/>
    <w:rsid w:val="000F5F71"/>
    <w:rsid w:val="000F6190"/>
    <w:rsid w:val="000F62F4"/>
    <w:rsid w:val="000F6438"/>
    <w:rsid w:val="000F649B"/>
    <w:rsid w:val="000F6587"/>
    <w:rsid w:val="000F667C"/>
    <w:rsid w:val="000F677E"/>
    <w:rsid w:val="000F67A1"/>
    <w:rsid w:val="000F684D"/>
    <w:rsid w:val="000F685A"/>
    <w:rsid w:val="000F68D8"/>
    <w:rsid w:val="000F693C"/>
    <w:rsid w:val="000F6A03"/>
    <w:rsid w:val="000F6A34"/>
    <w:rsid w:val="000F6A6D"/>
    <w:rsid w:val="000F6C15"/>
    <w:rsid w:val="000F6EFD"/>
    <w:rsid w:val="000F6F5D"/>
    <w:rsid w:val="000F6FC3"/>
    <w:rsid w:val="000F6FEE"/>
    <w:rsid w:val="000F708C"/>
    <w:rsid w:val="000F7118"/>
    <w:rsid w:val="000F7147"/>
    <w:rsid w:val="000F7215"/>
    <w:rsid w:val="000F729E"/>
    <w:rsid w:val="000F72F1"/>
    <w:rsid w:val="000F7448"/>
    <w:rsid w:val="000F7492"/>
    <w:rsid w:val="000F7588"/>
    <w:rsid w:val="000F7655"/>
    <w:rsid w:val="000F77C2"/>
    <w:rsid w:val="000F7901"/>
    <w:rsid w:val="000F79E3"/>
    <w:rsid w:val="000F7B4F"/>
    <w:rsid w:val="00100031"/>
    <w:rsid w:val="0010003E"/>
    <w:rsid w:val="0010017F"/>
    <w:rsid w:val="00100191"/>
    <w:rsid w:val="001001D1"/>
    <w:rsid w:val="0010039E"/>
    <w:rsid w:val="001003CA"/>
    <w:rsid w:val="001004FB"/>
    <w:rsid w:val="00100500"/>
    <w:rsid w:val="0010064E"/>
    <w:rsid w:val="001007A5"/>
    <w:rsid w:val="001008F7"/>
    <w:rsid w:val="001009D0"/>
    <w:rsid w:val="00100CA3"/>
    <w:rsid w:val="00100D3B"/>
    <w:rsid w:val="00100DCC"/>
    <w:rsid w:val="00100E4B"/>
    <w:rsid w:val="00100E6B"/>
    <w:rsid w:val="00100EAD"/>
    <w:rsid w:val="00100F0B"/>
    <w:rsid w:val="00100F80"/>
    <w:rsid w:val="00101005"/>
    <w:rsid w:val="001010AE"/>
    <w:rsid w:val="001010CA"/>
    <w:rsid w:val="0010129C"/>
    <w:rsid w:val="001014F2"/>
    <w:rsid w:val="00101524"/>
    <w:rsid w:val="00101584"/>
    <w:rsid w:val="00101597"/>
    <w:rsid w:val="00101ABB"/>
    <w:rsid w:val="00101AC4"/>
    <w:rsid w:val="00101B0A"/>
    <w:rsid w:val="00101BD2"/>
    <w:rsid w:val="00101C28"/>
    <w:rsid w:val="00101D91"/>
    <w:rsid w:val="00101F92"/>
    <w:rsid w:val="00101F97"/>
    <w:rsid w:val="001021A8"/>
    <w:rsid w:val="00102231"/>
    <w:rsid w:val="00102343"/>
    <w:rsid w:val="00102561"/>
    <w:rsid w:val="001025E2"/>
    <w:rsid w:val="0010277C"/>
    <w:rsid w:val="00102814"/>
    <w:rsid w:val="00102A34"/>
    <w:rsid w:val="00102A4E"/>
    <w:rsid w:val="00102A58"/>
    <w:rsid w:val="00102C67"/>
    <w:rsid w:val="00102D1E"/>
    <w:rsid w:val="00102DE7"/>
    <w:rsid w:val="00102E58"/>
    <w:rsid w:val="00103192"/>
    <w:rsid w:val="0010325B"/>
    <w:rsid w:val="001032B8"/>
    <w:rsid w:val="00103390"/>
    <w:rsid w:val="00103452"/>
    <w:rsid w:val="0010349A"/>
    <w:rsid w:val="001034DB"/>
    <w:rsid w:val="001038D1"/>
    <w:rsid w:val="00103914"/>
    <w:rsid w:val="00103998"/>
    <w:rsid w:val="001039BE"/>
    <w:rsid w:val="00103A14"/>
    <w:rsid w:val="00103A77"/>
    <w:rsid w:val="00103AC4"/>
    <w:rsid w:val="00103AE2"/>
    <w:rsid w:val="00103B83"/>
    <w:rsid w:val="00103FD8"/>
    <w:rsid w:val="00104077"/>
    <w:rsid w:val="0010408A"/>
    <w:rsid w:val="001040BF"/>
    <w:rsid w:val="001040C9"/>
    <w:rsid w:val="001042EB"/>
    <w:rsid w:val="0010443A"/>
    <w:rsid w:val="0010447A"/>
    <w:rsid w:val="00104542"/>
    <w:rsid w:val="0010461E"/>
    <w:rsid w:val="0010466E"/>
    <w:rsid w:val="0010471A"/>
    <w:rsid w:val="001048BA"/>
    <w:rsid w:val="0010493E"/>
    <w:rsid w:val="00104A93"/>
    <w:rsid w:val="00104B00"/>
    <w:rsid w:val="00104BA4"/>
    <w:rsid w:val="00104DD3"/>
    <w:rsid w:val="0010502C"/>
    <w:rsid w:val="001050CE"/>
    <w:rsid w:val="001050ED"/>
    <w:rsid w:val="00105220"/>
    <w:rsid w:val="00105234"/>
    <w:rsid w:val="001052E6"/>
    <w:rsid w:val="00105399"/>
    <w:rsid w:val="001054F1"/>
    <w:rsid w:val="0010561E"/>
    <w:rsid w:val="001059AF"/>
    <w:rsid w:val="00105A18"/>
    <w:rsid w:val="00105A6B"/>
    <w:rsid w:val="00105B0F"/>
    <w:rsid w:val="00105B95"/>
    <w:rsid w:val="00105C35"/>
    <w:rsid w:val="00105C62"/>
    <w:rsid w:val="00105DDA"/>
    <w:rsid w:val="00105E33"/>
    <w:rsid w:val="00105E36"/>
    <w:rsid w:val="00105E56"/>
    <w:rsid w:val="00105FEF"/>
    <w:rsid w:val="0010602D"/>
    <w:rsid w:val="00106046"/>
    <w:rsid w:val="00106089"/>
    <w:rsid w:val="00106130"/>
    <w:rsid w:val="0010634B"/>
    <w:rsid w:val="001063AA"/>
    <w:rsid w:val="001063BB"/>
    <w:rsid w:val="0010646E"/>
    <w:rsid w:val="001065BF"/>
    <w:rsid w:val="0010695C"/>
    <w:rsid w:val="00106982"/>
    <w:rsid w:val="001069B4"/>
    <w:rsid w:val="001069D9"/>
    <w:rsid w:val="00106A3E"/>
    <w:rsid w:val="00106C6A"/>
    <w:rsid w:val="00106EF6"/>
    <w:rsid w:val="00106F12"/>
    <w:rsid w:val="00106FDB"/>
    <w:rsid w:val="0010711F"/>
    <w:rsid w:val="001071B9"/>
    <w:rsid w:val="0010721E"/>
    <w:rsid w:val="00107284"/>
    <w:rsid w:val="00107460"/>
    <w:rsid w:val="00107533"/>
    <w:rsid w:val="00107825"/>
    <w:rsid w:val="001078C6"/>
    <w:rsid w:val="00107951"/>
    <w:rsid w:val="00107979"/>
    <w:rsid w:val="00107A47"/>
    <w:rsid w:val="00107BF1"/>
    <w:rsid w:val="00107C75"/>
    <w:rsid w:val="00107D01"/>
    <w:rsid w:val="00107FA2"/>
    <w:rsid w:val="00110019"/>
    <w:rsid w:val="001100D0"/>
    <w:rsid w:val="0011033A"/>
    <w:rsid w:val="001103AE"/>
    <w:rsid w:val="001104DF"/>
    <w:rsid w:val="00110577"/>
    <w:rsid w:val="00110656"/>
    <w:rsid w:val="0011066B"/>
    <w:rsid w:val="001109D8"/>
    <w:rsid w:val="00110A6C"/>
    <w:rsid w:val="00110AE4"/>
    <w:rsid w:val="00110B86"/>
    <w:rsid w:val="00110C1C"/>
    <w:rsid w:val="00110C54"/>
    <w:rsid w:val="00110E6B"/>
    <w:rsid w:val="00110FB8"/>
    <w:rsid w:val="00111078"/>
    <w:rsid w:val="00111150"/>
    <w:rsid w:val="001112EE"/>
    <w:rsid w:val="00111367"/>
    <w:rsid w:val="00111527"/>
    <w:rsid w:val="001115DC"/>
    <w:rsid w:val="00111613"/>
    <w:rsid w:val="00111874"/>
    <w:rsid w:val="001118C8"/>
    <w:rsid w:val="0011193C"/>
    <w:rsid w:val="00111A1F"/>
    <w:rsid w:val="00111CAF"/>
    <w:rsid w:val="00111D01"/>
    <w:rsid w:val="00111D4B"/>
    <w:rsid w:val="00111DAC"/>
    <w:rsid w:val="00111DCD"/>
    <w:rsid w:val="00111E9B"/>
    <w:rsid w:val="00112317"/>
    <w:rsid w:val="00112440"/>
    <w:rsid w:val="001124B5"/>
    <w:rsid w:val="00112574"/>
    <w:rsid w:val="001126E5"/>
    <w:rsid w:val="001127BB"/>
    <w:rsid w:val="00112800"/>
    <w:rsid w:val="00112873"/>
    <w:rsid w:val="001128AB"/>
    <w:rsid w:val="00112909"/>
    <w:rsid w:val="00112910"/>
    <w:rsid w:val="00112A11"/>
    <w:rsid w:val="00112EA9"/>
    <w:rsid w:val="00112FF6"/>
    <w:rsid w:val="0011310F"/>
    <w:rsid w:val="0011314B"/>
    <w:rsid w:val="0011333C"/>
    <w:rsid w:val="001134A8"/>
    <w:rsid w:val="00113539"/>
    <w:rsid w:val="00113667"/>
    <w:rsid w:val="00113758"/>
    <w:rsid w:val="00113A88"/>
    <w:rsid w:val="00113BF0"/>
    <w:rsid w:val="00113CF6"/>
    <w:rsid w:val="00113D6D"/>
    <w:rsid w:val="00113E54"/>
    <w:rsid w:val="00113E99"/>
    <w:rsid w:val="00113FB1"/>
    <w:rsid w:val="00114108"/>
    <w:rsid w:val="00114125"/>
    <w:rsid w:val="00114139"/>
    <w:rsid w:val="0011435E"/>
    <w:rsid w:val="001144F0"/>
    <w:rsid w:val="001145EE"/>
    <w:rsid w:val="00114655"/>
    <w:rsid w:val="0011469D"/>
    <w:rsid w:val="001146A0"/>
    <w:rsid w:val="001147C4"/>
    <w:rsid w:val="00114A00"/>
    <w:rsid w:val="00114A87"/>
    <w:rsid w:val="00114B88"/>
    <w:rsid w:val="00114BA2"/>
    <w:rsid w:val="00114CC4"/>
    <w:rsid w:val="00114DEE"/>
    <w:rsid w:val="00114E60"/>
    <w:rsid w:val="00114F33"/>
    <w:rsid w:val="0011500F"/>
    <w:rsid w:val="0011549E"/>
    <w:rsid w:val="001154C6"/>
    <w:rsid w:val="00115754"/>
    <w:rsid w:val="0011584F"/>
    <w:rsid w:val="00115915"/>
    <w:rsid w:val="00115A3D"/>
    <w:rsid w:val="00115A52"/>
    <w:rsid w:val="00115EBC"/>
    <w:rsid w:val="001160B2"/>
    <w:rsid w:val="0011615C"/>
    <w:rsid w:val="00116350"/>
    <w:rsid w:val="0011647F"/>
    <w:rsid w:val="001165E2"/>
    <w:rsid w:val="0011662E"/>
    <w:rsid w:val="00116639"/>
    <w:rsid w:val="0011687D"/>
    <w:rsid w:val="0011688D"/>
    <w:rsid w:val="001168A6"/>
    <w:rsid w:val="00116929"/>
    <w:rsid w:val="00116975"/>
    <w:rsid w:val="001169E4"/>
    <w:rsid w:val="00116B80"/>
    <w:rsid w:val="00116BD2"/>
    <w:rsid w:val="00116C4C"/>
    <w:rsid w:val="00116DB9"/>
    <w:rsid w:val="00116E26"/>
    <w:rsid w:val="00116F08"/>
    <w:rsid w:val="00117008"/>
    <w:rsid w:val="00117064"/>
    <w:rsid w:val="0011719A"/>
    <w:rsid w:val="001171BC"/>
    <w:rsid w:val="001171E5"/>
    <w:rsid w:val="0011740D"/>
    <w:rsid w:val="001174CF"/>
    <w:rsid w:val="00117665"/>
    <w:rsid w:val="001176E4"/>
    <w:rsid w:val="00117871"/>
    <w:rsid w:val="00117A19"/>
    <w:rsid w:val="00117A3B"/>
    <w:rsid w:val="00117B19"/>
    <w:rsid w:val="00117C86"/>
    <w:rsid w:val="00117CE8"/>
    <w:rsid w:val="00117E2D"/>
    <w:rsid w:val="00117F0D"/>
    <w:rsid w:val="00120093"/>
    <w:rsid w:val="00120108"/>
    <w:rsid w:val="0012014A"/>
    <w:rsid w:val="00120402"/>
    <w:rsid w:val="00120416"/>
    <w:rsid w:val="00120575"/>
    <w:rsid w:val="0012068B"/>
    <w:rsid w:val="0012078F"/>
    <w:rsid w:val="0012085A"/>
    <w:rsid w:val="0012089A"/>
    <w:rsid w:val="00120931"/>
    <w:rsid w:val="00120CC5"/>
    <w:rsid w:val="00120D54"/>
    <w:rsid w:val="00120DFE"/>
    <w:rsid w:val="00120E1E"/>
    <w:rsid w:val="00120E7C"/>
    <w:rsid w:val="00120FB7"/>
    <w:rsid w:val="00121121"/>
    <w:rsid w:val="001211D1"/>
    <w:rsid w:val="0012147B"/>
    <w:rsid w:val="0012163F"/>
    <w:rsid w:val="0012170A"/>
    <w:rsid w:val="001217BB"/>
    <w:rsid w:val="00121845"/>
    <w:rsid w:val="001219B2"/>
    <w:rsid w:val="001219B8"/>
    <w:rsid w:val="001219D8"/>
    <w:rsid w:val="00121B15"/>
    <w:rsid w:val="00121BC9"/>
    <w:rsid w:val="00121CF0"/>
    <w:rsid w:val="00121D67"/>
    <w:rsid w:val="00121DC2"/>
    <w:rsid w:val="0012210F"/>
    <w:rsid w:val="0012211D"/>
    <w:rsid w:val="0012217F"/>
    <w:rsid w:val="0012226A"/>
    <w:rsid w:val="00122359"/>
    <w:rsid w:val="00122435"/>
    <w:rsid w:val="00122438"/>
    <w:rsid w:val="0012246B"/>
    <w:rsid w:val="00122666"/>
    <w:rsid w:val="001226D2"/>
    <w:rsid w:val="0012277C"/>
    <w:rsid w:val="00122900"/>
    <w:rsid w:val="0012297B"/>
    <w:rsid w:val="00122A1D"/>
    <w:rsid w:val="00122B49"/>
    <w:rsid w:val="00122BF0"/>
    <w:rsid w:val="00122CD0"/>
    <w:rsid w:val="00122CE7"/>
    <w:rsid w:val="00122D01"/>
    <w:rsid w:val="00122D1A"/>
    <w:rsid w:val="00122DAD"/>
    <w:rsid w:val="00122DB5"/>
    <w:rsid w:val="00122EAB"/>
    <w:rsid w:val="0012300A"/>
    <w:rsid w:val="001231B7"/>
    <w:rsid w:val="001232A0"/>
    <w:rsid w:val="0012359C"/>
    <w:rsid w:val="00123675"/>
    <w:rsid w:val="0012367B"/>
    <w:rsid w:val="001236C3"/>
    <w:rsid w:val="001238A4"/>
    <w:rsid w:val="00123AB2"/>
    <w:rsid w:val="00123B41"/>
    <w:rsid w:val="00123C51"/>
    <w:rsid w:val="00123DA0"/>
    <w:rsid w:val="00123E8E"/>
    <w:rsid w:val="00123EC2"/>
    <w:rsid w:val="00124003"/>
    <w:rsid w:val="00124127"/>
    <w:rsid w:val="00124143"/>
    <w:rsid w:val="0012443F"/>
    <w:rsid w:val="001244DE"/>
    <w:rsid w:val="001246A4"/>
    <w:rsid w:val="00124727"/>
    <w:rsid w:val="00124766"/>
    <w:rsid w:val="001247D0"/>
    <w:rsid w:val="0012485A"/>
    <w:rsid w:val="00124994"/>
    <w:rsid w:val="001249C8"/>
    <w:rsid w:val="00124A0F"/>
    <w:rsid w:val="00124A8B"/>
    <w:rsid w:val="00124C2C"/>
    <w:rsid w:val="00124CC0"/>
    <w:rsid w:val="00124D9B"/>
    <w:rsid w:val="00124EEE"/>
    <w:rsid w:val="00124FD2"/>
    <w:rsid w:val="0012514B"/>
    <w:rsid w:val="001251B6"/>
    <w:rsid w:val="00125292"/>
    <w:rsid w:val="001253C9"/>
    <w:rsid w:val="001253F9"/>
    <w:rsid w:val="00125603"/>
    <w:rsid w:val="00125647"/>
    <w:rsid w:val="001256F8"/>
    <w:rsid w:val="0012597B"/>
    <w:rsid w:val="001259E7"/>
    <w:rsid w:val="00125B62"/>
    <w:rsid w:val="00125BE2"/>
    <w:rsid w:val="00125C06"/>
    <w:rsid w:val="00125CB4"/>
    <w:rsid w:val="00125D4E"/>
    <w:rsid w:val="00125DD1"/>
    <w:rsid w:val="00125FC8"/>
    <w:rsid w:val="0012612E"/>
    <w:rsid w:val="0012620B"/>
    <w:rsid w:val="0012633C"/>
    <w:rsid w:val="001263B3"/>
    <w:rsid w:val="001263DD"/>
    <w:rsid w:val="00126417"/>
    <w:rsid w:val="0012649E"/>
    <w:rsid w:val="001264EF"/>
    <w:rsid w:val="00126753"/>
    <w:rsid w:val="001267F6"/>
    <w:rsid w:val="00126A89"/>
    <w:rsid w:val="00126B4F"/>
    <w:rsid w:val="00126B83"/>
    <w:rsid w:val="00126C67"/>
    <w:rsid w:val="00126CF0"/>
    <w:rsid w:val="00126DA0"/>
    <w:rsid w:val="00126E04"/>
    <w:rsid w:val="00126E8B"/>
    <w:rsid w:val="00126FD4"/>
    <w:rsid w:val="00127195"/>
    <w:rsid w:val="001272BF"/>
    <w:rsid w:val="001273DD"/>
    <w:rsid w:val="001275B8"/>
    <w:rsid w:val="001276CA"/>
    <w:rsid w:val="001276F1"/>
    <w:rsid w:val="0012773F"/>
    <w:rsid w:val="00127746"/>
    <w:rsid w:val="0012778D"/>
    <w:rsid w:val="00127819"/>
    <w:rsid w:val="00127900"/>
    <w:rsid w:val="00127926"/>
    <w:rsid w:val="00127971"/>
    <w:rsid w:val="00127AA5"/>
    <w:rsid w:val="00127ACF"/>
    <w:rsid w:val="00127BD1"/>
    <w:rsid w:val="00127CB7"/>
    <w:rsid w:val="00127D43"/>
    <w:rsid w:val="001301F5"/>
    <w:rsid w:val="00130702"/>
    <w:rsid w:val="001308D7"/>
    <w:rsid w:val="00130937"/>
    <w:rsid w:val="00130976"/>
    <w:rsid w:val="00130A06"/>
    <w:rsid w:val="00130A2A"/>
    <w:rsid w:val="00130A61"/>
    <w:rsid w:val="00130D91"/>
    <w:rsid w:val="00130DE3"/>
    <w:rsid w:val="00130E9E"/>
    <w:rsid w:val="00130EBC"/>
    <w:rsid w:val="00130F31"/>
    <w:rsid w:val="00130F71"/>
    <w:rsid w:val="00131244"/>
    <w:rsid w:val="001313F1"/>
    <w:rsid w:val="00131888"/>
    <w:rsid w:val="0013194D"/>
    <w:rsid w:val="00131A13"/>
    <w:rsid w:val="00131A28"/>
    <w:rsid w:val="00131C5A"/>
    <w:rsid w:val="00131E56"/>
    <w:rsid w:val="00131E8D"/>
    <w:rsid w:val="00132361"/>
    <w:rsid w:val="0013275C"/>
    <w:rsid w:val="001327FD"/>
    <w:rsid w:val="0013284B"/>
    <w:rsid w:val="00132954"/>
    <w:rsid w:val="00132A30"/>
    <w:rsid w:val="00132B24"/>
    <w:rsid w:val="00132B77"/>
    <w:rsid w:val="00132E0D"/>
    <w:rsid w:val="00132E17"/>
    <w:rsid w:val="0013308B"/>
    <w:rsid w:val="00133216"/>
    <w:rsid w:val="0013328E"/>
    <w:rsid w:val="001332FB"/>
    <w:rsid w:val="001333E7"/>
    <w:rsid w:val="00133515"/>
    <w:rsid w:val="0013367E"/>
    <w:rsid w:val="00133698"/>
    <w:rsid w:val="001336A8"/>
    <w:rsid w:val="001336AF"/>
    <w:rsid w:val="00133717"/>
    <w:rsid w:val="00133751"/>
    <w:rsid w:val="0013384A"/>
    <w:rsid w:val="0013396E"/>
    <w:rsid w:val="001339FE"/>
    <w:rsid w:val="00133C29"/>
    <w:rsid w:val="00133C87"/>
    <w:rsid w:val="00133D28"/>
    <w:rsid w:val="00133E88"/>
    <w:rsid w:val="00134098"/>
    <w:rsid w:val="0013413D"/>
    <w:rsid w:val="001341C4"/>
    <w:rsid w:val="001345DA"/>
    <w:rsid w:val="00134617"/>
    <w:rsid w:val="001346A1"/>
    <w:rsid w:val="0013487E"/>
    <w:rsid w:val="0013492F"/>
    <w:rsid w:val="0013495A"/>
    <w:rsid w:val="0013498F"/>
    <w:rsid w:val="00134A37"/>
    <w:rsid w:val="00134B08"/>
    <w:rsid w:val="00134D13"/>
    <w:rsid w:val="001350C0"/>
    <w:rsid w:val="001350C1"/>
    <w:rsid w:val="001350FE"/>
    <w:rsid w:val="00135249"/>
    <w:rsid w:val="00135441"/>
    <w:rsid w:val="00135718"/>
    <w:rsid w:val="001358DE"/>
    <w:rsid w:val="001359CF"/>
    <w:rsid w:val="00135B64"/>
    <w:rsid w:val="00135BF1"/>
    <w:rsid w:val="00135C3F"/>
    <w:rsid w:val="00135CCD"/>
    <w:rsid w:val="00135CE7"/>
    <w:rsid w:val="00135E09"/>
    <w:rsid w:val="00135E21"/>
    <w:rsid w:val="00135E3F"/>
    <w:rsid w:val="00135FBB"/>
    <w:rsid w:val="00136093"/>
    <w:rsid w:val="00136225"/>
    <w:rsid w:val="00136244"/>
    <w:rsid w:val="001364E7"/>
    <w:rsid w:val="00136609"/>
    <w:rsid w:val="001367F8"/>
    <w:rsid w:val="0013681D"/>
    <w:rsid w:val="001368E3"/>
    <w:rsid w:val="00136B01"/>
    <w:rsid w:val="00136BF9"/>
    <w:rsid w:val="00136DDA"/>
    <w:rsid w:val="00136E37"/>
    <w:rsid w:val="00136E8B"/>
    <w:rsid w:val="00136FFB"/>
    <w:rsid w:val="00137020"/>
    <w:rsid w:val="001371EB"/>
    <w:rsid w:val="00137240"/>
    <w:rsid w:val="0013731D"/>
    <w:rsid w:val="00137326"/>
    <w:rsid w:val="00137513"/>
    <w:rsid w:val="00137595"/>
    <w:rsid w:val="001375E1"/>
    <w:rsid w:val="0013782A"/>
    <w:rsid w:val="0013785A"/>
    <w:rsid w:val="001378D2"/>
    <w:rsid w:val="00137907"/>
    <w:rsid w:val="00137B35"/>
    <w:rsid w:val="00137B4D"/>
    <w:rsid w:val="00137C2D"/>
    <w:rsid w:val="00137C69"/>
    <w:rsid w:val="00137E99"/>
    <w:rsid w:val="00137EFE"/>
    <w:rsid w:val="0014007C"/>
    <w:rsid w:val="00140185"/>
    <w:rsid w:val="00140199"/>
    <w:rsid w:val="001401D3"/>
    <w:rsid w:val="0014020C"/>
    <w:rsid w:val="0014024E"/>
    <w:rsid w:val="001405E4"/>
    <w:rsid w:val="001405FB"/>
    <w:rsid w:val="00140605"/>
    <w:rsid w:val="00140621"/>
    <w:rsid w:val="00140670"/>
    <w:rsid w:val="0014097A"/>
    <w:rsid w:val="00140A42"/>
    <w:rsid w:val="00140E35"/>
    <w:rsid w:val="00140F7A"/>
    <w:rsid w:val="00140FC8"/>
    <w:rsid w:val="00140FE8"/>
    <w:rsid w:val="001410EE"/>
    <w:rsid w:val="00141110"/>
    <w:rsid w:val="00141171"/>
    <w:rsid w:val="001412C6"/>
    <w:rsid w:val="0014149A"/>
    <w:rsid w:val="001415B2"/>
    <w:rsid w:val="00141620"/>
    <w:rsid w:val="0014175B"/>
    <w:rsid w:val="00141785"/>
    <w:rsid w:val="00141909"/>
    <w:rsid w:val="001419B6"/>
    <w:rsid w:val="00141AC2"/>
    <w:rsid w:val="00141B43"/>
    <w:rsid w:val="00141C33"/>
    <w:rsid w:val="00141CF1"/>
    <w:rsid w:val="00141D00"/>
    <w:rsid w:val="00141D7D"/>
    <w:rsid w:val="00141E43"/>
    <w:rsid w:val="00141F14"/>
    <w:rsid w:val="00141FE2"/>
    <w:rsid w:val="0014204C"/>
    <w:rsid w:val="00142351"/>
    <w:rsid w:val="00142408"/>
    <w:rsid w:val="0014278E"/>
    <w:rsid w:val="00142797"/>
    <w:rsid w:val="001427C2"/>
    <w:rsid w:val="001427F1"/>
    <w:rsid w:val="00142947"/>
    <w:rsid w:val="00142A29"/>
    <w:rsid w:val="00142B8A"/>
    <w:rsid w:val="00142BC9"/>
    <w:rsid w:val="00142C4C"/>
    <w:rsid w:val="00142D12"/>
    <w:rsid w:val="00142D1E"/>
    <w:rsid w:val="00142D85"/>
    <w:rsid w:val="001430EC"/>
    <w:rsid w:val="001431F0"/>
    <w:rsid w:val="00143273"/>
    <w:rsid w:val="00143386"/>
    <w:rsid w:val="0014338D"/>
    <w:rsid w:val="001434D7"/>
    <w:rsid w:val="00143552"/>
    <w:rsid w:val="001435DE"/>
    <w:rsid w:val="00143605"/>
    <w:rsid w:val="0014366E"/>
    <w:rsid w:val="00143724"/>
    <w:rsid w:val="00143932"/>
    <w:rsid w:val="00143AB5"/>
    <w:rsid w:val="00143AC8"/>
    <w:rsid w:val="00143AED"/>
    <w:rsid w:val="00143B29"/>
    <w:rsid w:val="00143B88"/>
    <w:rsid w:val="00143D8F"/>
    <w:rsid w:val="00143D95"/>
    <w:rsid w:val="00143E8D"/>
    <w:rsid w:val="00143ECA"/>
    <w:rsid w:val="001441C4"/>
    <w:rsid w:val="0014424D"/>
    <w:rsid w:val="00144254"/>
    <w:rsid w:val="001442AF"/>
    <w:rsid w:val="00144801"/>
    <w:rsid w:val="00144819"/>
    <w:rsid w:val="00144955"/>
    <w:rsid w:val="001449F5"/>
    <w:rsid w:val="00144BF7"/>
    <w:rsid w:val="00144C2D"/>
    <w:rsid w:val="00144CFB"/>
    <w:rsid w:val="00144D0B"/>
    <w:rsid w:val="00144E9D"/>
    <w:rsid w:val="00144EF5"/>
    <w:rsid w:val="00144EFC"/>
    <w:rsid w:val="00144F2D"/>
    <w:rsid w:val="00144FE5"/>
    <w:rsid w:val="0014501E"/>
    <w:rsid w:val="001451E8"/>
    <w:rsid w:val="00145275"/>
    <w:rsid w:val="00145306"/>
    <w:rsid w:val="00145398"/>
    <w:rsid w:val="001453E8"/>
    <w:rsid w:val="00145400"/>
    <w:rsid w:val="00145536"/>
    <w:rsid w:val="0014568D"/>
    <w:rsid w:val="00145722"/>
    <w:rsid w:val="00145860"/>
    <w:rsid w:val="0014586B"/>
    <w:rsid w:val="00145ACB"/>
    <w:rsid w:val="00145C5B"/>
    <w:rsid w:val="00145D8E"/>
    <w:rsid w:val="00145EE5"/>
    <w:rsid w:val="0014600F"/>
    <w:rsid w:val="00146190"/>
    <w:rsid w:val="00146191"/>
    <w:rsid w:val="001461B6"/>
    <w:rsid w:val="00146222"/>
    <w:rsid w:val="00146245"/>
    <w:rsid w:val="00146251"/>
    <w:rsid w:val="00146504"/>
    <w:rsid w:val="00146684"/>
    <w:rsid w:val="001466A7"/>
    <w:rsid w:val="001466DC"/>
    <w:rsid w:val="0014679A"/>
    <w:rsid w:val="00146916"/>
    <w:rsid w:val="00146B65"/>
    <w:rsid w:val="00146C68"/>
    <w:rsid w:val="00146C6A"/>
    <w:rsid w:val="00146D3B"/>
    <w:rsid w:val="00146EF4"/>
    <w:rsid w:val="00147010"/>
    <w:rsid w:val="00147063"/>
    <w:rsid w:val="00147158"/>
    <w:rsid w:val="00147174"/>
    <w:rsid w:val="0014718E"/>
    <w:rsid w:val="00147213"/>
    <w:rsid w:val="001473B2"/>
    <w:rsid w:val="00147429"/>
    <w:rsid w:val="00147528"/>
    <w:rsid w:val="001477CC"/>
    <w:rsid w:val="001477DA"/>
    <w:rsid w:val="00147A70"/>
    <w:rsid w:val="00147B23"/>
    <w:rsid w:val="00147B34"/>
    <w:rsid w:val="00147CC8"/>
    <w:rsid w:val="00147D6C"/>
    <w:rsid w:val="00147DBE"/>
    <w:rsid w:val="00147DC9"/>
    <w:rsid w:val="00147F59"/>
    <w:rsid w:val="00147F6D"/>
    <w:rsid w:val="0015003C"/>
    <w:rsid w:val="00150275"/>
    <w:rsid w:val="00150309"/>
    <w:rsid w:val="001505A9"/>
    <w:rsid w:val="001506E2"/>
    <w:rsid w:val="0015077A"/>
    <w:rsid w:val="0015088A"/>
    <w:rsid w:val="00150920"/>
    <w:rsid w:val="00150980"/>
    <w:rsid w:val="001509AA"/>
    <w:rsid w:val="001509CC"/>
    <w:rsid w:val="001509F6"/>
    <w:rsid w:val="00150B23"/>
    <w:rsid w:val="00150B2B"/>
    <w:rsid w:val="00150C06"/>
    <w:rsid w:val="00150C31"/>
    <w:rsid w:val="00150C66"/>
    <w:rsid w:val="00150EC7"/>
    <w:rsid w:val="00150EF6"/>
    <w:rsid w:val="00151104"/>
    <w:rsid w:val="001511E9"/>
    <w:rsid w:val="001512A9"/>
    <w:rsid w:val="00151522"/>
    <w:rsid w:val="0015182E"/>
    <w:rsid w:val="00151A69"/>
    <w:rsid w:val="00151CF5"/>
    <w:rsid w:val="00151D58"/>
    <w:rsid w:val="00151EE6"/>
    <w:rsid w:val="00151FDC"/>
    <w:rsid w:val="00151FF3"/>
    <w:rsid w:val="001522F6"/>
    <w:rsid w:val="00152739"/>
    <w:rsid w:val="001527FF"/>
    <w:rsid w:val="00152869"/>
    <w:rsid w:val="00152A32"/>
    <w:rsid w:val="00152B20"/>
    <w:rsid w:val="00152B68"/>
    <w:rsid w:val="00152B97"/>
    <w:rsid w:val="00152BD3"/>
    <w:rsid w:val="00152C35"/>
    <w:rsid w:val="00152EFD"/>
    <w:rsid w:val="00152F2C"/>
    <w:rsid w:val="00153066"/>
    <w:rsid w:val="0015322E"/>
    <w:rsid w:val="00153260"/>
    <w:rsid w:val="001532C5"/>
    <w:rsid w:val="001533E6"/>
    <w:rsid w:val="0015365B"/>
    <w:rsid w:val="00153701"/>
    <w:rsid w:val="00153A0B"/>
    <w:rsid w:val="00153A24"/>
    <w:rsid w:val="00153A42"/>
    <w:rsid w:val="00153A64"/>
    <w:rsid w:val="00153C7F"/>
    <w:rsid w:val="00153DF1"/>
    <w:rsid w:val="00153EEB"/>
    <w:rsid w:val="00153FF4"/>
    <w:rsid w:val="00154103"/>
    <w:rsid w:val="001541DC"/>
    <w:rsid w:val="001541F4"/>
    <w:rsid w:val="001544A6"/>
    <w:rsid w:val="00154550"/>
    <w:rsid w:val="001545A2"/>
    <w:rsid w:val="0015468B"/>
    <w:rsid w:val="001547A7"/>
    <w:rsid w:val="001547B6"/>
    <w:rsid w:val="0015480D"/>
    <w:rsid w:val="0015488E"/>
    <w:rsid w:val="001548BB"/>
    <w:rsid w:val="00154B93"/>
    <w:rsid w:val="00154E32"/>
    <w:rsid w:val="00154E38"/>
    <w:rsid w:val="00154EF3"/>
    <w:rsid w:val="00154FCB"/>
    <w:rsid w:val="0015501D"/>
    <w:rsid w:val="0015502E"/>
    <w:rsid w:val="0015515A"/>
    <w:rsid w:val="00155160"/>
    <w:rsid w:val="00155367"/>
    <w:rsid w:val="001553A0"/>
    <w:rsid w:val="001553A8"/>
    <w:rsid w:val="0015542D"/>
    <w:rsid w:val="00155663"/>
    <w:rsid w:val="001556C9"/>
    <w:rsid w:val="001556E5"/>
    <w:rsid w:val="0015575F"/>
    <w:rsid w:val="00155997"/>
    <w:rsid w:val="00155A48"/>
    <w:rsid w:val="00155D08"/>
    <w:rsid w:val="0015603E"/>
    <w:rsid w:val="001562AE"/>
    <w:rsid w:val="0015631F"/>
    <w:rsid w:val="0015636F"/>
    <w:rsid w:val="001563A3"/>
    <w:rsid w:val="001564D8"/>
    <w:rsid w:val="0015658B"/>
    <w:rsid w:val="0015661F"/>
    <w:rsid w:val="0015662F"/>
    <w:rsid w:val="0015687B"/>
    <w:rsid w:val="0015691C"/>
    <w:rsid w:val="001569E7"/>
    <w:rsid w:val="00156D2D"/>
    <w:rsid w:val="00156D45"/>
    <w:rsid w:val="00156F11"/>
    <w:rsid w:val="0015729F"/>
    <w:rsid w:val="001572E6"/>
    <w:rsid w:val="0015738A"/>
    <w:rsid w:val="001573AA"/>
    <w:rsid w:val="0015764D"/>
    <w:rsid w:val="001576A2"/>
    <w:rsid w:val="001576E5"/>
    <w:rsid w:val="0015772A"/>
    <w:rsid w:val="0015786F"/>
    <w:rsid w:val="0015787F"/>
    <w:rsid w:val="00157970"/>
    <w:rsid w:val="00157977"/>
    <w:rsid w:val="0015797D"/>
    <w:rsid w:val="001579A6"/>
    <w:rsid w:val="00157A01"/>
    <w:rsid w:val="00157BFB"/>
    <w:rsid w:val="00157C98"/>
    <w:rsid w:val="00157CF1"/>
    <w:rsid w:val="00157D09"/>
    <w:rsid w:val="00157E21"/>
    <w:rsid w:val="00157F07"/>
    <w:rsid w:val="0016001C"/>
    <w:rsid w:val="0016001E"/>
    <w:rsid w:val="001601BD"/>
    <w:rsid w:val="001601FC"/>
    <w:rsid w:val="001602B0"/>
    <w:rsid w:val="0016042F"/>
    <w:rsid w:val="00160652"/>
    <w:rsid w:val="0016065C"/>
    <w:rsid w:val="00160665"/>
    <w:rsid w:val="001606FD"/>
    <w:rsid w:val="00160826"/>
    <w:rsid w:val="00160838"/>
    <w:rsid w:val="00160882"/>
    <w:rsid w:val="0016091C"/>
    <w:rsid w:val="00160B59"/>
    <w:rsid w:val="00160BD2"/>
    <w:rsid w:val="00160E02"/>
    <w:rsid w:val="00160E0C"/>
    <w:rsid w:val="00160ED1"/>
    <w:rsid w:val="00160FC1"/>
    <w:rsid w:val="001610FA"/>
    <w:rsid w:val="001611EA"/>
    <w:rsid w:val="0016123F"/>
    <w:rsid w:val="00161340"/>
    <w:rsid w:val="00161422"/>
    <w:rsid w:val="00161554"/>
    <w:rsid w:val="00161599"/>
    <w:rsid w:val="00161690"/>
    <w:rsid w:val="0016192C"/>
    <w:rsid w:val="00161959"/>
    <w:rsid w:val="0016198A"/>
    <w:rsid w:val="001619C1"/>
    <w:rsid w:val="00161CC0"/>
    <w:rsid w:val="00161D0C"/>
    <w:rsid w:val="00161E2F"/>
    <w:rsid w:val="00161F9A"/>
    <w:rsid w:val="0016237A"/>
    <w:rsid w:val="00162479"/>
    <w:rsid w:val="001625A4"/>
    <w:rsid w:val="0016272A"/>
    <w:rsid w:val="001627D3"/>
    <w:rsid w:val="0016296B"/>
    <w:rsid w:val="00162A76"/>
    <w:rsid w:val="00162AA2"/>
    <w:rsid w:val="00162D5D"/>
    <w:rsid w:val="00162DA3"/>
    <w:rsid w:val="00162E85"/>
    <w:rsid w:val="00162F8F"/>
    <w:rsid w:val="00162F98"/>
    <w:rsid w:val="00162FB5"/>
    <w:rsid w:val="0016302C"/>
    <w:rsid w:val="001630AA"/>
    <w:rsid w:val="0016312D"/>
    <w:rsid w:val="001631DE"/>
    <w:rsid w:val="0016334F"/>
    <w:rsid w:val="0016354F"/>
    <w:rsid w:val="00163674"/>
    <w:rsid w:val="0016384C"/>
    <w:rsid w:val="00163874"/>
    <w:rsid w:val="001638BB"/>
    <w:rsid w:val="00163916"/>
    <w:rsid w:val="001639BC"/>
    <w:rsid w:val="001639FB"/>
    <w:rsid w:val="00163BA6"/>
    <w:rsid w:val="00163CF6"/>
    <w:rsid w:val="00163D22"/>
    <w:rsid w:val="00163E54"/>
    <w:rsid w:val="00164055"/>
    <w:rsid w:val="00164113"/>
    <w:rsid w:val="0016417B"/>
    <w:rsid w:val="001641D5"/>
    <w:rsid w:val="001641E3"/>
    <w:rsid w:val="00164246"/>
    <w:rsid w:val="001643BF"/>
    <w:rsid w:val="001643FB"/>
    <w:rsid w:val="001644D4"/>
    <w:rsid w:val="001645E3"/>
    <w:rsid w:val="00164709"/>
    <w:rsid w:val="00164728"/>
    <w:rsid w:val="001647A5"/>
    <w:rsid w:val="001647BA"/>
    <w:rsid w:val="0016495C"/>
    <w:rsid w:val="001649C7"/>
    <w:rsid w:val="001649F8"/>
    <w:rsid w:val="00164B3A"/>
    <w:rsid w:val="00164DA8"/>
    <w:rsid w:val="00164F05"/>
    <w:rsid w:val="00164F8E"/>
    <w:rsid w:val="001650DD"/>
    <w:rsid w:val="001652BE"/>
    <w:rsid w:val="001654C6"/>
    <w:rsid w:val="00165520"/>
    <w:rsid w:val="00165643"/>
    <w:rsid w:val="00165794"/>
    <w:rsid w:val="001657B7"/>
    <w:rsid w:val="001659C6"/>
    <w:rsid w:val="001659D5"/>
    <w:rsid w:val="00165AEC"/>
    <w:rsid w:val="00165B0F"/>
    <w:rsid w:val="00165B29"/>
    <w:rsid w:val="00165B69"/>
    <w:rsid w:val="00165BE0"/>
    <w:rsid w:val="00165C82"/>
    <w:rsid w:val="0016602C"/>
    <w:rsid w:val="001660A7"/>
    <w:rsid w:val="0016617A"/>
    <w:rsid w:val="0016643C"/>
    <w:rsid w:val="00166463"/>
    <w:rsid w:val="00166523"/>
    <w:rsid w:val="0016656D"/>
    <w:rsid w:val="0016660D"/>
    <w:rsid w:val="001666DE"/>
    <w:rsid w:val="001668AA"/>
    <w:rsid w:val="001668B0"/>
    <w:rsid w:val="001669FE"/>
    <w:rsid w:val="00166A29"/>
    <w:rsid w:val="00166B88"/>
    <w:rsid w:val="00166CD4"/>
    <w:rsid w:val="00166FE1"/>
    <w:rsid w:val="00167135"/>
    <w:rsid w:val="00167379"/>
    <w:rsid w:val="0016743A"/>
    <w:rsid w:val="00167513"/>
    <w:rsid w:val="00167590"/>
    <w:rsid w:val="0016772E"/>
    <w:rsid w:val="001677A0"/>
    <w:rsid w:val="00167825"/>
    <w:rsid w:val="001679A5"/>
    <w:rsid w:val="001679E1"/>
    <w:rsid w:val="001679F7"/>
    <w:rsid w:val="00167A4D"/>
    <w:rsid w:val="00167C46"/>
    <w:rsid w:val="00167C47"/>
    <w:rsid w:val="00167C6A"/>
    <w:rsid w:val="00167D67"/>
    <w:rsid w:val="00167E35"/>
    <w:rsid w:val="00167FA9"/>
    <w:rsid w:val="00167FD5"/>
    <w:rsid w:val="00167FFE"/>
    <w:rsid w:val="001702CC"/>
    <w:rsid w:val="00170435"/>
    <w:rsid w:val="001704F6"/>
    <w:rsid w:val="00170569"/>
    <w:rsid w:val="001705C2"/>
    <w:rsid w:val="0017065D"/>
    <w:rsid w:val="001706F5"/>
    <w:rsid w:val="001707B8"/>
    <w:rsid w:val="001707F1"/>
    <w:rsid w:val="0017087D"/>
    <w:rsid w:val="001708E0"/>
    <w:rsid w:val="001709A2"/>
    <w:rsid w:val="00170A05"/>
    <w:rsid w:val="00170A74"/>
    <w:rsid w:val="00170D40"/>
    <w:rsid w:val="00170EFB"/>
    <w:rsid w:val="00170F4C"/>
    <w:rsid w:val="00171016"/>
    <w:rsid w:val="00171038"/>
    <w:rsid w:val="0017103F"/>
    <w:rsid w:val="00171043"/>
    <w:rsid w:val="0017106A"/>
    <w:rsid w:val="001710B7"/>
    <w:rsid w:val="001712BE"/>
    <w:rsid w:val="001712F7"/>
    <w:rsid w:val="00171329"/>
    <w:rsid w:val="00171392"/>
    <w:rsid w:val="0017160E"/>
    <w:rsid w:val="0017168F"/>
    <w:rsid w:val="00171714"/>
    <w:rsid w:val="0017178B"/>
    <w:rsid w:val="001717D4"/>
    <w:rsid w:val="001717D7"/>
    <w:rsid w:val="00171978"/>
    <w:rsid w:val="00171A1C"/>
    <w:rsid w:val="00171AC4"/>
    <w:rsid w:val="00171AD9"/>
    <w:rsid w:val="00171AEE"/>
    <w:rsid w:val="00171AF8"/>
    <w:rsid w:val="00171B50"/>
    <w:rsid w:val="00171DFC"/>
    <w:rsid w:val="00171E12"/>
    <w:rsid w:val="00172036"/>
    <w:rsid w:val="00172172"/>
    <w:rsid w:val="001722AB"/>
    <w:rsid w:val="00172452"/>
    <w:rsid w:val="001724C9"/>
    <w:rsid w:val="00172503"/>
    <w:rsid w:val="0017254A"/>
    <w:rsid w:val="0017256A"/>
    <w:rsid w:val="00172579"/>
    <w:rsid w:val="00172644"/>
    <w:rsid w:val="00172660"/>
    <w:rsid w:val="0017284F"/>
    <w:rsid w:val="001728C3"/>
    <w:rsid w:val="00172938"/>
    <w:rsid w:val="001729F1"/>
    <w:rsid w:val="00172A60"/>
    <w:rsid w:val="00172AF4"/>
    <w:rsid w:val="00172C1F"/>
    <w:rsid w:val="00172C97"/>
    <w:rsid w:val="00172D23"/>
    <w:rsid w:val="00172EE4"/>
    <w:rsid w:val="00172FDE"/>
    <w:rsid w:val="0017313A"/>
    <w:rsid w:val="00173367"/>
    <w:rsid w:val="001734BD"/>
    <w:rsid w:val="0017355B"/>
    <w:rsid w:val="00173732"/>
    <w:rsid w:val="00173785"/>
    <w:rsid w:val="001738E1"/>
    <w:rsid w:val="0017395C"/>
    <w:rsid w:val="00173A28"/>
    <w:rsid w:val="00173A3B"/>
    <w:rsid w:val="00173DF3"/>
    <w:rsid w:val="00173E5D"/>
    <w:rsid w:val="00173EEB"/>
    <w:rsid w:val="00173FE0"/>
    <w:rsid w:val="0017407F"/>
    <w:rsid w:val="001740C1"/>
    <w:rsid w:val="001740D6"/>
    <w:rsid w:val="001741E0"/>
    <w:rsid w:val="00174219"/>
    <w:rsid w:val="001742F8"/>
    <w:rsid w:val="00174318"/>
    <w:rsid w:val="00174355"/>
    <w:rsid w:val="00174426"/>
    <w:rsid w:val="00174428"/>
    <w:rsid w:val="001746D1"/>
    <w:rsid w:val="0017479B"/>
    <w:rsid w:val="00174848"/>
    <w:rsid w:val="00174944"/>
    <w:rsid w:val="00174BA4"/>
    <w:rsid w:val="00174CB0"/>
    <w:rsid w:val="00174CE0"/>
    <w:rsid w:val="00174F57"/>
    <w:rsid w:val="0017519E"/>
    <w:rsid w:val="001751A1"/>
    <w:rsid w:val="00175316"/>
    <w:rsid w:val="0017541F"/>
    <w:rsid w:val="00175423"/>
    <w:rsid w:val="00175830"/>
    <w:rsid w:val="0017596C"/>
    <w:rsid w:val="00175B76"/>
    <w:rsid w:val="00175C4C"/>
    <w:rsid w:val="00175D51"/>
    <w:rsid w:val="00175ED9"/>
    <w:rsid w:val="00175EE0"/>
    <w:rsid w:val="001760DA"/>
    <w:rsid w:val="001763AC"/>
    <w:rsid w:val="00176454"/>
    <w:rsid w:val="00176494"/>
    <w:rsid w:val="001765A7"/>
    <w:rsid w:val="00176719"/>
    <w:rsid w:val="00176755"/>
    <w:rsid w:val="00176792"/>
    <w:rsid w:val="00176866"/>
    <w:rsid w:val="00176896"/>
    <w:rsid w:val="001768AF"/>
    <w:rsid w:val="0017697C"/>
    <w:rsid w:val="00176B02"/>
    <w:rsid w:val="00176B5D"/>
    <w:rsid w:val="00176B86"/>
    <w:rsid w:val="00176D46"/>
    <w:rsid w:val="00176DA5"/>
    <w:rsid w:val="00176DBA"/>
    <w:rsid w:val="00176DE9"/>
    <w:rsid w:val="00176DED"/>
    <w:rsid w:val="00176FAE"/>
    <w:rsid w:val="00177211"/>
    <w:rsid w:val="0017727A"/>
    <w:rsid w:val="001775D9"/>
    <w:rsid w:val="00177726"/>
    <w:rsid w:val="0017778A"/>
    <w:rsid w:val="001777EA"/>
    <w:rsid w:val="0017783A"/>
    <w:rsid w:val="0017786F"/>
    <w:rsid w:val="00177954"/>
    <w:rsid w:val="00177A29"/>
    <w:rsid w:val="00177A71"/>
    <w:rsid w:val="00177B02"/>
    <w:rsid w:val="00177B26"/>
    <w:rsid w:val="00177B2A"/>
    <w:rsid w:val="00177B2C"/>
    <w:rsid w:val="00177BED"/>
    <w:rsid w:val="00177C43"/>
    <w:rsid w:val="00177D4B"/>
    <w:rsid w:val="00177DCC"/>
    <w:rsid w:val="00177EA9"/>
    <w:rsid w:val="00177EC0"/>
    <w:rsid w:val="00177F25"/>
    <w:rsid w:val="00177FA1"/>
    <w:rsid w:val="00180135"/>
    <w:rsid w:val="0018045F"/>
    <w:rsid w:val="00180489"/>
    <w:rsid w:val="001805E4"/>
    <w:rsid w:val="00180608"/>
    <w:rsid w:val="0018063F"/>
    <w:rsid w:val="001807DC"/>
    <w:rsid w:val="001808CC"/>
    <w:rsid w:val="00180A58"/>
    <w:rsid w:val="00180ACF"/>
    <w:rsid w:val="00180AF4"/>
    <w:rsid w:val="00180B95"/>
    <w:rsid w:val="00180BB7"/>
    <w:rsid w:val="00180BF3"/>
    <w:rsid w:val="00180E49"/>
    <w:rsid w:val="00180E71"/>
    <w:rsid w:val="00180E80"/>
    <w:rsid w:val="00180F3D"/>
    <w:rsid w:val="00180FEC"/>
    <w:rsid w:val="001811D6"/>
    <w:rsid w:val="0018122D"/>
    <w:rsid w:val="001812B6"/>
    <w:rsid w:val="00181346"/>
    <w:rsid w:val="0018160B"/>
    <w:rsid w:val="001817AD"/>
    <w:rsid w:val="00181804"/>
    <w:rsid w:val="001818E7"/>
    <w:rsid w:val="00181B33"/>
    <w:rsid w:val="00181B7D"/>
    <w:rsid w:val="00181BA2"/>
    <w:rsid w:val="00181C7E"/>
    <w:rsid w:val="00181CCC"/>
    <w:rsid w:val="00181E24"/>
    <w:rsid w:val="00181E81"/>
    <w:rsid w:val="00181E9A"/>
    <w:rsid w:val="00182034"/>
    <w:rsid w:val="0018211F"/>
    <w:rsid w:val="0018213B"/>
    <w:rsid w:val="00182150"/>
    <w:rsid w:val="001821A6"/>
    <w:rsid w:val="001821B2"/>
    <w:rsid w:val="001822F6"/>
    <w:rsid w:val="001823CD"/>
    <w:rsid w:val="00182517"/>
    <w:rsid w:val="0018252D"/>
    <w:rsid w:val="00182596"/>
    <w:rsid w:val="00182877"/>
    <w:rsid w:val="001829C9"/>
    <w:rsid w:val="00182AB3"/>
    <w:rsid w:val="00182BF0"/>
    <w:rsid w:val="00182E4A"/>
    <w:rsid w:val="00182F07"/>
    <w:rsid w:val="00182F48"/>
    <w:rsid w:val="001830B6"/>
    <w:rsid w:val="00183146"/>
    <w:rsid w:val="00183150"/>
    <w:rsid w:val="001831CD"/>
    <w:rsid w:val="001831F7"/>
    <w:rsid w:val="0018325E"/>
    <w:rsid w:val="00183280"/>
    <w:rsid w:val="00183408"/>
    <w:rsid w:val="0018347A"/>
    <w:rsid w:val="00183542"/>
    <w:rsid w:val="00183608"/>
    <w:rsid w:val="001837BC"/>
    <w:rsid w:val="00183870"/>
    <w:rsid w:val="001838F0"/>
    <w:rsid w:val="001839AC"/>
    <w:rsid w:val="001839C3"/>
    <w:rsid w:val="00183AD7"/>
    <w:rsid w:val="00183C88"/>
    <w:rsid w:val="00183CA6"/>
    <w:rsid w:val="00183CD8"/>
    <w:rsid w:val="00183DE2"/>
    <w:rsid w:val="00183E89"/>
    <w:rsid w:val="00183EAA"/>
    <w:rsid w:val="0018417F"/>
    <w:rsid w:val="001842D8"/>
    <w:rsid w:val="00184449"/>
    <w:rsid w:val="00184455"/>
    <w:rsid w:val="001844A9"/>
    <w:rsid w:val="001844D2"/>
    <w:rsid w:val="00184674"/>
    <w:rsid w:val="001846F6"/>
    <w:rsid w:val="00184744"/>
    <w:rsid w:val="001847D7"/>
    <w:rsid w:val="001847F3"/>
    <w:rsid w:val="0018492B"/>
    <w:rsid w:val="0018492D"/>
    <w:rsid w:val="00184945"/>
    <w:rsid w:val="00184949"/>
    <w:rsid w:val="00184E62"/>
    <w:rsid w:val="00185126"/>
    <w:rsid w:val="001851F0"/>
    <w:rsid w:val="00185261"/>
    <w:rsid w:val="0018536D"/>
    <w:rsid w:val="001854C4"/>
    <w:rsid w:val="001855ED"/>
    <w:rsid w:val="00185778"/>
    <w:rsid w:val="001857A8"/>
    <w:rsid w:val="001857EB"/>
    <w:rsid w:val="001857F7"/>
    <w:rsid w:val="001858F5"/>
    <w:rsid w:val="00185A0F"/>
    <w:rsid w:val="00185A49"/>
    <w:rsid w:val="00185B0E"/>
    <w:rsid w:val="00185C2E"/>
    <w:rsid w:val="00185DC0"/>
    <w:rsid w:val="001860F4"/>
    <w:rsid w:val="0018612F"/>
    <w:rsid w:val="001861AF"/>
    <w:rsid w:val="001861CB"/>
    <w:rsid w:val="00186320"/>
    <w:rsid w:val="00186420"/>
    <w:rsid w:val="00186484"/>
    <w:rsid w:val="001867E1"/>
    <w:rsid w:val="0018694D"/>
    <w:rsid w:val="00186998"/>
    <w:rsid w:val="00186B11"/>
    <w:rsid w:val="00186C5A"/>
    <w:rsid w:val="00186DCF"/>
    <w:rsid w:val="00186E28"/>
    <w:rsid w:val="00186E33"/>
    <w:rsid w:val="00187121"/>
    <w:rsid w:val="00187167"/>
    <w:rsid w:val="0018728D"/>
    <w:rsid w:val="00187375"/>
    <w:rsid w:val="0018737F"/>
    <w:rsid w:val="001873C9"/>
    <w:rsid w:val="00187406"/>
    <w:rsid w:val="0018743C"/>
    <w:rsid w:val="0018744C"/>
    <w:rsid w:val="001874AF"/>
    <w:rsid w:val="001875BE"/>
    <w:rsid w:val="00187647"/>
    <w:rsid w:val="001879A0"/>
    <w:rsid w:val="00187A4D"/>
    <w:rsid w:val="00187AD6"/>
    <w:rsid w:val="00187B15"/>
    <w:rsid w:val="00187B67"/>
    <w:rsid w:val="00187C4E"/>
    <w:rsid w:val="00187C4F"/>
    <w:rsid w:val="00187CDD"/>
    <w:rsid w:val="00187D9F"/>
    <w:rsid w:val="00187E24"/>
    <w:rsid w:val="00187F31"/>
    <w:rsid w:val="00187F4F"/>
    <w:rsid w:val="00187F70"/>
    <w:rsid w:val="0019009B"/>
    <w:rsid w:val="00190100"/>
    <w:rsid w:val="0019020C"/>
    <w:rsid w:val="0019030F"/>
    <w:rsid w:val="00190442"/>
    <w:rsid w:val="0019053B"/>
    <w:rsid w:val="00190791"/>
    <w:rsid w:val="001907FD"/>
    <w:rsid w:val="00190846"/>
    <w:rsid w:val="001908D0"/>
    <w:rsid w:val="0019097A"/>
    <w:rsid w:val="001909A7"/>
    <w:rsid w:val="00190A07"/>
    <w:rsid w:val="00190A83"/>
    <w:rsid w:val="00190ABD"/>
    <w:rsid w:val="00190CAF"/>
    <w:rsid w:val="00190DBE"/>
    <w:rsid w:val="00190F94"/>
    <w:rsid w:val="00191055"/>
    <w:rsid w:val="001910E4"/>
    <w:rsid w:val="001910ED"/>
    <w:rsid w:val="001911AA"/>
    <w:rsid w:val="00191384"/>
    <w:rsid w:val="0019151D"/>
    <w:rsid w:val="00191554"/>
    <w:rsid w:val="00191705"/>
    <w:rsid w:val="0019171E"/>
    <w:rsid w:val="001918FE"/>
    <w:rsid w:val="00191924"/>
    <w:rsid w:val="00191953"/>
    <w:rsid w:val="00191B4A"/>
    <w:rsid w:val="00191CE3"/>
    <w:rsid w:val="00191DAC"/>
    <w:rsid w:val="00191F40"/>
    <w:rsid w:val="00191FF1"/>
    <w:rsid w:val="00192022"/>
    <w:rsid w:val="00192169"/>
    <w:rsid w:val="00192381"/>
    <w:rsid w:val="001923A4"/>
    <w:rsid w:val="00192507"/>
    <w:rsid w:val="00192544"/>
    <w:rsid w:val="001926C4"/>
    <w:rsid w:val="001926DD"/>
    <w:rsid w:val="0019270C"/>
    <w:rsid w:val="0019279E"/>
    <w:rsid w:val="001927AE"/>
    <w:rsid w:val="0019286D"/>
    <w:rsid w:val="00192AE1"/>
    <w:rsid w:val="00192B5B"/>
    <w:rsid w:val="00192BBF"/>
    <w:rsid w:val="00192BD5"/>
    <w:rsid w:val="00192E19"/>
    <w:rsid w:val="00192FA4"/>
    <w:rsid w:val="00193022"/>
    <w:rsid w:val="001931C2"/>
    <w:rsid w:val="001932CA"/>
    <w:rsid w:val="00193381"/>
    <w:rsid w:val="001933ED"/>
    <w:rsid w:val="0019346C"/>
    <w:rsid w:val="00193750"/>
    <w:rsid w:val="00193756"/>
    <w:rsid w:val="00193798"/>
    <w:rsid w:val="001937DD"/>
    <w:rsid w:val="00193981"/>
    <w:rsid w:val="00193AAD"/>
    <w:rsid w:val="00193C2B"/>
    <w:rsid w:val="00193D22"/>
    <w:rsid w:val="00193E2B"/>
    <w:rsid w:val="00193EDB"/>
    <w:rsid w:val="00193FCA"/>
    <w:rsid w:val="00194172"/>
    <w:rsid w:val="00194238"/>
    <w:rsid w:val="0019427E"/>
    <w:rsid w:val="001942A3"/>
    <w:rsid w:val="001945A1"/>
    <w:rsid w:val="00194694"/>
    <w:rsid w:val="001946EC"/>
    <w:rsid w:val="00194825"/>
    <w:rsid w:val="0019495E"/>
    <w:rsid w:val="0019496C"/>
    <w:rsid w:val="00194B83"/>
    <w:rsid w:val="00194C2A"/>
    <w:rsid w:val="00194C36"/>
    <w:rsid w:val="00194C73"/>
    <w:rsid w:val="00194D33"/>
    <w:rsid w:val="00194D92"/>
    <w:rsid w:val="00194EAD"/>
    <w:rsid w:val="00195085"/>
    <w:rsid w:val="00195301"/>
    <w:rsid w:val="00195382"/>
    <w:rsid w:val="001954E2"/>
    <w:rsid w:val="00195565"/>
    <w:rsid w:val="001956FC"/>
    <w:rsid w:val="00195989"/>
    <w:rsid w:val="001959C9"/>
    <w:rsid w:val="00195A15"/>
    <w:rsid w:val="00195A60"/>
    <w:rsid w:val="00195AB8"/>
    <w:rsid w:val="00195B03"/>
    <w:rsid w:val="00195B1F"/>
    <w:rsid w:val="00195B3E"/>
    <w:rsid w:val="00195BA8"/>
    <w:rsid w:val="00195C01"/>
    <w:rsid w:val="00195CE1"/>
    <w:rsid w:val="00195D34"/>
    <w:rsid w:val="00195E93"/>
    <w:rsid w:val="00195E9A"/>
    <w:rsid w:val="00195F49"/>
    <w:rsid w:val="00195FAF"/>
    <w:rsid w:val="0019602D"/>
    <w:rsid w:val="00196255"/>
    <w:rsid w:val="00196333"/>
    <w:rsid w:val="0019667D"/>
    <w:rsid w:val="0019698D"/>
    <w:rsid w:val="001969D2"/>
    <w:rsid w:val="00196B45"/>
    <w:rsid w:val="00196B6C"/>
    <w:rsid w:val="00196BFC"/>
    <w:rsid w:val="00196C87"/>
    <w:rsid w:val="00196E38"/>
    <w:rsid w:val="00196E6E"/>
    <w:rsid w:val="00196F1E"/>
    <w:rsid w:val="00196FAF"/>
    <w:rsid w:val="00197112"/>
    <w:rsid w:val="0019716F"/>
    <w:rsid w:val="001971B4"/>
    <w:rsid w:val="00197249"/>
    <w:rsid w:val="0019724A"/>
    <w:rsid w:val="001974E7"/>
    <w:rsid w:val="001976E1"/>
    <w:rsid w:val="00197827"/>
    <w:rsid w:val="00197933"/>
    <w:rsid w:val="001979A1"/>
    <w:rsid w:val="00197A6C"/>
    <w:rsid w:val="00197A7E"/>
    <w:rsid w:val="00197A9A"/>
    <w:rsid w:val="00197D47"/>
    <w:rsid w:val="00197D9D"/>
    <w:rsid w:val="00197DE1"/>
    <w:rsid w:val="00197EB5"/>
    <w:rsid w:val="00197ECA"/>
    <w:rsid w:val="00197F30"/>
    <w:rsid w:val="00197F40"/>
    <w:rsid w:val="00197FE8"/>
    <w:rsid w:val="001A00B7"/>
    <w:rsid w:val="001A01B7"/>
    <w:rsid w:val="001A036B"/>
    <w:rsid w:val="001A037C"/>
    <w:rsid w:val="001A03AA"/>
    <w:rsid w:val="001A03FA"/>
    <w:rsid w:val="001A0665"/>
    <w:rsid w:val="001A0C05"/>
    <w:rsid w:val="001A0C76"/>
    <w:rsid w:val="001A0C9F"/>
    <w:rsid w:val="001A0E26"/>
    <w:rsid w:val="001A0E2A"/>
    <w:rsid w:val="001A11BF"/>
    <w:rsid w:val="001A1274"/>
    <w:rsid w:val="001A138C"/>
    <w:rsid w:val="001A144C"/>
    <w:rsid w:val="001A148D"/>
    <w:rsid w:val="001A1565"/>
    <w:rsid w:val="001A1716"/>
    <w:rsid w:val="001A18D6"/>
    <w:rsid w:val="001A1942"/>
    <w:rsid w:val="001A19C4"/>
    <w:rsid w:val="001A19E3"/>
    <w:rsid w:val="001A1A96"/>
    <w:rsid w:val="001A1C5B"/>
    <w:rsid w:val="001A1C76"/>
    <w:rsid w:val="001A1D1C"/>
    <w:rsid w:val="001A1D2F"/>
    <w:rsid w:val="001A1E82"/>
    <w:rsid w:val="001A1F69"/>
    <w:rsid w:val="001A1FE2"/>
    <w:rsid w:val="001A20B4"/>
    <w:rsid w:val="001A218F"/>
    <w:rsid w:val="001A2237"/>
    <w:rsid w:val="001A23AD"/>
    <w:rsid w:val="001A270D"/>
    <w:rsid w:val="001A272C"/>
    <w:rsid w:val="001A2735"/>
    <w:rsid w:val="001A2754"/>
    <w:rsid w:val="001A27D5"/>
    <w:rsid w:val="001A2802"/>
    <w:rsid w:val="001A2C6D"/>
    <w:rsid w:val="001A2C94"/>
    <w:rsid w:val="001A2D0A"/>
    <w:rsid w:val="001A2D71"/>
    <w:rsid w:val="001A3078"/>
    <w:rsid w:val="001A3316"/>
    <w:rsid w:val="001A3359"/>
    <w:rsid w:val="001A36FC"/>
    <w:rsid w:val="001A3883"/>
    <w:rsid w:val="001A3998"/>
    <w:rsid w:val="001A3A4E"/>
    <w:rsid w:val="001A3A68"/>
    <w:rsid w:val="001A3E14"/>
    <w:rsid w:val="001A3F6B"/>
    <w:rsid w:val="001A3F90"/>
    <w:rsid w:val="001A4012"/>
    <w:rsid w:val="001A4190"/>
    <w:rsid w:val="001A41B6"/>
    <w:rsid w:val="001A4203"/>
    <w:rsid w:val="001A42E7"/>
    <w:rsid w:val="001A4376"/>
    <w:rsid w:val="001A43B5"/>
    <w:rsid w:val="001A4758"/>
    <w:rsid w:val="001A48AA"/>
    <w:rsid w:val="001A48D5"/>
    <w:rsid w:val="001A4A67"/>
    <w:rsid w:val="001A4B73"/>
    <w:rsid w:val="001A4BAC"/>
    <w:rsid w:val="001A4C47"/>
    <w:rsid w:val="001A4E92"/>
    <w:rsid w:val="001A51D2"/>
    <w:rsid w:val="001A521C"/>
    <w:rsid w:val="001A53DA"/>
    <w:rsid w:val="001A53E1"/>
    <w:rsid w:val="001A53E7"/>
    <w:rsid w:val="001A540B"/>
    <w:rsid w:val="001A54A9"/>
    <w:rsid w:val="001A562A"/>
    <w:rsid w:val="001A57F9"/>
    <w:rsid w:val="001A59E8"/>
    <w:rsid w:val="001A5C82"/>
    <w:rsid w:val="001A5D47"/>
    <w:rsid w:val="001A5D9E"/>
    <w:rsid w:val="001A5E00"/>
    <w:rsid w:val="001A5E5D"/>
    <w:rsid w:val="001A5E6A"/>
    <w:rsid w:val="001A5E9A"/>
    <w:rsid w:val="001A5ECE"/>
    <w:rsid w:val="001A5FEF"/>
    <w:rsid w:val="001A607F"/>
    <w:rsid w:val="001A6158"/>
    <w:rsid w:val="001A6182"/>
    <w:rsid w:val="001A629A"/>
    <w:rsid w:val="001A62FD"/>
    <w:rsid w:val="001A665E"/>
    <w:rsid w:val="001A673B"/>
    <w:rsid w:val="001A67AC"/>
    <w:rsid w:val="001A6810"/>
    <w:rsid w:val="001A68B9"/>
    <w:rsid w:val="001A6961"/>
    <w:rsid w:val="001A6A3C"/>
    <w:rsid w:val="001A6A3D"/>
    <w:rsid w:val="001A6CBE"/>
    <w:rsid w:val="001A6DC3"/>
    <w:rsid w:val="001A6F2C"/>
    <w:rsid w:val="001A71D0"/>
    <w:rsid w:val="001A7289"/>
    <w:rsid w:val="001A72D3"/>
    <w:rsid w:val="001A7399"/>
    <w:rsid w:val="001A73E2"/>
    <w:rsid w:val="001A7475"/>
    <w:rsid w:val="001A7492"/>
    <w:rsid w:val="001A749C"/>
    <w:rsid w:val="001A7618"/>
    <w:rsid w:val="001A793E"/>
    <w:rsid w:val="001A79AE"/>
    <w:rsid w:val="001A7A54"/>
    <w:rsid w:val="001A7A65"/>
    <w:rsid w:val="001A7B0D"/>
    <w:rsid w:val="001A7B12"/>
    <w:rsid w:val="001A7C61"/>
    <w:rsid w:val="001A7C63"/>
    <w:rsid w:val="001A7C7A"/>
    <w:rsid w:val="001A7E3C"/>
    <w:rsid w:val="001A7F02"/>
    <w:rsid w:val="001A7F98"/>
    <w:rsid w:val="001A7FFA"/>
    <w:rsid w:val="001B0158"/>
    <w:rsid w:val="001B020F"/>
    <w:rsid w:val="001B0320"/>
    <w:rsid w:val="001B033E"/>
    <w:rsid w:val="001B0531"/>
    <w:rsid w:val="001B0558"/>
    <w:rsid w:val="001B0690"/>
    <w:rsid w:val="001B0696"/>
    <w:rsid w:val="001B08C4"/>
    <w:rsid w:val="001B08DF"/>
    <w:rsid w:val="001B0960"/>
    <w:rsid w:val="001B09D8"/>
    <w:rsid w:val="001B0A44"/>
    <w:rsid w:val="001B0B65"/>
    <w:rsid w:val="001B0C0A"/>
    <w:rsid w:val="001B0E3E"/>
    <w:rsid w:val="001B0FF0"/>
    <w:rsid w:val="001B1176"/>
    <w:rsid w:val="001B123A"/>
    <w:rsid w:val="001B12CF"/>
    <w:rsid w:val="001B12F2"/>
    <w:rsid w:val="001B141E"/>
    <w:rsid w:val="001B148E"/>
    <w:rsid w:val="001B14A4"/>
    <w:rsid w:val="001B14CD"/>
    <w:rsid w:val="001B1506"/>
    <w:rsid w:val="001B15B6"/>
    <w:rsid w:val="001B1668"/>
    <w:rsid w:val="001B16FC"/>
    <w:rsid w:val="001B17F3"/>
    <w:rsid w:val="001B190B"/>
    <w:rsid w:val="001B196B"/>
    <w:rsid w:val="001B1A10"/>
    <w:rsid w:val="001B1C96"/>
    <w:rsid w:val="001B1D7F"/>
    <w:rsid w:val="001B1D97"/>
    <w:rsid w:val="001B1EEA"/>
    <w:rsid w:val="001B1F10"/>
    <w:rsid w:val="001B211A"/>
    <w:rsid w:val="001B2165"/>
    <w:rsid w:val="001B21B2"/>
    <w:rsid w:val="001B2228"/>
    <w:rsid w:val="001B22B9"/>
    <w:rsid w:val="001B231A"/>
    <w:rsid w:val="001B234A"/>
    <w:rsid w:val="001B236A"/>
    <w:rsid w:val="001B2371"/>
    <w:rsid w:val="001B249D"/>
    <w:rsid w:val="001B26F4"/>
    <w:rsid w:val="001B2786"/>
    <w:rsid w:val="001B296C"/>
    <w:rsid w:val="001B2ADB"/>
    <w:rsid w:val="001B2AE1"/>
    <w:rsid w:val="001B2BAA"/>
    <w:rsid w:val="001B2BCA"/>
    <w:rsid w:val="001B2C6C"/>
    <w:rsid w:val="001B2D7C"/>
    <w:rsid w:val="001B2D9C"/>
    <w:rsid w:val="001B2E70"/>
    <w:rsid w:val="001B2EA1"/>
    <w:rsid w:val="001B2F10"/>
    <w:rsid w:val="001B2F48"/>
    <w:rsid w:val="001B3003"/>
    <w:rsid w:val="001B30A4"/>
    <w:rsid w:val="001B3101"/>
    <w:rsid w:val="001B35F2"/>
    <w:rsid w:val="001B37D1"/>
    <w:rsid w:val="001B3820"/>
    <w:rsid w:val="001B38FF"/>
    <w:rsid w:val="001B3978"/>
    <w:rsid w:val="001B39C3"/>
    <w:rsid w:val="001B39F3"/>
    <w:rsid w:val="001B3A1E"/>
    <w:rsid w:val="001B3AC5"/>
    <w:rsid w:val="001B3AE5"/>
    <w:rsid w:val="001B3C35"/>
    <w:rsid w:val="001B3D3B"/>
    <w:rsid w:val="001B3F36"/>
    <w:rsid w:val="001B3FCE"/>
    <w:rsid w:val="001B40CA"/>
    <w:rsid w:val="001B42D1"/>
    <w:rsid w:val="001B42FC"/>
    <w:rsid w:val="001B43BF"/>
    <w:rsid w:val="001B43DA"/>
    <w:rsid w:val="001B442E"/>
    <w:rsid w:val="001B44B3"/>
    <w:rsid w:val="001B4529"/>
    <w:rsid w:val="001B46FB"/>
    <w:rsid w:val="001B4707"/>
    <w:rsid w:val="001B4A28"/>
    <w:rsid w:val="001B4AB4"/>
    <w:rsid w:val="001B4AD7"/>
    <w:rsid w:val="001B4B2C"/>
    <w:rsid w:val="001B4C01"/>
    <w:rsid w:val="001B4CE7"/>
    <w:rsid w:val="001B4DC4"/>
    <w:rsid w:val="001B4E1C"/>
    <w:rsid w:val="001B4FD9"/>
    <w:rsid w:val="001B51AA"/>
    <w:rsid w:val="001B521B"/>
    <w:rsid w:val="001B5519"/>
    <w:rsid w:val="001B55C8"/>
    <w:rsid w:val="001B56F5"/>
    <w:rsid w:val="001B57BB"/>
    <w:rsid w:val="001B58B3"/>
    <w:rsid w:val="001B5969"/>
    <w:rsid w:val="001B5B2B"/>
    <w:rsid w:val="001B5BB6"/>
    <w:rsid w:val="001B5BF5"/>
    <w:rsid w:val="001B5CD0"/>
    <w:rsid w:val="001B5D19"/>
    <w:rsid w:val="001B5E4B"/>
    <w:rsid w:val="001B5EE5"/>
    <w:rsid w:val="001B5FB6"/>
    <w:rsid w:val="001B60C5"/>
    <w:rsid w:val="001B6205"/>
    <w:rsid w:val="001B66A8"/>
    <w:rsid w:val="001B66AD"/>
    <w:rsid w:val="001B66DC"/>
    <w:rsid w:val="001B66FB"/>
    <w:rsid w:val="001B674B"/>
    <w:rsid w:val="001B67EE"/>
    <w:rsid w:val="001B68A6"/>
    <w:rsid w:val="001B69D3"/>
    <w:rsid w:val="001B6A24"/>
    <w:rsid w:val="001B6A8D"/>
    <w:rsid w:val="001B6B6D"/>
    <w:rsid w:val="001B6B74"/>
    <w:rsid w:val="001B6C0E"/>
    <w:rsid w:val="001B6C58"/>
    <w:rsid w:val="001B6C8F"/>
    <w:rsid w:val="001B6E06"/>
    <w:rsid w:val="001B6EB5"/>
    <w:rsid w:val="001B6EE4"/>
    <w:rsid w:val="001B6F09"/>
    <w:rsid w:val="001B70BC"/>
    <w:rsid w:val="001B71AB"/>
    <w:rsid w:val="001B71C7"/>
    <w:rsid w:val="001B7221"/>
    <w:rsid w:val="001B7268"/>
    <w:rsid w:val="001B72E5"/>
    <w:rsid w:val="001B7322"/>
    <w:rsid w:val="001B739C"/>
    <w:rsid w:val="001B73E7"/>
    <w:rsid w:val="001B7430"/>
    <w:rsid w:val="001B7462"/>
    <w:rsid w:val="001B74ED"/>
    <w:rsid w:val="001B7513"/>
    <w:rsid w:val="001B769F"/>
    <w:rsid w:val="001B78C3"/>
    <w:rsid w:val="001B79EE"/>
    <w:rsid w:val="001B7AC8"/>
    <w:rsid w:val="001B7C06"/>
    <w:rsid w:val="001B7C1C"/>
    <w:rsid w:val="001B7C3C"/>
    <w:rsid w:val="001B7D95"/>
    <w:rsid w:val="001B7DC2"/>
    <w:rsid w:val="001B7DC8"/>
    <w:rsid w:val="001B7E8D"/>
    <w:rsid w:val="001B7E9F"/>
    <w:rsid w:val="001B7EC0"/>
    <w:rsid w:val="001B7F0E"/>
    <w:rsid w:val="001B7F41"/>
    <w:rsid w:val="001C00E9"/>
    <w:rsid w:val="001C02CB"/>
    <w:rsid w:val="001C03C0"/>
    <w:rsid w:val="001C064B"/>
    <w:rsid w:val="001C074C"/>
    <w:rsid w:val="001C0807"/>
    <w:rsid w:val="001C080B"/>
    <w:rsid w:val="001C0952"/>
    <w:rsid w:val="001C0A46"/>
    <w:rsid w:val="001C0B1D"/>
    <w:rsid w:val="001C0CE3"/>
    <w:rsid w:val="001C0CE9"/>
    <w:rsid w:val="001C0D9A"/>
    <w:rsid w:val="001C0D9B"/>
    <w:rsid w:val="001C0DAF"/>
    <w:rsid w:val="001C0F24"/>
    <w:rsid w:val="001C0F6F"/>
    <w:rsid w:val="001C131A"/>
    <w:rsid w:val="001C133A"/>
    <w:rsid w:val="001C13E6"/>
    <w:rsid w:val="001C1441"/>
    <w:rsid w:val="001C149A"/>
    <w:rsid w:val="001C1693"/>
    <w:rsid w:val="001C17F1"/>
    <w:rsid w:val="001C1956"/>
    <w:rsid w:val="001C19A3"/>
    <w:rsid w:val="001C1A82"/>
    <w:rsid w:val="001C1B29"/>
    <w:rsid w:val="001C1D16"/>
    <w:rsid w:val="001C1EC8"/>
    <w:rsid w:val="001C1EFF"/>
    <w:rsid w:val="001C1F14"/>
    <w:rsid w:val="001C1F66"/>
    <w:rsid w:val="001C1FCB"/>
    <w:rsid w:val="001C2026"/>
    <w:rsid w:val="001C21D7"/>
    <w:rsid w:val="001C2211"/>
    <w:rsid w:val="001C22AD"/>
    <w:rsid w:val="001C2327"/>
    <w:rsid w:val="001C239C"/>
    <w:rsid w:val="001C24F7"/>
    <w:rsid w:val="001C25A9"/>
    <w:rsid w:val="001C25DE"/>
    <w:rsid w:val="001C2642"/>
    <w:rsid w:val="001C26E6"/>
    <w:rsid w:val="001C271E"/>
    <w:rsid w:val="001C2779"/>
    <w:rsid w:val="001C27FE"/>
    <w:rsid w:val="001C2833"/>
    <w:rsid w:val="001C28C1"/>
    <w:rsid w:val="001C2B49"/>
    <w:rsid w:val="001C2BAA"/>
    <w:rsid w:val="001C2E51"/>
    <w:rsid w:val="001C2EE6"/>
    <w:rsid w:val="001C2F43"/>
    <w:rsid w:val="001C2FE7"/>
    <w:rsid w:val="001C3036"/>
    <w:rsid w:val="001C30DB"/>
    <w:rsid w:val="001C3216"/>
    <w:rsid w:val="001C32F0"/>
    <w:rsid w:val="001C332E"/>
    <w:rsid w:val="001C357A"/>
    <w:rsid w:val="001C381C"/>
    <w:rsid w:val="001C38AB"/>
    <w:rsid w:val="001C38AE"/>
    <w:rsid w:val="001C38CF"/>
    <w:rsid w:val="001C3972"/>
    <w:rsid w:val="001C39E4"/>
    <w:rsid w:val="001C3A99"/>
    <w:rsid w:val="001C3AAE"/>
    <w:rsid w:val="001C3ABD"/>
    <w:rsid w:val="001C3B13"/>
    <w:rsid w:val="001C3C1A"/>
    <w:rsid w:val="001C3E1E"/>
    <w:rsid w:val="001C3F6C"/>
    <w:rsid w:val="001C4023"/>
    <w:rsid w:val="001C4025"/>
    <w:rsid w:val="001C4138"/>
    <w:rsid w:val="001C4171"/>
    <w:rsid w:val="001C4207"/>
    <w:rsid w:val="001C4229"/>
    <w:rsid w:val="001C437C"/>
    <w:rsid w:val="001C47F0"/>
    <w:rsid w:val="001C4A89"/>
    <w:rsid w:val="001C4C24"/>
    <w:rsid w:val="001C4C30"/>
    <w:rsid w:val="001C4C89"/>
    <w:rsid w:val="001C4CB5"/>
    <w:rsid w:val="001C4D8F"/>
    <w:rsid w:val="001C4E6C"/>
    <w:rsid w:val="001C4EC2"/>
    <w:rsid w:val="001C4EE6"/>
    <w:rsid w:val="001C55BB"/>
    <w:rsid w:val="001C56FC"/>
    <w:rsid w:val="001C5735"/>
    <w:rsid w:val="001C5744"/>
    <w:rsid w:val="001C57FD"/>
    <w:rsid w:val="001C5845"/>
    <w:rsid w:val="001C5855"/>
    <w:rsid w:val="001C5935"/>
    <w:rsid w:val="001C5947"/>
    <w:rsid w:val="001C5962"/>
    <w:rsid w:val="001C5A1C"/>
    <w:rsid w:val="001C5A2F"/>
    <w:rsid w:val="001C5AC5"/>
    <w:rsid w:val="001C5B97"/>
    <w:rsid w:val="001C5E8C"/>
    <w:rsid w:val="001C5F33"/>
    <w:rsid w:val="001C5FCF"/>
    <w:rsid w:val="001C5FD0"/>
    <w:rsid w:val="001C60A9"/>
    <w:rsid w:val="001C612E"/>
    <w:rsid w:val="001C628A"/>
    <w:rsid w:val="001C6300"/>
    <w:rsid w:val="001C63D5"/>
    <w:rsid w:val="001C63F6"/>
    <w:rsid w:val="001C659C"/>
    <w:rsid w:val="001C6600"/>
    <w:rsid w:val="001C667E"/>
    <w:rsid w:val="001C66D5"/>
    <w:rsid w:val="001C695B"/>
    <w:rsid w:val="001C6A50"/>
    <w:rsid w:val="001C6C5E"/>
    <w:rsid w:val="001C6C65"/>
    <w:rsid w:val="001C6D04"/>
    <w:rsid w:val="001C6D0F"/>
    <w:rsid w:val="001C6D1F"/>
    <w:rsid w:val="001C6DB5"/>
    <w:rsid w:val="001C6DC8"/>
    <w:rsid w:val="001C6FCE"/>
    <w:rsid w:val="001C6FF0"/>
    <w:rsid w:val="001C702B"/>
    <w:rsid w:val="001C70BE"/>
    <w:rsid w:val="001C713A"/>
    <w:rsid w:val="001C729E"/>
    <w:rsid w:val="001C72AA"/>
    <w:rsid w:val="001C7314"/>
    <w:rsid w:val="001C732D"/>
    <w:rsid w:val="001C741E"/>
    <w:rsid w:val="001C7581"/>
    <w:rsid w:val="001C76DD"/>
    <w:rsid w:val="001C77CE"/>
    <w:rsid w:val="001C77D3"/>
    <w:rsid w:val="001C785B"/>
    <w:rsid w:val="001C78A8"/>
    <w:rsid w:val="001C78B8"/>
    <w:rsid w:val="001C7A8F"/>
    <w:rsid w:val="001C7AA5"/>
    <w:rsid w:val="001C7B6C"/>
    <w:rsid w:val="001C7EE4"/>
    <w:rsid w:val="001D0177"/>
    <w:rsid w:val="001D01B0"/>
    <w:rsid w:val="001D01CA"/>
    <w:rsid w:val="001D033C"/>
    <w:rsid w:val="001D0415"/>
    <w:rsid w:val="001D04AA"/>
    <w:rsid w:val="001D05A5"/>
    <w:rsid w:val="001D05EE"/>
    <w:rsid w:val="001D0733"/>
    <w:rsid w:val="001D074A"/>
    <w:rsid w:val="001D082B"/>
    <w:rsid w:val="001D090D"/>
    <w:rsid w:val="001D0A5A"/>
    <w:rsid w:val="001D0ACA"/>
    <w:rsid w:val="001D0D29"/>
    <w:rsid w:val="001D0EE7"/>
    <w:rsid w:val="001D0F3D"/>
    <w:rsid w:val="001D0FBA"/>
    <w:rsid w:val="001D118C"/>
    <w:rsid w:val="001D11ED"/>
    <w:rsid w:val="001D11FE"/>
    <w:rsid w:val="001D12A6"/>
    <w:rsid w:val="001D1301"/>
    <w:rsid w:val="001D1322"/>
    <w:rsid w:val="001D1350"/>
    <w:rsid w:val="001D1353"/>
    <w:rsid w:val="001D187E"/>
    <w:rsid w:val="001D199F"/>
    <w:rsid w:val="001D1D7A"/>
    <w:rsid w:val="001D1E98"/>
    <w:rsid w:val="001D1F9E"/>
    <w:rsid w:val="001D20D1"/>
    <w:rsid w:val="001D223B"/>
    <w:rsid w:val="001D23BC"/>
    <w:rsid w:val="001D26D6"/>
    <w:rsid w:val="001D2A65"/>
    <w:rsid w:val="001D2BA8"/>
    <w:rsid w:val="001D2EC1"/>
    <w:rsid w:val="001D2F02"/>
    <w:rsid w:val="001D2F56"/>
    <w:rsid w:val="001D2F7A"/>
    <w:rsid w:val="001D31AF"/>
    <w:rsid w:val="001D3215"/>
    <w:rsid w:val="001D3227"/>
    <w:rsid w:val="001D345A"/>
    <w:rsid w:val="001D345F"/>
    <w:rsid w:val="001D3655"/>
    <w:rsid w:val="001D3826"/>
    <w:rsid w:val="001D384F"/>
    <w:rsid w:val="001D385A"/>
    <w:rsid w:val="001D38E0"/>
    <w:rsid w:val="001D3940"/>
    <w:rsid w:val="001D3959"/>
    <w:rsid w:val="001D39AF"/>
    <w:rsid w:val="001D3A8A"/>
    <w:rsid w:val="001D3B01"/>
    <w:rsid w:val="001D3B31"/>
    <w:rsid w:val="001D3B91"/>
    <w:rsid w:val="001D3C9D"/>
    <w:rsid w:val="001D3D3A"/>
    <w:rsid w:val="001D3E45"/>
    <w:rsid w:val="001D3F76"/>
    <w:rsid w:val="001D400E"/>
    <w:rsid w:val="001D4167"/>
    <w:rsid w:val="001D417E"/>
    <w:rsid w:val="001D41D6"/>
    <w:rsid w:val="001D421D"/>
    <w:rsid w:val="001D42EB"/>
    <w:rsid w:val="001D466D"/>
    <w:rsid w:val="001D4704"/>
    <w:rsid w:val="001D47A5"/>
    <w:rsid w:val="001D491E"/>
    <w:rsid w:val="001D49FB"/>
    <w:rsid w:val="001D4A30"/>
    <w:rsid w:val="001D4A90"/>
    <w:rsid w:val="001D4F39"/>
    <w:rsid w:val="001D508C"/>
    <w:rsid w:val="001D50FA"/>
    <w:rsid w:val="001D51E7"/>
    <w:rsid w:val="001D520F"/>
    <w:rsid w:val="001D52C8"/>
    <w:rsid w:val="001D54C7"/>
    <w:rsid w:val="001D559D"/>
    <w:rsid w:val="001D55E1"/>
    <w:rsid w:val="001D5612"/>
    <w:rsid w:val="001D5634"/>
    <w:rsid w:val="001D570C"/>
    <w:rsid w:val="001D589C"/>
    <w:rsid w:val="001D5924"/>
    <w:rsid w:val="001D59A3"/>
    <w:rsid w:val="001D5C57"/>
    <w:rsid w:val="001D5C96"/>
    <w:rsid w:val="001D5CA4"/>
    <w:rsid w:val="001D5D3A"/>
    <w:rsid w:val="001D5E48"/>
    <w:rsid w:val="001D5F47"/>
    <w:rsid w:val="001D5F78"/>
    <w:rsid w:val="001D5F82"/>
    <w:rsid w:val="001D6254"/>
    <w:rsid w:val="001D6381"/>
    <w:rsid w:val="001D653F"/>
    <w:rsid w:val="001D6683"/>
    <w:rsid w:val="001D66A0"/>
    <w:rsid w:val="001D66F9"/>
    <w:rsid w:val="001D6716"/>
    <w:rsid w:val="001D6725"/>
    <w:rsid w:val="001D67EE"/>
    <w:rsid w:val="001D6989"/>
    <w:rsid w:val="001D69C2"/>
    <w:rsid w:val="001D6A69"/>
    <w:rsid w:val="001D6A72"/>
    <w:rsid w:val="001D6DFE"/>
    <w:rsid w:val="001D6EA9"/>
    <w:rsid w:val="001D6F79"/>
    <w:rsid w:val="001D7126"/>
    <w:rsid w:val="001D716F"/>
    <w:rsid w:val="001D7274"/>
    <w:rsid w:val="001D7386"/>
    <w:rsid w:val="001D73F7"/>
    <w:rsid w:val="001D7467"/>
    <w:rsid w:val="001D7800"/>
    <w:rsid w:val="001D794D"/>
    <w:rsid w:val="001D7AAE"/>
    <w:rsid w:val="001D7AC4"/>
    <w:rsid w:val="001D7CB5"/>
    <w:rsid w:val="001D7EB6"/>
    <w:rsid w:val="001D7F29"/>
    <w:rsid w:val="001D7F65"/>
    <w:rsid w:val="001E012C"/>
    <w:rsid w:val="001E0296"/>
    <w:rsid w:val="001E054E"/>
    <w:rsid w:val="001E0719"/>
    <w:rsid w:val="001E073C"/>
    <w:rsid w:val="001E099C"/>
    <w:rsid w:val="001E0A41"/>
    <w:rsid w:val="001E0C31"/>
    <w:rsid w:val="001E0CD1"/>
    <w:rsid w:val="001E0D66"/>
    <w:rsid w:val="001E0E18"/>
    <w:rsid w:val="001E0E3A"/>
    <w:rsid w:val="001E0E96"/>
    <w:rsid w:val="001E0FE6"/>
    <w:rsid w:val="001E101C"/>
    <w:rsid w:val="001E107A"/>
    <w:rsid w:val="001E10E2"/>
    <w:rsid w:val="001E13C1"/>
    <w:rsid w:val="001E1541"/>
    <w:rsid w:val="001E1606"/>
    <w:rsid w:val="001E1650"/>
    <w:rsid w:val="001E1651"/>
    <w:rsid w:val="001E1679"/>
    <w:rsid w:val="001E19CB"/>
    <w:rsid w:val="001E1A10"/>
    <w:rsid w:val="001E1A71"/>
    <w:rsid w:val="001E1AA9"/>
    <w:rsid w:val="001E1BB5"/>
    <w:rsid w:val="001E1C4E"/>
    <w:rsid w:val="001E1ED3"/>
    <w:rsid w:val="001E1EED"/>
    <w:rsid w:val="001E214D"/>
    <w:rsid w:val="001E21AB"/>
    <w:rsid w:val="001E2312"/>
    <w:rsid w:val="001E25DF"/>
    <w:rsid w:val="001E2611"/>
    <w:rsid w:val="001E26B7"/>
    <w:rsid w:val="001E27E6"/>
    <w:rsid w:val="001E27F4"/>
    <w:rsid w:val="001E280D"/>
    <w:rsid w:val="001E2897"/>
    <w:rsid w:val="001E28E3"/>
    <w:rsid w:val="001E2921"/>
    <w:rsid w:val="001E2A26"/>
    <w:rsid w:val="001E2BD5"/>
    <w:rsid w:val="001E2F46"/>
    <w:rsid w:val="001E2FB1"/>
    <w:rsid w:val="001E302A"/>
    <w:rsid w:val="001E30B8"/>
    <w:rsid w:val="001E3171"/>
    <w:rsid w:val="001E3199"/>
    <w:rsid w:val="001E322A"/>
    <w:rsid w:val="001E3267"/>
    <w:rsid w:val="001E32B9"/>
    <w:rsid w:val="001E3357"/>
    <w:rsid w:val="001E3367"/>
    <w:rsid w:val="001E337A"/>
    <w:rsid w:val="001E33A1"/>
    <w:rsid w:val="001E34AF"/>
    <w:rsid w:val="001E3649"/>
    <w:rsid w:val="001E366E"/>
    <w:rsid w:val="001E3860"/>
    <w:rsid w:val="001E38DA"/>
    <w:rsid w:val="001E3AA2"/>
    <w:rsid w:val="001E3AC0"/>
    <w:rsid w:val="001E3AD1"/>
    <w:rsid w:val="001E3B00"/>
    <w:rsid w:val="001E3B11"/>
    <w:rsid w:val="001E3D20"/>
    <w:rsid w:val="001E3EBF"/>
    <w:rsid w:val="001E3FBE"/>
    <w:rsid w:val="001E3FD7"/>
    <w:rsid w:val="001E406D"/>
    <w:rsid w:val="001E40B8"/>
    <w:rsid w:val="001E413D"/>
    <w:rsid w:val="001E418B"/>
    <w:rsid w:val="001E4207"/>
    <w:rsid w:val="001E428D"/>
    <w:rsid w:val="001E4444"/>
    <w:rsid w:val="001E45E7"/>
    <w:rsid w:val="001E4672"/>
    <w:rsid w:val="001E4841"/>
    <w:rsid w:val="001E49A0"/>
    <w:rsid w:val="001E49F3"/>
    <w:rsid w:val="001E4B1B"/>
    <w:rsid w:val="001E4BB4"/>
    <w:rsid w:val="001E4BF8"/>
    <w:rsid w:val="001E4D57"/>
    <w:rsid w:val="001E4E8C"/>
    <w:rsid w:val="001E4F51"/>
    <w:rsid w:val="001E519E"/>
    <w:rsid w:val="001E51C2"/>
    <w:rsid w:val="001E51DE"/>
    <w:rsid w:val="001E5302"/>
    <w:rsid w:val="001E5399"/>
    <w:rsid w:val="001E53C9"/>
    <w:rsid w:val="001E53CF"/>
    <w:rsid w:val="001E5572"/>
    <w:rsid w:val="001E570D"/>
    <w:rsid w:val="001E5732"/>
    <w:rsid w:val="001E5827"/>
    <w:rsid w:val="001E5941"/>
    <w:rsid w:val="001E59F8"/>
    <w:rsid w:val="001E5B84"/>
    <w:rsid w:val="001E5DDC"/>
    <w:rsid w:val="001E5E0E"/>
    <w:rsid w:val="001E5E60"/>
    <w:rsid w:val="001E5F0E"/>
    <w:rsid w:val="001E5F32"/>
    <w:rsid w:val="001E5FDC"/>
    <w:rsid w:val="001E610B"/>
    <w:rsid w:val="001E620A"/>
    <w:rsid w:val="001E62D2"/>
    <w:rsid w:val="001E6465"/>
    <w:rsid w:val="001E64DA"/>
    <w:rsid w:val="001E64EC"/>
    <w:rsid w:val="001E6586"/>
    <w:rsid w:val="001E6626"/>
    <w:rsid w:val="001E6637"/>
    <w:rsid w:val="001E682A"/>
    <w:rsid w:val="001E6986"/>
    <w:rsid w:val="001E6994"/>
    <w:rsid w:val="001E69AF"/>
    <w:rsid w:val="001E6A23"/>
    <w:rsid w:val="001E6A2C"/>
    <w:rsid w:val="001E6B0A"/>
    <w:rsid w:val="001E6C0E"/>
    <w:rsid w:val="001E6D36"/>
    <w:rsid w:val="001E6DC8"/>
    <w:rsid w:val="001E6EFC"/>
    <w:rsid w:val="001E6F83"/>
    <w:rsid w:val="001E708A"/>
    <w:rsid w:val="001E70ED"/>
    <w:rsid w:val="001E730F"/>
    <w:rsid w:val="001E7474"/>
    <w:rsid w:val="001E749D"/>
    <w:rsid w:val="001E74C7"/>
    <w:rsid w:val="001E75D8"/>
    <w:rsid w:val="001E7993"/>
    <w:rsid w:val="001E7C98"/>
    <w:rsid w:val="001E7D43"/>
    <w:rsid w:val="001E7DBB"/>
    <w:rsid w:val="001F0034"/>
    <w:rsid w:val="001F03FE"/>
    <w:rsid w:val="001F0515"/>
    <w:rsid w:val="001F0752"/>
    <w:rsid w:val="001F07E8"/>
    <w:rsid w:val="001F0894"/>
    <w:rsid w:val="001F094E"/>
    <w:rsid w:val="001F09A2"/>
    <w:rsid w:val="001F09B9"/>
    <w:rsid w:val="001F0B7B"/>
    <w:rsid w:val="001F0B8A"/>
    <w:rsid w:val="001F0C7E"/>
    <w:rsid w:val="001F0E6F"/>
    <w:rsid w:val="001F0ECC"/>
    <w:rsid w:val="001F0F51"/>
    <w:rsid w:val="001F11A5"/>
    <w:rsid w:val="001F135F"/>
    <w:rsid w:val="001F1491"/>
    <w:rsid w:val="001F1645"/>
    <w:rsid w:val="001F1757"/>
    <w:rsid w:val="001F19CC"/>
    <w:rsid w:val="001F1A15"/>
    <w:rsid w:val="001F1DB8"/>
    <w:rsid w:val="001F1EDB"/>
    <w:rsid w:val="001F1F8F"/>
    <w:rsid w:val="001F208B"/>
    <w:rsid w:val="001F20D2"/>
    <w:rsid w:val="001F237C"/>
    <w:rsid w:val="001F23C7"/>
    <w:rsid w:val="001F2445"/>
    <w:rsid w:val="001F2715"/>
    <w:rsid w:val="001F2864"/>
    <w:rsid w:val="001F28A4"/>
    <w:rsid w:val="001F291A"/>
    <w:rsid w:val="001F29AA"/>
    <w:rsid w:val="001F29F5"/>
    <w:rsid w:val="001F2A59"/>
    <w:rsid w:val="001F2AE1"/>
    <w:rsid w:val="001F2B74"/>
    <w:rsid w:val="001F2C05"/>
    <w:rsid w:val="001F2C7A"/>
    <w:rsid w:val="001F2DB2"/>
    <w:rsid w:val="001F3081"/>
    <w:rsid w:val="001F3190"/>
    <w:rsid w:val="001F31B5"/>
    <w:rsid w:val="001F31C6"/>
    <w:rsid w:val="001F326E"/>
    <w:rsid w:val="001F327E"/>
    <w:rsid w:val="001F32F0"/>
    <w:rsid w:val="001F330F"/>
    <w:rsid w:val="001F3319"/>
    <w:rsid w:val="001F337E"/>
    <w:rsid w:val="001F33F3"/>
    <w:rsid w:val="001F343D"/>
    <w:rsid w:val="001F3636"/>
    <w:rsid w:val="001F36BC"/>
    <w:rsid w:val="001F373A"/>
    <w:rsid w:val="001F38E2"/>
    <w:rsid w:val="001F39A2"/>
    <w:rsid w:val="001F3A35"/>
    <w:rsid w:val="001F3AE6"/>
    <w:rsid w:val="001F3AF6"/>
    <w:rsid w:val="001F3B46"/>
    <w:rsid w:val="001F3EBF"/>
    <w:rsid w:val="001F3F9F"/>
    <w:rsid w:val="001F4042"/>
    <w:rsid w:val="001F405D"/>
    <w:rsid w:val="001F4342"/>
    <w:rsid w:val="001F4394"/>
    <w:rsid w:val="001F446C"/>
    <w:rsid w:val="001F45A5"/>
    <w:rsid w:val="001F45E8"/>
    <w:rsid w:val="001F462D"/>
    <w:rsid w:val="001F46A0"/>
    <w:rsid w:val="001F4724"/>
    <w:rsid w:val="001F4830"/>
    <w:rsid w:val="001F4907"/>
    <w:rsid w:val="001F4993"/>
    <w:rsid w:val="001F4B1A"/>
    <w:rsid w:val="001F4C06"/>
    <w:rsid w:val="001F4C22"/>
    <w:rsid w:val="001F4CF7"/>
    <w:rsid w:val="001F4D3D"/>
    <w:rsid w:val="001F4DA8"/>
    <w:rsid w:val="001F4E59"/>
    <w:rsid w:val="001F4FD7"/>
    <w:rsid w:val="001F50E0"/>
    <w:rsid w:val="001F5250"/>
    <w:rsid w:val="001F54D5"/>
    <w:rsid w:val="001F56D3"/>
    <w:rsid w:val="001F584B"/>
    <w:rsid w:val="001F58F3"/>
    <w:rsid w:val="001F59C3"/>
    <w:rsid w:val="001F5A89"/>
    <w:rsid w:val="001F5B47"/>
    <w:rsid w:val="001F5BC4"/>
    <w:rsid w:val="001F5CDA"/>
    <w:rsid w:val="001F5D1B"/>
    <w:rsid w:val="001F5D3D"/>
    <w:rsid w:val="001F5DAE"/>
    <w:rsid w:val="001F5E86"/>
    <w:rsid w:val="001F5F82"/>
    <w:rsid w:val="001F6178"/>
    <w:rsid w:val="001F62A7"/>
    <w:rsid w:val="001F6414"/>
    <w:rsid w:val="001F642A"/>
    <w:rsid w:val="001F6568"/>
    <w:rsid w:val="001F65A7"/>
    <w:rsid w:val="001F65C4"/>
    <w:rsid w:val="001F660A"/>
    <w:rsid w:val="001F67BD"/>
    <w:rsid w:val="001F67CD"/>
    <w:rsid w:val="001F6B76"/>
    <w:rsid w:val="001F6C76"/>
    <w:rsid w:val="001F6E51"/>
    <w:rsid w:val="001F6F0C"/>
    <w:rsid w:val="001F6F45"/>
    <w:rsid w:val="001F6F86"/>
    <w:rsid w:val="001F6FE8"/>
    <w:rsid w:val="001F7190"/>
    <w:rsid w:val="001F71D3"/>
    <w:rsid w:val="001F71D8"/>
    <w:rsid w:val="001F74A3"/>
    <w:rsid w:val="001F74AD"/>
    <w:rsid w:val="001F7624"/>
    <w:rsid w:val="001F764D"/>
    <w:rsid w:val="001F76EC"/>
    <w:rsid w:val="001F77BD"/>
    <w:rsid w:val="001F7A43"/>
    <w:rsid w:val="001F7A97"/>
    <w:rsid w:val="001F7B63"/>
    <w:rsid w:val="001F7C3F"/>
    <w:rsid w:val="001F7C63"/>
    <w:rsid w:val="001F7DBD"/>
    <w:rsid w:val="00200146"/>
    <w:rsid w:val="0020018D"/>
    <w:rsid w:val="00200194"/>
    <w:rsid w:val="002001AB"/>
    <w:rsid w:val="00200305"/>
    <w:rsid w:val="0020037E"/>
    <w:rsid w:val="002006BD"/>
    <w:rsid w:val="0020089E"/>
    <w:rsid w:val="002008D8"/>
    <w:rsid w:val="0020093B"/>
    <w:rsid w:val="00200ADE"/>
    <w:rsid w:val="00200BB8"/>
    <w:rsid w:val="00200BFB"/>
    <w:rsid w:val="00200D47"/>
    <w:rsid w:val="00200F8D"/>
    <w:rsid w:val="002010CA"/>
    <w:rsid w:val="00201113"/>
    <w:rsid w:val="0020134B"/>
    <w:rsid w:val="00201497"/>
    <w:rsid w:val="00201604"/>
    <w:rsid w:val="00201788"/>
    <w:rsid w:val="0020197A"/>
    <w:rsid w:val="00201990"/>
    <w:rsid w:val="002019FC"/>
    <w:rsid w:val="00201B1D"/>
    <w:rsid w:val="00201B46"/>
    <w:rsid w:val="00201E8D"/>
    <w:rsid w:val="00201F48"/>
    <w:rsid w:val="002020F5"/>
    <w:rsid w:val="002020FD"/>
    <w:rsid w:val="00202240"/>
    <w:rsid w:val="00202262"/>
    <w:rsid w:val="002024A8"/>
    <w:rsid w:val="00202C3F"/>
    <w:rsid w:val="00202CC3"/>
    <w:rsid w:val="00202DE6"/>
    <w:rsid w:val="00202E65"/>
    <w:rsid w:val="00202EB2"/>
    <w:rsid w:val="00202F36"/>
    <w:rsid w:val="00202F74"/>
    <w:rsid w:val="00203043"/>
    <w:rsid w:val="0020314E"/>
    <w:rsid w:val="0020318D"/>
    <w:rsid w:val="002031F1"/>
    <w:rsid w:val="00203239"/>
    <w:rsid w:val="002035A9"/>
    <w:rsid w:val="002036F4"/>
    <w:rsid w:val="00203752"/>
    <w:rsid w:val="002038A4"/>
    <w:rsid w:val="00203A7C"/>
    <w:rsid w:val="00203A8C"/>
    <w:rsid w:val="00203B92"/>
    <w:rsid w:val="00203C50"/>
    <w:rsid w:val="00203F57"/>
    <w:rsid w:val="00203F64"/>
    <w:rsid w:val="002040C7"/>
    <w:rsid w:val="00204135"/>
    <w:rsid w:val="00204442"/>
    <w:rsid w:val="002044F0"/>
    <w:rsid w:val="0020454F"/>
    <w:rsid w:val="002045CC"/>
    <w:rsid w:val="00204696"/>
    <w:rsid w:val="0020487E"/>
    <w:rsid w:val="00204994"/>
    <w:rsid w:val="002049CE"/>
    <w:rsid w:val="00204BC7"/>
    <w:rsid w:val="00204BC8"/>
    <w:rsid w:val="00204CE4"/>
    <w:rsid w:val="00204CE9"/>
    <w:rsid w:val="00204D80"/>
    <w:rsid w:val="00204E3A"/>
    <w:rsid w:val="002050D7"/>
    <w:rsid w:val="002051C6"/>
    <w:rsid w:val="002051F7"/>
    <w:rsid w:val="00205395"/>
    <w:rsid w:val="00205482"/>
    <w:rsid w:val="00205521"/>
    <w:rsid w:val="00205714"/>
    <w:rsid w:val="002058EB"/>
    <w:rsid w:val="002059D6"/>
    <w:rsid w:val="00205A0C"/>
    <w:rsid w:val="00205B5B"/>
    <w:rsid w:val="00205B92"/>
    <w:rsid w:val="00205C58"/>
    <w:rsid w:val="00205E24"/>
    <w:rsid w:val="00205E58"/>
    <w:rsid w:val="00206166"/>
    <w:rsid w:val="00206286"/>
    <w:rsid w:val="00206316"/>
    <w:rsid w:val="00206317"/>
    <w:rsid w:val="0020641B"/>
    <w:rsid w:val="00206420"/>
    <w:rsid w:val="002065D7"/>
    <w:rsid w:val="0020665F"/>
    <w:rsid w:val="002066B5"/>
    <w:rsid w:val="002066C5"/>
    <w:rsid w:val="00206708"/>
    <w:rsid w:val="002068C3"/>
    <w:rsid w:val="00206900"/>
    <w:rsid w:val="00206A51"/>
    <w:rsid w:val="00206DEE"/>
    <w:rsid w:val="00206E68"/>
    <w:rsid w:val="00206ECD"/>
    <w:rsid w:val="00206F72"/>
    <w:rsid w:val="00206FC5"/>
    <w:rsid w:val="0020702A"/>
    <w:rsid w:val="002070A0"/>
    <w:rsid w:val="002070BF"/>
    <w:rsid w:val="0020756A"/>
    <w:rsid w:val="002075E7"/>
    <w:rsid w:val="0020760B"/>
    <w:rsid w:val="002076FF"/>
    <w:rsid w:val="0020775B"/>
    <w:rsid w:val="0020785B"/>
    <w:rsid w:val="002079E6"/>
    <w:rsid w:val="002079E9"/>
    <w:rsid w:val="00207B78"/>
    <w:rsid w:val="00207B79"/>
    <w:rsid w:val="00207C1E"/>
    <w:rsid w:val="00207C3F"/>
    <w:rsid w:val="00207CE6"/>
    <w:rsid w:val="00207D4E"/>
    <w:rsid w:val="00207D52"/>
    <w:rsid w:val="00207D92"/>
    <w:rsid w:val="00207EB7"/>
    <w:rsid w:val="002100E9"/>
    <w:rsid w:val="00210110"/>
    <w:rsid w:val="00210182"/>
    <w:rsid w:val="00210201"/>
    <w:rsid w:val="002102F0"/>
    <w:rsid w:val="0021059A"/>
    <w:rsid w:val="002105A9"/>
    <w:rsid w:val="002105AD"/>
    <w:rsid w:val="002105E1"/>
    <w:rsid w:val="0021068F"/>
    <w:rsid w:val="00210716"/>
    <w:rsid w:val="00210755"/>
    <w:rsid w:val="002107EC"/>
    <w:rsid w:val="002108BB"/>
    <w:rsid w:val="0021093E"/>
    <w:rsid w:val="00210A8B"/>
    <w:rsid w:val="00210C47"/>
    <w:rsid w:val="00210DA7"/>
    <w:rsid w:val="00210E44"/>
    <w:rsid w:val="00210EDC"/>
    <w:rsid w:val="00210F63"/>
    <w:rsid w:val="0021102F"/>
    <w:rsid w:val="00211043"/>
    <w:rsid w:val="0021119B"/>
    <w:rsid w:val="00211279"/>
    <w:rsid w:val="00211470"/>
    <w:rsid w:val="0021148C"/>
    <w:rsid w:val="002117D5"/>
    <w:rsid w:val="0021192F"/>
    <w:rsid w:val="00211C2A"/>
    <w:rsid w:val="00211EF9"/>
    <w:rsid w:val="00211F51"/>
    <w:rsid w:val="00211FCB"/>
    <w:rsid w:val="00211FEB"/>
    <w:rsid w:val="0021209D"/>
    <w:rsid w:val="002120E4"/>
    <w:rsid w:val="002123A6"/>
    <w:rsid w:val="002124E3"/>
    <w:rsid w:val="0021253A"/>
    <w:rsid w:val="00212544"/>
    <w:rsid w:val="00212564"/>
    <w:rsid w:val="002127C7"/>
    <w:rsid w:val="00212866"/>
    <w:rsid w:val="002128B8"/>
    <w:rsid w:val="002128EA"/>
    <w:rsid w:val="0021291D"/>
    <w:rsid w:val="0021292E"/>
    <w:rsid w:val="00212A20"/>
    <w:rsid w:val="00212A71"/>
    <w:rsid w:val="00212B6F"/>
    <w:rsid w:val="00212B82"/>
    <w:rsid w:val="00212CBA"/>
    <w:rsid w:val="00212D40"/>
    <w:rsid w:val="00212E3D"/>
    <w:rsid w:val="00212EF6"/>
    <w:rsid w:val="00212F7D"/>
    <w:rsid w:val="0021310F"/>
    <w:rsid w:val="00213126"/>
    <w:rsid w:val="00213162"/>
    <w:rsid w:val="002131D7"/>
    <w:rsid w:val="002132BF"/>
    <w:rsid w:val="0021333B"/>
    <w:rsid w:val="0021341B"/>
    <w:rsid w:val="002134A1"/>
    <w:rsid w:val="00213553"/>
    <w:rsid w:val="00213763"/>
    <w:rsid w:val="00213816"/>
    <w:rsid w:val="00213AAA"/>
    <w:rsid w:val="00213BAA"/>
    <w:rsid w:val="00213C2D"/>
    <w:rsid w:val="00213C82"/>
    <w:rsid w:val="00213C8E"/>
    <w:rsid w:val="00213D54"/>
    <w:rsid w:val="00213E27"/>
    <w:rsid w:val="00213FD0"/>
    <w:rsid w:val="00214034"/>
    <w:rsid w:val="0021448A"/>
    <w:rsid w:val="002144A2"/>
    <w:rsid w:val="002144EC"/>
    <w:rsid w:val="00214592"/>
    <w:rsid w:val="00214633"/>
    <w:rsid w:val="00214645"/>
    <w:rsid w:val="00214729"/>
    <w:rsid w:val="00214735"/>
    <w:rsid w:val="0021476D"/>
    <w:rsid w:val="002147F8"/>
    <w:rsid w:val="0021489C"/>
    <w:rsid w:val="002148F9"/>
    <w:rsid w:val="0021490B"/>
    <w:rsid w:val="002149E0"/>
    <w:rsid w:val="00214A50"/>
    <w:rsid w:val="00214C78"/>
    <w:rsid w:val="00214CA9"/>
    <w:rsid w:val="00214D4F"/>
    <w:rsid w:val="00214D7F"/>
    <w:rsid w:val="00214F4C"/>
    <w:rsid w:val="002151D8"/>
    <w:rsid w:val="00215234"/>
    <w:rsid w:val="00215256"/>
    <w:rsid w:val="00215261"/>
    <w:rsid w:val="00215276"/>
    <w:rsid w:val="002152FC"/>
    <w:rsid w:val="0021533E"/>
    <w:rsid w:val="0021539D"/>
    <w:rsid w:val="00215715"/>
    <w:rsid w:val="0021571C"/>
    <w:rsid w:val="00215820"/>
    <w:rsid w:val="00215849"/>
    <w:rsid w:val="00215C0E"/>
    <w:rsid w:val="00215C34"/>
    <w:rsid w:val="00215C8F"/>
    <w:rsid w:val="00215EF6"/>
    <w:rsid w:val="00215FB9"/>
    <w:rsid w:val="00216179"/>
    <w:rsid w:val="002161F6"/>
    <w:rsid w:val="00216210"/>
    <w:rsid w:val="0021643F"/>
    <w:rsid w:val="00216491"/>
    <w:rsid w:val="00216793"/>
    <w:rsid w:val="002167FA"/>
    <w:rsid w:val="00216838"/>
    <w:rsid w:val="0021685F"/>
    <w:rsid w:val="00216924"/>
    <w:rsid w:val="00216A22"/>
    <w:rsid w:val="00216A97"/>
    <w:rsid w:val="00216C18"/>
    <w:rsid w:val="00216D1A"/>
    <w:rsid w:val="00216DE4"/>
    <w:rsid w:val="00216EC1"/>
    <w:rsid w:val="00217209"/>
    <w:rsid w:val="002172A6"/>
    <w:rsid w:val="00217305"/>
    <w:rsid w:val="002173FF"/>
    <w:rsid w:val="00217616"/>
    <w:rsid w:val="00217773"/>
    <w:rsid w:val="002177AD"/>
    <w:rsid w:val="002177D8"/>
    <w:rsid w:val="002177E0"/>
    <w:rsid w:val="0021782F"/>
    <w:rsid w:val="00217901"/>
    <w:rsid w:val="00217A58"/>
    <w:rsid w:val="00217ACE"/>
    <w:rsid w:val="00217AEE"/>
    <w:rsid w:val="00217BD1"/>
    <w:rsid w:val="00217D50"/>
    <w:rsid w:val="00217D7A"/>
    <w:rsid w:val="00217E3C"/>
    <w:rsid w:val="00217EAF"/>
    <w:rsid w:val="00217EDF"/>
    <w:rsid w:val="00217EE7"/>
    <w:rsid w:val="00217FF9"/>
    <w:rsid w:val="00220005"/>
    <w:rsid w:val="00220032"/>
    <w:rsid w:val="00220052"/>
    <w:rsid w:val="002201D1"/>
    <w:rsid w:val="0022021D"/>
    <w:rsid w:val="002202D6"/>
    <w:rsid w:val="0022046B"/>
    <w:rsid w:val="002205D4"/>
    <w:rsid w:val="00220817"/>
    <w:rsid w:val="002208FC"/>
    <w:rsid w:val="00220943"/>
    <w:rsid w:val="002209C0"/>
    <w:rsid w:val="00220A16"/>
    <w:rsid w:val="00220A2E"/>
    <w:rsid w:val="00220A4B"/>
    <w:rsid w:val="00220B4B"/>
    <w:rsid w:val="00220C7E"/>
    <w:rsid w:val="00220CF0"/>
    <w:rsid w:val="00220D84"/>
    <w:rsid w:val="00220D93"/>
    <w:rsid w:val="00220DA5"/>
    <w:rsid w:val="00220DB1"/>
    <w:rsid w:val="00220DB7"/>
    <w:rsid w:val="00220E56"/>
    <w:rsid w:val="00220F26"/>
    <w:rsid w:val="00221189"/>
    <w:rsid w:val="00221322"/>
    <w:rsid w:val="00221364"/>
    <w:rsid w:val="002213C1"/>
    <w:rsid w:val="002213E5"/>
    <w:rsid w:val="002214B3"/>
    <w:rsid w:val="002214DC"/>
    <w:rsid w:val="00221563"/>
    <w:rsid w:val="00221864"/>
    <w:rsid w:val="00221968"/>
    <w:rsid w:val="00221A66"/>
    <w:rsid w:val="00221A8F"/>
    <w:rsid w:val="00221AAE"/>
    <w:rsid w:val="00221B67"/>
    <w:rsid w:val="00221F77"/>
    <w:rsid w:val="00222011"/>
    <w:rsid w:val="002222DA"/>
    <w:rsid w:val="0022240C"/>
    <w:rsid w:val="0022249B"/>
    <w:rsid w:val="002224BF"/>
    <w:rsid w:val="002226E3"/>
    <w:rsid w:val="00222718"/>
    <w:rsid w:val="00222771"/>
    <w:rsid w:val="002227C9"/>
    <w:rsid w:val="00222937"/>
    <w:rsid w:val="00222993"/>
    <w:rsid w:val="002229A6"/>
    <w:rsid w:val="002229F7"/>
    <w:rsid w:val="00222A35"/>
    <w:rsid w:val="00222B83"/>
    <w:rsid w:val="00222C19"/>
    <w:rsid w:val="00222D6D"/>
    <w:rsid w:val="00222DB6"/>
    <w:rsid w:val="00222F39"/>
    <w:rsid w:val="00222F8B"/>
    <w:rsid w:val="0022324A"/>
    <w:rsid w:val="00223251"/>
    <w:rsid w:val="00223253"/>
    <w:rsid w:val="002234A7"/>
    <w:rsid w:val="002236F2"/>
    <w:rsid w:val="00223813"/>
    <w:rsid w:val="00223BFC"/>
    <w:rsid w:val="00223C0F"/>
    <w:rsid w:val="00223C81"/>
    <w:rsid w:val="00223E06"/>
    <w:rsid w:val="00223E90"/>
    <w:rsid w:val="00223ED6"/>
    <w:rsid w:val="00223F44"/>
    <w:rsid w:val="00223FA4"/>
    <w:rsid w:val="0022403A"/>
    <w:rsid w:val="00224057"/>
    <w:rsid w:val="00224262"/>
    <w:rsid w:val="00224431"/>
    <w:rsid w:val="00224476"/>
    <w:rsid w:val="0022478C"/>
    <w:rsid w:val="00224A17"/>
    <w:rsid w:val="00224A6D"/>
    <w:rsid w:val="00224EB8"/>
    <w:rsid w:val="00224EF0"/>
    <w:rsid w:val="002250CC"/>
    <w:rsid w:val="00225151"/>
    <w:rsid w:val="0022517F"/>
    <w:rsid w:val="0022519A"/>
    <w:rsid w:val="00225248"/>
    <w:rsid w:val="00225260"/>
    <w:rsid w:val="0022527E"/>
    <w:rsid w:val="0022534B"/>
    <w:rsid w:val="002255E1"/>
    <w:rsid w:val="00225634"/>
    <w:rsid w:val="002256C5"/>
    <w:rsid w:val="00225724"/>
    <w:rsid w:val="00225752"/>
    <w:rsid w:val="002257C1"/>
    <w:rsid w:val="0022589B"/>
    <w:rsid w:val="00225998"/>
    <w:rsid w:val="002259EC"/>
    <w:rsid w:val="00225AB0"/>
    <w:rsid w:val="00225AE4"/>
    <w:rsid w:val="00225BD5"/>
    <w:rsid w:val="00225BE0"/>
    <w:rsid w:val="00225BF7"/>
    <w:rsid w:val="00225C8D"/>
    <w:rsid w:val="00225F31"/>
    <w:rsid w:val="00226065"/>
    <w:rsid w:val="002260EA"/>
    <w:rsid w:val="00226222"/>
    <w:rsid w:val="00226305"/>
    <w:rsid w:val="0022634E"/>
    <w:rsid w:val="002264E2"/>
    <w:rsid w:val="002265B0"/>
    <w:rsid w:val="002265C8"/>
    <w:rsid w:val="00226619"/>
    <w:rsid w:val="002266CF"/>
    <w:rsid w:val="002267D9"/>
    <w:rsid w:val="0022689C"/>
    <w:rsid w:val="002268F7"/>
    <w:rsid w:val="00226A09"/>
    <w:rsid w:val="00226A47"/>
    <w:rsid w:val="00226C5F"/>
    <w:rsid w:val="00226C77"/>
    <w:rsid w:val="00226CA7"/>
    <w:rsid w:val="00226D66"/>
    <w:rsid w:val="00226E37"/>
    <w:rsid w:val="00226F4F"/>
    <w:rsid w:val="00227129"/>
    <w:rsid w:val="0022723F"/>
    <w:rsid w:val="002273AE"/>
    <w:rsid w:val="002274B0"/>
    <w:rsid w:val="00227632"/>
    <w:rsid w:val="0022775B"/>
    <w:rsid w:val="0022782D"/>
    <w:rsid w:val="002278D6"/>
    <w:rsid w:val="002278DD"/>
    <w:rsid w:val="0022795D"/>
    <w:rsid w:val="00227B19"/>
    <w:rsid w:val="00227BB1"/>
    <w:rsid w:val="00227BBC"/>
    <w:rsid w:val="00227BDF"/>
    <w:rsid w:val="00227C5D"/>
    <w:rsid w:val="00227CB5"/>
    <w:rsid w:val="00227D4A"/>
    <w:rsid w:val="00227D7A"/>
    <w:rsid w:val="00227D9E"/>
    <w:rsid w:val="00227DD8"/>
    <w:rsid w:val="00227E06"/>
    <w:rsid w:val="00227EC9"/>
    <w:rsid w:val="00227ECD"/>
    <w:rsid w:val="00227ED6"/>
    <w:rsid w:val="00227EE6"/>
    <w:rsid w:val="00227EFD"/>
    <w:rsid w:val="00227F27"/>
    <w:rsid w:val="00230011"/>
    <w:rsid w:val="00230064"/>
    <w:rsid w:val="002300A6"/>
    <w:rsid w:val="002300CC"/>
    <w:rsid w:val="002302EF"/>
    <w:rsid w:val="0023037E"/>
    <w:rsid w:val="002303BB"/>
    <w:rsid w:val="00230485"/>
    <w:rsid w:val="00230511"/>
    <w:rsid w:val="00230591"/>
    <w:rsid w:val="002305E8"/>
    <w:rsid w:val="0023064B"/>
    <w:rsid w:val="00230866"/>
    <w:rsid w:val="002309FD"/>
    <w:rsid w:val="00230A98"/>
    <w:rsid w:val="00230C45"/>
    <w:rsid w:val="00230FE6"/>
    <w:rsid w:val="00231187"/>
    <w:rsid w:val="002311FE"/>
    <w:rsid w:val="0023147F"/>
    <w:rsid w:val="00231518"/>
    <w:rsid w:val="002316D8"/>
    <w:rsid w:val="002318E1"/>
    <w:rsid w:val="00231A9F"/>
    <w:rsid w:val="00231B1C"/>
    <w:rsid w:val="00231C42"/>
    <w:rsid w:val="00231CF0"/>
    <w:rsid w:val="00231D0B"/>
    <w:rsid w:val="00231DD3"/>
    <w:rsid w:val="00231F0C"/>
    <w:rsid w:val="00232012"/>
    <w:rsid w:val="00232063"/>
    <w:rsid w:val="0023208F"/>
    <w:rsid w:val="0023228B"/>
    <w:rsid w:val="00232301"/>
    <w:rsid w:val="00232311"/>
    <w:rsid w:val="00232383"/>
    <w:rsid w:val="00232491"/>
    <w:rsid w:val="002325DD"/>
    <w:rsid w:val="002326DE"/>
    <w:rsid w:val="00232790"/>
    <w:rsid w:val="002327B8"/>
    <w:rsid w:val="0023286B"/>
    <w:rsid w:val="0023289E"/>
    <w:rsid w:val="0023298A"/>
    <w:rsid w:val="00232A49"/>
    <w:rsid w:val="00232B39"/>
    <w:rsid w:val="00232BD3"/>
    <w:rsid w:val="00232C11"/>
    <w:rsid w:val="00232D6B"/>
    <w:rsid w:val="00232F22"/>
    <w:rsid w:val="00232FDD"/>
    <w:rsid w:val="00233079"/>
    <w:rsid w:val="002331E2"/>
    <w:rsid w:val="0023323D"/>
    <w:rsid w:val="00233326"/>
    <w:rsid w:val="00233467"/>
    <w:rsid w:val="002334E8"/>
    <w:rsid w:val="00233520"/>
    <w:rsid w:val="0023355C"/>
    <w:rsid w:val="00233626"/>
    <w:rsid w:val="0023369E"/>
    <w:rsid w:val="00233805"/>
    <w:rsid w:val="002338C1"/>
    <w:rsid w:val="0023392E"/>
    <w:rsid w:val="0023398E"/>
    <w:rsid w:val="002339F8"/>
    <w:rsid w:val="00233B71"/>
    <w:rsid w:val="00233BFE"/>
    <w:rsid w:val="00233C0A"/>
    <w:rsid w:val="00233C66"/>
    <w:rsid w:val="00233C7B"/>
    <w:rsid w:val="00233D1F"/>
    <w:rsid w:val="00233D32"/>
    <w:rsid w:val="002340BF"/>
    <w:rsid w:val="00234137"/>
    <w:rsid w:val="00234142"/>
    <w:rsid w:val="0023435D"/>
    <w:rsid w:val="00234418"/>
    <w:rsid w:val="0023443F"/>
    <w:rsid w:val="002344E7"/>
    <w:rsid w:val="00234638"/>
    <w:rsid w:val="00234730"/>
    <w:rsid w:val="002347EC"/>
    <w:rsid w:val="00234808"/>
    <w:rsid w:val="002349C8"/>
    <w:rsid w:val="00234B67"/>
    <w:rsid w:val="00234CAD"/>
    <w:rsid w:val="00234D7B"/>
    <w:rsid w:val="00234DA3"/>
    <w:rsid w:val="00234DD2"/>
    <w:rsid w:val="00234E62"/>
    <w:rsid w:val="0023514F"/>
    <w:rsid w:val="0023519D"/>
    <w:rsid w:val="0023546A"/>
    <w:rsid w:val="00235472"/>
    <w:rsid w:val="002355C8"/>
    <w:rsid w:val="002355DF"/>
    <w:rsid w:val="00235629"/>
    <w:rsid w:val="002357F2"/>
    <w:rsid w:val="00235871"/>
    <w:rsid w:val="0023587A"/>
    <w:rsid w:val="002358DC"/>
    <w:rsid w:val="00235AAF"/>
    <w:rsid w:val="00235AD8"/>
    <w:rsid w:val="00235EAE"/>
    <w:rsid w:val="00236078"/>
    <w:rsid w:val="00236080"/>
    <w:rsid w:val="002360AB"/>
    <w:rsid w:val="00236122"/>
    <w:rsid w:val="0023634C"/>
    <w:rsid w:val="00236376"/>
    <w:rsid w:val="0023641E"/>
    <w:rsid w:val="00236509"/>
    <w:rsid w:val="002365B6"/>
    <w:rsid w:val="002366D4"/>
    <w:rsid w:val="002369FB"/>
    <w:rsid w:val="00236B0C"/>
    <w:rsid w:val="00236C24"/>
    <w:rsid w:val="00236DAC"/>
    <w:rsid w:val="00236F0D"/>
    <w:rsid w:val="00237065"/>
    <w:rsid w:val="00237190"/>
    <w:rsid w:val="00237484"/>
    <w:rsid w:val="00237489"/>
    <w:rsid w:val="00237532"/>
    <w:rsid w:val="0023753D"/>
    <w:rsid w:val="00237682"/>
    <w:rsid w:val="00237693"/>
    <w:rsid w:val="002376E0"/>
    <w:rsid w:val="00237787"/>
    <w:rsid w:val="002379BD"/>
    <w:rsid w:val="00237A5D"/>
    <w:rsid w:val="00237B34"/>
    <w:rsid w:val="00237B92"/>
    <w:rsid w:val="00237C03"/>
    <w:rsid w:val="00237C1C"/>
    <w:rsid w:val="00237C69"/>
    <w:rsid w:val="00240083"/>
    <w:rsid w:val="002400CD"/>
    <w:rsid w:val="00240235"/>
    <w:rsid w:val="0024027B"/>
    <w:rsid w:val="0024034A"/>
    <w:rsid w:val="0024043C"/>
    <w:rsid w:val="00240629"/>
    <w:rsid w:val="0024069B"/>
    <w:rsid w:val="002406D2"/>
    <w:rsid w:val="00240770"/>
    <w:rsid w:val="0024083F"/>
    <w:rsid w:val="00240962"/>
    <w:rsid w:val="002409D0"/>
    <w:rsid w:val="00240A19"/>
    <w:rsid w:val="00240C2C"/>
    <w:rsid w:val="00240F75"/>
    <w:rsid w:val="00241015"/>
    <w:rsid w:val="002410F6"/>
    <w:rsid w:val="00241121"/>
    <w:rsid w:val="002411BB"/>
    <w:rsid w:val="00241208"/>
    <w:rsid w:val="002414DA"/>
    <w:rsid w:val="00241754"/>
    <w:rsid w:val="00241941"/>
    <w:rsid w:val="002419A2"/>
    <w:rsid w:val="002419F4"/>
    <w:rsid w:val="00241AF2"/>
    <w:rsid w:val="00241B3F"/>
    <w:rsid w:val="00241B55"/>
    <w:rsid w:val="00241BBB"/>
    <w:rsid w:val="00241CAE"/>
    <w:rsid w:val="00241F98"/>
    <w:rsid w:val="00242053"/>
    <w:rsid w:val="002420E5"/>
    <w:rsid w:val="0024219B"/>
    <w:rsid w:val="002421F5"/>
    <w:rsid w:val="0024221D"/>
    <w:rsid w:val="0024224A"/>
    <w:rsid w:val="00242286"/>
    <w:rsid w:val="00242352"/>
    <w:rsid w:val="00242358"/>
    <w:rsid w:val="002423E1"/>
    <w:rsid w:val="00242462"/>
    <w:rsid w:val="0024249C"/>
    <w:rsid w:val="002424B6"/>
    <w:rsid w:val="0024255A"/>
    <w:rsid w:val="00242675"/>
    <w:rsid w:val="00242733"/>
    <w:rsid w:val="002427C6"/>
    <w:rsid w:val="002428DD"/>
    <w:rsid w:val="00242AD5"/>
    <w:rsid w:val="00242BBA"/>
    <w:rsid w:val="00242BDA"/>
    <w:rsid w:val="00242ED5"/>
    <w:rsid w:val="00242FED"/>
    <w:rsid w:val="002432BA"/>
    <w:rsid w:val="00243409"/>
    <w:rsid w:val="002436DA"/>
    <w:rsid w:val="0024370A"/>
    <w:rsid w:val="00243847"/>
    <w:rsid w:val="00243886"/>
    <w:rsid w:val="002438B0"/>
    <w:rsid w:val="002439B2"/>
    <w:rsid w:val="002439BD"/>
    <w:rsid w:val="00243AD8"/>
    <w:rsid w:val="00243B2C"/>
    <w:rsid w:val="00243B75"/>
    <w:rsid w:val="00243BF5"/>
    <w:rsid w:val="00243C57"/>
    <w:rsid w:val="00243D16"/>
    <w:rsid w:val="00243D9E"/>
    <w:rsid w:val="00243F0F"/>
    <w:rsid w:val="00243F62"/>
    <w:rsid w:val="00243F67"/>
    <w:rsid w:val="0024402D"/>
    <w:rsid w:val="00244169"/>
    <w:rsid w:val="0024417B"/>
    <w:rsid w:val="00244208"/>
    <w:rsid w:val="00244286"/>
    <w:rsid w:val="00244318"/>
    <w:rsid w:val="002443EC"/>
    <w:rsid w:val="0024444C"/>
    <w:rsid w:val="0024445B"/>
    <w:rsid w:val="0024451C"/>
    <w:rsid w:val="0024451F"/>
    <w:rsid w:val="00244521"/>
    <w:rsid w:val="0024457C"/>
    <w:rsid w:val="0024473D"/>
    <w:rsid w:val="002448A8"/>
    <w:rsid w:val="002448B0"/>
    <w:rsid w:val="002449E9"/>
    <w:rsid w:val="002449FA"/>
    <w:rsid w:val="00244ADC"/>
    <w:rsid w:val="00244B40"/>
    <w:rsid w:val="00244B59"/>
    <w:rsid w:val="00244BCC"/>
    <w:rsid w:val="00244C80"/>
    <w:rsid w:val="00244CA0"/>
    <w:rsid w:val="00244D2F"/>
    <w:rsid w:val="00244D7C"/>
    <w:rsid w:val="00244DC1"/>
    <w:rsid w:val="00244E02"/>
    <w:rsid w:val="00244E2F"/>
    <w:rsid w:val="00244E64"/>
    <w:rsid w:val="00244F1F"/>
    <w:rsid w:val="00244F98"/>
    <w:rsid w:val="00244FDD"/>
    <w:rsid w:val="0024515C"/>
    <w:rsid w:val="00245173"/>
    <w:rsid w:val="002453F8"/>
    <w:rsid w:val="0024541D"/>
    <w:rsid w:val="00245565"/>
    <w:rsid w:val="002455A3"/>
    <w:rsid w:val="002455E8"/>
    <w:rsid w:val="00245736"/>
    <w:rsid w:val="002457DA"/>
    <w:rsid w:val="0024588A"/>
    <w:rsid w:val="002458E4"/>
    <w:rsid w:val="0024599A"/>
    <w:rsid w:val="00245ADA"/>
    <w:rsid w:val="00245CC0"/>
    <w:rsid w:val="00245DD7"/>
    <w:rsid w:val="00246546"/>
    <w:rsid w:val="002467E0"/>
    <w:rsid w:val="00246819"/>
    <w:rsid w:val="002468C5"/>
    <w:rsid w:val="002469B1"/>
    <w:rsid w:val="00246E35"/>
    <w:rsid w:val="00246FA8"/>
    <w:rsid w:val="0024713C"/>
    <w:rsid w:val="002471D8"/>
    <w:rsid w:val="0024727B"/>
    <w:rsid w:val="00247288"/>
    <w:rsid w:val="002473E9"/>
    <w:rsid w:val="002474B9"/>
    <w:rsid w:val="002476E6"/>
    <w:rsid w:val="00247705"/>
    <w:rsid w:val="00247878"/>
    <w:rsid w:val="00247B31"/>
    <w:rsid w:val="00247B5E"/>
    <w:rsid w:val="00247D62"/>
    <w:rsid w:val="00247DDC"/>
    <w:rsid w:val="00247E12"/>
    <w:rsid w:val="00247F99"/>
    <w:rsid w:val="00247F9D"/>
    <w:rsid w:val="00250047"/>
    <w:rsid w:val="002501F5"/>
    <w:rsid w:val="00250312"/>
    <w:rsid w:val="00250369"/>
    <w:rsid w:val="0025071E"/>
    <w:rsid w:val="002509D7"/>
    <w:rsid w:val="00250A36"/>
    <w:rsid w:val="00250B98"/>
    <w:rsid w:val="00250CE9"/>
    <w:rsid w:val="00250D03"/>
    <w:rsid w:val="00250D07"/>
    <w:rsid w:val="00250E30"/>
    <w:rsid w:val="00250F98"/>
    <w:rsid w:val="00250FD2"/>
    <w:rsid w:val="00251038"/>
    <w:rsid w:val="0025106B"/>
    <w:rsid w:val="002512C1"/>
    <w:rsid w:val="0025137E"/>
    <w:rsid w:val="0025149C"/>
    <w:rsid w:val="002514B6"/>
    <w:rsid w:val="002514C3"/>
    <w:rsid w:val="00251513"/>
    <w:rsid w:val="002515E0"/>
    <w:rsid w:val="00251813"/>
    <w:rsid w:val="00251995"/>
    <w:rsid w:val="002519DE"/>
    <w:rsid w:val="00251C60"/>
    <w:rsid w:val="00251CBA"/>
    <w:rsid w:val="00251D91"/>
    <w:rsid w:val="00251E73"/>
    <w:rsid w:val="002520E8"/>
    <w:rsid w:val="00252134"/>
    <w:rsid w:val="0025217E"/>
    <w:rsid w:val="002522AD"/>
    <w:rsid w:val="002522B4"/>
    <w:rsid w:val="0025239E"/>
    <w:rsid w:val="002524FA"/>
    <w:rsid w:val="00252508"/>
    <w:rsid w:val="00252554"/>
    <w:rsid w:val="0025255D"/>
    <w:rsid w:val="00252615"/>
    <w:rsid w:val="00252AF7"/>
    <w:rsid w:val="00252C3B"/>
    <w:rsid w:val="00252D08"/>
    <w:rsid w:val="00252DC3"/>
    <w:rsid w:val="00252E7B"/>
    <w:rsid w:val="002530AD"/>
    <w:rsid w:val="00253110"/>
    <w:rsid w:val="00253220"/>
    <w:rsid w:val="002532DA"/>
    <w:rsid w:val="00253376"/>
    <w:rsid w:val="002534FB"/>
    <w:rsid w:val="0025356B"/>
    <w:rsid w:val="0025357F"/>
    <w:rsid w:val="002535AD"/>
    <w:rsid w:val="00253672"/>
    <w:rsid w:val="00253740"/>
    <w:rsid w:val="0025374D"/>
    <w:rsid w:val="00253AC0"/>
    <w:rsid w:val="00253BED"/>
    <w:rsid w:val="00253CDC"/>
    <w:rsid w:val="00253D82"/>
    <w:rsid w:val="00253E25"/>
    <w:rsid w:val="00253E5F"/>
    <w:rsid w:val="00253F37"/>
    <w:rsid w:val="00254035"/>
    <w:rsid w:val="002540F7"/>
    <w:rsid w:val="00254168"/>
    <w:rsid w:val="0025420A"/>
    <w:rsid w:val="002545A3"/>
    <w:rsid w:val="00254625"/>
    <w:rsid w:val="00254731"/>
    <w:rsid w:val="002547F4"/>
    <w:rsid w:val="0025497F"/>
    <w:rsid w:val="00254E2E"/>
    <w:rsid w:val="00255337"/>
    <w:rsid w:val="00255576"/>
    <w:rsid w:val="00255729"/>
    <w:rsid w:val="002557B6"/>
    <w:rsid w:val="0025594C"/>
    <w:rsid w:val="002559A3"/>
    <w:rsid w:val="00255A9F"/>
    <w:rsid w:val="00255AD7"/>
    <w:rsid w:val="00255B10"/>
    <w:rsid w:val="00255BB1"/>
    <w:rsid w:val="00255FFD"/>
    <w:rsid w:val="002562CC"/>
    <w:rsid w:val="0025634C"/>
    <w:rsid w:val="002563CD"/>
    <w:rsid w:val="002566DD"/>
    <w:rsid w:val="0025697B"/>
    <w:rsid w:val="00256A68"/>
    <w:rsid w:val="00256B51"/>
    <w:rsid w:val="00256BB3"/>
    <w:rsid w:val="00256BDD"/>
    <w:rsid w:val="00256C9F"/>
    <w:rsid w:val="00256E0A"/>
    <w:rsid w:val="00256F6F"/>
    <w:rsid w:val="00256F86"/>
    <w:rsid w:val="00256F96"/>
    <w:rsid w:val="00257049"/>
    <w:rsid w:val="002570E7"/>
    <w:rsid w:val="00257245"/>
    <w:rsid w:val="00257432"/>
    <w:rsid w:val="002576E4"/>
    <w:rsid w:val="0025770E"/>
    <w:rsid w:val="00257927"/>
    <w:rsid w:val="002579A9"/>
    <w:rsid w:val="00257A9A"/>
    <w:rsid w:val="00257AA5"/>
    <w:rsid w:val="00257AB6"/>
    <w:rsid w:val="00257CD2"/>
    <w:rsid w:val="00257D3C"/>
    <w:rsid w:val="00257EDC"/>
    <w:rsid w:val="00260042"/>
    <w:rsid w:val="00260079"/>
    <w:rsid w:val="00260086"/>
    <w:rsid w:val="0026010F"/>
    <w:rsid w:val="00260383"/>
    <w:rsid w:val="00260387"/>
    <w:rsid w:val="00260491"/>
    <w:rsid w:val="002604B1"/>
    <w:rsid w:val="00260595"/>
    <w:rsid w:val="0026069D"/>
    <w:rsid w:val="0026081F"/>
    <w:rsid w:val="0026087E"/>
    <w:rsid w:val="00260887"/>
    <w:rsid w:val="0026089F"/>
    <w:rsid w:val="002608F8"/>
    <w:rsid w:val="00260B8E"/>
    <w:rsid w:val="00260CD8"/>
    <w:rsid w:val="00260F29"/>
    <w:rsid w:val="002610BA"/>
    <w:rsid w:val="002610CF"/>
    <w:rsid w:val="002611DF"/>
    <w:rsid w:val="002612B3"/>
    <w:rsid w:val="00261313"/>
    <w:rsid w:val="002614D5"/>
    <w:rsid w:val="002615D1"/>
    <w:rsid w:val="00261701"/>
    <w:rsid w:val="002617ED"/>
    <w:rsid w:val="00261A0D"/>
    <w:rsid w:val="00261A23"/>
    <w:rsid w:val="00261B7A"/>
    <w:rsid w:val="00261BCA"/>
    <w:rsid w:val="00261BF6"/>
    <w:rsid w:val="00261D66"/>
    <w:rsid w:val="00261EAA"/>
    <w:rsid w:val="00261F69"/>
    <w:rsid w:val="00262102"/>
    <w:rsid w:val="002622DA"/>
    <w:rsid w:val="0026278B"/>
    <w:rsid w:val="002627B8"/>
    <w:rsid w:val="0026286A"/>
    <w:rsid w:val="002628E1"/>
    <w:rsid w:val="002629FF"/>
    <w:rsid w:val="00262A61"/>
    <w:rsid w:val="00262C5E"/>
    <w:rsid w:val="00262D06"/>
    <w:rsid w:val="00262D6B"/>
    <w:rsid w:val="00262E9F"/>
    <w:rsid w:val="00262EED"/>
    <w:rsid w:val="002630E5"/>
    <w:rsid w:val="0026334C"/>
    <w:rsid w:val="00263391"/>
    <w:rsid w:val="002633E5"/>
    <w:rsid w:val="002634E5"/>
    <w:rsid w:val="002634EA"/>
    <w:rsid w:val="00263510"/>
    <w:rsid w:val="002636F9"/>
    <w:rsid w:val="00263C6E"/>
    <w:rsid w:val="00263C8F"/>
    <w:rsid w:val="00263C9F"/>
    <w:rsid w:val="00263E34"/>
    <w:rsid w:val="00263EE5"/>
    <w:rsid w:val="00263EFF"/>
    <w:rsid w:val="00263FD7"/>
    <w:rsid w:val="00263FEC"/>
    <w:rsid w:val="00263FFB"/>
    <w:rsid w:val="00264080"/>
    <w:rsid w:val="002640DA"/>
    <w:rsid w:val="002644DE"/>
    <w:rsid w:val="00264599"/>
    <w:rsid w:val="00264673"/>
    <w:rsid w:val="002647E9"/>
    <w:rsid w:val="002649AF"/>
    <w:rsid w:val="00264A9E"/>
    <w:rsid w:val="00264AE6"/>
    <w:rsid w:val="00264B52"/>
    <w:rsid w:val="00264BCC"/>
    <w:rsid w:val="00264DF5"/>
    <w:rsid w:val="00264EC6"/>
    <w:rsid w:val="00264FEC"/>
    <w:rsid w:val="00265067"/>
    <w:rsid w:val="00265096"/>
    <w:rsid w:val="00265109"/>
    <w:rsid w:val="00265133"/>
    <w:rsid w:val="002651A5"/>
    <w:rsid w:val="002651E9"/>
    <w:rsid w:val="002652BE"/>
    <w:rsid w:val="00265313"/>
    <w:rsid w:val="002653D7"/>
    <w:rsid w:val="002655D7"/>
    <w:rsid w:val="0026581B"/>
    <w:rsid w:val="00265872"/>
    <w:rsid w:val="002659C1"/>
    <w:rsid w:val="00265BAC"/>
    <w:rsid w:val="00265C16"/>
    <w:rsid w:val="00265C83"/>
    <w:rsid w:val="00265CC5"/>
    <w:rsid w:val="00265D09"/>
    <w:rsid w:val="00265D67"/>
    <w:rsid w:val="00265DDB"/>
    <w:rsid w:val="00265E90"/>
    <w:rsid w:val="00265EA4"/>
    <w:rsid w:val="002660D3"/>
    <w:rsid w:val="00266137"/>
    <w:rsid w:val="0026614E"/>
    <w:rsid w:val="00266168"/>
    <w:rsid w:val="00266275"/>
    <w:rsid w:val="00266277"/>
    <w:rsid w:val="002663DC"/>
    <w:rsid w:val="002664F4"/>
    <w:rsid w:val="002665CC"/>
    <w:rsid w:val="00266659"/>
    <w:rsid w:val="00266701"/>
    <w:rsid w:val="00266752"/>
    <w:rsid w:val="00266925"/>
    <w:rsid w:val="00266EE0"/>
    <w:rsid w:val="002672DD"/>
    <w:rsid w:val="00267304"/>
    <w:rsid w:val="00267324"/>
    <w:rsid w:val="00267469"/>
    <w:rsid w:val="00267471"/>
    <w:rsid w:val="00267506"/>
    <w:rsid w:val="002676A1"/>
    <w:rsid w:val="0026774D"/>
    <w:rsid w:val="00267825"/>
    <w:rsid w:val="00267A07"/>
    <w:rsid w:val="00267BB4"/>
    <w:rsid w:val="00267CE1"/>
    <w:rsid w:val="00267E38"/>
    <w:rsid w:val="00267E8F"/>
    <w:rsid w:val="00267F60"/>
    <w:rsid w:val="00267FF8"/>
    <w:rsid w:val="00270006"/>
    <w:rsid w:val="0027013C"/>
    <w:rsid w:val="00270182"/>
    <w:rsid w:val="00270191"/>
    <w:rsid w:val="002701F9"/>
    <w:rsid w:val="00270534"/>
    <w:rsid w:val="002705DF"/>
    <w:rsid w:val="00270602"/>
    <w:rsid w:val="0027062D"/>
    <w:rsid w:val="0027074B"/>
    <w:rsid w:val="002707C8"/>
    <w:rsid w:val="002708E2"/>
    <w:rsid w:val="002709F5"/>
    <w:rsid w:val="00270C55"/>
    <w:rsid w:val="00270CF3"/>
    <w:rsid w:val="00270DCE"/>
    <w:rsid w:val="002710B6"/>
    <w:rsid w:val="00271124"/>
    <w:rsid w:val="00271200"/>
    <w:rsid w:val="00271337"/>
    <w:rsid w:val="002713A0"/>
    <w:rsid w:val="00271400"/>
    <w:rsid w:val="0027147F"/>
    <w:rsid w:val="002715B0"/>
    <w:rsid w:val="00271656"/>
    <w:rsid w:val="00271708"/>
    <w:rsid w:val="002718C0"/>
    <w:rsid w:val="00271A64"/>
    <w:rsid w:val="00271A9D"/>
    <w:rsid w:val="00271D02"/>
    <w:rsid w:val="00271E2B"/>
    <w:rsid w:val="002720D2"/>
    <w:rsid w:val="0027214B"/>
    <w:rsid w:val="0027214E"/>
    <w:rsid w:val="00272381"/>
    <w:rsid w:val="00272429"/>
    <w:rsid w:val="002724BD"/>
    <w:rsid w:val="002724F9"/>
    <w:rsid w:val="00272827"/>
    <w:rsid w:val="00272830"/>
    <w:rsid w:val="00272919"/>
    <w:rsid w:val="00272923"/>
    <w:rsid w:val="00272A14"/>
    <w:rsid w:val="00272AE7"/>
    <w:rsid w:val="00272CA2"/>
    <w:rsid w:val="00272E5D"/>
    <w:rsid w:val="00272F27"/>
    <w:rsid w:val="002730B2"/>
    <w:rsid w:val="00273463"/>
    <w:rsid w:val="002735B0"/>
    <w:rsid w:val="00273611"/>
    <w:rsid w:val="00273686"/>
    <w:rsid w:val="002736B1"/>
    <w:rsid w:val="00273729"/>
    <w:rsid w:val="00273792"/>
    <w:rsid w:val="002739C5"/>
    <w:rsid w:val="00273A75"/>
    <w:rsid w:val="00273AE4"/>
    <w:rsid w:val="00273B37"/>
    <w:rsid w:val="00273C8C"/>
    <w:rsid w:val="00273EC1"/>
    <w:rsid w:val="00273EF7"/>
    <w:rsid w:val="00273EFF"/>
    <w:rsid w:val="002740C6"/>
    <w:rsid w:val="002742B9"/>
    <w:rsid w:val="00274372"/>
    <w:rsid w:val="00274708"/>
    <w:rsid w:val="00274803"/>
    <w:rsid w:val="0027482E"/>
    <w:rsid w:val="002748EA"/>
    <w:rsid w:val="002748F1"/>
    <w:rsid w:val="002749BD"/>
    <w:rsid w:val="00274AA1"/>
    <w:rsid w:val="00274B79"/>
    <w:rsid w:val="00274DAA"/>
    <w:rsid w:val="00274E9B"/>
    <w:rsid w:val="00274F69"/>
    <w:rsid w:val="0027507E"/>
    <w:rsid w:val="00275183"/>
    <w:rsid w:val="0027528A"/>
    <w:rsid w:val="002752F8"/>
    <w:rsid w:val="0027538A"/>
    <w:rsid w:val="00275474"/>
    <w:rsid w:val="00275492"/>
    <w:rsid w:val="00275745"/>
    <w:rsid w:val="002759E2"/>
    <w:rsid w:val="00275AAB"/>
    <w:rsid w:val="00275C69"/>
    <w:rsid w:val="00275D4E"/>
    <w:rsid w:val="00275DBC"/>
    <w:rsid w:val="00275E70"/>
    <w:rsid w:val="00275EB5"/>
    <w:rsid w:val="00275FF8"/>
    <w:rsid w:val="00276157"/>
    <w:rsid w:val="0027624A"/>
    <w:rsid w:val="0027631C"/>
    <w:rsid w:val="0027634B"/>
    <w:rsid w:val="00276439"/>
    <w:rsid w:val="002764BB"/>
    <w:rsid w:val="002765CA"/>
    <w:rsid w:val="00276636"/>
    <w:rsid w:val="0027671F"/>
    <w:rsid w:val="0027672E"/>
    <w:rsid w:val="00276787"/>
    <w:rsid w:val="002767FC"/>
    <w:rsid w:val="0027696F"/>
    <w:rsid w:val="00276A99"/>
    <w:rsid w:val="00276BF6"/>
    <w:rsid w:val="00276CE6"/>
    <w:rsid w:val="00276D79"/>
    <w:rsid w:val="00276E0B"/>
    <w:rsid w:val="00277137"/>
    <w:rsid w:val="00277341"/>
    <w:rsid w:val="0027744C"/>
    <w:rsid w:val="00277459"/>
    <w:rsid w:val="00277487"/>
    <w:rsid w:val="002775AD"/>
    <w:rsid w:val="00277674"/>
    <w:rsid w:val="002776F4"/>
    <w:rsid w:val="00277741"/>
    <w:rsid w:val="002777AD"/>
    <w:rsid w:val="0027785D"/>
    <w:rsid w:val="002779FE"/>
    <w:rsid w:val="00277A26"/>
    <w:rsid w:val="00277A29"/>
    <w:rsid w:val="00277D70"/>
    <w:rsid w:val="00277DEE"/>
    <w:rsid w:val="00277FA0"/>
    <w:rsid w:val="00277FB1"/>
    <w:rsid w:val="0028007C"/>
    <w:rsid w:val="00280229"/>
    <w:rsid w:val="002802B5"/>
    <w:rsid w:val="00280429"/>
    <w:rsid w:val="00280535"/>
    <w:rsid w:val="002805A5"/>
    <w:rsid w:val="0028060F"/>
    <w:rsid w:val="00280783"/>
    <w:rsid w:val="0028086A"/>
    <w:rsid w:val="00280A98"/>
    <w:rsid w:val="00280B1D"/>
    <w:rsid w:val="00280D86"/>
    <w:rsid w:val="00280DB5"/>
    <w:rsid w:val="00280F90"/>
    <w:rsid w:val="00280F93"/>
    <w:rsid w:val="0028102D"/>
    <w:rsid w:val="0028111D"/>
    <w:rsid w:val="002811E9"/>
    <w:rsid w:val="0028126F"/>
    <w:rsid w:val="002814A3"/>
    <w:rsid w:val="0028159D"/>
    <w:rsid w:val="002815B6"/>
    <w:rsid w:val="002815F5"/>
    <w:rsid w:val="0028174E"/>
    <w:rsid w:val="002817A6"/>
    <w:rsid w:val="002817EB"/>
    <w:rsid w:val="002818A8"/>
    <w:rsid w:val="002819B0"/>
    <w:rsid w:val="00281A4B"/>
    <w:rsid w:val="00281AE8"/>
    <w:rsid w:val="00281B50"/>
    <w:rsid w:val="00281B85"/>
    <w:rsid w:val="00281C06"/>
    <w:rsid w:val="00281C1B"/>
    <w:rsid w:val="00281C6B"/>
    <w:rsid w:val="00281F7D"/>
    <w:rsid w:val="00281FB1"/>
    <w:rsid w:val="00282089"/>
    <w:rsid w:val="002820CB"/>
    <w:rsid w:val="002821E2"/>
    <w:rsid w:val="0028222E"/>
    <w:rsid w:val="002822C1"/>
    <w:rsid w:val="0028245A"/>
    <w:rsid w:val="002824A0"/>
    <w:rsid w:val="002824DD"/>
    <w:rsid w:val="00282535"/>
    <w:rsid w:val="002825CB"/>
    <w:rsid w:val="0028267B"/>
    <w:rsid w:val="00282753"/>
    <w:rsid w:val="00282934"/>
    <w:rsid w:val="00282A7D"/>
    <w:rsid w:val="00282B02"/>
    <w:rsid w:val="00282C19"/>
    <w:rsid w:val="00282C3B"/>
    <w:rsid w:val="00282E11"/>
    <w:rsid w:val="00282FD8"/>
    <w:rsid w:val="0028304E"/>
    <w:rsid w:val="002830B4"/>
    <w:rsid w:val="002830B5"/>
    <w:rsid w:val="002832D5"/>
    <w:rsid w:val="00283303"/>
    <w:rsid w:val="00283401"/>
    <w:rsid w:val="00283436"/>
    <w:rsid w:val="002834EA"/>
    <w:rsid w:val="0028353B"/>
    <w:rsid w:val="0028365F"/>
    <w:rsid w:val="00283662"/>
    <w:rsid w:val="0028369A"/>
    <w:rsid w:val="002837A7"/>
    <w:rsid w:val="002838D1"/>
    <w:rsid w:val="00283B18"/>
    <w:rsid w:val="00283B42"/>
    <w:rsid w:val="00283BF7"/>
    <w:rsid w:val="00283C28"/>
    <w:rsid w:val="00283D1D"/>
    <w:rsid w:val="00283D44"/>
    <w:rsid w:val="00283E15"/>
    <w:rsid w:val="00283E71"/>
    <w:rsid w:val="00283FDB"/>
    <w:rsid w:val="002844DF"/>
    <w:rsid w:val="0028450F"/>
    <w:rsid w:val="0028458D"/>
    <w:rsid w:val="002848CB"/>
    <w:rsid w:val="00284A0A"/>
    <w:rsid w:val="00284A29"/>
    <w:rsid w:val="00284A2D"/>
    <w:rsid w:val="00284A76"/>
    <w:rsid w:val="00284AAE"/>
    <w:rsid w:val="00284AEB"/>
    <w:rsid w:val="00284B02"/>
    <w:rsid w:val="00284C08"/>
    <w:rsid w:val="00284C0D"/>
    <w:rsid w:val="00284E16"/>
    <w:rsid w:val="00284E4C"/>
    <w:rsid w:val="00285018"/>
    <w:rsid w:val="00285032"/>
    <w:rsid w:val="002850CC"/>
    <w:rsid w:val="00285167"/>
    <w:rsid w:val="00285445"/>
    <w:rsid w:val="0028550C"/>
    <w:rsid w:val="0028555E"/>
    <w:rsid w:val="0028591A"/>
    <w:rsid w:val="00285A9A"/>
    <w:rsid w:val="00285AEF"/>
    <w:rsid w:val="00285B38"/>
    <w:rsid w:val="00285B44"/>
    <w:rsid w:val="00285DD1"/>
    <w:rsid w:val="00285E46"/>
    <w:rsid w:val="00286068"/>
    <w:rsid w:val="00286091"/>
    <w:rsid w:val="002861F4"/>
    <w:rsid w:val="00286282"/>
    <w:rsid w:val="002862D8"/>
    <w:rsid w:val="00286358"/>
    <w:rsid w:val="0028636A"/>
    <w:rsid w:val="00286463"/>
    <w:rsid w:val="00286477"/>
    <w:rsid w:val="00286767"/>
    <w:rsid w:val="0028681C"/>
    <w:rsid w:val="0028681F"/>
    <w:rsid w:val="002869EB"/>
    <w:rsid w:val="00286AC9"/>
    <w:rsid w:val="00286B4E"/>
    <w:rsid w:val="00286B7D"/>
    <w:rsid w:val="00286C34"/>
    <w:rsid w:val="00286D93"/>
    <w:rsid w:val="00286DCF"/>
    <w:rsid w:val="00286FA1"/>
    <w:rsid w:val="00287045"/>
    <w:rsid w:val="0028713C"/>
    <w:rsid w:val="00287170"/>
    <w:rsid w:val="002872D0"/>
    <w:rsid w:val="00287302"/>
    <w:rsid w:val="0028756C"/>
    <w:rsid w:val="00287779"/>
    <w:rsid w:val="002877C1"/>
    <w:rsid w:val="00287920"/>
    <w:rsid w:val="00287BCF"/>
    <w:rsid w:val="00287C1C"/>
    <w:rsid w:val="00287C6B"/>
    <w:rsid w:val="00287CC7"/>
    <w:rsid w:val="00287CD7"/>
    <w:rsid w:val="00287D54"/>
    <w:rsid w:val="00287FC9"/>
    <w:rsid w:val="002901A5"/>
    <w:rsid w:val="00290303"/>
    <w:rsid w:val="00290404"/>
    <w:rsid w:val="002904AA"/>
    <w:rsid w:val="00290544"/>
    <w:rsid w:val="002907BF"/>
    <w:rsid w:val="00290974"/>
    <w:rsid w:val="002909E6"/>
    <w:rsid w:val="00290CAC"/>
    <w:rsid w:val="00290CB6"/>
    <w:rsid w:val="00290CC1"/>
    <w:rsid w:val="00290E9A"/>
    <w:rsid w:val="00290F71"/>
    <w:rsid w:val="00290F81"/>
    <w:rsid w:val="00291355"/>
    <w:rsid w:val="002913F0"/>
    <w:rsid w:val="00291423"/>
    <w:rsid w:val="002914EF"/>
    <w:rsid w:val="002916A7"/>
    <w:rsid w:val="002916CB"/>
    <w:rsid w:val="0029172F"/>
    <w:rsid w:val="00291810"/>
    <w:rsid w:val="00291833"/>
    <w:rsid w:val="0029189A"/>
    <w:rsid w:val="002918EE"/>
    <w:rsid w:val="0029193A"/>
    <w:rsid w:val="00291A3B"/>
    <w:rsid w:val="00291ACB"/>
    <w:rsid w:val="00291B58"/>
    <w:rsid w:val="00291B5D"/>
    <w:rsid w:val="00291B74"/>
    <w:rsid w:val="00291B9B"/>
    <w:rsid w:val="00291D38"/>
    <w:rsid w:val="00291DF3"/>
    <w:rsid w:val="00291E63"/>
    <w:rsid w:val="00291EFB"/>
    <w:rsid w:val="00291F29"/>
    <w:rsid w:val="0029205C"/>
    <w:rsid w:val="002921C7"/>
    <w:rsid w:val="002921DF"/>
    <w:rsid w:val="00292271"/>
    <w:rsid w:val="00292331"/>
    <w:rsid w:val="002924D5"/>
    <w:rsid w:val="002925A3"/>
    <w:rsid w:val="002926E6"/>
    <w:rsid w:val="0029274E"/>
    <w:rsid w:val="00292B5B"/>
    <w:rsid w:val="00292BCE"/>
    <w:rsid w:val="00292C40"/>
    <w:rsid w:val="00292C47"/>
    <w:rsid w:val="00292C79"/>
    <w:rsid w:val="00292E2B"/>
    <w:rsid w:val="00292E94"/>
    <w:rsid w:val="00292FBF"/>
    <w:rsid w:val="002930E0"/>
    <w:rsid w:val="00293369"/>
    <w:rsid w:val="00293538"/>
    <w:rsid w:val="0029358B"/>
    <w:rsid w:val="00293688"/>
    <w:rsid w:val="00293699"/>
    <w:rsid w:val="002936BC"/>
    <w:rsid w:val="0029379E"/>
    <w:rsid w:val="002937FB"/>
    <w:rsid w:val="0029381B"/>
    <w:rsid w:val="002938FF"/>
    <w:rsid w:val="00293B78"/>
    <w:rsid w:val="00293B97"/>
    <w:rsid w:val="00293CBA"/>
    <w:rsid w:val="00293E69"/>
    <w:rsid w:val="00293F19"/>
    <w:rsid w:val="0029407E"/>
    <w:rsid w:val="002940D3"/>
    <w:rsid w:val="0029419A"/>
    <w:rsid w:val="002941C3"/>
    <w:rsid w:val="0029425E"/>
    <w:rsid w:val="002943C4"/>
    <w:rsid w:val="002944E6"/>
    <w:rsid w:val="002945BA"/>
    <w:rsid w:val="002945C5"/>
    <w:rsid w:val="0029463E"/>
    <w:rsid w:val="0029466F"/>
    <w:rsid w:val="0029479F"/>
    <w:rsid w:val="0029488E"/>
    <w:rsid w:val="002948DF"/>
    <w:rsid w:val="00294977"/>
    <w:rsid w:val="002949A1"/>
    <w:rsid w:val="00294BF0"/>
    <w:rsid w:val="00294C5F"/>
    <w:rsid w:val="00294C6B"/>
    <w:rsid w:val="00294CE1"/>
    <w:rsid w:val="00294E0B"/>
    <w:rsid w:val="00294E4E"/>
    <w:rsid w:val="00294F26"/>
    <w:rsid w:val="00295171"/>
    <w:rsid w:val="002951C1"/>
    <w:rsid w:val="00295400"/>
    <w:rsid w:val="00295557"/>
    <w:rsid w:val="00295582"/>
    <w:rsid w:val="0029575F"/>
    <w:rsid w:val="002957B4"/>
    <w:rsid w:val="002957C6"/>
    <w:rsid w:val="00295963"/>
    <w:rsid w:val="002959FA"/>
    <w:rsid w:val="00295BFE"/>
    <w:rsid w:val="00295CFE"/>
    <w:rsid w:val="00295DAD"/>
    <w:rsid w:val="00295F27"/>
    <w:rsid w:val="00295FE5"/>
    <w:rsid w:val="0029600C"/>
    <w:rsid w:val="00296170"/>
    <w:rsid w:val="0029623A"/>
    <w:rsid w:val="002963AA"/>
    <w:rsid w:val="00296630"/>
    <w:rsid w:val="00296669"/>
    <w:rsid w:val="00296893"/>
    <w:rsid w:val="002969B1"/>
    <w:rsid w:val="00296A94"/>
    <w:rsid w:val="00296A9D"/>
    <w:rsid w:val="00296B8B"/>
    <w:rsid w:val="00296C18"/>
    <w:rsid w:val="00296C4E"/>
    <w:rsid w:val="00296D25"/>
    <w:rsid w:val="00296E6C"/>
    <w:rsid w:val="00296FBB"/>
    <w:rsid w:val="00296FC2"/>
    <w:rsid w:val="00297047"/>
    <w:rsid w:val="0029705F"/>
    <w:rsid w:val="00297069"/>
    <w:rsid w:val="0029724F"/>
    <w:rsid w:val="002972C2"/>
    <w:rsid w:val="0029750F"/>
    <w:rsid w:val="00297685"/>
    <w:rsid w:val="00297720"/>
    <w:rsid w:val="002978A7"/>
    <w:rsid w:val="002979C4"/>
    <w:rsid w:val="00297C31"/>
    <w:rsid w:val="00297C32"/>
    <w:rsid w:val="00297C98"/>
    <w:rsid w:val="00297D00"/>
    <w:rsid w:val="00297D14"/>
    <w:rsid w:val="00297D88"/>
    <w:rsid w:val="00297DA5"/>
    <w:rsid w:val="00297E9B"/>
    <w:rsid w:val="00297EE6"/>
    <w:rsid w:val="00297F2B"/>
    <w:rsid w:val="00297FBA"/>
    <w:rsid w:val="00297FC1"/>
    <w:rsid w:val="002A005A"/>
    <w:rsid w:val="002A01DA"/>
    <w:rsid w:val="002A02BE"/>
    <w:rsid w:val="002A03A1"/>
    <w:rsid w:val="002A0602"/>
    <w:rsid w:val="002A06E3"/>
    <w:rsid w:val="002A09C8"/>
    <w:rsid w:val="002A0A13"/>
    <w:rsid w:val="002A0A60"/>
    <w:rsid w:val="002A0AEA"/>
    <w:rsid w:val="002A0C8D"/>
    <w:rsid w:val="002A0C8E"/>
    <w:rsid w:val="002A0C93"/>
    <w:rsid w:val="002A0CC8"/>
    <w:rsid w:val="002A0D59"/>
    <w:rsid w:val="002A0DBB"/>
    <w:rsid w:val="002A0E52"/>
    <w:rsid w:val="002A0E88"/>
    <w:rsid w:val="002A0EB4"/>
    <w:rsid w:val="002A10BA"/>
    <w:rsid w:val="002A125F"/>
    <w:rsid w:val="002A1268"/>
    <w:rsid w:val="002A12E8"/>
    <w:rsid w:val="002A1364"/>
    <w:rsid w:val="002A1586"/>
    <w:rsid w:val="002A1605"/>
    <w:rsid w:val="002A17B5"/>
    <w:rsid w:val="002A17FA"/>
    <w:rsid w:val="002A18C6"/>
    <w:rsid w:val="002A1901"/>
    <w:rsid w:val="002A1A58"/>
    <w:rsid w:val="002A1ABF"/>
    <w:rsid w:val="002A1B23"/>
    <w:rsid w:val="002A1B6F"/>
    <w:rsid w:val="002A1F62"/>
    <w:rsid w:val="002A1FB7"/>
    <w:rsid w:val="002A21B0"/>
    <w:rsid w:val="002A21B9"/>
    <w:rsid w:val="002A26ED"/>
    <w:rsid w:val="002A271B"/>
    <w:rsid w:val="002A2734"/>
    <w:rsid w:val="002A27D5"/>
    <w:rsid w:val="002A27F2"/>
    <w:rsid w:val="002A28DA"/>
    <w:rsid w:val="002A2B07"/>
    <w:rsid w:val="002A2BCE"/>
    <w:rsid w:val="002A2D0A"/>
    <w:rsid w:val="002A2D82"/>
    <w:rsid w:val="002A2F5F"/>
    <w:rsid w:val="002A2FEC"/>
    <w:rsid w:val="002A303B"/>
    <w:rsid w:val="002A31CD"/>
    <w:rsid w:val="002A32B4"/>
    <w:rsid w:val="002A33CB"/>
    <w:rsid w:val="002A34D6"/>
    <w:rsid w:val="002A354F"/>
    <w:rsid w:val="002A3568"/>
    <w:rsid w:val="002A3616"/>
    <w:rsid w:val="002A3707"/>
    <w:rsid w:val="002A3765"/>
    <w:rsid w:val="002A3851"/>
    <w:rsid w:val="002A38BF"/>
    <w:rsid w:val="002A38E9"/>
    <w:rsid w:val="002A39A2"/>
    <w:rsid w:val="002A39C8"/>
    <w:rsid w:val="002A3A42"/>
    <w:rsid w:val="002A3A9F"/>
    <w:rsid w:val="002A3B6D"/>
    <w:rsid w:val="002A3BE0"/>
    <w:rsid w:val="002A3C27"/>
    <w:rsid w:val="002A3C44"/>
    <w:rsid w:val="002A3C7F"/>
    <w:rsid w:val="002A3CFF"/>
    <w:rsid w:val="002A3D28"/>
    <w:rsid w:val="002A3D54"/>
    <w:rsid w:val="002A3D66"/>
    <w:rsid w:val="002A3DD1"/>
    <w:rsid w:val="002A3EEE"/>
    <w:rsid w:val="002A3F24"/>
    <w:rsid w:val="002A3F32"/>
    <w:rsid w:val="002A3FA5"/>
    <w:rsid w:val="002A4066"/>
    <w:rsid w:val="002A41D2"/>
    <w:rsid w:val="002A41ED"/>
    <w:rsid w:val="002A4201"/>
    <w:rsid w:val="002A43E6"/>
    <w:rsid w:val="002A4407"/>
    <w:rsid w:val="002A45A2"/>
    <w:rsid w:val="002A463C"/>
    <w:rsid w:val="002A4660"/>
    <w:rsid w:val="002A471A"/>
    <w:rsid w:val="002A4769"/>
    <w:rsid w:val="002A476E"/>
    <w:rsid w:val="002A47E8"/>
    <w:rsid w:val="002A4809"/>
    <w:rsid w:val="002A4852"/>
    <w:rsid w:val="002A48C5"/>
    <w:rsid w:val="002A48C7"/>
    <w:rsid w:val="002A490D"/>
    <w:rsid w:val="002A4A7D"/>
    <w:rsid w:val="002A4B0C"/>
    <w:rsid w:val="002A4C00"/>
    <w:rsid w:val="002A4C15"/>
    <w:rsid w:val="002A4C54"/>
    <w:rsid w:val="002A4D4E"/>
    <w:rsid w:val="002A4E2B"/>
    <w:rsid w:val="002A4F82"/>
    <w:rsid w:val="002A4F85"/>
    <w:rsid w:val="002A5230"/>
    <w:rsid w:val="002A5353"/>
    <w:rsid w:val="002A53B6"/>
    <w:rsid w:val="002A53D2"/>
    <w:rsid w:val="002A54DF"/>
    <w:rsid w:val="002A57EE"/>
    <w:rsid w:val="002A5804"/>
    <w:rsid w:val="002A58E3"/>
    <w:rsid w:val="002A594C"/>
    <w:rsid w:val="002A59AF"/>
    <w:rsid w:val="002A59E3"/>
    <w:rsid w:val="002A5B84"/>
    <w:rsid w:val="002A5CB2"/>
    <w:rsid w:val="002A5DF6"/>
    <w:rsid w:val="002A5F14"/>
    <w:rsid w:val="002A5FE5"/>
    <w:rsid w:val="002A6066"/>
    <w:rsid w:val="002A6353"/>
    <w:rsid w:val="002A647E"/>
    <w:rsid w:val="002A6488"/>
    <w:rsid w:val="002A668E"/>
    <w:rsid w:val="002A6707"/>
    <w:rsid w:val="002A6796"/>
    <w:rsid w:val="002A68BB"/>
    <w:rsid w:val="002A69A5"/>
    <w:rsid w:val="002A69E4"/>
    <w:rsid w:val="002A6AA1"/>
    <w:rsid w:val="002A6D7D"/>
    <w:rsid w:val="002A6E76"/>
    <w:rsid w:val="002A6EA8"/>
    <w:rsid w:val="002A6EE8"/>
    <w:rsid w:val="002A6F99"/>
    <w:rsid w:val="002A6F9E"/>
    <w:rsid w:val="002A7122"/>
    <w:rsid w:val="002A713E"/>
    <w:rsid w:val="002A7168"/>
    <w:rsid w:val="002A722E"/>
    <w:rsid w:val="002A7314"/>
    <w:rsid w:val="002A740D"/>
    <w:rsid w:val="002A7437"/>
    <w:rsid w:val="002A74FB"/>
    <w:rsid w:val="002A753A"/>
    <w:rsid w:val="002A75D0"/>
    <w:rsid w:val="002A7702"/>
    <w:rsid w:val="002A7718"/>
    <w:rsid w:val="002A7817"/>
    <w:rsid w:val="002A7976"/>
    <w:rsid w:val="002A79F1"/>
    <w:rsid w:val="002A7A07"/>
    <w:rsid w:val="002A7A09"/>
    <w:rsid w:val="002A7A76"/>
    <w:rsid w:val="002A7B0B"/>
    <w:rsid w:val="002A7B83"/>
    <w:rsid w:val="002A7BF9"/>
    <w:rsid w:val="002A7DFC"/>
    <w:rsid w:val="002A7E4B"/>
    <w:rsid w:val="002A7F38"/>
    <w:rsid w:val="002B0006"/>
    <w:rsid w:val="002B009F"/>
    <w:rsid w:val="002B0100"/>
    <w:rsid w:val="002B012F"/>
    <w:rsid w:val="002B0310"/>
    <w:rsid w:val="002B0331"/>
    <w:rsid w:val="002B034A"/>
    <w:rsid w:val="002B06C8"/>
    <w:rsid w:val="002B0879"/>
    <w:rsid w:val="002B08E9"/>
    <w:rsid w:val="002B0969"/>
    <w:rsid w:val="002B09BC"/>
    <w:rsid w:val="002B0B87"/>
    <w:rsid w:val="002B0BBE"/>
    <w:rsid w:val="002B0C97"/>
    <w:rsid w:val="002B100A"/>
    <w:rsid w:val="002B10AC"/>
    <w:rsid w:val="002B10F5"/>
    <w:rsid w:val="002B115E"/>
    <w:rsid w:val="002B11E2"/>
    <w:rsid w:val="002B13A9"/>
    <w:rsid w:val="002B141F"/>
    <w:rsid w:val="002B1430"/>
    <w:rsid w:val="002B1615"/>
    <w:rsid w:val="002B1674"/>
    <w:rsid w:val="002B18D2"/>
    <w:rsid w:val="002B19E1"/>
    <w:rsid w:val="002B1A9B"/>
    <w:rsid w:val="002B1CD8"/>
    <w:rsid w:val="002B1EBA"/>
    <w:rsid w:val="002B200E"/>
    <w:rsid w:val="002B21ED"/>
    <w:rsid w:val="002B2333"/>
    <w:rsid w:val="002B23AA"/>
    <w:rsid w:val="002B2457"/>
    <w:rsid w:val="002B24C5"/>
    <w:rsid w:val="002B25A0"/>
    <w:rsid w:val="002B29E2"/>
    <w:rsid w:val="002B29FC"/>
    <w:rsid w:val="002B2A3E"/>
    <w:rsid w:val="002B2BB3"/>
    <w:rsid w:val="002B2CD9"/>
    <w:rsid w:val="002B2D5B"/>
    <w:rsid w:val="002B2DD1"/>
    <w:rsid w:val="002B2E62"/>
    <w:rsid w:val="002B2F48"/>
    <w:rsid w:val="002B2F54"/>
    <w:rsid w:val="002B32D0"/>
    <w:rsid w:val="002B33A3"/>
    <w:rsid w:val="002B3474"/>
    <w:rsid w:val="002B3789"/>
    <w:rsid w:val="002B379B"/>
    <w:rsid w:val="002B399E"/>
    <w:rsid w:val="002B39AF"/>
    <w:rsid w:val="002B3B68"/>
    <w:rsid w:val="002B3CA3"/>
    <w:rsid w:val="002B3EE1"/>
    <w:rsid w:val="002B3F27"/>
    <w:rsid w:val="002B416F"/>
    <w:rsid w:val="002B41B9"/>
    <w:rsid w:val="002B43BB"/>
    <w:rsid w:val="002B4536"/>
    <w:rsid w:val="002B45FF"/>
    <w:rsid w:val="002B47B2"/>
    <w:rsid w:val="002B480E"/>
    <w:rsid w:val="002B48B1"/>
    <w:rsid w:val="002B48F9"/>
    <w:rsid w:val="002B4B6E"/>
    <w:rsid w:val="002B4BC3"/>
    <w:rsid w:val="002B4CA5"/>
    <w:rsid w:val="002B4CAB"/>
    <w:rsid w:val="002B4CD5"/>
    <w:rsid w:val="002B4CED"/>
    <w:rsid w:val="002B4DF6"/>
    <w:rsid w:val="002B50AA"/>
    <w:rsid w:val="002B5137"/>
    <w:rsid w:val="002B5152"/>
    <w:rsid w:val="002B5459"/>
    <w:rsid w:val="002B54EB"/>
    <w:rsid w:val="002B55C3"/>
    <w:rsid w:val="002B57E9"/>
    <w:rsid w:val="002B584A"/>
    <w:rsid w:val="002B5878"/>
    <w:rsid w:val="002B58AC"/>
    <w:rsid w:val="002B5A0F"/>
    <w:rsid w:val="002B5AE7"/>
    <w:rsid w:val="002B5D41"/>
    <w:rsid w:val="002B5DF0"/>
    <w:rsid w:val="002B604D"/>
    <w:rsid w:val="002B6129"/>
    <w:rsid w:val="002B624F"/>
    <w:rsid w:val="002B62BF"/>
    <w:rsid w:val="002B653A"/>
    <w:rsid w:val="002B6596"/>
    <w:rsid w:val="002B6710"/>
    <w:rsid w:val="002B6959"/>
    <w:rsid w:val="002B69CE"/>
    <w:rsid w:val="002B6A17"/>
    <w:rsid w:val="002B6BA6"/>
    <w:rsid w:val="002B6BBB"/>
    <w:rsid w:val="002B6CA2"/>
    <w:rsid w:val="002B6D4E"/>
    <w:rsid w:val="002B6E02"/>
    <w:rsid w:val="002B6E12"/>
    <w:rsid w:val="002B6F04"/>
    <w:rsid w:val="002B7042"/>
    <w:rsid w:val="002B706F"/>
    <w:rsid w:val="002B7213"/>
    <w:rsid w:val="002B75CD"/>
    <w:rsid w:val="002B7638"/>
    <w:rsid w:val="002B76E5"/>
    <w:rsid w:val="002B78B3"/>
    <w:rsid w:val="002B7A4D"/>
    <w:rsid w:val="002B7AEB"/>
    <w:rsid w:val="002B7B29"/>
    <w:rsid w:val="002B7BF6"/>
    <w:rsid w:val="002B7CCD"/>
    <w:rsid w:val="002B7EEC"/>
    <w:rsid w:val="002C00A4"/>
    <w:rsid w:val="002C00A7"/>
    <w:rsid w:val="002C00B9"/>
    <w:rsid w:val="002C0225"/>
    <w:rsid w:val="002C02C9"/>
    <w:rsid w:val="002C02EE"/>
    <w:rsid w:val="002C030C"/>
    <w:rsid w:val="002C04CB"/>
    <w:rsid w:val="002C0501"/>
    <w:rsid w:val="002C051C"/>
    <w:rsid w:val="002C067B"/>
    <w:rsid w:val="002C0A54"/>
    <w:rsid w:val="002C0A9D"/>
    <w:rsid w:val="002C0B6B"/>
    <w:rsid w:val="002C0D2C"/>
    <w:rsid w:val="002C0D91"/>
    <w:rsid w:val="002C0DF5"/>
    <w:rsid w:val="002C0FC3"/>
    <w:rsid w:val="002C1008"/>
    <w:rsid w:val="002C103E"/>
    <w:rsid w:val="002C10D6"/>
    <w:rsid w:val="002C10EC"/>
    <w:rsid w:val="002C13AC"/>
    <w:rsid w:val="002C1430"/>
    <w:rsid w:val="002C159E"/>
    <w:rsid w:val="002C15A9"/>
    <w:rsid w:val="002C1621"/>
    <w:rsid w:val="002C16E0"/>
    <w:rsid w:val="002C1785"/>
    <w:rsid w:val="002C18ED"/>
    <w:rsid w:val="002C19A2"/>
    <w:rsid w:val="002C1C70"/>
    <w:rsid w:val="002C1E68"/>
    <w:rsid w:val="002C1F4F"/>
    <w:rsid w:val="002C1F58"/>
    <w:rsid w:val="002C2032"/>
    <w:rsid w:val="002C208C"/>
    <w:rsid w:val="002C21ED"/>
    <w:rsid w:val="002C2254"/>
    <w:rsid w:val="002C25B1"/>
    <w:rsid w:val="002C2685"/>
    <w:rsid w:val="002C289F"/>
    <w:rsid w:val="002C2AD8"/>
    <w:rsid w:val="002C2B06"/>
    <w:rsid w:val="002C2B34"/>
    <w:rsid w:val="002C2B56"/>
    <w:rsid w:val="002C2BA4"/>
    <w:rsid w:val="002C2C0F"/>
    <w:rsid w:val="002C2C69"/>
    <w:rsid w:val="002C2C7F"/>
    <w:rsid w:val="002C2D09"/>
    <w:rsid w:val="002C2D4F"/>
    <w:rsid w:val="002C2FA4"/>
    <w:rsid w:val="002C305F"/>
    <w:rsid w:val="002C30C9"/>
    <w:rsid w:val="002C31FD"/>
    <w:rsid w:val="002C3299"/>
    <w:rsid w:val="002C32C2"/>
    <w:rsid w:val="002C32C5"/>
    <w:rsid w:val="002C339B"/>
    <w:rsid w:val="002C33F5"/>
    <w:rsid w:val="002C33F8"/>
    <w:rsid w:val="002C3470"/>
    <w:rsid w:val="002C3480"/>
    <w:rsid w:val="002C3516"/>
    <w:rsid w:val="002C3595"/>
    <w:rsid w:val="002C363C"/>
    <w:rsid w:val="002C3675"/>
    <w:rsid w:val="002C369B"/>
    <w:rsid w:val="002C391A"/>
    <w:rsid w:val="002C3A40"/>
    <w:rsid w:val="002C3AA3"/>
    <w:rsid w:val="002C3BF2"/>
    <w:rsid w:val="002C3E35"/>
    <w:rsid w:val="002C3FF0"/>
    <w:rsid w:val="002C4032"/>
    <w:rsid w:val="002C412D"/>
    <w:rsid w:val="002C422B"/>
    <w:rsid w:val="002C4345"/>
    <w:rsid w:val="002C4354"/>
    <w:rsid w:val="002C435D"/>
    <w:rsid w:val="002C447B"/>
    <w:rsid w:val="002C4744"/>
    <w:rsid w:val="002C491B"/>
    <w:rsid w:val="002C49A5"/>
    <w:rsid w:val="002C4BE5"/>
    <w:rsid w:val="002C4C7D"/>
    <w:rsid w:val="002C4C9F"/>
    <w:rsid w:val="002C4DA9"/>
    <w:rsid w:val="002C4DEF"/>
    <w:rsid w:val="002C50A2"/>
    <w:rsid w:val="002C50BA"/>
    <w:rsid w:val="002C5136"/>
    <w:rsid w:val="002C5273"/>
    <w:rsid w:val="002C5610"/>
    <w:rsid w:val="002C5847"/>
    <w:rsid w:val="002C592A"/>
    <w:rsid w:val="002C594B"/>
    <w:rsid w:val="002C5AA4"/>
    <w:rsid w:val="002C5AA8"/>
    <w:rsid w:val="002C5B2B"/>
    <w:rsid w:val="002C5D26"/>
    <w:rsid w:val="002C5F1D"/>
    <w:rsid w:val="002C5FC4"/>
    <w:rsid w:val="002C5FD8"/>
    <w:rsid w:val="002C5FEA"/>
    <w:rsid w:val="002C619B"/>
    <w:rsid w:val="002C62BB"/>
    <w:rsid w:val="002C6519"/>
    <w:rsid w:val="002C6538"/>
    <w:rsid w:val="002C6632"/>
    <w:rsid w:val="002C6639"/>
    <w:rsid w:val="002C66EC"/>
    <w:rsid w:val="002C6848"/>
    <w:rsid w:val="002C6AA3"/>
    <w:rsid w:val="002C6D98"/>
    <w:rsid w:val="002C6DBA"/>
    <w:rsid w:val="002C6E1D"/>
    <w:rsid w:val="002C6E2F"/>
    <w:rsid w:val="002C6FA1"/>
    <w:rsid w:val="002C6FB0"/>
    <w:rsid w:val="002C6FB6"/>
    <w:rsid w:val="002C7096"/>
    <w:rsid w:val="002C71BE"/>
    <w:rsid w:val="002C72F9"/>
    <w:rsid w:val="002C7346"/>
    <w:rsid w:val="002C74AE"/>
    <w:rsid w:val="002C7564"/>
    <w:rsid w:val="002C75EE"/>
    <w:rsid w:val="002C7791"/>
    <w:rsid w:val="002C78C1"/>
    <w:rsid w:val="002C7935"/>
    <w:rsid w:val="002C7A2F"/>
    <w:rsid w:val="002C7AFE"/>
    <w:rsid w:val="002C7BFC"/>
    <w:rsid w:val="002C7CB3"/>
    <w:rsid w:val="002C7D28"/>
    <w:rsid w:val="002C7DCC"/>
    <w:rsid w:val="002C7F45"/>
    <w:rsid w:val="002D0102"/>
    <w:rsid w:val="002D02A6"/>
    <w:rsid w:val="002D0318"/>
    <w:rsid w:val="002D03E1"/>
    <w:rsid w:val="002D0464"/>
    <w:rsid w:val="002D05BD"/>
    <w:rsid w:val="002D06BF"/>
    <w:rsid w:val="002D0786"/>
    <w:rsid w:val="002D07FE"/>
    <w:rsid w:val="002D0918"/>
    <w:rsid w:val="002D09CD"/>
    <w:rsid w:val="002D0A6C"/>
    <w:rsid w:val="002D0A98"/>
    <w:rsid w:val="002D0AC4"/>
    <w:rsid w:val="002D0F12"/>
    <w:rsid w:val="002D0F29"/>
    <w:rsid w:val="002D109E"/>
    <w:rsid w:val="002D10FD"/>
    <w:rsid w:val="002D11CB"/>
    <w:rsid w:val="002D132F"/>
    <w:rsid w:val="002D135E"/>
    <w:rsid w:val="002D13E0"/>
    <w:rsid w:val="002D1424"/>
    <w:rsid w:val="002D157F"/>
    <w:rsid w:val="002D17BA"/>
    <w:rsid w:val="002D17F0"/>
    <w:rsid w:val="002D1833"/>
    <w:rsid w:val="002D1874"/>
    <w:rsid w:val="002D19A0"/>
    <w:rsid w:val="002D1A76"/>
    <w:rsid w:val="002D1B36"/>
    <w:rsid w:val="002D1C0E"/>
    <w:rsid w:val="002D1CF0"/>
    <w:rsid w:val="002D1D45"/>
    <w:rsid w:val="002D1E1B"/>
    <w:rsid w:val="002D1EA5"/>
    <w:rsid w:val="002D1EB4"/>
    <w:rsid w:val="002D1FB6"/>
    <w:rsid w:val="002D2014"/>
    <w:rsid w:val="002D202F"/>
    <w:rsid w:val="002D2068"/>
    <w:rsid w:val="002D22A8"/>
    <w:rsid w:val="002D25F8"/>
    <w:rsid w:val="002D27AB"/>
    <w:rsid w:val="002D2B35"/>
    <w:rsid w:val="002D2BB6"/>
    <w:rsid w:val="002D2BF2"/>
    <w:rsid w:val="002D2D7D"/>
    <w:rsid w:val="002D2D91"/>
    <w:rsid w:val="002D2DAA"/>
    <w:rsid w:val="002D2DF2"/>
    <w:rsid w:val="002D2DFC"/>
    <w:rsid w:val="002D2E2B"/>
    <w:rsid w:val="002D2E82"/>
    <w:rsid w:val="002D2FF4"/>
    <w:rsid w:val="002D310C"/>
    <w:rsid w:val="002D3198"/>
    <w:rsid w:val="002D31E9"/>
    <w:rsid w:val="002D32FF"/>
    <w:rsid w:val="002D3322"/>
    <w:rsid w:val="002D355E"/>
    <w:rsid w:val="002D3759"/>
    <w:rsid w:val="002D37B5"/>
    <w:rsid w:val="002D37BD"/>
    <w:rsid w:val="002D39BA"/>
    <w:rsid w:val="002D3B5C"/>
    <w:rsid w:val="002D3B7F"/>
    <w:rsid w:val="002D3C85"/>
    <w:rsid w:val="002D3CA5"/>
    <w:rsid w:val="002D3D08"/>
    <w:rsid w:val="002D3D2A"/>
    <w:rsid w:val="002D3E35"/>
    <w:rsid w:val="002D3E97"/>
    <w:rsid w:val="002D3ECF"/>
    <w:rsid w:val="002D3F02"/>
    <w:rsid w:val="002D433A"/>
    <w:rsid w:val="002D441C"/>
    <w:rsid w:val="002D4474"/>
    <w:rsid w:val="002D458F"/>
    <w:rsid w:val="002D45F7"/>
    <w:rsid w:val="002D4871"/>
    <w:rsid w:val="002D49E8"/>
    <w:rsid w:val="002D4A31"/>
    <w:rsid w:val="002D4B4A"/>
    <w:rsid w:val="002D4B9B"/>
    <w:rsid w:val="002D4D86"/>
    <w:rsid w:val="002D4E42"/>
    <w:rsid w:val="002D4E8D"/>
    <w:rsid w:val="002D4F12"/>
    <w:rsid w:val="002D4FC8"/>
    <w:rsid w:val="002D509A"/>
    <w:rsid w:val="002D519D"/>
    <w:rsid w:val="002D51B6"/>
    <w:rsid w:val="002D5269"/>
    <w:rsid w:val="002D52D3"/>
    <w:rsid w:val="002D5320"/>
    <w:rsid w:val="002D5628"/>
    <w:rsid w:val="002D5755"/>
    <w:rsid w:val="002D57BD"/>
    <w:rsid w:val="002D5B8A"/>
    <w:rsid w:val="002D5BB4"/>
    <w:rsid w:val="002D5D35"/>
    <w:rsid w:val="002D5DA7"/>
    <w:rsid w:val="002D5E9B"/>
    <w:rsid w:val="002D5F9B"/>
    <w:rsid w:val="002D60DB"/>
    <w:rsid w:val="002D6203"/>
    <w:rsid w:val="002D62F0"/>
    <w:rsid w:val="002D63DA"/>
    <w:rsid w:val="002D643D"/>
    <w:rsid w:val="002D64D7"/>
    <w:rsid w:val="002D650F"/>
    <w:rsid w:val="002D66A4"/>
    <w:rsid w:val="002D66DB"/>
    <w:rsid w:val="002D671D"/>
    <w:rsid w:val="002D6A0E"/>
    <w:rsid w:val="002D6A45"/>
    <w:rsid w:val="002D6A48"/>
    <w:rsid w:val="002D6AA1"/>
    <w:rsid w:val="002D6B5A"/>
    <w:rsid w:val="002D6C79"/>
    <w:rsid w:val="002D6C7A"/>
    <w:rsid w:val="002D6D49"/>
    <w:rsid w:val="002D7067"/>
    <w:rsid w:val="002D70B5"/>
    <w:rsid w:val="002D715A"/>
    <w:rsid w:val="002D71BD"/>
    <w:rsid w:val="002D743B"/>
    <w:rsid w:val="002D7655"/>
    <w:rsid w:val="002D7726"/>
    <w:rsid w:val="002D7858"/>
    <w:rsid w:val="002D7890"/>
    <w:rsid w:val="002D78B9"/>
    <w:rsid w:val="002D78CB"/>
    <w:rsid w:val="002D796A"/>
    <w:rsid w:val="002D7B6A"/>
    <w:rsid w:val="002D7F38"/>
    <w:rsid w:val="002E000D"/>
    <w:rsid w:val="002E00F8"/>
    <w:rsid w:val="002E0272"/>
    <w:rsid w:val="002E02B8"/>
    <w:rsid w:val="002E03B6"/>
    <w:rsid w:val="002E03CA"/>
    <w:rsid w:val="002E051B"/>
    <w:rsid w:val="002E053D"/>
    <w:rsid w:val="002E05A1"/>
    <w:rsid w:val="002E05D5"/>
    <w:rsid w:val="002E0601"/>
    <w:rsid w:val="002E06BA"/>
    <w:rsid w:val="002E06C5"/>
    <w:rsid w:val="002E07E4"/>
    <w:rsid w:val="002E08A1"/>
    <w:rsid w:val="002E0C56"/>
    <w:rsid w:val="002E0D7A"/>
    <w:rsid w:val="002E0ED0"/>
    <w:rsid w:val="002E1151"/>
    <w:rsid w:val="002E1180"/>
    <w:rsid w:val="002E11C5"/>
    <w:rsid w:val="002E129A"/>
    <w:rsid w:val="002E12B5"/>
    <w:rsid w:val="002E139A"/>
    <w:rsid w:val="002E144C"/>
    <w:rsid w:val="002E1773"/>
    <w:rsid w:val="002E17CC"/>
    <w:rsid w:val="002E17FC"/>
    <w:rsid w:val="002E18B4"/>
    <w:rsid w:val="002E1986"/>
    <w:rsid w:val="002E1A28"/>
    <w:rsid w:val="002E1A31"/>
    <w:rsid w:val="002E1A62"/>
    <w:rsid w:val="002E1CB6"/>
    <w:rsid w:val="002E1D37"/>
    <w:rsid w:val="002E1E4D"/>
    <w:rsid w:val="002E1E77"/>
    <w:rsid w:val="002E1F88"/>
    <w:rsid w:val="002E208B"/>
    <w:rsid w:val="002E2524"/>
    <w:rsid w:val="002E253D"/>
    <w:rsid w:val="002E263A"/>
    <w:rsid w:val="002E265E"/>
    <w:rsid w:val="002E2672"/>
    <w:rsid w:val="002E2872"/>
    <w:rsid w:val="002E28D1"/>
    <w:rsid w:val="002E2A8D"/>
    <w:rsid w:val="002E2BC3"/>
    <w:rsid w:val="002E2C4C"/>
    <w:rsid w:val="002E2DED"/>
    <w:rsid w:val="002E2F2D"/>
    <w:rsid w:val="002E3204"/>
    <w:rsid w:val="002E3205"/>
    <w:rsid w:val="002E3290"/>
    <w:rsid w:val="002E3465"/>
    <w:rsid w:val="002E37C9"/>
    <w:rsid w:val="002E39AE"/>
    <w:rsid w:val="002E39BC"/>
    <w:rsid w:val="002E3A73"/>
    <w:rsid w:val="002E3AB5"/>
    <w:rsid w:val="002E3B2F"/>
    <w:rsid w:val="002E3C33"/>
    <w:rsid w:val="002E3C74"/>
    <w:rsid w:val="002E3C7E"/>
    <w:rsid w:val="002E3FD5"/>
    <w:rsid w:val="002E420B"/>
    <w:rsid w:val="002E42E3"/>
    <w:rsid w:val="002E4325"/>
    <w:rsid w:val="002E4372"/>
    <w:rsid w:val="002E43BC"/>
    <w:rsid w:val="002E4500"/>
    <w:rsid w:val="002E4562"/>
    <w:rsid w:val="002E456E"/>
    <w:rsid w:val="002E460F"/>
    <w:rsid w:val="002E464C"/>
    <w:rsid w:val="002E468D"/>
    <w:rsid w:val="002E48A1"/>
    <w:rsid w:val="002E48E3"/>
    <w:rsid w:val="002E4C7E"/>
    <w:rsid w:val="002E4E39"/>
    <w:rsid w:val="002E521A"/>
    <w:rsid w:val="002E54AB"/>
    <w:rsid w:val="002E5538"/>
    <w:rsid w:val="002E55B6"/>
    <w:rsid w:val="002E562C"/>
    <w:rsid w:val="002E5671"/>
    <w:rsid w:val="002E5810"/>
    <w:rsid w:val="002E59F7"/>
    <w:rsid w:val="002E5A60"/>
    <w:rsid w:val="002E5AD6"/>
    <w:rsid w:val="002E5B5B"/>
    <w:rsid w:val="002E5D5C"/>
    <w:rsid w:val="002E5E33"/>
    <w:rsid w:val="002E5EFC"/>
    <w:rsid w:val="002E5F8D"/>
    <w:rsid w:val="002E606A"/>
    <w:rsid w:val="002E6129"/>
    <w:rsid w:val="002E6172"/>
    <w:rsid w:val="002E61A4"/>
    <w:rsid w:val="002E61AF"/>
    <w:rsid w:val="002E6208"/>
    <w:rsid w:val="002E63DA"/>
    <w:rsid w:val="002E6546"/>
    <w:rsid w:val="002E65D2"/>
    <w:rsid w:val="002E66C9"/>
    <w:rsid w:val="002E674C"/>
    <w:rsid w:val="002E67E2"/>
    <w:rsid w:val="002E68F4"/>
    <w:rsid w:val="002E68F5"/>
    <w:rsid w:val="002E6954"/>
    <w:rsid w:val="002E69B8"/>
    <w:rsid w:val="002E6AAD"/>
    <w:rsid w:val="002E6BBA"/>
    <w:rsid w:val="002E6C49"/>
    <w:rsid w:val="002E6D3A"/>
    <w:rsid w:val="002E6D71"/>
    <w:rsid w:val="002E6FCA"/>
    <w:rsid w:val="002E70FF"/>
    <w:rsid w:val="002E7114"/>
    <w:rsid w:val="002E7229"/>
    <w:rsid w:val="002E72D5"/>
    <w:rsid w:val="002E7375"/>
    <w:rsid w:val="002E74EC"/>
    <w:rsid w:val="002E755C"/>
    <w:rsid w:val="002E75BE"/>
    <w:rsid w:val="002E75C6"/>
    <w:rsid w:val="002E771F"/>
    <w:rsid w:val="002E7722"/>
    <w:rsid w:val="002E79B8"/>
    <w:rsid w:val="002E79BA"/>
    <w:rsid w:val="002E7A79"/>
    <w:rsid w:val="002E7DB7"/>
    <w:rsid w:val="002E7EE7"/>
    <w:rsid w:val="002F0010"/>
    <w:rsid w:val="002F010B"/>
    <w:rsid w:val="002F0186"/>
    <w:rsid w:val="002F0286"/>
    <w:rsid w:val="002F02ED"/>
    <w:rsid w:val="002F0410"/>
    <w:rsid w:val="002F0476"/>
    <w:rsid w:val="002F0489"/>
    <w:rsid w:val="002F0584"/>
    <w:rsid w:val="002F0699"/>
    <w:rsid w:val="002F094C"/>
    <w:rsid w:val="002F094D"/>
    <w:rsid w:val="002F0961"/>
    <w:rsid w:val="002F097C"/>
    <w:rsid w:val="002F09B2"/>
    <w:rsid w:val="002F09D1"/>
    <w:rsid w:val="002F0AA1"/>
    <w:rsid w:val="002F0C12"/>
    <w:rsid w:val="002F0CB5"/>
    <w:rsid w:val="002F0DC2"/>
    <w:rsid w:val="002F0EDC"/>
    <w:rsid w:val="002F0F68"/>
    <w:rsid w:val="002F1036"/>
    <w:rsid w:val="002F1044"/>
    <w:rsid w:val="002F1198"/>
    <w:rsid w:val="002F1423"/>
    <w:rsid w:val="002F1441"/>
    <w:rsid w:val="002F162E"/>
    <w:rsid w:val="002F1732"/>
    <w:rsid w:val="002F1733"/>
    <w:rsid w:val="002F174C"/>
    <w:rsid w:val="002F182E"/>
    <w:rsid w:val="002F1869"/>
    <w:rsid w:val="002F191D"/>
    <w:rsid w:val="002F19AC"/>
    <w:rsid w:val="002F1AB8"/>
    <w:rsid w:val="002F1AF9"/>
    <w:rsid w:val="002F1C60"/>
    <w:rsid w:val="002F1DD9"/>
    <w:rsid w:val="002F1FA8"/>
    <w:rsid w:val="002F2028"/>
    <w:rsid w:val="002F20B7"/>
    <w:rsid w:val="002F2145"/>
    <w:rsid w:val="002F246D"/>
    <w:rsid w:val="002F2543"/>
    <w:rsid w:val="002F2721"/>
    <w:rsid w:val="002F2A2A"/>
    <w:rsid w:val="002F2AAD"/>
    <w:rsid w:val="002F2AB3"/>
    <w:rsid w:val="002F2C55"/>
    <w:rsid w:val="002F2D5C"/>
    <w:rsid w:val="002F2E2F"/>
    <w:rsid w:val="002F2E51"/>
    <w:rsid w:val="002F2E53"/>
    <w:rsid w:val="002F2EA5"/>
    <w:rsid w:val="002F30BB"/>
    <w:rsid w:val="002F32B7"/>
    <w:rsid w:val="002F33E1"/>
    <w:rsid w:val="002F3413"/>
    <w:rsid w:val="002F36F6"/>
    <w:rsid w:val="002F37FE"/>
    <w:rsid w:val="002F3954"/>
    <w:rsid w:val="002F39BB"/>
    <w:rsid w:val="002F3CAF"/>
    <w:rsid w:val="002F404B"/>
    <w:rsid w:val="002F4186"/>
    <w:rsid w:val="002F43A4"/>
    <w:rsid w:val="002F440C"/>
    <w:rsid w:val="002F448F"/>
    <w:rsid w:val="002F4592"/>
    <w:rsid w:val="002F45C4"/>
    <w:rsid w:val="002F4685"/>
    <w:rsid w:val="002F46D0"/>
    <w:rsid w:val="002F4A93"/>
    <w:rsid w:val="002F4AA8"/>
    <w:rsid w:val="002F504C"/>
    <w:rsid w:val="002F55BA"/>
    <w:rsid w:val="002F5614"/>
    <w:rsid w:val="002F5726"/>
    <w:rsid w:val="002F57A5"/>
    <w:rsid w:val="002F58FC"/>
    <w:rsid w:val="002F5916"/>
    <w:rsid w:val="002F5A73"/>
    <w:rsid w:val="002F5D17"/>
    <w:rsid w:val="002F5D9A"/>
    <w:rsid w:val="002F5E15"/>
    <w:rsid w:val="002F5E36"/>
    <w:rsid w:val="002F5EF0"/>
    <w:rsid w:val="002F602A"/>
    <w:rsid w:val="002F6129"/>
    <w:rsid w:val="002F61E9"/>
    <w:rsid w:val="002F61F6"/>
    <w:rsid w:val="002F631C"/>
    <w:rsid w:val="002F632D"/>
    <w:rsid w:val="002F6353"/>
    <w:rsid w:val="002F63DC"/>
    <w:rsid w:val="002F63EB"/>
    <w:rsid w:val="002F64B0"/>
    <w:rsid w:val="002F64EB"/>
    <w:rsid w:val="002F6524"/>
    <w:rsid w:val="002F661A"/>
    <w:rsid w:val="002F6659"/>
    <w:rsid w:val="002F67A0"/>
    <w:rsid w:val="002F6812"/>
    <w:rsid w:val="002F685D"/>
    <w:rsid w:val="002F6876"/>
    <w:rsid w:val="002F6A6B"/>
    <w:rsid w:val="002F6B07"/>
    <w:rsid w:val="002F6D4E"/>
    <w:rsid w:val="002F6D5C"/>
    <w:rsid w:val="002F6DD4"/>
    <w:rsid w:val="002F6E45"/>
    <w:rsid w:val="002F6E80"/>
    <w:rsid w:val="002F6F7F"/>
    <w:rsid w:val="002F6F82"/>
    <w:rsid w:val="002F6FCB"/>
    <w:rsid w:val="002F7154"/>
    <w:rsid w:val="002F71E8"/>
    <w:rsid w:val="002F745C"/>
    <w:rsid w:val="002F761D"/>
    <w:rsid w:val="002F78BC"/>
    <w:rsid w:val="002F7900"/>
    <w:rsid w:val="002F7A30"/>
    <w:rsid w:val="002F7AA1"/>
    <w:rsid w:val="002F7D2C"/>
    <w:rsid w:val="002F7E13"/>
    <w:rsid w:val="002F7E3C"/>
    <w:rsid w:val="002F7EAB"/>
    <w:rsid w:val="002F7F3E"/>
    <w:rsid w:val="00300066"/>
    <w:rsid w:val="00300068"/>
    <w:rsid w:val="003000F3"/>
    <w:rsid w:val="00300374"/>
    <w:rsid w:val="0030044C"/>
    <w:rsid w:val="00300459"/>
    <w:rsid w:val="00300783"/>
    <w:rsid w:val="00300787"/>
    <w:rsid w:val="0030087B"/>
    <w:rsid w:val="0030095D"/>
    <w:rsid w:val="0030097E"/>
    <w:rsid w:val="003009CF"/>
    <w:rsid w:val="00300C1A"/>
    <w:rsid w:val="00300CD4"/>
    <w:rsid w:val="00300E32"/>
    <w:rsid w:val="00300EAB"/>
    <w:rsid w:val="0030103D"/>
    <w:rsid w:val="0030121A"/>
    <w:rsid w:val="003013E0"/>
    <w:rsid w:val="00301426"/>
    <w:rsid w:val="00301460"/>
    <w:rsid w:val="0030146B"/>
    <w:rsid w:val="0030147C"/>
    <w:rsid w:val="0030156C"/>
    <w:rsid w:val="00301601"/>
    <w:rsid w:val="003019F7"/>
    <w:rsid w:val="00301A12"/>
    <w:rsid w:val="00301AB9"/>
    <w:rsid w:val="00301C1F"/>
    <w:rsid w:val="00301C33"/>
    <w:rsid w:val="00301CDC"/>
    <w:rsid w:val="00301EBD"/>
    <w:rsid w:val="00301F85"/>
    <w:rsid w:val="0030214B"/>
    <w:rsid w:val="003021DC"/>
    <w:rsid w:val="0030223F"/>
    <w:rsid w:val="003022EE"/>
    <w:rsid w:val="003023B1"/>
    <w:rsid w:val="003023C3"/>
    <w:rsid w:val="0030242E"/>
    <w:rsid w:val="003024F9"/>
    <w:rsid w:val="003025A9"/>
    <w:rsid w:val="00302790"/>
    <w:rsid w:val="003028E4"/>
    <w:rsid w:val="0030296C"/>
    <w:rsid w:val="00302982"/>
    <w:rsid w:val="003029A5"/>
    <w:rsid w:val="00302BE8"/>
    <w:rsid w:val="00302CB4"/>
    <w:rsid w:val="00302CC1"/>
    <w:rsid w:val="00302D11"/>
    <w:rsid w:val="00302EBC"/>
    <w:rsid w:val="00303061"/>
    <w:rsid w:val="00303062"/>
    <w:rsid w:val="0030307A"/>
    <w:rsid w:val="003030B1"/>
    <w:rsid w:val="0030318F"/>
    <w:rsid w:val="00303327"/>
    <w:rsid w:val="00303358"/>
    <w:rsid w:val="00303368"/>
    <w:rsid w:val="003033E7"/>
    <w:rsid w:val="003033EE"/>
    <w:rsid w:val="00303425"/>
    <w:rsid w:val="0030353D"/>
    <w:rsid w:val="003036ED"/>
    <w:rsid w:val="00303779"/>
    <w:rsid w:val="00303A30"/>
    <w:rsid w:val="00303AB0"/>
    <w:rsid w:val="00303AE9"/>
    <w:rsid w:val="00303B9D"/>
    <w:rsid w:val="00303C7F"/>
    <w:rsid w:val="00303D67"/>
    <w:rsid w:val="00303D8C"/>
    <w:rsid w:val="00303E47"/>
    <w:rsid w:val="00303FCA"/>
    <w:rsid w:val="0030420B"/>
    <w:rsid w:val="0030421B"/>
    <w:rsid w:val="003042C3"/>
    <w:rsid w:val="00304579"/>
    <w:rsid w:val="0030467D"/>
    <w:rsid w:val="003046A2"/>
    <w:rsid w:val="00304762"/>
    <w:rsid w:val="003048B9"/>
    <w:rsid w:val="003048C3"/>
    <w:rsid w:val="00304BB2"/>
    <w:rsid w:val="00304CB6"/>
    <w:rsid w:val="00304D25"/>
    <w:rsid w:val="00304F7E"/>
    <w:rsid w:val="003050AD"/>
    <w:rsid w:val="00305295"/>
    <w:rsid w:val="003052C4"/>
    <w:rsid w:val="003052C7"/>
    <w:rsid w:val="00305356"/>
    <w:rsid w:val="00305362"/>
    <w:rsid w:val="003053DF"/>
    <w:rsid w:val="0030545E"/>
    <w:rsid w:val="003055B2"/>
    <w:rsid w:val="003056CC"/>
    <w:rsid w:val="0030585C"/>
    <w:rsid w:val="003058E7"/>
    <w:rsid w:val="003059AF"/>
    <w:rsid w:val="003059BF"/>
    <w:rsid w:val="00305A50"/>
    <w:rsid w:val="00305B23"/>
    <w:rsid w:val="00305C5E"/>
    <w:rsid w:val="00305C95"/>
    <w:rsid w:val="00305D43"/>
    <w:rsid w:val="00305D5F"/>
    <w:rsid w:val="00305FD1"/>
    <w:rsid w:val="00306023"/>
    <w:rsid w:val="0030619D"/>
    <w:rsid w:val="003062B9"/>
    <w:rsid w:val="00306482"/>
    <w:rsid w:val="003064C3"/>
    <w:rsid w:val="003065C9"/>
    <w:rsid w:val="00306645"/>
    <w:rsid w:val="003066E9"/>
    <w:rsid w:val="00306750"/>
    <w:rsid w:val="003067B3"/>
    <w:rsid w:val="003067C7"/>
    <w:rsid w:val="00306800"/>
    <w:rsid w:val="0030689A"/>
    <w:rsid w:val="003068EC"/>
    <w:rsid w:val="003068F2"/>
    <w:rsid w:val="00306A5D"/>
    <w:rsid w:val="00306BDF"/>
    <w:rsid w:val="00306C94"/>
    <w:rsid w:val="00306CBD"/>
    <w:rsid w:val="00306E28"/>
    <w:rsid w:val="00306E52"/>
    <w:rsid w:val="00306EBE"/>
    <w:rsid w:val="00307266"/>
    <w:rsid w:val="0030730A"/>
    <w:rsid w:val="0030730E"/>
    <w:rsid w:val="0030763C"/>
    <w:rsid w:val="00307796"/>
    <w:rsid w:val="0030792E"/>
    <w:rsid w:val="003079FA"/>
    <w:rsid w:val="003079FB"/>
    <w:rsid w:val="00307A3D"/>
    <w:rsid w:val="00307A77"/>
    <w:rsid w:val="00307B08"/>
    <w:rsid w:val="00307B8A"/>
    <w:rsid w:val="00307C7F"/>
    <w:rsid w:val="00307CEF"/>
    <w:rsid w:val="00307D29"/>
    <w:rsid w:val="00307D97"/>
    <w:rsid w:val="00307DA5"/>
    <w:rsid w:val="00307EC1"/>
    <w:rsid w:val="00307EC7"/>
    <w:rsid w:val="00307F1F"/>
    <w:rsid w:val="003101BC"/>
    <w:rsid w:val="00310337"/>
    <w:rsid w:val="00310373"/>
    <w:rsid w:val="003103D5"/>
    <w:rsid w:val="003104FE"/>
    <w:rsid w:val="0031061B"/>
    <w:rsid w:val="0031091D"/>
    <w:rsid w:val="00310965"/>
    <w:rsid w:val="003109CD"/>
    <w:rsid w:val="00310A4C"/>
    <w:rsid w:val="00310AED"/>
    <w:rsid w:val="00310BEA"/>
    <w:rsid w:val="00310CCF"/>
    <w:rsid w:val="00310D2C"/>
    <w:rsid w:val="00310DA0"/>
    <w:rsid w:val="00310E9D"/>
    <w:rsid w:val="00310E9E"/>
    <w:rsid w:val="0031103A"/>
    <w:rsid w:val="003110B0"/>
    <w:rsid w:val="0031116E"/>
    <w:rsid w:val="0031117A"/>
    <w:rsid w:val="003113F7"/>
    <w:rsid w:val="00311410"/>
    <w:rsid w:val="00311437"/>
    <w:rsid w:val="003114CF"/>
    <w:rsid w:val="00311572"/>
    <w:rsid w:val="003115EC"/>
    <w:rsid w:val="00311619"/>
    <w:rsid w:val="00311840"/>
    <w:rsid w:val="00311885"/>
    <w:rsid w:val="003119D2"/>
    <w:rsid w:val="00311B54"/>
    <w:rsid w:val="00311DF3"/>
    <w:rsid w:val="00311DF4"/>
    <w:rsid w:val="00311E81"/>
    <w:rsid w:val="00311E9B"/>
    <w:rsid w:val="00311F6F"/>
    <w:rsid w:val="0031200C"/>
    <w:rsid w:val="00312190"/>
    <w:rsid w:val="003122EB"/>
    <w:rsid w:val="0031230C"/>
    <w:rsid w:val="00312329"/>
    <w:rsid w:val="0031234C"/>
    <w:rsid w:val="00312398"/>
    <w:rsid w:val="003124F2"/>
    <w:rsid w:val="00312589"/>
    <w:rsid w:val="003126C8"/>
    <w:rsid w:val="003126E0"/>
    <w:rsid w:val="00312709"/>
    <w:rsid w:val="00312722"/>
    <w:rsid w:val="003128EB"/>
    <w:rsid w:val="003129D9"/>
    <w:rsid w:val="00312A84"/>
    <w:rsid w:val="00312B5B"/>
    <w:rsid w:val="00312CFF"/>
    <w:rsid w:val="00312D22"/>
    <w:rsid w:val="00312DB8"/>
    <w:rsid w:val="00312EA7"/>
    <w:rsid w:val="00312F4F"/>
    <w:rsid w:val="00312F8D"/>
    <w:rsid w:val="00312FFE"/>
    <w:rsid w:val="003130FC"/>
    <w:rsid w:val="0031314C"/>
    <w:rsid w:val="00313160"/>
    <w:rsid w:val="003131A5"/>
    <w:rsid w:val="0031351E"/>
    <w:rsid w:val="003137B4"/>
    <w:rsid w:val="003137C0"/>
    <w:rsid w:val="00313944"/>
    <w:rsid w:val="00313A02"/>
    <w:rsid w:val="00313A2B"/>
    <w:rsid w:val="00313A7A"/>
    <w:rsid w:val="00313D3B"/>
    <w:rsid w:val="00313DF2"/>
    <w:rsid w:val="0031401B"/>
    <w:rsid w:val="00314150"/>
    <w:rsid w:val="003141BE"/>
    <w:rsid w:val="0031435C"/>
    <w:rsid w:val="003146AC"/>
    <w:rsid w:val="0031486C"/>
    <w:rsid w:val="003148BC"/>
    <w:rsid w:val="00314974"/>
    <w:rsid w:val="00314AE1"/>
    <w:rsid w:val="00314B5D"/>
    <w:rsid w:val="00314C2C"/>
    <w:rsid w:val="00314FBD"/>
    <w:rsid w:val="003150FE"/>
    <w:rsid w:val="003152A1"/>
    <w:rsid w:val="003153AB"/>
    <w:rsid w:val="0031550A"/>
    <w:rsid w:val="003156F5"/>
    <w:rsid w:val="0031584B"/>
    <w:rsid w:val="00315A7D"/>
    <w:rsid w:val="00315B3F"/>
    <w:rsid w:val="00315C31"/>
    <w:rsid w:val="00315C44"/>
    <w:rsid w:val="00315E53"/>
    <w:rsid w:val="00316184"/>
    <w:rsid w:val="00316264"/>
    <w:rsid w:val="00316357"/>
    <w:rsid w:val="003163B3"/>
    <w:rsid w:val="00316682"/>
    <w:rsid w:val="003166AD"/>
    <w:rsid w:val="003167D6"/>
    <w:rsid w:val="00316806"/>
    <w:rsid w:val="003168B7"/>
    <w:rsid w:val="00316AF2"/>
    <w:rsid w:val="00316B95"/>
    <w:rsid w:val="00316C04"/>
    <w:rsid w:val="00316E3F"/>
    <w:rsid w:val="0031722B"/>
    <w:rsid w:val="0031748D"/>
    <w:rsid w:val="0031749B"/>
    <w:rsid w:val="00317520"/>
    <w:rsid w:val="0031752D"/>
    <w:rsid w:val="0031757D"/>
    <w:rsid w:val="00317649"/>
    <w:rsid w:val="00317674"/>
    <w:rsid w:val="00317763"/>
    <w:rsid w:val="00317A05"/>
    <w:rsid w:val="00317A8A"/>
    <w:rsid w:val="00317AA5"/>
    <w:rsid w:val="00317ADF"/>
    <w:rsid w:val="00317BD2"/>
    <w:rsid w:val="00317C26"/>
    <w:rsid w:val="00317C88"/>
    <w:rsid w:val="00317DDB"/>
    <w:rsid w:val="00317E35"/>
    <w:rsid w:val="00317F42"/>
    <w:rsid w:val="00317F97"/>
    <w:rsid w:val="00320109"/>
    <w:rsid w:val="00320121"/>
    <w:rsid w:val="00320182"/>
    <w:rsid w:val="003201B3"/>
    <w:rsid w:val="003201FE"/>
    <w:rsid w:val="00320241"/>
    <w:rsid w:val="003203D5"/>
    <w:rsid w:val="003203F2"/>
    <w:rsid w:val="00320566"/>
    <w:rsid w:val="0032058C"/>
    <w:rsid w:val="0032058F"/>
    <w:rsid w:val="00320623"/>
    <w:rsid w:val="00320655"/>
    <w:rsid w:val="003206D3"/>
    <w:rsid w:val="00320803"/>
    <w:rsid w:val="00320895"/>
    <w:rsid w:val="00320A63"/>
    <w:rsid w:val="00320AA7"/>
    <w:rsid w:val="00320AEA"/>
    <w:rsid w:val="00320B14"/>
    <w:rsid w:val="00320BF4"/>
    <w:rsid w:val="00320C01"/>
    <w:rsid w:val="00320CEB"/>
    <w:rsid w:val="00320D31"/>
    <w:rsid w:val="00320ECB"/>
    <w:rsid w:val="00320EF8"/>
    <w:rsid w:val="00320F01"/>
    <w:rsid w:val="00321069"/>
    <w:rsid w:val="003211AC"/>
    <w:rsid w:val="00321260"/>
    <w:rsid w:val="003213F6"/>
    <w:rsid w:val="00321402"/>
    <w:rsid w:val="00321450"/>
    <w:rsid w:val="003214C8"/>
    <w:rsid w:val="00321506"/>
    <w:rsid w:val="00321737"/>
    <w:rsid w:val="0032188E"/>
    <w:rsid w:val="0032194B"/>
    <w:rsid w:val="00321A74"/>
    <w:rsid w:val="00321B20"/>
    <w:rsid w:val="00321C16"/>
    <w:rsid w:val="00321C42"/>
    <w:rsid w:val="00321C47"/>
    <w:rsid w:val="00321C8C"/>
    <w:rsid w:val="00321ECB"/>
    <w:rsid w:val="00321F7E"/>
    <w:rsid w:val="00322185"/>
    <w:rsid w:val="00322238"/>
    <w:rsid w:val="00322393"/>
    <w:rsid w:val="00322432"/>
    <w:rsid w:val="00322516"/>
    <w:rsid w:val="003225C1"/>
    <w:rsid w:val="00322600"/>
    <w:rsid w:val="00322897"/>
    <w:rsid w:val="0032293A"/>
    <w:rsid w:val="00322A1F"/>
    <w:rsid w:val="00322ABC"/>
    <w:rsid w:val="00322C72"/>
    <w:rsid w:val="00322D58"/>
    <w:rsid w:val="00322F6D"/>
    <w:rsid w:val="00323064"/>
    <w:rsid w:val="0032306A"/>
    <w:rsid w:val="003230ED"/>
    <w:rsid w:val="003230F4"/>
    <w:rsid w:val="003231F1"/>
    <w:rsid w:val="003232A6"/>
    <w:rsid w:val="0032331E"/>
    <w:rsid w:val="00323358"/>
    <w:rsid w:val="003234AE"/>
    <w:rsid w:val="0032356C"/>
    <w:rsid w:val="00323594"/>
    <w:rsid w:val="0032367C"/>
    <w:rsid w:val="0032397D"/>
    <w:rsid w:val="00323BF8"/>
    <w:rsid w:val="00323C0F"/>
    <w:rsid w:val="00323C37"/>
    <w:rsid w:val="00323CD2"/>
    <w:rsid w:val="00323CFD"/>
    <w:rsid w:val="00323D1C"/>
    <w:rsid w:val="00323D37"/>
    <w:rsid w:val="00323E98"/>
    <w:rsid w:val="00323FD1"/>
    <w:rsid w:val="00324143"/>
    <w:rsid w:val="003242A4"/>
    <w:rsid w:val="00324452"/>
    <w:rsid w:val="003244A4"/>
    <w:rsid w:val="003246F7"/>
    <w:rsid w:val="003247A5"/>
    <w:rsid w:val="0032487E"/>
    <w:rsid w:val="00324A89"/>
    <w:rsid w:val="00324A95"/>
    <w:rsid w:val="00324AB0"/>
    <w:rsid w:val="00324BC6"/>
    <w:rsid w:val="00324CA4"/>
    <w:rsid w:val="00324DCB"/>
    <w:rsid w:val="00324DDF"/>
    <w:rsid w:val="00324DF9"/>
    <w:rsid w:val="00324F59"/>
    <w:rsid w:val="00325042"/>
    <w:rsid w:val="0032522D"/>
    <w:rsid w:val="003252BE"/>
    <w:rsid w:val="00325326"/>
    <w:rsid w:val="0032550D"/>
    <w:rsid w:val="003255DE"/>
    <w:rsid w:val="003255E8"/>
    <w:rsid w:val="003256A5"/>
    <w:rsid w:val="003256BA"/>
    <w:rsid w:val="00325716"/>
    <w:rsid w:val="0032575F"/>
    <w:rsid w:val="0032585A"/>
    <w:rsid w:val="003259E2"/>
    <w:rsid w:val="00325A63"/>
    <w:rsid w:val="00325BC8"/>
    <w:rsid w:val="00325C05"/>
    <w:rsid w:val="00325F39"/>
    <w:rsid w:val="00325F69"/>
    <w:rsid w:val="0032603B"/>
    <w:rsid w:val="00326123"/>
    <w:rsid w:val="00326173"/>
    <w:rsid w:val="003261D7"/>
    <w:rsid w:val="00326260"/>
    <w:rsid w:val="003262AE"/>
    <w:rsid w:val="003262EE"/>
    <w:rsid w:val="003265D3"/>
    <w:rsid w:val="003265D7"/>
    <w:rsid w:val="00326748"/>
    <w:rsid w:val="00326B6B"/>
    <w:rsid w:val="00326D0D"/>
    <w:rsid w:val="00326DB2"/>
    <w:rsid w:val="00326E7A"/>
    <w:rsid w:val="00326F84"/>
    <w:rsid w:val="00326FCB"/>
    <w:rsid w:val="00327056"/>
    <w:rsid w:val="003271D7"/>
    <w:rsid w:val="00327482"/>
    <w:rsid w:val="0032756D"/>
    <w:rsid w:val="00327663"/>
    <w:rsid w:val="00327737"/>
    <w:rsid w:val="00327752"/>
    <w:rsid w:val="003277A5"/>
    <w:rsid w:val="003277E4"/>
    <w:rsid w:val="003278EC"/>
    <w:rsid w:val="00327932"/>
    <w:rsid w:val="00327A03"/>
    <w:rsid w:val="00327A3B"/>
    <w:rsid w:val="00327B87"/>
    <w:rsid w:val="00327C50"/>
    <w:rsid w:val="00327E1B"/>
    <w:rsid w:val="00327EFC"/>
    <w:rsid w:val="00327F7A"/>
    <w:rsid w:val="00327FCD"/>
    <w:rsid w:val="0033006B"/>
    <w:rsid w:val="00330213"/>
    <w:rsid w:val="0033028E"/>
    <w:rsid w:val="00330366"/>
    <w:rsid w:val="003303B9"/>
    <w:rsid w:val="0033040D"/>
    <w:rsid w:val="00330536"/>
    <w:rsid w:val="0033055C"/>
    <w:rsid w:val="0033057B"/>
    <w:rsid w:val="00330665"/>
    <w:rsid w:val="0033066E"/>
    <w:rsid w:val="003307D6"/>
    <w:rsid w:val="003308A4"/>
    <w:rsid w:val="003308A7"/>
    <w:rsid w:val="00330927"/>
    <w:rsid w:val="00330931"/>
    <w:rsid w:val="00330946"/>
    <w:rsid w:val="0033094D"/>
    <w:rsid w:val="003309DC"/>
    <w:rsid w:val="003309F2"/>
    <w:rsid w:val="00330D52"/>
    <w:rsid w:val="00330DA0"/>
    <w:rsid w:val="00330E36"/>
    <w:rsid w:val="00330E88"/>
    <w:rsid w:val="00330F0D"/>
    <w:rsid w:val="00331171"/>
    <w:rsid w:val="0033117B"/>
    <w:rsid w:val="0033162A"/>
    <w:rsid w:val="0033183C"/>
    <w:rsid w:val="00331844"/>
    <w:rsid w:val="00331BB7"/>
    <w:rsid w:val="00331C62"/>
    <w:rsid w:val="00331C7B"/>
    <w:rsid w:val="00331EC7"/>
    <w:rsid w:val="00332287"/>
    <w:rsid w:val="003323CA"/>
    <w:rsid w:val="0033246E"/>
    <w:rsid w:val="00332543"/>
    <w:rsid w:val="003325EE"/>
    <w:rsid w:val="00332726"/>
    <w:rsid w:val="00332788"/>
    <w:rsid w:val="003327DC"/>
    <w:rsid w:val="0033287B"/>
    <w:rsid w:val="00332990"/>
    <w:rsid w:val="00332A5E"/>
    <w:rsid w:val="00332A9B"/>
    <w:rsid w:val="00332B08"/>
    <w:rsid w:val="00332BD6"/>
    <w:rsid w:val="00332E09"/>
    <w:rsid w:val="00332E33"/>
    <w:rsid w:val="00332E78"/>
    <w:rsid w:val="00333070"/>
    <w:rsid w:val="003331C3"/>
    <w:rsid w:val="003331E6"/>
    <w:rsid w:val="0033321C"/>
    <w:rsid w:val="00333249"/>
    <w:rsid w:val="003334A0"/>
    <w:rsid w:val="00333708"/>
    <w:rsid w:val="0033392B"/>
    <w:rsid w:val="0033392C"/>
    <w:rsid w:val="0033398D"/>
    <w:rsid w:val="00333B44"/>
    <w:rsid w:val="00333B9A"/>
    <w:rsid w:val="00333CB8"/>
    <w:rsid w:val="00333D2F"/>
    <w:rsid w:val="00333D90"/>
    <w:rsid w:val="00333FE3"/>
    <w:rsid w:val="0033410D"/>
    <w:rsid w:val="00334118"/>
    <w:rsid w:val="00334126"/>
    <w:rsid w:val="00334166"/>
    <w:rsid w:val="00334209"/>
    <w:rsid w:val="0033425C"/>
    <w:rsid w:val="00334289"/>
    <w:rsid w:val="003344BB"/>
    <w:rsid w:val="003344DC"/>
    <w:rsid w:val="003345B3"/>
    <w:rsid w:val="00334625"/>
    <w:rsid w:val="00334659"/>
    <w:rsid w:val="00334676"/>
    <w:rsid w:val="0033469B"/>
    <w:rsid w:val="0033487D"/>
    <w:rsid w:val="003348B1"/>
    <w:rsid w:val="00334968"/>
    <w:rsid w:val="00334B51"/>
    <w:rsid w:val="00334D06"/>
    <w:rsid w:val="00334EB8"/>
    <w:rsid w:val="00334F7B"/>
    <w:rsid w:val="003350E5"/>
    <w:rsid w:val="0033512A"/>
    <w:rsid w:val="003351FF"/>
    <w:rsid w:val="00335223"/>
    <w:rsid w:val="00335491"/>
    <w:rsid w:val="003354D6"/>
    <w:rsid w:val="003354F9"/>
    <w:rsid w:val="00335699"/>
    <w:rsid w:val="0033587C"/>
    <w:rsid w:val="00335A59"/>
    <w:rsid w:val="00335B30"/>
    <w:rsid w:val="00335D3E"/>
    <w:rsid w:val="00335F0A"/>
    <w:rsid w:val="003360C1"/>
    <w:rsid w:val="003360FD"/>
    <w:rsid w:val="0033615B"/>
    <w:rsid w:val="0033622B"/>
    <w:rsid w:val="0033648B"/>
    <w:rsid w:val="00336573"/>
    <w:rsid w:val="00336578"/>
    <w:rsid w:val="00336631"/>
    <w:rsid w:val="00336669"/>
    <w:rsid w:val="00336946"/>
    <w:rsid w:val="00336B2D"/>
    <w:rsid w:val="00336CA6"/>
    <w:rsid w:val="00336D6B"/>
    <w:rsid w:val="00336D7B"/>
    <w:rsid w:val="00336E46"/>
    <w:rsid w:val="00336E6F"/>
    <w:rsid w:val="00336EA5"/>
    <w:rsid w:val="003371B3"/>
    <w:rsid w:val="00337618"/>
    <w:rsid w:val="00337622"/>
    <w:rsid w:val="00337897"/>
    <w:rsid w:val="00337E86"/>
    <w:rsid w:val="00340070"/>
    <w:rsid w:val="003402CB"/>
    <w:rsid w:val="003406C0"/>
    <w:rsid w:val="003407B2"/>
    <w:rsid w:val="00340825"/>
    <w:rsid w:val="003408F5"/>
    <w:rsid w:val="00340FA7"/>
    <w:rsid w:val="0034104F"/>
    <w:rsid w:val="00341063"/>
    <w:rsid w:val="00341071"/>
    <w:rsid w:val="003410BC"/>
    <w:rsid w:val="003411A3"/>
    <w:rsid w:val="003412CC"/>
    <w:rsid w:val="00341393"/>
    <w:rsid w:val="003414F5"/>
    <w:rsid w:val="00341856"/>
    <w:rsid w:val="0034190A"/>
    <w:rsid w:val="003419BD"/>
    <w:rsid w:val="00341BC3"/>
    <w:rsid w:val="00341C58"/>
    <w:rsid w:val="00341E2D"/>
    <w:rsid w:val="00341EC9"/>
    <w:rsid w:val="00341EDE"/>
    <w:rsid w:val="00341FFF"/>
    <w:rsid w:val="00342022"/>
    <w:rsid w:val="00342183"/>
    <w:rsid w:val="00342293"/>
    <w:rsid w:val="0034234C"/>
    <w:rsid w:val="0034248F"/>
    <w:rsid w:val="003425E0"/>
    <w:rsid w:val="003428B2"/>
    <w:rsid w:val="003428CA"/>
    <w:rsid w:val="0034297E"/>
    <w:rsid w:val="00342B80"/>
    <w:rsid w:val="00342BF9"/>
    <w:rsid w:val="00342C06"/>
    <w:rsid w:val="00342C2C"/>
    <w:rsid w:val="00342CE4"/>
    <w:rsid w:val="00342D19"/>
    <w:rsid w:val="00342F87"/>
    <w:rsid w:val="00343070"/>
    <w:rsid w:val="00343216"/>
    <w:rsid w:val="00343220"/>
    <w:rsid w:val="00343253"/>
    <w:rsid w:val="00343481"/>
    <w:rsid w:val="00343655"/>
    <w:rsid w:val="00343730"/>
    <w:rsid w:val="00343765"/>
    <w:rsid w:val="0034391A"/>
    <w:rsid w:val="003439B3"/>
    <w:rsid w:val="00343D03"/>
    <w:rsid w:val="00343E87"/>
    <w:rsid w:val="00343E98"/>
    <w:rsid w:val="003441C4"/>
    <w:rsid w:val="003441DD"/>
    <w:rsid w:val="0034421F"/>
    <w:rsid w:val="0034423E"/>
    <w:rsid w:val="003442AD"/>
    <w:rsid w:val="003442D4"/>
    <w:rsid w:val="003442ED"/>
    <w:rsid w:val="0034432A"/>
    <w:rsid w:val="00344672"/>
    <w:rsid w:val="003446B6"/>
    <w:rsid w:val="003448A1"/>
    <w:rsid w:val="003449E2"/>
    <w:rsid w:val="00344A62"/>
    <w:rsid w:val="00344AA0"/>
    <w:rsid w:val="00344B46"/>
    <w:rsid w:val="00344BD0"/>
    <w:rsid w:val="00344BF0"/>
    <w:rsid w:val="00344C72"/>
    <w:rsid w:val="00344DD0"/>
    <w:rsid w:val="00344ED4"/>
    <w:rsid w:val="003451D3"/>
    <w:rsid w:val="0034525A"/>
    <w:rsid w:val="003452AF"/>
    <w:rsid w:val="003452FF"/>
    <w:rsid w:val="0034530E"/>
    <w:rsid w:val="003454AD"/>
    <w:rsid w:val="003454F0"/>
    <w:rsid w:val="00345503"/>
    <w:rsid w:val="00345592"/>
    <w:rsid w:val="00345672"/>
    <w:rsid w:val="00345780"/>
    <w:rsid w:val="003458F8"/>
    <w:rsid w:val="00345946"/>
    <w:rsid w:val="003459FC"/>
    <w:rsid w:val="00345ABA"/>
    <w:rsid w:val="00345AC2"/>
    <w:rsid w:val="00345B0A"/>
    <w:rsid w:val="00345B85"/>
    <w:rsid w:val="00345C3A"/>
    <w:rsid w:val="00345D7D"/>
    <w:rsid w:val="00345DA0"/>
    <w:rsid w:val="00345DD4"/>
    <w:rsid w:val="00345DE0"/>
    <w:rsid w:val="00345FD7"/>
    <w:rsid w:val="0034606C"/>
    <w:rsid w:val="00346355"/>
    <w:rsid w:val="003466EC"/>
    <w:rsid w:val="003467EF"/>
    <w:rsid w:val="003469C3"/>
    <w:rsid w:val="00346DB1"/>
    <w:rsid w:val="00346E13"/>
    <w:rsid w:val="00346F92"/>
    <w:rsid w:val="00346FF0"/>
    <w:rsid w:val="00347012"/>
    <w:rsid w:val="00347117"/>
    <w:rsid w:val="00347124"/>
    <w:rsid w:val="0034742C"/>
    <w:rsid w:val="00347724"/>
    <w:rsid w:val="003477F2"/>
    <w:rsid w:val="0034785D"/>
    <w:rsid w:val="00347999"/>
    <w:rsid w:val="00347A14"/>
    <w:rsid w:val="00347A8A"/>
    <w:rsid w:val="00347B5B"/>
    <w:rsid w:val="00347CD5"/>
    <w:rsid w:val="00347D3B"/>
    <w:rsid w:val="00347DEF"/>
    <w:rsid w:val="00347F8E"/>
    <w:rsid w:val="0035003D"/>
    <w:rsid w:val="00350046"/>
    <w:rsid w:val="003500BB"/>
    <w:rsid w:val="003502E3"/>
    <w:rsid w:val="00350318"/>
    <w:rsid w:val="003503C5"/>
    <w:rsid w:val="003504E5"/>
    <w:rsid w:val="0035050F"/>
    <w:rsid w:val="00350535"/>
    <w:rsid w:val="00350645"/>
    <w:rsid w:val="00350951"/>
    <w:rsid w:val="00350AC2"/>
    <w:rsid w:val="00350B8B"/>
    <w:rsid w:val="00350C0E"/>
    <w:rsid w:val="00350D22"/>
    <w:rsid w:val="00350E19"/>
    <w:rsid w:val="00350EEE"/>
    <w:rsid w:val="0035103B"/>
    <w:rsid w:val="0035103D"/>
    <w:rsid w:val="0035116F"/>
    <w:rsid w:val="003511D6"/>
    <w:rsid w:val="0035126C"/>
    <w:rsid w:val="00351439"/>
    <w:rsid w:val="003514D4"/>
    <w:rsid w:val="003515F5"/>
    <w:rsid w:val="0035165A"/>
    <w:rsid w:val="00351756"/>
    <w:rsid w:val="00351881"/>
    <w:rsid w:val="00351AAF"/>
    <w:rsid w:val="00351C07"/>
    <w:rsid w:val="00351C68"/>
    <w:rsid w:val="00351D99"/>
    <w:rsid w:val="0035213A"/>
    <w:rsid w:val="003521BD"/>
    <w:rsid w:val="003521E2"/>
    <w:rsid w:val="00352245"/>
    <w:rsid w:val="003527F8"/>
    <w:rsid w:val="003528C9"/>
    <w:rsid w:val="00352940"/>
    <w:rsid w:val="00352951"/>
    <w:rsid w:val="00352BD5"/>
    <w:rsid w:val="00352C33"/>
    <w:rsid w:val="00352E84"/>
    <w:rsid w:val="00352F58"/>
    <w:rsid w:val="003530FB"/>
    <w:rsid w:val="00353113"/>
    <w:rsid w:val="00353363"/>
    <w:rsid w:val="0035340D"/>
    <w:rsid w:val="0035348E"/>
    <w:rsid w:val="003537C0"/>
    <w:rsid w:val="00353B26"/>
    <w:rsid w:val="00353B82"/>
    <w:rsid w:val="00353C6B"/>
    <w:rsid w:val="00353D74"/>
    <w:rsid w:val="00353D91"/>
    <w:rsid w:val="00353DE0"/>
    <w:rsid w:val="00353E03"/>
    <w:rsid w:val="00354016"/>
    <w:rsid w:val="003540FD"/>
    <w:rsid w:val="00354112"/>
    <w:rsid w:val="003543C6"/>
    <w:rsid w:val="00354418"/>
    <w:rsid w:val="0035452C"/>
    <w:rsid w:val="00354594"/>
    <w:rsid w:val="003547A6"/>
    <w:rsid w:val="003547CB"/>
    <w:rsid w:val="003547EF"/>
    <w:rsid w:val="00354802"/>
    <w:rsid w:val="00354A94"/>
    <w:rsid w:val="00354B76"/>
    <w:rsid w:val="00354C82"/>
    <w:rsid w:val="00354D8E"/>
    <w:rsid w:val="00354DE3"/>
    <w:rsid w:val="00354E7A"/>
    <w:rsid w:val="00354F11"/>
    <w:rsid w:val="00354F8A"/>
    <w:rsid w:val="00354FF0"/>
    <w:rsid w:val="00355278"/>
    <w:rsid w:val="00355347"/>
    <w:rsid w:val="00355586"/>
    <w:rsid w:val="0035570B"/>
    <w:rsid w:val="0035579F"/>
    <w:rsid w:val="00355805"/>
    <w:rsid w:val="00355841"/>
    <w:rsid w:val="00355B7F"/>
    <w:rsid w:val="00355B8D"/>
    <w:rsid w:val="00355BFF"/>
    <w:rsid w:val="00355DBD"/>
    <w:rsid w:val="00355DF6"/>
    <w:rsid w:val="00355EA7"/>
    <w:rsid w:val="00355EEA"/>
    <w:rsid w:val="00356034"/>
    <w:rsid w:val="00356196"/>
    <w:rsid w:val="00356286"/>
    <w:rsid w:val="00356328"/>
    <w:rsid w:val="003565CB"/>
    <w:rsid w:val="003567DD"/>
    <w:rsid w:val="003568BD"/>
    <w:rsid w:val="003568EE"/>
    <w:rsid w:val="00356918"/>
    <w:rsid w:val="0035697C"/>
    <w:rsid w:val="00356A28"/>
    <w:rsid w:val="00356A5A"/>
    <w:rsid w:val="00356ACD"/>
    <w:rsid w:val="00356B1F"/>
    <w:rsid w:val="00356BF0"/>
    <w:rsid w:val="00356E34"/>
    <w:rsid w:val="00356E5A"/>
    <w:rsid w:val="00356E65"/>
    <w:rsid w:val="00356E8B"/>
    <w:rsid w:val="00356F1E"/>
    <w:rsid w:val="00356FD0"/>
    <w:rsid w:val="00356FE8"/>
    <w:rsid w:val="003570B2"/>
    <w:rsid w:val="00357102"/>
    <w:rsid w:val="00357234"/>
    <w:rsid w:val="003572A5"/>
    <w:rsid w:val="003572C7"/>
    <w:rsid w:val="003575E3"/>
    <w:rsid w:val="00357638"/>
    <w:rsid w:val="003576A8"/>
    <w:rsid w:val="003578CC"/>
    <w:rsid w:val="00357904"/>
    <w:rsid w:val="00357ABB"/>
    <w:rsid w:val="00357C41"/>
    <w:rsid w:val="00357D6D"/>
    <w:rsid w:val="00357D82"/>
    <w:rsid w:val="00357E79"/>
    <w:rsid w:val="00357F9E"/>
    <w:rsid w:val="00357FD7"/>
    <w:rsid w:val="00360034"/>
    <w:rsid w:val="0036005B"/>
    <w:rsid w:val="003601D4"/>
    <w:rsid w:val="0036027F"/>
    <w:rsid w:val="003602A0"/>
    <w:rsid w:val="00360324"/>
    <w:rsid w:val="00360389"/>
    <w:rsid w:val="0036038F"/>
    <w:rsid w:val="003603D2"/>
    <w:rsid w:val="0036048C"/>
    <w:rsid w:val="003605C8"/>
    <w:rsid w:val="003606EB"/>
    <w:rsid w:val="003607A0"/>
    <w:rsid w:val="003607C4"/>
    <w:rsid w:val="00360806"/>
    <w:rsid w:val="00360978"/>
    <w:rsid w:val="00360BD3"/>
    <w:rsid w:val="00360C5A"/>
    <w:rsid w:val="00360C93"/>
    <w:rsid w:val="00360E0E"/>
    <w:rsid w:val="00360F93"/>
    <w:rsid w:val="0036100B"/>
    <w:rsid w:val="00361060"/>
    <w:rsid w:val="0036118C"/>
    <w:rsid w:val="0036124C"/>
    <w:rsid w:val="0036130F"/>
    <w:rsid w:val="0036142A"/>
    <w:rsid w:val="0036144F"/>
    <w:rsid w:val="00361557"/>
    <w:rsid w:val="00361627"/>
    <w:rsid w:val="00361674"/>
    <w:rsid w:val="003617E3"/>
    <w:rsid w:val="00361820"/>
    <w:rsid w:val="0036197A"/>
    <w:rsid w:val="00361ACD"/>
    <w:rsid w:val="00361AEA"/>
    <w:rsid w:val="00361BE6"/>
    <w:rsid w:val="00361BFA"/>
    <w:rsid w:val="00361CEA"/>
    <w:rsid w:val="00361F85"/>
    <w:rsid w:val="00361FC8"/>
    <w:rsid w:val="0036201E"/>
    <w:rsid w:val="003621D5"/>
    <w:rsid w:val="0036223D"/>
    <w:rsid w:val="003625E4"/>
    <w:rsid w:val="0036283F"/>
    <w:rsid w:val="0036289F"/>
    <w:rsid w:val="00362904"/>
    <w:rsid w:val="0036299B"/>
    <w:rsid w:val="00362DAD"/>
    <w:rsid w:val="00362E5A"/>
    <w:rsid w:val="003631B1"/>
    <w:rsid w:val="00363235"/>
    <w:rsid w:val="0036330C"/>
    <w:rsid w:val="00363363"/>
    <w:rsid w:val="003633C4"/>
    <w:rsid w:val="003633F4"/>
    <w:rsid w:val="00363490"/>
    <w:rsid w:val="00363549"/>
    <w:rsid w:val="00363674"/>
    <w:rsid w:val="003636D0"/>
    <w:rsid w:val="003636E8"/>
    <w:rsid w:val="00363ACC"/>
    <w:rsid w:val="00363AF1"/>
    <w:rsid w:val="00363B48"/>
    <w:rsid w:val="00363C7B"/>
    <w:rsid w:val="00363D31"/>
    <w:rsid w:val="00363DE5"/>
    <w:rsid w:val="00363E72"/>
    <w:rsid w:val="00364161"/>
    <w:rsid w:val="0036418C"/>
    <w:rsid w:val="0036437B"/>
    <w:rsid w:val="003643B3"/>
    <w:rsid w:val="003643B5"/>
    <w:rsid w:val="003644D5"/>
    <w:rsid w:val="00364547"/>
    <w:rsid w:val="003645D6"/>
    <w:rsid w:val="003645E8"/>
    <w:rsid w:val="0036466B"/>
    <w:rsid w:val="00364923"/>
    <w:rsid w:val="00364935"/>
    <w:rsid w:val="00364AB3"/>
    <w:rsid w:val="00364DAF"/>
    <w:rsid w:val="00364E42"/>
    <w:rsid w:val="00364F42"/>
    <w:rsid w:val="00364FE3"/>
    <w:rsid w:val="003650A9"/>
    <w:rsid w:val="003651F0"/>
    <w:rsid w:val="00365284"/>
    <w:rsid w:val="00365377"/>
    <w:rsid w:val="00365380"/>
    <w:rsid w:val="0036541B"/>
    <w:rsid w:val="0036552D"/>
    <w:rsid w:val="00365536"/>
    <w:rsid w:val="003655DC"/>
    <w:rsid w:val="003655EF"/>
    <w:rsid w:val="0036562C"/>
    <w:rsid w:val="0036569D"/>
    <w:rsid w:val="003657AE"/>
    <w:rsid w:val="003657BD"/>
    <w:rsid w:val="00365858"/>
    <w:rsid w:val="003658CE"/>
    <w:rsid w:val="00365CA2"/>
    <w:rsid w:val="00365D57"/>
    <w:rsid w:val="00365D59"/>
    <w:rsid w:val="00365F53"/>
    <w:rsid w:val="00365FC1"/>
    <w:rsid w:val="0036625C"/>
    <w:rsid w:val="003663CF"/>
    <w:rsid w:val="003666A2"/>
    <w:rsid w:val="003666EF"/>
    <w:rsid w:val="00366804"/>
    <w:rsid w:val="00366957"/>
    <w:rsid w:val="00366B8F"/>
    <w:rsid w:val="00366CD8"/>
    <w:rsid w:val="00366ED5"/>
    <w:rsid w:val="00366FED"/>
    <w:rsid w:val="0036717F"/>
    <w:rsid w:val="00367260"/>
    <w:rsid w:val="00367511"/>
    <w:rsid w:val="00367710"/>
    <w:rsid w:val="00367760"/>
    <w:rsid w:val="003677C9"/>
    <w:rsid w:val="003677E4"/>
    <w:rsid w:val="0036795C"/>
    <w:rsid w:val="00367AB0"/>
    <w:rsid w:val="00367B91"/>
    <w:rsid w:val="00367BB8"/>
    <w:rsid w:val="00367CF9"/>
    <w:rsid w:val="00367D11"/>
    <w:rsid w:val="00367D39"/>
    <w:rsid w:val="00367D92"/>
    <w:rsid w:val="00367EA1"/>
    <w:rsid w:val="00367F34"/>
    <w:rsid w:val="00367FCE"/>
    <w:rsid w:val="003700D0"/>
    <w:rsid w:val="003701FB"/>
    <w:rsid w:val="00370318"/>
    <w:rsid w:val="00370343"/>
    <w:rsid w:val="003704E1"/>
    <w:rsid w:val="003704E7"/>
    <w:rsid w:val="003705D4"/>
    <w:rsid w:val="0037063E"/>
    <w:rsid w:val="0037066C"/>
    <w:rsid w:val="003707FB"/>
    <w:rsid w:val="003708C5"/>
    <w:rsid w:val="00370921"/>
    <w:rsid w:val="00370B1C"/>
    <w:rsid w:val="00370C9E"/>
    <w:rsid w:val="00370DCB"/>
    <w:rsid w:val="00370EF0"/>
    <w:rsid w:val="00371097"/>
    <w:rsid w:val="00371199"/>
    <w:rsid w:val="003711EE"/>
    <w:rsid w:val="00371232"/>
    <w:rsid w:val="0037155B"/>
    <w:rsid w:val="0037159B"/>
    <w:rsid w:val="003717A8"/>
    <w:rsid w:val="00371893"/>
    <w:rsid w:val="00371B1C"/>
    <w:rsid w:val="00371B47"/>
    <w:rsid w:val="00371C69"/>
    <w:rsid w:val="00371F24"/>
    <w:rsid w:val="00371F97"/>
    <w:rsid w:val="00371FC4"/>
    <w:rsid w:val="003721DD"/>
    <w:rsid w:val="003723A0"/>
    <w:rsid w:val="0037241F"/>
    <w:rsid w:val="00372503"/>
    <w:rsid w:val="003725F5"/>
    <w:rsid w:val="003726F1"/>
    <w:rsid w:val="00372858"/>
    <w:rsid w:val="0037289F"/>
    <w:rsid w:val="003728FF"/>
    <w:rsid w:val="00372904"/>
    <w:rsid w:val="00372A9A"/>
    <w:rsid w:val="00372B1A"/>
    <w:rsid w:val="00372D00"/>
    <w:rsid w:val="00372F84"/>
    <w:rsid w:val="00373310"/>
    <w:rsid w:val="0037352D"/>
    <w:rsid w:val="00373579"/>
    <w:rsid w:val="003735E6"/>
    <w:rsid w:val="0037361A"/>
    <w:rsid w:val="00373859"/>
    <w:rsid w:val="00373D14"/>
    <w:rsid w:val="00373E49"/>
    <w:rsid w:val="00373E4A"/>
    <w:rsid w:val="00373E71"/>
    <w:rsid w:val="00373EAD"/>
    <w:rsid w:val="00373FE8"/>
    <w:rsid w:val="00374116"/>
    <w:rsid w:val="00374220"/>
    <w:rsid w:val="003742B9"/>
    <w:rsid w:val="0037438E"/>
    <w:rsid w:val="003744DD"/>
    <w:rsid w:val="003745B7"/>
    <w:rsid w:val="003745D4"/>
    <w:rsid w:val="0037462D"/>
    <w:rsid w:val="0037465C"/>
    <w:rsid w:val="00374697"/>
    <w:rsid w:val="003747EA"/>
    <w:rsid w:val="00374828"/>
    <w:rsid w:val="00374A02"/>
    <w:rsid w:val="00374A6A"/>
    <w:rsid w:val="00374A71"/>
    <w:rsid w:val="00374ABD"/>
    <w:rsid w:val="00374B72"/>
    <w:rsid w:val="00374BC3"/>
    <w:rsid w:val="00374CBA"/>
    <w:rsid w:val="00374E0B"/>
    <w:rsid w:val="00374EA5"/>
    <w:rsid w:val="00375026"/>
    <w:rsid w:val="003750F5"/>
    <w:rsid w:val="0037515C"/>
    <w:rsid w:val="003751C8"/>
    <w:rsid w:val="003753FA"/>
    <w:rsid w:val="003754DD"/>
    <w:rsid w:val="003754FD"/>
    <w:rsid w:val="003755C0"/>
    <w:rsid w:val="00375705"/>
    <w:rsid w:val="00375781"/>
    <w:rsid w:val="003757E1"/>
    <w:rsid w:val="0037594E"/>
    <w:rsid w:val="00375AEF"/>
    <w:rsid w:val="00375C6C"/>
    <w:rsid w:val="00375CA7"/>
    <w:rsid w:val="00375E7D"/>
    <w:rsid w:val="00375E84"/>
    <w:rsid w:val="00375EA7"/>
    <w:rsid w:val="00375EFA"/>
    <w:rsid w:val="00375FA8"/>
    <w:rsid w:val="003761C9"/>
    <w:rsid w:val="00376208"/>
    <w:rsid w:val="00376318"/>
    <w:rsid w:val="00376383"/>
    <w:rsid w:val="00376475"/>
    <w:rsid w:val="00376611"/>
    <w:rsid w:val="003766F3"/>
    <w:rsid w:val="003768BB"/>
    <w:rsid w:val="003769B2"/>
    <w:rsid w:val="00376A30"/>
    <w:rsid w:val="00376AF9"/>
    <w:rsid w:val="00376C4D"/>
    <w:rsid w:val="00376D31"/>
    <w:rsid w:val="00376EE1"/>
    <w:rsid w:val="00376FE2"/>
    <w:rsid w:val="00376FF2"/>
    <w:rsid w:val="003771C7"/>
    <w:rsid w:val="00377279"/>
    <w:rsid w:val="00377802"/>
    <w:rsid w:val="003778D9"/>
    <w:rsid w:val="00377A0E"/>
    <w:rsid w:val="00377C29"/>
    <w:rsid w:val="00377C5D"/>
    <w:rsid w:val="00377D60"/>
    <w:rsid w:val="00377E85"/>
    <w:rsid w:val="00377F21"/>
    <w:rsid w:val="00377F94"/>
    <w:rsid w:val="00377FF9"/>
    <w:rsid w:val="00380051"/>
    <w:rsid w:val="003800F9"/>
    <w:rsid w:val="0038039C"/>
    <w:rsid w:val="003803C3"/>
    <w:rsid w:val="003804AF"/>
    <w:rsid w:val="003804BE"/>
    <w:rsid w:val="00380884"/>
    <w:rsid w:val="0038094D"/>
    <w:rsid w:val="00380B46"/>
    <w:rsid w:val="00380B81"/>
    <w:rsid w:val="00380C0D"/>
    <w:rsid w:val="00380D12"/>
    <w:rsid w:val="00380D79"/>
    <w:rsid w:val="00380EEB"/>
    <w:rsid w:val="00380F69"/>
    <w:rsid w:val="00380FD5"/>
    <w:rsid w:val="00381091"/>
    <w:rsid w:val="0038143D"/>
    <w:rsid w:val="003815BF"/>
    <w:rsid w:val="003816BC"/>
    <w:rsid w:val="0038183A"/>
    <w:rsid w:val="0038183C"/>
    <w:rsid w:val="0038185E"/>
    <w:rsid w:val="003818E1"/>
    <w:rsid w:val="00381997"/>
    <w:rsid w:val="00381B31"/>
    <w:rsid w:val="00381B4B"/>
    <w:rsid w:val="00381D82"/>
    <w:rsid w:val="00381DD0"/>
    <w:rsid w:val="00381EED"/>
    <w:rsid w:val="00381EEF"/>
    <w:rsid w:val="00381FE8"/>
    <w:rsid w:val="003821A4"/>
    <w:rsid w:val="0038223C"/>
    <w:rsid w:val="0038246F"/>
    <w:rsid w:val="0038258F"/>
    <w:rsid w:val="00382720"/>
    <w:rsid w:val="0038280A"/>
    <w:rsid w:val="00382C19"/>
    <w:rsid w:val="00382CFC"/>
    <w:rsid w:val="00382DDF"/>
    <w:rsid w:val="00383039"/>
    <w:rsid w:val="00383174"/>
    <w:rsid w:val="003835A8"/>
    <w:rsid w:val="003835EA"/>
    <w:rsid w:val="003836EE"/>
    <w:rsid w:val="00383772"/>
    <w:rsid w:val="0038381B"/>
    <w:rsid w:val="00383A3E"/>
    <w:rsid w:val="00383B83"/>
    <w:rsid w:val="00383E1C"/>
    <w:rsid w:val="00383E66"/>
    <w:rsid w:val="00383E72"/>
    <w:rsid w:val="00383E74"/>
    <w:rsid w:val="00383E8A"/>
    <w:rsid w:val="00383F0A"/>
    <w:rsid w:val="0038403A"/>
    <w:rsid w:val="0038447C"/>
    <w:rsid w:val="00384548"/>
    <w:rsid w:val="00384662"/>
    <w:rsid w:val="003846A5"/>
    <w:rsid w:val="0038477E"/>
    <w:rsid w:val="0038481B"/>
    <w:rsid w:val="003848EC"/>
    <w:rsid w:val="00384931"/>
    <w:rsid w:val="0038495B"/>
    <w:rsid w:val="00384AD0"/>
    <w:rsid w:val="00384B2E"/>
    <w:rsid w:val="00384B8D"/>
    <w:rsid w:val="00384B97"/>
    <w:rsid w:val="00384CDD"/>
    <w:rsid w:val="00384D22"/>
    <w:rsid w:val="00384D93"/>
    <w:rsid w:val="00384EE9"/>
    <w:rsid w:val="00384F28"/>
    <w:rsid w:val="00384FA3"/>
    <w:rsid w:val="003850CA"/>
    <w:rsid w:val="003851A2"/>
    <w:rsid w:val="003854A9"/>
    <w:rsid w:val="003854D1"/>
    <w:rsid w:val="0038564D"/>
    <w:rsid w:val="003856E5"/>
    <w:rsid w:val="0038593E"/>
    <w:rsid w:val="00385984"/>
    <w:rsid w:val="003859D7"/>
    <w:rsid w:val="003859E8"/>
    <w:rsid w:val="00385AAF"/>
    <w:rsid w:val="00385ED7"/>
    <w:rsid w:val="00385FDF"/>
    <w:rsid w:val="00386096"/>
    <w:rsid w:val="003860ED"/>
    <w:rsid w:val="003860F3"/>
    <w:rsid w:val="00386115"/>
    <w:rsid w:val="00386258"/>
    <w:rsid w:val="00386287"/>
    <w:rsid w:val="003862E2"/>
    <w:rsid w:val="003863CD"/>
    <w:rsid w:val="0038646A"/>
    <w:rsid w:val="003864A2"/>
    <w:rsid w:val="003865F9"/>
    <w:rsid w:val="00386611"/>
    <w:rsid w:val="0038673C"/>
    <w:rsid w:val="0038675F"/>
    <w:rsid w:val="003867C6"/>
    <w:rsid w:val="003867F7"/>
    <w:rsid w:val="00386824"/>
    <w:rsid w:val="00386A10"/>
    <w:rsid w:val="00386C2C"/>
    <w:rsid w:val="00386C56"/>
    <w:rsid w:val="00386CD1"/>
    <w:rsid w:val="00386CD4"/>
    <w:rsid w:val="00386D05"/>
    <w:rsid w:val="00386D4F"/>
    <w:rsid w:val="00386E07"/>
    <w:rsid w:val="00386E71"/>
    <w:rsid w:val="00387061"/>
    <w:rsid w:val="00387062"/>
    <w:rsid w:val="0038710D"/>
    <w:rsid w:val="00387137"/>
    <w:rsid w:val="003872B7"/>
    <w:rsid w:val="003874CC"/>
    <w:rsid w:val="003874E8"/>
    <w:rsid w:val="00387540"/>
    <w:rsid w:val="003877A2"/>
    <w:rsid w:val="003877B0"/>
    <w:rsid w:val="00387A87"/>
    <w:rsid w:val="00387BA2"/>
    <w:rsid w:val="00387BC7"/>
    <w:rsid w:val="00387CE2"/>
    <w:rsid w:val="00387E17"/>
    <w:rsid w:val="00387E1D"/>
    <w:rsid w:val="00387E62"/>
    <w:rsid w:val="00387E9D"/>
    <w:rsid w:val="00387F20"/>
    <w:rsid w:val="00387F71"/>
    <w:rsid w:val="0039016A"/>
    <w:rsid w:val="003901D6"/>
    <w:rsid w:val="00390274"/>
    <w:rsid w:val="0039036D"/>
    <w:rsid w:val="003903B3"/>
    <w:rsid w:val="003903CB"/>
    <w:rsid w:val="00390446"/>
    <w:rsid w:val="0039048C"/>
    <w:rsid w:val="0039068C"/>
    <w:rsid w:val="00390719"/>
    <w:rsid w:val="00390956"/>
    <w:rsid w:val="00390A75"/>
    <w:rsid w:val="00390AAD"/>
    <w:rsid w:val="00390AD4"/>
    <w:rsid w:val="00390B06"/>
    <w:rsid w:val="00390B3E"/>
    <w:rsid w:val="00390B4E"/>
    <w:rsid w:val="00390B5F"/>
    <w:rsid w:val="00390BB2"/>
    <w:rsid w:val="00390C6A"/>
    <w:rsid w:val="00390DD1"/>
    <w:rsid w:val="00390F0B"/>
    <w:rsid w:val="00390FEB"/>
    <w:rsid w:val="00390FF2"/>
    <w:rsid w:val="00391085"/>
    <w:rsid w:val="0039110E"/>
    <w:rsid w:val="003912E2"/>
    <w:rsid w:val="0039130D"/>
    <w:rsid w:val="003914E8"/>
    <w:rsid w:val="00391666"/>
    <w:rsid w:val="0039184A"/>
    <w:rsid w:val="003919A9"/>
    <w:rsid w:val="00391AE6"/>
    <w:rsid w:val="00391BEA"/>
    <w:rsid w:val="00391C8B"/>
    <w:rsid w:val="00391E34"/>
    <w:rsid w:val="0039202A"/>
    <w:rsid w:val="00392058"/>
    <w:rsid w:val="003921B1"/>
    <w:rsid w:val="003922AA"/>
    <w:rsid w:val="003922C6"/>
    <w:rsid w:val="003922F1"/>
    <w:rsid w:val="00392335"/>
    <w:rsid w:val="00392575"/>
    <w:rsid w:val="0039257C"/>
    <w:rsid w:val="0039273A"/>
    <w:rsid w:val="0039275C"/>
    <w:rsid w:val="00392838"/>
    <w:rsid w:val="003928D5"/>
    <w:rsid w:val="003929FA"/>
    <w:rsid w:val="00392A38"/>
    <w:rsid w:val="00392A72"/>
    <w:rsid w:val="00392B68"/>
    <w:rsid w:val="00392C33"/>
    <w:rsid w:val="00392CFB"/>
    <w:rsid w:val="00392E05"/>
    <w:rsid w:val="00392EC6"/>
    <w:rsid w:val="00393081"/>
    <w:rsid w:val="003930C9"/>
    <w:rsid w:val="003931C7"/>
    <w:rsid w:val="0039323B"/>
    <w:rsid w:val="00393260"/>
    <w:rsid w:val="00393394"/>
    <w:rsid w:val="00393512"/>
    <w:rsid w:val="0039357A"/>
    <w:rsid w:val="0039366D"/>
    <w:rsid w:val="00393848"/>
    <w:rsid w:val="00393978"/>
    <w:rsid w:val="00393AC3"/>
    <w:rsid w:val="00393B15"/>
    <w:rsid w:val="00393BC0"/>
    <w:rsid w:val="00393D82"/>
    <w:rsid w:val="00393DC1"/>
    <w:rsid w:val="00393DEE"/>
    <w:rsid w:val="00393E7D"/>
    <w:rsid w:val="00393F82"/>
    <w:rsid w:val="00394138"/>
    <w:rsid w:val="00394150"/>
    <w:rsid w:val="00394329"/>
    <w:rsid w:val="0039441A"/>
    <w:rsid w:val="00394562"/>
    <w:rsid w:val="0039459F"/>
    <w:rsid w:val="00394614"/>
    <w:rsid w:val="00394775"/>
    <w:rsid w:val="003949D6"/>
    <w:rsid w:val="00394A78"/>
    <w:rsid w:val="00394A80"/>
    <w:rsid w:val="00394AB9"/>
    <w:rsid w:val="00394D51"/>
    <w:rsid w:val="00394E66"/>
    <w:rsid w:val="00394E78"/>
    <w:rsid w:val="00394E9E"/>
    <w:rsid w:val="00394EBA"/>
    <w:rsid w:val="00394FD7"/>
    <w:rsid w:val="00394FF0"/>
    <w:rsid w:val="003951F9"/>
    <w:rsid w:val="00395202"/>
    <w:rsid w:val="00395274"/>
    <w:rsid w:val="0039533C"/>
    <w:rsid w:val="0039550E"/>
    <w:rsid w:val="0039553C"/>
    <w:rsid w:val="003959E7"/>
    <w:rsid w:val="00395A6F"/>
    <w:rsid w:val="00395A92"/>
    <w:rsid w:val="00395AE6"/>
    <w:rsid w:val="00395B24"/>
    <w:rsid w:val="00395BC6"/>
    <w:rsid w:val="00395E3E"/>
    <w:rsid w:val="003960BF"/>
    <w:rsid w:val="0039615D"/>
    <w:rsid w:val="00396237"/>
    <w:rsid w:val="003962C2"/>
    <w:rsid w:val="003963E1"/>
    <w:rsid w:val="00396A28"/>
    <w:rsid w:val="00396B43"/>
    <w:rsid w:val="00396CE7"/>
    <w:rsid w:val="00396D44"/>
    <w:rsid w:val="00396E3B"/>
    <w:rsid w:val="00396F41"/>
    <w:rsid w:val="003970E0"/>
    <w:rsid w:val="00397336"/>
    <w:rsid w:val="00397456"/>
    <w:rsid w:val="00397570"/>
    <w:rsid w:val="003976F5"/>
    <w:rsid w:val="00397A9F"/>
    <w:rsid w:val="00397B71"/>
    <w:rsid w:val="00397B9A"/>
    <w:rsid w:val="00397C4F"/>
    <w:rsid w:val="00397D27"/>
    <w:rsid w:val="00397DF0"/>
    <w:rsid w:val="00397E78"/>
    <w:rsid w:val="00397EF3"/>
    <w:rsid w:val="00397F04"/>
    <w:rsid w:val="003A0058"/>
    <w:rsid w:val="003A0060"/>
    <w:rsid w:val="003A00B5"/>
    <w:rsid w:val="003A0199"/>
    <w:rsid w:val="003A0265"/>
    <w:rsid w:val="003A03A0"/>
    <w:rsid w:val="003A040F"/>
    <w:rsid w:val="003A04F8"/>
    <w:rsid w:val="003A0670"/>
    <w:rsid w:val="003A071E"/>
    <w:rsid w:val="003A07A5"/>
    <w:rsid w:val="003A0851"/>
    <w:rsid w:val="003A09DF"/>
    <w:rsid w:val="003A09EC"/>
    <w:rsid w:val="003A0A39"/>
    <w:rsid w:val="003A0AC1"/>
    <w:rsid w:val="003A0BFB"/>
    <w:rsid w:val="003A0C38"/>
    <w:rsid w:val="003A0CB7"/>
    <w:rsid w:val="003A0F24"/>
    <w:rsid w:val="003A0FE3"/>
    <w:rsid w:val="003A0FF3"/>
    <w:rsid w:val="003A112B"/>
    <w:rsid w:val="003A11C5"/>
    <w:rsid w:val="003A127B"/>
    <w:rsid w:val="003A127E"/>
    <w:rsid w:val="003A1288"/>
    <w:rsid w:val="003A1403"/>
    <w:rsid w:val="003A1405"/>
    <w:rsid w:val="003A1443"/>
    <w:rsid w:val="003A14A0"/>
    <w:rsid w:val="003A153C"/>
    <w:rsid w:val="003A15C1"/>
    <w:rsid w:val="003A16D1"/>
    <w:rsid w:val="003A17FF"/>
    <w:rsid w:val="003A1877"/>
    <w:rsid w:val="003A18B2"/>
    <w:rsid w:val="003A1A75"/>
    <w:rsid w:val="003A1C11"/>
    <w:rsid w:val="003A1F04"/>
    <w:rsid w:val="003A1F34"/>
    <w:rsid w:val="003A215B"/>
    <w:rsid w:val="003A224C"/>
    <w:rsid w:val="003A2287"/>
    <w:rsid w:val="003A23FB"/>
    <w:rsid w:val="003A240E"/>
    <w:rsid w:val="003A24A8"/>
    <w:rsid w:val="003A24FD"/>
    <w:rsid w:val="003A266E"/>
    <w:rsid w:val="003A2955"/>
    <w:rsid w:val="003A29EC"/>
    <w:rsid w:val="003A2A0B"/>
    <w:rsid w:val="003A2C8E"/>
    <w:rsid w:val="003A2D90"/>
    <w:rsid w:val="003A2E23"/>
    <w:rsid w:val="003A328B"/>
    <w:rsid w:val="003A343F"/>
    <w:rsid w:val="003A3517"/>
    <w:rsid w:val="003A3668"/>
    <w:rsid w:val="003A3A04"/>
    <w:rsid w:val="003A3B07"/>
    <w:rsid w:val="003A3B16"/>
    <w:rsid w:val="003A3B63"/>
    <w:rsid w:val="003A3B8B"/>
    <w:rsid w:val="003A3CA3"/>
    <w:rsid w:val="003A3D29"/>
    <w:rsid w:val="003A3D54"/>
    <w:rsid w:val="003A3E20"/>
    <w:rsid w:val="003A3E45"/>
    <w:rsid w:val="003A3E53"/>
    <w:rsid w:val="003A3F44"/>
    <w:rsid w:val="003A3F6F"/>
    <w:rsid w:val="003A3FD8"/>
    <w:rsid w:val="003A41B6"/>
    <w:rsid w:val="003A41CE"/>
    <w:rsid w:val="003A41F6"/>
    <w:rsid w:val="003A430C"/>
    <w:rsid w:val="003A4347"/>
    <w:rsid w:val="003A4350"/>
    <w:rsid w:val="003A43E2"/>
    <w:rsid w:val="003A44A9"/>
    <w:rsid w:val="003A451B"/>
    <w:rsid w:val="003A45E5"/>
    <w:rsid w:val="003A4678"/>
    <w:rsid w:val="003A4751"/>
    <w:rsid w:val="003A47C0"/>
    <w:rsid w:val="003A4B8D"/>
    <w:rsid w:val="003A4C4C"/>
    <w:rsid w:val="003A4CFD"/>
    <w:rsid w:val="003A4F6D"/>
    <w:rsid w:val="003A5167"/>
    <w:rsid w:val="003A518D"/>
    <w:rsid w:val="003A566C"/>
    <w:rsid w:val="003A5704"/>
    <w:rsid w:val="003A59B9"/>
    <w:rsid w:val="003A5B03"/>
    <w:rsid w:val="003A5B20"/>
    <w:rsid w:val="003A5B39"/>
    <w:rsid w:val="003A5BFF"/>
    <w:rsid w:val="003A5CFC"/>
    <w:rsid w:val="003A5FBD"/>
    <w:rsid w:val="003A6416"/>
    <w:rsid w:val="003A6456"/>
    <w:rsid w:val="003A660A"/>
    <w:rsid w:val="003A6657"/>
    <w:rsid w:val="003A66AE"/>
    <w:rsid w:val="003A66D4"/>
    <w:rsid w:val="003A66E2"/>
    <w:rsid w:val="003A6734"/>
    <w:rsid w:val="003A6764"/>
    <w:rsid w:val="003A679A"/>
    <w:rsid w:val="003A685E"/>
    <w:rsid w:val="003A6979"/>
    <w:rsid w:val="003A6B2B"/>
    <w:rsid w:val="003A6B8C"/>
    <w:rsid w:val="003A6C74"/>
    <w:rsid w:val="003A6C92"/>
    <w:rsid w:val="003A6CCC"/>
    <w:rsid w:val="003A6D49"/>
    <w:rsid w:val="003A6E1F"/>
    <w:rsid w:val="003A6EA7"/>
    <w:rsid w:val="003A704E"/>
    <w:rsid w:val="003A70C5"/>
    <w:rsid w:val="003A7439"/>
    <w:rsid w:val="003A74A7"/>
    <w:rsid w:val="003A7598"/>
    <w:rsid w:val="003A75F5"/>
    <w:rsid w:val="003A78C4"/>
    <w:rsid w:val="003A79E9"/>
    <w:rsid w:val="003A7AE9"/>
    <w:rsid w:val="003A7B11"/>
    <w:rsid w:val="003A7C07"/>
    <w:rsid w:val="003A7C2D"/>
    <w:rsid w:val="003A7C81"/>
    <w:rsid w:val="003A7E56"/>
    <w:rsid w:val="003B002A"/>
    <w:rsid w:val="003B003B"/>
    <w:rsid w:val="003B0163"/>
    <w:rsid w:val="003B02F3"/>
    <w:rsid w:val="003B0411"/>
    <w:rsid w:val="003B0506"/>
    <w:rsid w:val="003B0717"/>
    <w:rsid w:val="003B0753"/>
    <w:rsid w:val="003B0863"/>
    <w:rsid w:val="003B08BB"/>
    <w:rsid w:val="003B08FE"/>
    <w:rsid w:val="003B0922"/>
    <w:rsid w:val="003B09E9"/>
    <w:rsid w:val="003B0BF5"/>
    <w:rsid w:val="003B0CD1"/>
    <w:rsid w:val="003B0D32"/>
    <w:rsid w:val="003B1073"/>
    <w:rsid w:val="003B10CB"/>
    <w:rsid w:val="003B1289"/>
    <w:rsid w:val="003B12AD"/>
    <w:rsid w:val="003B1379"/>
    <w:rsid w:val="003B1460"/>
    <w:rsid w:val="003B1556"/>
    <w:rsid w:val="003B16D5"/>
    <w:rsid w:val="003B18E1"/>
    <w:rsid w:val="003B196F"/>
    <w:rsid w:val="003B1B15"/>
    <w:rsid w:val="003B1B46"/>
    <w:rsid w:val="003B1BC1"/>
    <w:rsid w:val="003B1C56"/>
    <w:rsid w:val="003B1D07"/>
    <w:rsid w:val="003B1DEE"/>
    <w:rsid w:val="003B1F0F"/>
    <w:rsid w:val="003B1F28"/>
    <w:rsid w:val="003B1FF1"/>
    <w:rsid w:val="003B2247"/>
    <w:rsid w:val="003B2334"/>
    <w:rsid w:val="003B239B"/>
    <w:rsid w:val="003B2430"/>
    <w:rsid w:val="003B255A"/>
    <w:rsid w:val="003B2654"/>
    <w:rsid w:val="003B2AB8"/>
    <w:rsid w:val="003B2ABF"/>
    <w:rsid w:val="003B2AC3"/>
    <w:rsid w:val="003B2BE7"/>
    <w:rsid w:val="003B2D6E"/>
    <w:rsid w:val="003B2E6F"/>
    <w:rsid w:val="003B2F4B"/>
    <w:rsid w:val="003B3073"/>
    <w:rsid w:val="003B3267"/>
    <w:rsid w:val="003B330E"/>
    <w:rsid w:val="003B348F"/>
    <w:rsid w:val="003B35BC"/>
    <w:rsid w:val="003B360C"/>
    <w:rsid w:val="003B36C0"/>
    <w:rsid w:val="003B37A4"/>
    <w:rsid w:val="003B3853"/>
    <w:rsid w:val="003B3857"/>
    <w:rsid w:val="003B3951"/>
    <w:rsid w:val="003B399F"/>
    <w:rsid w:val="003B3B26"/>
    <w:rsid w:val="003B3C9D"/>
    <w:rsid w:val="003B3DB1"/>
    <w:rsid w:val="003B3F15"/>
    <w:rsid w:val="003B3F19"/>
    <w:rsid w:val="003B3F41"/>
    <w:rsid w:val="003B40FA"/>
    <w:rsid w:val="003B44B6"/>
    <w:rsid w:val="003B4606"/>
    <w:rsid w:val="003B4701"/>
    <w:rsid w:val="003B470D"/>
    <w:rsid w:val="003B4869"/>
    <w:rsid w:val="003B48BE"/>
    <w:rsid w:val="003B48D5"/>
    <w:rsid w:val="003B48E3"/>
    <w:rsid w:val="003B4A85"/>
    <w:rsid w:val="003B4B25"/>
    <w:rsid w:val="003B4B93"/>
    <w:rsid w:val="003B4BE2"/>
    <w:rsid w:val="003B4BE5"/>
    <w:rsid w:val="003B4D0C"/>
    <w:rsid w:val="003B4D8A"/>
    <w:rsid w:val="003B4E4B"/>
    <w:rsid w:val="003B4E63"/>
    <w:rsid w:val="003B4E80"/>
    <w:rsid w:val="003B505D"/>
    <w:rsid w:val="003B50C1"/>
    <w:rsid w:val="003B50F3"/>
    <w:rsid w:val="003B516B"/>
    <w:rsid w:val="003B533B"/>
    <w:rsid w:val="003B5340"/>
    <w:rsid w:val="003B53C9"/>
    <w:rsid w:val="003B53FD"/>
    <w:rsid w:val="003B5692"/>
    <w:rsid w:val="003B594D"/>
    <w:rsid w:val="003B59CB"/>
    <w:rsid w:val="003B5B24"/>
    <w:rsid w:val="003B5B6A"/>
    <w:rsid w:val="003B5BA0"/>
    <w:rsid w:val="003B5C18"/>
    <w:rsid w:val="003B5CBF"/>
    <w:rsid w:val="003B5CC2"/>
    <w:rsid w:val="003B5CDC"/>
    <w:rsid w:val="003B5D36"/>
    <w:rsid w:val="003B5DEF"/>
    <w:rsid w:val="003B5E40"/>
    <w:rsid w:val="003B5F90"/>
    <w:rsid w:val="003B6010"/>
    <w:rsid w:val="003B610C"/>
    <w:rsid w:val="003B612D"/>
    <w:rsid w:val="003B6195"/>
    <w:rsid w:val="003B61F2"/>
    <w:rsid w:val="003B6232"/>
    <w:rsid w:val="003B62B9"/>
    <w:rsid w:val="003B63D7"/>
    <w:rsid w:val="003B6485"/>
    <w:rsid w:val="003B64A3"/>
    <w:rsid w:val="003B65D6"/>
    <w:rsid w:val="003B6662"/>
    <w:rsid w:val="003B675A"/>
    <w:rsid w:val="003B6AED"/>
    <w:rsid w:val="003B6B7D"/>
    <w:rsid w:val="003B6D5D"/>
    <w:rsid w:val="003B6E21"/>
    <w:rsid w:val="003B6E34"/>
    <w:rsid w:val="003B6EDC"/>
    <w:rsid w:val="003B7030"/>
    <w:rsid w:val="003B7086"/>
    <w:rsid w:val="003B718C"/>
    <w:rsid w:val="003B71BA"/>
    <w:rsid w:val="003B737D"/>
    <w:rsid w:val="003B766F"/>
    <w:rsid w:val="003B7724"/>
    <w:rsid w:val="003B7B6E"/>
    <w:rsid w:val="003B7B9C"/>
    <w:rsid w:val="003B7C9A"/>
    <w:rsid w:val="003B7D55"/>
    <w:rsid w:val="003B7D5D"/>
    <w:rsid w:val="003B7D68"/>
    <w:rsid w:val="003B7EA4"/>
    <w:rsid w:val="003C000A"/>
    <w:rsid w:val="003C013D"/>
    <w:rsid w:val="003C0194"/>
    <w:rsid w:val="003C0240"/>
    <w:rsid w:val="003C028B"/>
    <w:rsid w:val="003C03A0"/>
    <w:rsid w:val="003C048E"/>
    <w:rsid w:val="003C06D8"/>
    <w:rsid w:val="003C07D0"/>
    <w:rsid w:val="003C0801"/>
    <w:rsid w:val="003C090F"/>
    <w:rsid w:val="003C091C"/>
    <w:rsid w:val="003C0950"/>
    <w:rsid w:val="003C0A44"/>
    <w:rsid w:val="003C0B22"/>
    <w:rsid w:val="003C0BFB"/>
    <w:rsid w:val="003C0C2A"/>
    <w:rsid w:val="003C0D75"/>
    <w:rsid w:val="003C0DCC"/>
    <w:rsid w:val="003C11B6"/>
    <w:rsid w:val="003C13BE"/>
    <w:rsid w:val="003C1450"/>
    <w:rsid w:val="003C158B"/>
    <w:rsid w:val="003C166C"/>
    <w:rsid w:val="003C1721"/>
    <w:rsid w:val="003C1775"/>
    <w:rsid w:val="003C18EC"/>
    <w:rsid w:val="003C1A77"/>
    <w:rsid w:val="003C1B61"/>
    <w:rsid w:val="003C1CAB"/>
    <w:rsid w:val="003C1DEA"/>
    <w:rsid w:val="003C1EAE"/>
    <w:rsid w:val="003C1F46"/>
    <w:rsid w:val="003C1F4A"/>
    <w:rsid w:val="003C2005"/>
    <w:rsid w:val="003C206F"/>
    <w:rsid w:val="003C20FE"/>
    <w:rsid w:val="003C231B"/>
    <w:rsid w:val="003C2338"/>
    <w:rsid w:val="003C23ED"/>
    <w:rsid w:val="003C26AE"/>
    <w:rsid w:val="003C2781"/>
    <w:rsid w:val="003C2834"/>
    <w:rsid w:val="003C2866"/>
    <w:rsid w:val="003C28C6"/>
    <w:rsid w:val="003C294C"/>
    <w:rsid w:val="003C29A9"/>
    <w:rsid w:val="003C2ADD"/>
    <w:rsid w:val="003C2CDE"/>
    <w:rsid w:val="003C2D9A"/>
    <w:rsid w:val="003C2E2F"/>
    <w:rsid w:val="003C2E33"/>
    <w:rsid w:val="003C2F32"/>
    <w:rsid w:val="003C2F35"/>
    <w:rsid w:val="003C2F98"/>
    <w:rsid w:val="003C2FE5"/>
    <w:rsid w:val="003C310B"/>
    <w:rsid w:val="003C31CC"/>
    <w:rsid w:val="003C3215"/>
    <w:rsid w:val="003C32CA"/>
    <w:rsid w:val="003C337C"/>
    <w:rsid w:val="003C33DA"/>
    <w:rsid w:val="003C3444"/>
    <w:rsid w:val="003C352D"/>
    <w:rsid w:val="003C3535"/>
    <w:rsid w:val="003C365B"/>
    <w:rsid w:val="003C36DB"/>
    <w:rsid w:val="003C37E6"/>
    <w:rsid w:val="003C37EF"/>
    <w:rsid w:val="003C38FF"/>
    <w:rsid w:val="003C3A4E"/>
    <w:rsid w:val="003C3AD2"/>
    <w:rsid w:val="003C3B1D"/>
    <w:rsid w:val="003C3C2B"/>
    <w:rsid w:val="003C3DFA"/>
    <w:rsid w:val="003C3EB3"/>
    <w:rsid w:val="003C4028"/>
    <w:rsid w:val="003C4061"/>
    <w:rsid w:val="003C40A9"/>
    <w:rsid w:val="003C412B"/>
    <w:rsid w:val="003C414A"/>
    <w:rsid w:val="003C418B"/>
    <w:rsid w:val="003C41AB"/>
    <w:rsid w:val="003C41D2"/>
    <w:rsid w:val="003C4259"/>
    <w:rsid w:val="003C4333"/>
    <w:rsid w:val="003C4370"/>
    <w:rsid w:val="003C4396"/>
    <w:rsid w:val="003C4446"/>
    <w:rsid w:val="003C44AA"/>
    <w:rsid w:val="003C452E"/>
    <w:rsid w:val="003C45AA"/>
    <w:rsid w:val="003C4637"/>
    <w:rsid w:val="003C4787"/>
    <w:rsid w:val="003C490C"/>
    <w:rsid w:val="003C4946"/>
    <w:rsid w:val="003C49CF"/>
    <w:rsid w:val="003C4A20"/>
    <w:rsid w:val="003C4A27"/>
    <w:rsid w:val="003C4B01"/>
    <w:rsid w:val="003C4BBA"/>
    <w:rsid w:val="003C4CDC"/>
    <w:rsid w:val="003C4D5E"/>
    <w:rsid w:val="003C4D5F"/>
    <w:rsid w:val="003C4E38"/>
    <w:rsid w:val="003C4E92"/>
    <w:rsid w:val="003C4FB2"/>
    <w:rsid w:val="003C4FDB"/>
    <w:rsid w:val="003C506F"/>
    <w:rsid w:val="003C5218"/>
    <w:rsid w:val="003C5272"/>
    <w:rsid w:val="003C5329"/>
    <w:rsid w:val="003C581A"/>
    <w:rsid w:val="003C58EA"/>
    <w:rsid w:val="003C594D"/>
    <w:rsid w:val="003C5A74"/>
    <w:rsid w:val="003C5B51"/>
    <w:rsid w:val="003C5D62"/>
    <w:rsid w:val="003C5DC1"/>
    <w:rsid w:val="003C5F34"/>
    <w:rsid w:val="003C5FE2"/>
    <w:rsid w:val="003C6082"/>
    <w:rsid w:val="003C61FB"/>
    <w:rsid w:val="003C6293"/>
    <w:rsid w:val="003C62A3"/>
    <w:rsid w:val="003C62E9"/>
    <w:rsid w:val="003C640C"/>
    <w:rsid w:val="003C6496"/>
    <w:rsid w:val="003C6644"/>
    <w:rsid w:val="003C6689"/>
    <w:rsid w:val="003C6825"/>
    <w:rsid w:val="003C68FC"/>
    <w:rsid w:val="003C692C"/>
    <w:rsid w:val="003C6989"/>
    <w:rsid w:val="003C6A62"/>
    <w:rsid w:val="003C6AB2"/>
    <w:rsid w:val="003C6BEB"/>
    <w:rsid w:val="003C6CF5"/>
    <w:rsid w:val="003C6DE8"/>
    <w:rsid w:val="003C6E43"/>
    <w:rsid w:val="003C6F47"/>
    <w:rsid w:val="003C6FC4"/>
    <w:rsid w:val="003C6FFB"/>
    <w:rsid w:val="003C714F"/>
    <w:rsid w:val="003C7171"/>
    <w:rsid w:val="003C71FE"/>
    <w:rsid w:val="003C7370"/>
    <w:rsid w:val="003C7375"/>
    <w:rsid w:val="003C7434"/>
    <w:rsid w:val="003C764F"/>
    <w:rsid w:val="003C766F"/>
    <w:rsid w:val="003C76B1"/>
    <w:rsid w:val="003C77EA"/>
    <w:rsid w:val="003C7925"/>
    <w:rsid w:val="003C79AA"/>
    <w:rsid w:val="003C7A85"/>
    <w:rsid w:val="003C7A92"/>
    <w:rsid w:val="003C7F1B"/>
    <w:rsid w:val="003D00EE"/>
    <w:rsid w:val="003D0114"/>
    <w:rsid w:val="003D016C"/>
    <w:rsid w:val="003D025E"/>
    <w:rsid w:val="003D02A5"/>
    <w:rsid w:val="003D0519"/>
    <w:rsid w:val="003D054B"/>
    <w:rsid w:val="003D069D"/>
    <w:rsid w:val="003D06E7"/>
    <w:rsid w:val="003D07AB"/>
    <w:rsid w:val="003D09F3"/>
    <w:rsid w:val="003D0A7F"/>
    <w:rsid w:val="003D0C3B"/>
    <w:rsid w:val="003D0C3E"/>
    <w:rsid w:val="003D0D10"/>
    <w:rsid w:val="003D0D7B"/>
    <w:rsid w:val="003D0D83"/>
    <w:rsid w:val="003D0E34"/>
    <w:rsid w:val="003D0EF5"/>
    <w:rsid w:val="003D0FC8"/>
    <w:rsid w:val="003D0FD5"/>
    <w:rsid w:val="003D10CC"/>
    <w:rsid w:val="003D1196"/>
    <w:rsid w:val="003D1273"/>
    <w:rsid w:val="003D1338"/>
    <w:rsid w:val="003D133B"/>
    <w:rsid w:val="003D14D5"/>
    <w:rsid w:val="003D1580"/>
    <w:rsid w:val="003D169A"/>
    <w:rsid w:val="003D1776"/>
    <w:rsid w:val="003D194C"/>
    <w:rsid w:val="003D1F1B"/>
    <w:rsid w:val="003D210E"/>
    <w:rsid w:val="003D229A"/>
    <w:rsid w:val="003D230F"/>
    <w:rsid w:val="003D23D0"/>
    <w:rsid w:val="003D247A"/>
    <w:rsid w:val="003D25DA"/>
    <w:rsid w:val="003D25F7"/>
    <w:rsid w:val="003D2623"/>
    <w:rsid w:val="003D2695"/>
    <w:rsid w:val="003D28D2"/>
    <w:rsid w:val="003D28F4"/>
    <w:rsid w:val="003D292D"/>
    <w:rsid w:val="003D2953"/>
    <w:rsid w:val="003D295E"/>
    <w:rsid w:val="003D2A8D"/>
    <w:rsid w:val="003D2B1A"/>
    <w:rsid w:val="003D2B43"/>
    <w:rsid w:val="003D2C0F"/>
    <w:rsid w:val="003D2C57"/>
    <w:rsid w:val="003D2E67"/>
    <w:rsid w:val="003D2F35"/>
    <w:rsid w:val="003D2FB7"/>
    <w:rsid w:val="003D3071"/>
    <w:rsid w:val="003D3102"/>
    <w:rsid w:val="003D333D"/>
    <w:rsid w:val="003D349E"/>
    <w:rsid w:val="003D34A7"/>
    <w:rsid w:val="003D3511"/>
    <w:rsid w:val="003D3530"/>
    <w:rsid w:val="003D374C"/>
    <w:rsid w:val="003D3942"/>
    <w:rsid w:val="003D3969"/>
    <w:rsid w:val="003D39BE"/>
    <w:rsid w:val="003D3ABD"/>
    <w:rsid w:val="003D3CB5"/>
    <w:rsid w:val="003D3CBF"/>
    <w:rsid w:val="003D3DA3"/>
    <w:rsid w:val="003D3DC0"/>
    <w:rsid w:val="003D3E45"/>
    <w:rsid w:val="003D3E8E"/>
    <w:rsid w:val="003D41DE"/>
    <w:rsid w:val="003D4311"/>
    <w:rsid w:val="003D433F"/>
    <w:rsid w:val="003D45A2"/>
    <w:rsid w:val="003D467A"/>
    <w:rsid w:val="003D468B"/>
    <w:rsid w:val="003D46C5"/>
    <w:rsid w:val="003D46F8"/>
    <w:rsid w:val="003D47AD"/>
    <w:rsid w:val="003D4AD7"/>
    <w:rsid w:val="003D4BEC"/>
    <w:rsid w:val="003D4CE8"/>
    <w:rsid w:val="003D4D80"/>
    <w:rsid w:val="003D4ED9"/>
    <w:rsid w:val="003D4FF3"/>
    <w:rsid w:val="003D5120"/>
    <w:rsid w:val="003D515D"/>
    <w:rsid w:val="003D524B"/>
    <w:rsid w:val="003D529E"/>
    <w:rsid w:val="003D52C2"/>
    <w:rsid w:val="003D52E3"/>
    <w:rsid w:val="003D5333"/>
    <w:rsid w:val="003D537B"/>
    <w:rsid w:val="003D53A2"/>
    <w:rsid w:val="003D53DF"/>
    <w:rsid w:val="003D5509"/>
    <w:rsid w:val="003D5688"/>
    <w:rsid w:val="003D5768"/>
    <w:rsid w:val="003D57B4"/>
    <w:rsid w:val="003D58EF"/>
    <w:rsid w:val="003D5A32"/>
    <w:rsid w:val="003D5AAE"/>
    <w:rsid w:val="003D5B10"/>
    <w:rsid w:val="003D5B2C"/>
    <w:rsid w:val="003D5BD2"/>
    <w:rsid w:val="003D5BDE"/>
    <w:rsid w:val="003D5C11"/>
    <w:rsid w:val="003D5C98"/>
    <w:rsid w:val="003D5D50"/>
    <w:rsid w:val="003D5DAA"/>
    <w:rsid w:val="003D5FCE"/>
    <w:rsid w:val="003D609F"/>
    <w:rsid w:val="003D60A5"/>
    <w:rsid w:val="003D61A0"/>
    <w:rsid w:val="003D6325"/>
    <w:rsid w:val="003D6342"/>
    <w:rsid w:val="003D64C0"/>
    <w:rsid w:val="003D6583"/>
    <w:rsid w:val="003D6678"/>
    <w:rsid w:val="003D69F0"/>
    <w:rsid w:val="003D6C5E"/>
    <w:rsid w:val="003D6E4E"/>
    <w:rsid w:val="003D6ED4"/>
    <w:rsid w:val="003D6EFB"/>
    <w:rsid w:val="003D6F65"/>
    <w:rsid w:val="003D6FA1"/>
    <w:rsid w:val="003D6FB8"/>
    <w:rsid w:val="003D6FBE"/>
    <w:rsid w:val="003D709F"/>
    <w:rsid w:val="003D70CD"/>
    <w:rsid w:val="003D70D9"/>
    <w:rsid w:val="003D71BF"/>
    <w:rsid w:val="003D73A6"/>
    <w:rsid w:val="003D73AA"/>
    <w:rsid w:val="003D741A"/>
    <w:rsid w:val="003D7424"/>
    <w:rsid w:val="003D74A3"/>
    <w:rsid w:val="003D766E"/>
    <w:rsid w:val="003D7735"/>
    <w:rsid w:val="003D77C4"/>
    <w:rsid w:val="003D7B34"/>
    <w:rsid w:val="003D7C7C"/>
    <w:rsid w:val="003D7CC8"/>
    <w:rsid w:val="003D7E34"/>
    <w:rsid w:val="003D7E8A"/>
    <w:rsid w:val="003E0349"/>
    <w:rsid w:val="003E04B8"/>
    <w:rsid w:val="003E05CA"/>
    <w:rsid w:val="003E0753"/>
    <w:rsid w:val="003E07E5"/>
    <w:rsid w:val="003E0813"/>
    <w:rsid w:val="003E09D7"/>
    <w:rsid w:val="003E0AFA"/>
    <w:rsid w:val="003E0C45"/>
    <w:rsid w:val="003E0E6A"/>
    <w:rsid w:val="003E101C"/>
    <w:rsid w:val="003E10C9"/>
    <w:rsid w:val="003E11F4"/>
    <w:rsid w:val="003E1294"/>
    <w:rsid w:val="003E1434"/>
    <w:rsid w:val="003E154A"/>
    <w:rsid w:val="003E15D3"/>
    <w:rsid w:val="003E16C9"/>
    <w:rsid w:val="003E16FE"/>
    <w:rsid w:val="003E17C4"/>
    <w:rsid w:val="003E193B"/>
    <w:rsid w:val="003E1A41"/>
    <w:rsid w:val="003E1A8A"/>
    <w:rsid w:val="003E1B65"/>
    <w:rsid w:val="003E1BA3"/>
    <w:rsid w:val="003E1BB5"/>
    <w:rsid w:val="003E1DE0"/>
    <w:rsid w:val="003E1EEA"/>
    <w:rsid w:val="003E1F57"/>
    <w:rsid w:val="003E1FAC"/>
    <w:rsid w:val="003E2089"/>
    <w:rsid w:val="003E2147"/>
    <w:rsid w:val="003E21FC"/>
    <w:rsid w:val="003E2200"/>
    <w:rsid w:val="003E241A"/>
    <w:rsid w:val="003E2433"/>
    <w:rsid w:val="003E244B"/>
    <w:rsid w:val="003E249F"/>
    <w:rsid w:val="003E24A4"/>
    <w:rsid w:val="003E273F"/>
    <w:rsid w:val="003E2A32"/>
    <w:rsid w:val="003E2A96"/>
    <w:rsid w:val="003E2BA3"/>
    <w:rsid w:val="003E2BBC"/>
    <w:rsid w:val="003E2C4D"/>
    <w:rsid w:val="003E2CB6"/>
    <w:rsid w:val="003E2DA5"/>
    <w:rsid w:val="003E2DFC"/>
    <w:rsid w:val="003E306B"/>
    <w:rsid w:val="003E30F8"/>
    <w:rsid w:val="003E321B"/>
    <w:rsid w:val="003E327D"/>
    <w:rsid w:val="003E32A9"/>
    <w:rsid w:val="003E3392"/>
    <w:rsid w:val="003E34B2"/>
    <w:rsid w:val="003E3593"/>
    <w:rsid w:val="003E3713"/>
    <w:rsid w:val="003E3899"/>
    <w:rsid w:val="003E3906"/>
    <w:rsid w:val="003E3916"/>
    <w:rsid w:val="003E39F5"/>
    <w:rsid w:val="003E3B80"/>
    <w:rsid w:val="003E3DC3"/>
    <w:rsid w:val="003E3F01"/>
    <w:rsid w:val="003E40EC"/>
    <w:rsid w:val="003E41BE"/>
    <w:rsid w:val="003E4300"/>
    <w:rsid w:val="003E4418"/>
    <w:rsid w:val="003E44E2"/>
    <w:rsid w:val="003E4673"/>
    <w:rsid w:val="003E46C9"/>
    <w:rsid w:val="003E4735"/>
    <w:rsid w:val="003E474F"/>
    <w:rsid w:val="003E476D"/>
    <w:rsid w:val="003E4851"/>
    <w:rsid w:val="003E4A4B"/>
    <w:rsid w:val="003E4BED"/>
    <w:rsid w:val="003E4CBD"/>
    <w:rsid w:val="003E4EC2"/>
    <w:rsid w:val="003E4EC4"/>
    <w:rsid w:val="003E4EFD"/>
    <w:rsid w:val="003E4F23"/>
    <w:rsid w:val="003E4F84"/>
    <w:rsid w:val="003E4FE0"/>
    <w:rsid w:val="003E502A"/>
    <w:rsid w:val="003E50A7"/>
    <w:rsid w:val="003E510C"/>
    <w:rsid w:val="003E5279"/>
    <w:rsid w:val="003E5679"/>
    <w:rsid w:val="003E570D"/>
    <w:rsid w:val="003E57B0"/>
    <w:rsid w:val="003E59EC"/>
    <w:rsid w:val="003E5AA6"/>
    <w:rsid w:val="003E5BFE"/>
    <w:rsid w:val="003E5C36"/>
    <w:rsid w:val="003E5D4D"/>
    <w:rsid w:val="003E5D72"/>
    <w:rsid w:val="003E60BE"/>
    <w:rsid w:val="003E6146"/>
    <w:rsid w:val="003E6154"/>
    <w:rsid w:val="003E6176"/>
    <w:rsid w:val="003E62A3"/>
    <w:rsid w:val="003E62E4"/>
    <w:rsid w:val="003E6383"/>
    <w:rsid w:val="003E63A1"/>
    <w:rsid w:val="003E63A9"/>
    <w:rsid w:val="003E640C"/>
    <w:rsid w:val="003E6567"/>
    <w:rsid w:val="003E65CC"/>
    <w:rsid w:val="003E6619"/>
    <w:rsid w:val="003E66C2"/>
    <w:rsid w:val="003E6709"/>
    <w:rsid w:val="003E6720"/>
    <w:rsid w:val="003E699B"/>
    <w:rsid w:val="003E6A7B"/>
    <w:rsid w:val="003E6AD9"/>
    <w:rsid w:val="003E6B65"/>
    <w:rsid w:val="003E6C22"/>
    <w:rsid w:val="003E6C64"/>
    <w:rsid w:val="003E6CA3"/>
    <w:rsid w:val="003E6DA0"/>
    <w:rsid w:val="003E6DD3"/>
    <w:rsid w:val="003E6DF2"/>
    <w:rsid w:val="003E6F97"/>
    <w:rsid w:val="003E7141"/>
    <w:rsid w:val="003E735D"/>
    <w:rsid w:val="003E7553"/>
    <w:rsid w:val="003E75B8"/>
    <w:rsid w:val="003E760E"/>
    <w:rsid w:val="003E768F"/>
    <w:rsid w:val="003E7710"/>
    <w:rsid w:val="003E77C3"/>
    <w:rsid w:val="003E77CB"/>
    <w:rsid w:val="003E7830"/>
    <w:rsid w:val="003E78A6"/>
    <w:rsid w:val="003E78D4"/>
    <w:rsid w:val="003E7905"/>
    <w:rsid w:val="003E7962"/>
    <w:rsid w:val="003E79AD"/>
    <w:rsid w:val="003E7B01"/>
    <w:rsid w:val="003E7BB0"/>
    <w:rsid w:val="003E7D2E"/>
    <w:rsid w:val="003E7D66"/>
    <w:rsid w:val="003E7E05"/>
    <w:rsid w:val="003E7ECD"/>
    <w:rsid w:val="003E7EEA"/>
    <w:rsid w:val="003F001B"/>
    <w:rsid w:val="003F0086"/>
    <w:rsid w:val="003F017A"/>
    <w:rsid w:val="003F01B5"/>
    <w:rsid w:val="003F023C"/>
    <w:rsid w:val="003F0295"/>
    <w:rsid w:val="003F041E"/>
    <w:rsid w:val="003F0436"/>
    <w:rsid w:val="003F0502"/>
    <w:rsid w:val="003F05A3"/>
    <w:rsid w:val="003F08B6"/>
    <w:rsid w:val="003F0D6F"/>
    <w:rsid w:val="003F0DD3"/>
    <w:rsid w:val="003F0FA2"/>
    <w:rsid w:val="003F0FB0"/>
    <w:rsid w:val="003F10E9"/>
    <w:rsid w:val="003F1293"/>
    <w:rsid w:val="003F1365"/>
    <w:rsid w:val="003F137F"/>
    <w:rsid w:val="003F148A"/>
    <w:rsid w:val="003F15B2"/>
    <w:rsid w:val="003F166B"/>
    <w:rsid w:val="003F16AB"/>
    <w:rsid w:val="003F18A5"/>
    <w:rsid w:val="003F18C3"/>
    <w:rsid w:val="003F19A4"/>
    <w:rsid w:val="003F19FA"/>
    <w:rsid w:val="003F1B17"/>
    <w:rsid w:val="003F1B67"/>
    <w:rsid w:val="003F1DC4"/>
    <w:rsid w:val="003F1FDC"/>
    <w:rsid w:val="003F209E"/>
    <w:rsid w:val="003F2162"/>
    <w:rsid w:val="003F2181"/>
    <w:rsid w:val="003F21A1"/>
    <w:rsid w:val="003F22D3"/>
    <w:rsid w:val="003F22D5"/>
    <w:rsid w:val="003F2338"/>
    <w:rsid w:val="003F239E"/>
    <w:rsid w:val="003F23EE"/>
    <w:rsid w:val="003F243F"/>
    <w:rsid w:val="003F2536"/>
    <w:rsid w:val="003F2593"/>
    <w:rsid w:val="003F25D8"/>
    <w:rsid w:val="003F2603"/>
    <w:rsid w:val="003F2604"/>
    <w:rsid w:val="003F2861"/>
    <w:rsid w:val="003F28AF"/>
    <w:rsid w:val="003F290E"/>
    <w:rsid w:val="003F2D67"/>
    <w:rsid w:val="003F2D81"/>
    <w:rsid w:val="003F2F46"/>
    <w:rsid w:val="003F31EC"/>
    <w:rsid w:val="003F326B"/>
    <w:rsid w:val="003F3300"/>
    <w:rsid w:val="003F3355"/>
    <w:rsid w:val="003F34C7"/>
    <w:rsid w:val="003F35A3"/>
    <w:rsid w:val="003F3736"/>
    <w:rsid w:val="003F37CB"/>
    <w:rsid w:val="003F3890"/>
    <w:rsid w:val="003F3916"/>
    <w:rsid w:val="003F3A38"/>
    <w:rsid w:val="003F3BA0"/>
    <w:rsid w:val="003F3D3C"/>
    <w:rsid w:val="003F3F3B"/>
    <w:rsid w:val="003F3FC7"/>
    <w:rsid w:val="003F402F"/>
    <w:rsid w:val="003F4169"/>
    <w:rsid w:val="003F41D2"/>
    <w:rsid w:val="003F41D7"/>
    <w:rsid w:val="003F4231"/>
    <w:rsid w:val="003F4326"/>
    <w:rsid w:val="003F4545"/>
    <w:rsid w:val="003F4662"/>
    <w:rsid w:val="003F47F9"/>
    <w:rsid w:val="003F4A50"/>
    <w:rsid w:val="003F4A62"/>
    <w:rsid w:val="003F4ACE"/>
    <w:rsid w:val="003F4B78"/>
    <w:rsid w:val="003F4B92"/>
    <w:rsid w:val="003F4C96"/>
    <w:rsid w:val="003F4DB4"/>
    <w:rsid w:val="003F4DE4"/>
    <w:rsid w:val="003F4E26"/>
    <w:rsid w:val="003F4E31"/>
    <w:rsid w:val="003F4F5B"/>
    <w:rsid w:val="003F5198"/>
    <w:rsid w:val="003F5222"/>
    <w:rsid w:val="003F523C"/>
    <w:rsid w:val="003F532C"/>
    <w:rsid w:val="003F537A"/>
    <w:rsid w:val="003F5722"/>
    <w:rsid w:val="003F57C3"/>
    <w:rsid w:val="003F57D6"/>
    <w:rsid w:val="003F57F3"/>
    <w:rsid w:val="003F5830"/>
    <w:rsid w:val="003F5A9B"/>
    <w:rsid w:val="003F5B28"/>
    <w:rsid w:val="003F5C96"/>
    <w:rsid w:val="003F5CB2"/>
    <w:rsid w:val="003F5CBB"/>
    <w:rsid w:val="003F5D60"/>
    <w:rsid w:val="003F5DE8"/>
    <w:rsid w:val="003F5E4B"/>
    <w:rsid w:val="003F5FD9"/>
    <w:rsid w:val="003F60E8"/>
    <w:rsid w:val="003F6126"/>
    <w:rsid w:val="003F61C1"/>
    <w:rsid w:val="003F6213"/>
    <w:rsid w:val="003F621B"/>
    <w:rsid w:val="003F627D"/>
    <w:rsid w:val="003F633E"/>
    <w:rsid w:val="003F635F"/>
    <w:rsid w:val="003F6373"/>
    <w:rsid w:val="003F638C"/>
    <w:rsid w:val="003F6497"/>
    <w:rsid w:val="003F6581"/>
    <w:rsid w:val="003F66D1"/>
    <w:rsid w:val="003F6753"/>
    <w:rsid w:val="003F6769"/>
    <w:rsid w:val="003F67B6"/>
    <w:rsid w:val="003F6906"/>
    <w:rsid w:val="003F6955"/>
    <w:rsid w:val="003F69A2"/>
    <w:rsid w:val="003F69AB"/>
    <w:rsid w:val="003F6A0D"/>
    <w:rsid w:val="003F6AE2"/>
    <w:rsid w:val="003F6D7A"/>
    <w:rsid w:val="003F6E3C"/>
    <w:rsid w:val="003F6E66"/>
    <w:rsid w:val="003F7086"/>
    <w:rsid w:val="003F70F4"/>
    <w:rsid w:val="003F71EE"/>
    <w:rsid w:val="003F733F"/>
    <w:rsid w:val="003F7363"/>
    <w:rsid w:val="003F736A"/>
    <w:rsid w:val="003F736E"/>
    <w:rsid w:val="003F74A5"/>
    <w:rsid w:val="003F75D5"/>
    <w:rsid w:val="003F7900"/>
    <w:rsid w:val="003F7914"/>
    <w:rsid w:val="003F7A00"/>
    <w:rsid w:val="003F7BB9"/>
    <w:rsid w:val="003F7BEB"/>
    <w:rsid w:val="003F7D7A"/>
    <w:rsid w:val="003F7EB4"/>
    <w:rsid w:val="003F7EE6"/>
    <w:rsid w:val="003F7EFF"/>
    <w:rsid w:val="00400002"/>
    <w:rsid w:val="00400123"/>
    <w:rsid w:val="004001B7"/>
    <w:rsid w:val="004004AE"/>
    <w:rsid w:val="00400571"/>
    <w:rsid w:val="004005B8"/>
    <w:rsid w:val="00400692"/>
    <w:rsid w:val="00400729"/>
    <w:rsid w:val="0040079A"/>
    <w:rsid w:val="004007E1"/>
    <w:rsid w:val="0040083C"/>
    <w:rsid w:val="0040090F"/>
    <w:rsid w:val="00400A10"/>
    <w:rsid w:val="00400BDF"/>
    <w:rsid w:val="00400E29"/>
    <w:rsid w:val="00401190"/>
    <w:rsid w:val="004011A2"/>
    <w:rsid w:val="00401404"/>
    <w:rsid w:val="0040151D"/>
    <w:rsid w:val="00401653"/>
    <w:rsid w:val="00401707"/>
    <w:rsid w:val="00401719"/>
    <w:rsid w:val="004017D0"/>
    <w:rsid w:val="004017E3"/>
    <w:rsid w:val="00401825"/>
    <w:rsid w:val="0040182F"/>
    <w:rsid w:val="00401986"/>
    <w:rsid w:val="004019D8"/>
    <w:rsid w:val="004019FC"/>
    <w:rsid w:val="00401C0D"/>
    <w:rsid w:val="00401D7F"/>
    <w:rsid w:val="00402008"/>
    <w:rsid w:val="004020CA"/>
    <w:rsid w:val="0040224F"/>
    <w:rsid w:val="00402365"/>
    <w:rsid w:val="004025F4"/>
    <w:rsid w:val="0040267C"/>
    <w:rsid w:val="004026DB"/>
    <w:rsid w:val="0040279E"/>
    <w:rsid w:val="004027F5"/>
    <w:rsid w:val="00402894"/>
    <w:rsid w:val="00402918"/>
    <w:rsid w:val="00402BE3"/>
    <w:rsid w:val="00403060"/>
    <w:rsid w:val="00403173"/>
    <w:rsid w:val="004031A3"/>
    <w:rsid w:val="004033D9"/>
    <w:rsid w:val="0040355A"/>
    <w:rsid w:val="00403615"/>
    <w:rsid w:val="00403697"/>
    <w:rsid w:val="004037F5"/>
    <w:rsid w:val="00403800"/>
    <w:rsid w:val="00403892"/>
    <w:rsid w:val="004039B4"/>
    <w:rsid w:val="00403B02"/>
    <w:rsid w:val="00403C6D"/>
    <w:rsid w:val="00403CED"/>
    <w:rsid w:val="00403F06"/>
    <w:rsid w:val="00403F80"/>
    <w:rsid w:val="00403FAC"/>
    <w:rsid w:val="00404061"/>
    <w:rsid w:val="004040DA"/>
    <w:rsid w:val="004041B0"/>
    <w:rsid w:val="004042D6"/>
    <w:rsid w:val="00404397"/>
    <w:rsid w:val="004043EE"/>
    <w:rsid w:val="0040465E"/>
    <w:rsid w:val="004047B6"/>
    <w:rsid w:val="00404978"/>
    <w:rsid w:val="004049AB"/>
    <w:rsid w:val="00404AEE"/>
    <w:rsid w:val="00404CB7"/>
    <w:rsid w:val="00404D12"/>
    <w:rsid w:val="004051A5"/>
    <w:rsid w:val="004051B4"/>
    <w:rsid w:val="0040525C"/>
    <w:rsid w:val="00405402"/>
    <w:rsid w:val="00405505"/>
    <w:rsid w:val="004056AA"/>
    <w:rsid w:val="00405723"/>
    <w:rsid w:val="00405868"/>
    <w:rsid w:val="00405B4C"/>
    <w:rsid w:val="00405C24"/>
    <w:rsid w:val="00405C43"/>
    <w:rsid w:val="00405CEB"/>
    <w:rsid w:val="00405CEE"/>
    <w:rsid w:val="00405D54"/>
    <w:rsid w:val="00405E55"/>
    <w:rsid w:val="00405E5E"/>
    <w:rsid w:val="00405E7B"/>
    <w:rsid w:val="00405FBE"/>
    <w:rsid w:val="00405FEE"/>
    <w:rsid w:val="00405FFC"/>
    <w:rsid w:val="0040600D"/>
    <w:rsid w:val="0040600E"/>
    <w:rsid w:val="004061A3"/>
    <w:rsid w:val="004065F8"/>
    <w:rsid w:val="00406713"/>
    <w:rsid w:val="0040678D"/>
    <w:rsid w:val="004067A5"/>
    <w:rsid w:val="004067D7"/>
    <w:rsid w:val="004068C9"/>
    <w:rsid w:val="004068E0"/>
    <w:rsid w:val="004068FC"/>
    <w:rsid w:val="0040690E"/>
    <w:rsid w:val="00406972"/>
    <w:rsid w:val="004069E8"/>
    <w:rsid w:val="00406B9D"/>
    <w:rsid w:val="00406C3C"/>
    <w:rsid w:val="00406D1C"/>
    <w:rsid w:val="00406E59"/>
    <w:rsid w:val="00407281"/>
    <w:rsid w:val="00407344"/>
    <w:rsid w:val="004074CB"/>
    <w:rsid w:val="004077FB"/>
    <w:rsid w:val="00407817"/>
    <w:rsid w:val="0040784A"/>
    <w:rsid w:val="00407883"/>
    <w:rsid w:val="0040798E"/>
    <w:rsid w:val="00407A31"/>
    <w:rsid w:val="00407A43"/>
    <w:rsid w:val="00407A87"/>
    <w:rsid w:val="00407AB4"/>
    <w:rsid w:val="00407B22"/>
    <w:rsid w:val="00407C06"/>
    <w:rsid w:val="00407C37"/>
    <w:rsid w:val="00407C7B"/>
    <w:rsid w:val="00407E71"/>
    <w:rsid w:val="0041003C"/>
    <w:rsid w:val="004100B7"/>
    <w:rsid w:val="0041015E"/>
    <w:rsid w:val="00410384"/>
    <w:rsid w:val="00410395"/>
    <w:rsid w:val="004104E4"/>
    <w:rsid w:val="004105A6"/>
    <w:rsid w:val="00410615"/>
    <w:rsid w:val="00410690"/>
    <w:rsid w:val="004106C7"/>
    <w:rsid w:val="00410751"/>
    <w:rsid w:val="0041078C"/>
    <w:rsid w:val="004107F3"/>
    <w:rsid w:val="00410864"/>
    <w:rsid w:val="0041096A"/>
    <w:rsid w:val="00410AC7"/>
    <w:rsid w:val="00410AD2"/>
    <w:rsid w:val="00410BAC"/>
    <w:rsid w:val="00410CAD"/>
    <w:rsid w:val="00410E26"/>
    <w:rsid w:val="004110E1"/>
    <w:rsid w:val="0041123F"/>
    <w:rsid w:val="00411257"/>
    <w:rsid w:val="004112E2"/>
    <w:rsid w:val="00411328"/>
    <w:rsid w:val="0041137C"/>
    <w:rsid w:val="004114F6"/>
    <w:rsid w:val="004115C7"/>
    <w:rsid w:val="0041160D"/>
    <w:rsid w:val="004116DE"/>
    <w:rsid w:val="004116EB"/>
    <w:rsid w:val="0041193F"/>
    <w:rsid w:val="00411DD4"/>
    <w:rsid w:val="00411F87"/>
    <w:rsid w:val="00411F8B"/>
    <w:rsid w:val="004121AB"/>
    <w:rsid w:val="004121FE"/>
    <w:rsid w:val="004124C9"/>
    <w:rsid w:val="0041254D"/>
    <w:rsid w:val="00412610"/>
    <w:rsid w:val="0041268B"/>
    <w:rsid w:val="004126F0"/>
    <w:rsid w:val="004129F5"/>
    <w:rsid w:val="00412A05"/>
    <w:rsid w:val="00412A47"/>
    <w:rsid w:val="00412AFE"/>
    <w:rsid w:val="00412CCC"/>
    <w:rsid w:val="00412CFF"/>
    <w:rsid w:val="00412DE0"/>
    <w:rsid w:val="00412F85"/>
    <w:rsid w:val="00413052"/>
    <w:rsid w:val="00413084"/>
    <w:rsid w:val="004130DC"/>
    <w:rsid w:val="00413127"/>
    <w:rsid w:val="004131E2"/>
    <w:rsid w:val="0041327D"/>
    <w:rsid w:val="0041328B"/>
    <w:rsid w:val="004135A1"/>
    <w:rsid w:val="00413676"/>
    <w:rsid w:val="004136A1"/>
    <w:rsid w:val="00413733"/>
    <w:rsid w:val="00413817"/>
    <w:rsid w:val="0041393E"/>
    <w:rsid w:val="004139D7"/>
    <w:rsid w:val="00413E2D"/>
    <w:rsid w:val="00413E8F"/>
    <w:rsid w:val="00413EB3"/>
    <w:rsid w:val="00413F85"/>
    <w:rsid w:val="00414037"/>
    <w:rsid w:val="004140DE"/>
    <w:rsid w:val="00414171"/>
    <w:rsid w:val="00414226"/>
    <w:rsid w:val="004144D9"/>
    <w:rsid w:val="00414950"/>
    <w:rsid w:val="00414A1F"/>
    <w:rsid w:val="00414A6E"/>
    <w:rsid w:val="00414AC1"/>
    <w:rsid w:val="00414B4F"/>
    <w:rsid w:val="00414B8A"/>
    <w:rsid w:val="00414BAC"/>
    <w:rsid w:val="00414DB6"/>
    <w:rsid w:val="00414E43"/>
    <w:rsid w:val="00414ECA"/>
    <w:rsid w:val="00414F58"/>
    <w:rsid w:val="0041508E"/>
    <w:rsid w:val="00415108"/>
    <w:rsid w:val="0041518B"/>
    <w:rsid w:val="00415228"/>
    <w:rsid w:val="00415412"/>
    <w:rsid w:val="00415594"/>
    <w:rsid w:val="00415751"/>
    <w:rsid w:val="004158B8"/>
    <w:rsid w:val="00415B20"/>
    <w:rsid w:val="00415D53"/>
    <w:rsid w:val="00415EBF"/>
    <w:rsid w:val="00415FA2"/>
    <w:rsid w:val="00415FC0"/>
    <w:rsid w:val="00415FE0"/>
    <w:rsid w:val="0041609B"/>
    <w:rsid w:val="00416135"/>
    <w:rsid w:val="00416167"/>
    <w:rsid w:val="00416261"/>
    <w:rsid w:val="004162E3"/>
    <w:rsid w:val="004163CB"/>
    <w:rsid w:val="004164C0"/>
    <w:rsid w:val="00416508"/>
    <w:rsid w:val="004165A2"/>
    <w:rsid w:val="004166EC"/>
    <w:rsid w:val="00416769"/>
    <w:rsid w:val="004167CE"/>
    <w:rsid w:val="00416807"/>
    <w:rsid w:val="0041685F"/>
    <w:rsid w:val="00416AA2"/>
    <w:rsid w:val="00416ABC"/>
    <w:rsid w:val="00416BA3"/>
    <w:rsid w:val="00416D32"/>
    <w:rsid w:val="00416E47"/>
    <w:rsid w:val="00417013"/>
    <w:rsid w:val="00417087"/>
    <w:rsid w:val="004171E0"/>
    <w:rsid w:val="004172E8"/>
    <w:rsid w:val="004172E9"/>
    <w:rsid w:val="004172FC"/>
    <w:rsid w:val="004173A3"/>
    <w:rsid w:val="004174E5"/>
    <w:rsid w:val="00417517"/>
    <w:rsid w:val="0041780C"/>
    <w:rsid w:val="00417AD5"/>
    <w:rsid w:val="00417AE1"/>
    <w:rsid w:val="00417BA9"/>
    <w:rsid w:val="00417BD2"/>
    <w:rsid w:val="00417E81"/>
    <w:rsid w:val="00417FB9"/>
    <w:rsid w:val="00420032"/>
    <w:rsid w:val="0042003B"/>
    <w:rsid w:val="004202AB"/>
    <w:rsid w:val="004202F5"/>
    <w:rsid w:val="0042049D"/>
    <w:rsid w:val="00420680"/>
    <w:rsid w:val="0042068F"/>
    <w:rsid w:val="0042072D"/>
    <w:rsid w:val="0042078E"/>
    <w:rsid w:val="00420818"/>
    <w:rsid w:val="00420A34"/>
    <w:rsid w:val="00420B21"/>
    <w:rsid w:val="00420C82"/>
    <w:rsid w:val="00420D1E"/>
    <w:rsid w:val="00420DFE"/>
    <w:rsid w:val="00420E7F"/>
    <w:rsid w:val="00420EBF"/>
    <w:rsid w:val="004210FE"/>
    <w:rsid w:val="00421310"/>
    <w:rsid w:val="004214C4"/>
    <w:rsid w:val="004215A6"/>
    <w:rsid w:val="0042185E"/>
    <w:rsid w:val="00421911"/>
    <w:rsid w:val="00421946"/>
    <w:rsid w:val="00421A38"/>
    <w:rsid w:val="00421B83"/>
    <w:rsid w:val="00421C84"/>
    <w:rsid w:val="00421CF5"/>
    <w:rsid w:val="00421F84"/>
    <w:rsid w:val="00421F99"/>
    <w:rsid w:val="0042209E"/>
    <w:rsid w:val="0042211F"/>
    <w:rsid w:val="00422145"/>
    <w:rsid w:val="00422315"/>
    <w:rsid w:val="004224B6"/>
    <w:rsid w:val="00422527"/>
    <w:rsid w:val="00422547"/>
    <w:rsid w:val="00422585"/>
    <w:rsid w:val="00422664"/>
    <w:rsid w:val="004226D3"/>
    <w:rsid w:val="004226F6"/>
    <w:rsid w:val="0042271A"/>
    <w:rsid w:val="004227B5"/>
    <w:rsid w:val="00422968"/>
    <w:rsid w:val="00422AB1"/>
    <w:rsid w:val="00422ADF"/>
    <w:rsid w:val="00422B5C"/>
    <w:rsid w:val="00422BE0"/>
    <w:rsid w:val="00422CAE"/>
    <w:rsid w:val="00422DBF"/>
    <w:rsid w:val="00423017"/>
    <w:rsid w:val="0042315A"/>
    <w:rsid w:val="004232F7"/>
    <w:rsid w:val="00423429"/>
    <w:rsid w:val="00423503"/>
    <w:rsid w:val="00423562"/>
    <w:rsid w:val="004235E6"/>
    <w:rsid w:val="004236B1"/>
    <w:rsid w:val="004237FB"/>
    <w:rsid w:val="00423910"/>
    <w:rsid w:val="0042395C"/>
    <w:rsid w:val="004239EC"/>
    <w:rsid w:val="00423A0B"/>
    <w:rsid w:val="00423A4F"/>
    <w:rsid w:val="00423BEE"/>
    <w:rsid w:val="00423DB0"/>
    <w:rsid w:val="00423DD8"/>
    <w:rsid w:val="00423E5A"/>
    <w:rsid w:val="00423F2A"/>
    <w:rsid w:val="00423FD5"/>
    <w:rsid w:val="0042407F"/>
    <w:rsid w:val="004240D9"/>
    <w:rsid w:val="00424257"/>
    <w:rsid w:val="00424346"/>
    <w:rsid w:val="0042444C"/>
    <w:rsid w:val="0042446D"/>
    <w:rsid w:val="00424883"/>
    <w:rsid w:val="004248AD"/>
    <w:rsid w:val="00424990"/>
    <w:rsid w:val="00424A7F"/>
    <w:rsid w:val="00424D2B"/>
    <w:rsid w:val="00424D59"/>
    <w:rsid w:val="00424FCF"/>
    <w:rsid w:val="0042511E"/>
    <w:rsid w:val="00425680"/>
    <w:rsid w:val="004256DB"/>
    <w:rsid w:val="00425852"/>
    <w:rsid w:val="004258AE"/>
    <w:rsid w:val="00425B69"/>
    <w:rsid w:val="00425DCE"/>
    <w:rsid w:val="00425E2B"/>
    <w:rsid w:val="00425F8E"/>
    <w:rsid w:val="00425FFE"/>
    <w:rsid w:val="00426296"/>
    <w:rsid w:val="004264E1"/>
    <w:rsid w:val="00426559"/>
    <w:rsid w:val="00426895"/>
    <w:rsid w:val="004268D6"/>
    <w:rsid w:val="004269A2"/>
    <w:rsid w:val="004269D1"/>
    <w:rsid w:val="00426BED"/>
    <w:rsid w:val="00426C28"/>
    <w:rsid w:val="00426C8B"/>
    <w:rsid w:val="00426C92"/>
    <w:rsid w:val="00426D8A"/>
    <w:rsid w:val="00426D92"/>
    <w:rsid w:val="00426EF1"/>
    <w:rsid w:val="00427380"/>
    <w:rsid w:val="0042739E"/>
    <w:rsid w:val="00427432"/>
    <w:rsid w:val="00427700"/>
    <w:rsid w:val="00427722"/>
    <w:rsid w:val="0042775C"/>
    <w:rsid w:val="00427780"/>
    <w:rsid w:val="004277B6"/>
    <w:rsid w:val="004278D3"/>
    <w:rsid w:val="00427A6D"/>
    <w:rsid w:val="00427BAD"/>
    <w:rsid w:val="00427BEA"/>
    <w:rsid w:val="00427D38"/>
    <w:rsid w:val="00427D4B"/>
    <w:rsid w:val="0043004E"/>
    <w:rsid w:val="004302D8"/>
    <w:rsid w:val="004303F2"/>
    <w:rsid w:val="004304EE"/>
    <w:rsid w:val="00430537"/>
    <w:rsid w:val="004306F5"/>
    <w:rsid w:val="004307BA"/>
    <w:rsid w:val="00430896"/>
    <w:rsid w:val="004308E4"/>
    <w:rsid w:val="0043091F"/>
    <w:rsid w:val="00430A24"/>
    <w:rsid w:val="00430B0C"/>
    <w:rsid w:val="00430D46"/>
    <w:rsid w:val="00430D4B"/>
    <w:rsid w:val="00430EB9"/>
    <w:rsid w:val="0043118D"/>
    <w:rsid w:val="00431291"/>
    <w:rsid w:val="004313C5"/>
    <w:rsid w:val="004313E6"/>
    <w:rsid w:val="0043156E"/>
    <w:rsid w:val="00431579"/>
    <w:rsid w:val="004315C9"/>
    <w:rsid w:val="00431775"/>
    <w:rsid w:val="00431906"/>
    <w:rsid w:val="00431B24"/>
    <w:rsid w:val="00431C3A"/>
    <w:rsid w:val="00431C76"/>
    <w:rsid w:val="00431D43"/>
    <w:rsid w:val="00431DA0"/>
    <w:rsid w:val="00431E06"/>
    <w:rsid w:val="0043210E"/>
    <w:rsid w:val="00432151"/>
    <w:rsid w:val="004321B2"/>
    <w:rsid w:val="004321CC"/>
    <w:rsid w:val="00432719"/>
    <w:rsid w:val="0043272C"/>
    <w:rsid w:val="00432871"/>
    <w:rsid w:val="004328B2"/>
    <w:rsid w:val="004328FB"/>
    <w:rsid w:val="0043294C"/>
    <w:rsid w:val="004329AA"/>
    <w:rsid w:val="00432A9C"/>
    <w:rsid w:val="00432B9E"/>
    <w:rsid w:val="00432CA3"/>
    <w:rsid w:val="00432CAF"/>
    <w:rsid w:val="00432D6C"/>
    <w:rsid w:val="00432DFD"/>
    <w:rsid w:val="00432E03"/>
    <w:rsid w:val="00432FB1"/>
    <w:rsid w:val="0043306E"/>
    <w:rsid w:val="004331D0"/>
    <w:rsid w:val="0043325A"/>
    <w:rsid w:val="00433291"/>
    <w:rsid w:val="0043331E"/>
    <w:rsid w:val="00433652"/>
    <w:rsid w:val="0043371E"/>
    <w:rsid w:val="004337C1"/>
    <w:rsid w:val="004337D6"/>
    <w:rsid w:val="0043391C"/>
    <w:rsid w:val="00433AC5"/>
    <w:rsid w:val="00433C31"/>
    <w:rsid w:val="00433EA2"/>
    <w:rsid w:val="00433F07"/>
    <w:rsid w:val="00433FB9"/>
    <w:rsid w:val="00433FBD"/>
    <w:rsid w:val="0043406C"/>
    <w:rsid w:val="00434080"/>
    <w:rsid w:val="00434218"/>
    <w:rsid w:val="0043435D"/>
    <w:rsid w:val="00434379"/>
    <w:rsid w:val="0043452A"/>
    <w:rsid w:val="004345C0"/>
    <w:rsid w:val="004346D3"/>
    <w:rsid w:val="00434735"/>
    <w:rsid w:val="00434963"/>
    <w:rsid w:val="00434A59"/>
    <w:rsid w:val="00434B3F"/>
    <w:rsid w:val="00434B8A"/>
    <w:rsid w:val="00434BE3"/>
    <w:rsid w:val="00434BFC"/>
    <w:rsid w:val="00434C86"/>
    <w:rsid w:val="00434D04"/>
    <w:rsid w:val="00434DD0"/>
    <w:rsid w:val="00434F6F"/>
    <w:rsid w:val="004350C0"/>
    <w:rsid w:val="004350E8"/>
    <w:rsid w:val="00435283"/>
    <w:rsid w:val="00435288"/>
    <w:rsid w:val="004359B1"/>
    <w:rsid w:val="004359E0"/>
    <w:rsid w:val="00435A2A"/>
    <w:rsid w:val="00435AB8"/>
    <w:rsid w:val="00435BBB"/>
    <w:rsid w:val="00435BC6"/>
    <w:rsid w:val="00435CA5"/>
    <w:rsid w:val="00435E2A"/>
    <w:rsid w:val="00435EFA"/>
    <w:rsid w:val="00436136"/>
    <w:rsid w:val="0043617E"/>
    <w:rsid w:val="004362D8"/>
    <w:rsid w:val="004363ED"/>
    <w:rsid w:val="0043642B"/>
    <w:rsid w:val="004364A0"/>
    <w:rsid w:val="00436688"/>
    <w:rsid w:val="004366F4"/>
    <w:rsid w:val="00436777"/>
    <w:rsid w:val="004367E8"/>
    <w:rsid w:val="0043681A"/>
    <w:rsid w:val="00436874"/>
    <w:rsid w:val="004369E3"/>
    <w:rsid w:val="00436C2A"/>
    <w:rsid w:val="00436C6C"/>
    <w:rsid w:val="00436F28"/>
    <w:rsid w:val="00436F3B"/>
    <w:rsid w:val="00436F9A"/>
    <w:rsid w:val="00436FC4"/>
    <w:rsid w:val="00436FD1"/>
    <w:rsid w:val="00437210"/>
    <w:rsid w:val="004372EF"/>
    <w:rsid w:val="00437343"/>
    <w:rsid w:val="00437346"/>
    <w:rsid w:val="00437373"/>
    <w:rsid w:val="004373B0"/>
    <w:rsid w:val="004374A5"/>
    <w:rsid w:val="00437510"/>
    <w:rsid w:val="0043751E"/>
    <w:rsid w:val="00437649"/>
    <w:rsid w:val="0043765C"/>
    <w:rsid w:val="0043798B"/>
    <w:rsid w:val="00437B55"/>
    <w:rsid w:val="00437BA4"/>
    <w:rsid w:val="00437D15"/>
    <w:rsid w:val="00437E83"/>
    <w:rsid w:val="00437FD2"/>
    <w:rsid w:val="00437FDD"/>
    <w:rsid w:val="0044005D"/>
    <w:rsid w:val="0044023F"/>
    <w:rsid w:val="0044047C"/>
    <w:rsid w:val="004404AD"/>
    <w:rsid w:val="004404B9"/>
    <w:rsid w:val="00440746"/>
    <w:rsid w:val="00440785"/>
    <w:rsid w:val="004408E2"/>
    <w:rsid w:val="00440953"/>
    <w:rsid w:val="00440A8C"/>
    <w:rsid w:val="00440C17"/>
    <w:rsid w:val="00440D35"/>
    <w:rsid w:val="00440D5F"/>
    <w:rsid w:val="00440DC7"/>
    <w:rsid w:val="00440E1F"/>
    <w:rsid w:val="00440E2F"/>
    <w:rsid w:val="00440E6D"/>
    <w:rsid w:val="00440F07"/>
    <w:rsid w:val="00440FE1"/>
    <w:rsid w:val="00441075"/>
    <w:rsid w:val="004410A9"/>
    <w:rsid w:val="00441591"/>
    <w:rsid w:val="004415ED"/>
    <w:rsid w:val="00441735"/>
    <w:rsid w:val="00441761"/>
    <w:rsid w:val="00441787"/>
    <w:rsid w:val="004418EB"/>
    <w:rsid w:val="004419A5"/>
    <w:rsid w:val="00441B3C"/>
    <w:rsid w:val="00441B8D"/>
    <w:rsid w:val="00441D0A"/>
    <w:rsid w:val="00441D19"/>
    <w:rsid w:val="00441DD8"/>
    <w:rsid w:val="00441DEF"/>
    <w:rsid w:val="00441E6C"/>
    <w:rsid w:val="00441F44"/>
    <w:rsid w:val="00441FAB"/>
    <w:rsid w:val="0044213B"/>
    <w:rsid w:val="00442324"/>
    <w:rsid w:val="004424E2"/>
    <w:rsid w:val="00442545"/>
    <w:rsid w:val="004426B7"/>
    <w:rsid w:val="0044270D"/>
    <w:rsid w:val="0044275B"/>
    <w:rsid w:val="00442794"/>
    <w:rsid w:val="00442964"/>
    <w:rsid w:val="00442966"/>
    <w:rsid w:val="00442A6B"/>
    <w:rsid w:val="00442AC6"/>
    <w:rsid w:val="00442BDD"/>
    <w:rsid w:val="00442C36"/>
    <w:rsid w:val="00442C5D"/>
    <w:rsid w:val="00442E26"/>
    <w:rsid w:val="00442ED0"/>
    <w:rsid w:val="00442F59"/>
    <w:rsid w:val="0044302A"/>
    <w:rsid w:val="0044305D"/>
    <w:rsid w:val="00443154"/>
    <w:rsid w:val="0044321A"/>
    <w:rsid w:val="004432C2"/>
    <w:rsid w:val="0044334A"/>
    <w:rsid w:val="00443367"/>
    <w:rsid w:val="0044360F"/>
    <w:rsid w:val="0044367B"/>
    <w:rsid w:val="004437FC"/>
    <w:rsid w:val="0044392E"/>
    <w:rsid w:val="004439D6"/>
    <w:rsid w:val="00443B32"/>
    <w:rsid w:val="00443B8B"/>
    <w:rsid w:val="00443CB8"/>
    <w:rsid w:val="00443D86"/>
    <w:rsid w:val="00443E94"/>
    <w:rsid w:val="00443FDA"/>
    <w:rsid w:val="00444219"/>
    <w:rsid w:val="00444244"/>
    <w:rsid w:val="00444297"/>
    <w:rsid w:val="00444460"/>
    <w:rsid w:val="0044472E"/>
    <w:rsid w:val="004447AF"/>
    <w:rsid w:val="004447C2"/>
    <w:rsid w:val="00444803"/>
    <w:rsid w:val="00444926"/>
    <w:rsid w:val="004449D1"/>
    <w:rsid w:val="00444B71"/>
    <w:rsid w:val="00444C01"/>
    <w:rsid w:val="00444C51"/>
    <w:rsid w:val="00444DD6"/>
    <w:rsid w:val="00445142"/>
    <w:rsid w:val="0044521B"/>
    <w:rsid w:val="0044530E"/>
    <w:rsid w:val="0044540F"/>
    <w:rsid w:val="00445688"/>
    <w:rsid w:val="004456CD"/>
    <w:rsid w:val="004457C2"/>
    <w:rsid w:val="00445843"/>
    <w:rsid w:val="00445977"/>
    <w:rsid w:val="004459B6"/>
    <w:rsid w:val="00445AFB"/>
    <w:rsid w:val="00445B95"/>
    <w:rsid w:val="00445BD3"/>
    <w:rsid w:val="00445C9C"/>
    <w:rsid w:val="00445CC1"/>
    <w:rsid w:val="00445EDF"/>
    <w:rsid w:val="00445FAB"/>
    <w:rsid w:val="0044601A"/>
    <w:rsid w:val="00446038"/>
    <w:rsid w:val="004460EF"/>
    <w:rsid w:val="004461BB"/>
    <w:rsid w:val="00446284"/>
    <w:rsid w:val="004462AC"/>
    <w:rsid w:val="004464B7"/>
    <w:rsid w:val="00446660"/>
    <w:rsid w:val="00446691"/>
    <w:rsid w:val="004466AB"/>
    <w:rsid w:val="0044681C"/>
    <w:rsid w:val="00446A85"/>
    <w:rsid w:val="00446E90"/>
    <w:rsid w:val="00446FFE"/>
    <w:rsid w:val="00446FFF"/>
    <w:rsid w:val="004471CF"/>
    <w:rsid w:val="00447367"/>
    <w:rsid w:val="004473A9"/>
    <w:rsid w:val="00447442"/>
    <w:rsid w:val="004474A3"/>
    <w:rsid w:val="004474AF"/>
    <w:rsid w:val="004475C5"/>
    <w:rsid w:val="0044762D"/>
    <w:rsid w:val="00447655"/>
    <w:rsid w:val="00447796"/>
    <w:rsid w:val="00447885"/>
    <w:rsid w:val="00447A0F"/>
    <w:rsid w:val="00447DD0"/>
    <w:rsid w:val="00447E51"/>
    <w:rsid w:val="00447FD5"/>
    <w:rsid w:val="00450069"/>
    <w:rsid w:val="00450223"/>
    <w:rsid w:val="0045029C"/>
    <w:rsid w:val="004503A2"/>
    <w:rsid w:val="0045041D"/>
    <w:rsid w:val="00450424"/>
    <w:rsid w:val="004506AC"/>
    <w:rsid w:val="004506C5"/>
    <w:rsid w:val="0045089C"/>
    <w:rsid w:val="004508F4"/>
    <w:rsid w:val="00450906"/>
    <w:rsid w:val="004509E3"/>
    <w:rsid w:val="00450B31"/>
    <w:rsid w:val="00450CEB"/>
    <w:rsid w:val="00450ED5"/>
    <w:rsid w:val="004511CF"/>
    <w:rsid w:val="00451357"/>
    <w:rsid w:val="00451391"/>
    <w:rsid w:val="00451655"/>
    <w:rsid w:val="00451979"/>
    <w:rsid w:val="0045197A"/>
    <w:rsid w:val="00451D2E"/>
    <w:rsid w:val="00451D35"/>
    <w:rsid w:val="00451D7E"/>
    <w:rsid w:val="00451DBF"/>
    <w:rsid w:val="00451E8E"/>
    <w:rsid w:val="00451EC2"/>
    <w:rsid w:val="00451F06"/>
    <w:rsid w:val="00451F80"/>
    <w:rsid w:val="004520A7"/>
    <w:rsid w:val="004520E2"/>
    <w:rsid w:val="00452260"/>
    <w:rsid w:val="00452288"/>
    <w:rsid w:val="004522A2"/>
    <w:rsid w:val="00452301"/>
    <w:rsid w:val="00452341"/>
    <w:rsid w:val="00452391"/>
    <w:rsid w:val="00452429"/>
    <w:rsid w:val="004524CB"/>
    <w:rsid w:val="00452531"/>
    <w:rsid w:val="0045273D"/>
    <w:rsid w:val="004527F1"/>
    <w:rsid w:val="004528E9"/>
    <w:rsid w:val="004528F0"/>
    <w:rsid w:val="00452999"/>
    <w:rsid w:val="00452A79"/>
    <w:rsid w:val="00452C3D"/>
    <w:rsid w:val="00452C6B"/>
    <w:rsid w:val="00452D89"/>
    <w:rsid w:val="00452D93"/>
    <w:rsid w:val="00452E76"/>
    <w:rsid w:val="00452ECD"/>
    <w:rsid w:val="0045301E"/>
    <w:rsid w:val="004532D4"/>
    <w:rsid w:val="0045332B"/>
    <w:rsid w:val="004533E0"/>
    <w:rsid w:val="004534EB"/>
    <w:rsid w:val="00453538"/>
    <w:rsid w:val="00453576"/>
    <w:rsid w:val="0045363E"/>
    <w:rsid w:val="004537D1"/>
    <w:rsid w:val="004537F8"/>
    <w:rsid w:val="0045391C"/>
    <w:rsid w:val="00453ADC"/>
    <w:rsid w:val="00453B4C"/>
    <w:rsid w:val="00453DD0"/>
    <w:rsid w:val="00453ED7"/>
    <w:rsid w:val="004540BF"/>
    <w:rsid w:val="0045457C"/>
    <w:rsid w:val="0045466F"/>
    <w:rsid w:val="00454741"/>
    <w:rsid w:val="00454846"/>
    <w:rsid w:val="00454ACC"/>
    <w:rsid w:val="00454AEF"/>
    <w:rsid w:val="00454B66"/>
    <w:rsid w:val="00454BB2"/>
    <w:rsid w:val="00454C32"/>
    <w:rsid w:val="00454EA7"/>
    <w:rsid w:val="00454F65"/>
    <w:rsid w:val="00455014"/>
    <w:rsid w:val="00455107"/>
    <w:rsid w:val="00455204"/>
    <w:rsid w:val="00455213"/>
    <w:rsid w:val="00455478"/>
    <w:rsid w:val="00455612"/>
    <w:rsid w:val="004557A1"/>
    <w:rsid w:val="00455993"/>
    <w:rsid w:val="00455A2C"/>
    <w:rsid w:val="00455A59"/>
    <w:rsid w:val="00455C7B"/>
    <w:rsid w:val="00455CEC"/>
    <w:rsid w:val="00455D4C"/>
    <w:rsid w:val="00455D82"/>
    <w:rsid w:val="00455E16"/>
    <w:rsid w:val="00455E50"/>
    <w:rsid w:val="00455E76"/>
    <w:rsid w:val="00455E87"/>
    <w:rsid w:val="00456007"/>
    <w:rsid w:val="00456025"/>
    <w:rsid w:val="004560B2"/>
    <w:rsid w:val="0045614B"/>
    <w:rsid w:val="004562F4"/>
    <w:rsid w:val="00456327"/>
    <w:rsid w:val="0045633C"/>
    <w:rsid w:val="00456460"/>
    <w:rsid w:val="00456494"/>
    <w:rsid w:val="0045657B"/>
    <w:rsid w:val="0045658B"/>
    <w:rsid w:val="00456876"/>
    <w:rsid w:val="004569FA"/>
    <w:rsid w:val="00456A18"/>
    <w:rsid w:val="00456BB9"/>
    <w:rsid w:val="00456BC8"/>
    <w:rsid w:val="00456C35"/>
    <w:rsid w:val="00456C4B"/>
    <w:rsid w:val="00456CF7"/>
    <w:rsid w:val="00456E96"/>
    <w:rsid w:val="00457118"/>
    <w:rsid w:val="0045712A"/>
    <w:rsid w:val="00457237"/>
    <w:rsid w:val="00457400"/>
    <w:rsid w:val="004576C5"/>
    <w:rsid w:val="004576DB"/>
    <w:rsid w:val="00457782"/>
    <w:rsid w:val="00457876"/>
    <w:rsid w:val="00457986"/>
    <w:rsid w:val="00457A41"/>
    <w:rsid w:val="00457A46"/>
    <w:rsid w:val="00457A86"/>
    <w:rsid w:val="00457C63"/>
    <w:rsid w:val="00457D6D"/>
    <w:rsid w:val="00457E94"/>
    <w:rsid w:val="00457F54"/>
    <w:rsid w:val="00457FA2"/>
    <w:rsid w:val="00460450"/>
    <w:rsid w:val="004604CF"/>
    <w:rsid w:val="0046051E"/>
    <w:rsid w:val="004605AF"/>
    <w:rsid w:val="0046062C"/>
    <w:rsid w:val="00460650"/>
    <w:rsid w:val="00460655"/>
    <w:rsid w:val="004608F7"/>
    <w:rsid w:val="004608FA"/>
    <w:rsid w:val="00460A8F"/>
    <w:rsid w:val="00460D2A"/>
    <w:rsid w:val="00460D50"/>
    <w:rsid w:val="00460D68"/>
    <w:rsid w:val="00460F2A"/>
    <w:rsid w:val="00460F87"/>
    <w:rsid w:val="0046118D"/>
    <w:rsid w:val="004611FA"/>
    <w:rsid w:val="00461BA0"/>
    <w:rsid w:val="00461CD3"/>
    <w:rsid w:val="00461E13"/>
    <w:rsid w:val="00461FBC"/>
    <w:rsid w:val="00461FCC"/>
    <w:rsid w:val="00461FD3"/>
    <w:rsid w:val="00462060"/>
    <w:rsid w:val="004625A5"/>
    <w:rsid w:val="00462707"/>
    <w:rsid w:val="0046274D"/>
    <w:rsid w:val="004628F4"/>
    <w:rsid w:val="00462960"/>
    <w:rsid w:val="00462A77"/>
    <w:rsid w:val="00462B1B"/>
    <w:rsid w:val="00462B75"/>
    <w:rsid w:val="00462B98"/>
    <w:rsid w:val="00462CAF"/>
    <w:rsid w:val="00462D77"/>
    <w:rsid w:val="00462DC4"/>
    <w:rsid w:val="00462F90"/>
    <w:rsid w:val="0046306E"/>
    <w:rsid w:val="0046353D"/>
    <w:rsid w:val="0046354D"/>
    <w:rsid w:val="004635F4"/>
    <w:rsid w:val="00463694"/>
    <w:rsid w:val="0046369C"/>
    <w:rsid w:val="004636C0"/>
    <w:rsid w:val="004638A4"/>
    <w:rsid w:val="004638D5"/>
    <w:rsid w:val="004638F8"/>
    <w:rsid w:val="004639C1"/>
    <w:rsid w:val="00463B1B"/>
    <w:rsid w:val="00463C69"/>
    <w:rsid w:val="00463CB9"/>
    <w:rsid w:val="00463D01"/>
    <w:rsid w:val="00463D74"/>
    <w:rsid w:val="00463DCE"/>
    <w:rsid w:val="00463FB8"/>
    <w:rsid w:val="0046403F"/>
    <w:rsid w:val="00464068"/>
    <w:rsid w:val="00464451"/>
    <w:rsid w:val="0046450B"/>
    <w:rsid w:val="004645CB"/>
    <w:rsid w:val="00464608"/>
    <w:rsid w:val="00464739"/>
    <w:rsid w:val="0046480D"/>
    <w:rsid w:val="0046485A"/>
    <w:rsid w:val="00464D0A"/>
    <w:rsid w:val="00464E8B"/>
    <w:rsid w:val="00464EB5"/>
    <w:rsid w:val="00464EEF"/>
    <w:rsid w:val="00465041"/>
    <w:rsid w:val="00465065"/>
    <w:rsid w:val="004650AD"/>
    <w:rsid w:val="004650C9"/>
    <w:rsid w:val="004650F7"/>
    <w:rsid w:val="0046550B"/>
    <w:rsid w:val="004655B2"/>
    <w:rsid w:val="004655FE"/>
    <w:rsid w:val="004657BC"/>
    <w:rsid w:val="0046598B"/>
    <w:rsid w:val="00465A5B"/>
    <w:rsid w:val="00465CEF"/>
    <w:rsid w:val="00465CFD"/>
    <w:rsid w:val="00466172"/>
    <w:rsid w:val="004663C6"/>
    <w:rsid w:val="00466426"/>
    <w:rsid w:val="0046648E"/>
    <w:rsid w:val="00466531"/>
    <w:rsid w:val="0046662A"/>
    <w:rsid w:val="0046664F"/>
    <w:rsid w:val="0046672D"/>
    <w:rsid w:val="004669CB"/>
    <w:rsid w:val="00466A4B"/>
    <w:rsid w:val="00466B57"/>
    <w:rsid w:val="00466C45"/>
    <w:rsid w:val="00466EFC"/>
    <w:rsid w:val="00466FF5"/>
    <w:rsid w:val="00467046"/>
    <w:rsid w:val="0046709B"/>
    <w:rsid w:val="004670CD"/>
    <w:rsid w:val="0046711B"/>
    <w:rsid w:val="004671BC"/>
    <w:rsid w:val="00467301"/>
    <w:rsid w:val="00467353"/>
    <w:rsid w:val="004673B3"/>
    <w:rsid w:val="004674DA"/>
    <w:rsid w:val="004674DF"/>
    <w:rsid w:val="00467660"/>
    <w:rsid w:val="004676A8"/>
    <w:rsid w:val="0046783A"/>
    <w:rsid w:val="0046793C"/>
    <w:rsid w:val="00467A70"/>
    <w:rsid w:val="00467D5D"/>
    <w:rsid w:val="00467E40"/>
    <w:rsid w:val="00467E74"/>
    <w:rsid w:val="00467ED2"/>
    <w:rsid w:val="0047007B"/>
    <w:rsid w:val="004701F2"/>
    <w:rsid w:val="004702CD"/>
    <w:rsid w:val="00470304"/>
    <w:rsid w:val="00470336"/>
    <w:rsid w:val="00470380"/>
    <w:rsid w:val="00470497"/>
    <w:rsid w:val="0047049B"/>
    <w:rsid w:val="00470626"/>
    <w:rsid w:val="0047075A"/>
    <w:rsid w:val="004707F6"/>
    <w:rsid w:val="00470810"/>
    <w:rsid w:val="004708E7"/>
    <w:rsid w:val="004709CA"/>
    <w:rsid w:val="00470A9A"/>
    <w:rsid w:val="00470B14"/>
    <w:rsid w:val="00470B2F"/>
    <w:rsid w:val="00470B39"/>
    <w:rsid w:val="00470BB2"/>
    <w:rsid w:val="00470C29"/>
    <w:rsid w:val="00470D1F"/>
    <w:rsid w:val="00470D26"/>
    <w:rsid w:val="00470DE9"/>
    <w:rsid w:val="00470DF1"/>
    <w:rsid w:val="00470E20"/>
    <w:rsid w:val="00470EB8"/>
    <w:rsid w:val="00470F85"/>
    <w:rsid w:val="004711C4"/>
    <w:rsid w:val="004711FC"/>
    <w:rsid w:val="0047139E"/>
    <w:rsid w:val="00471541"/>
    <w:rsid w:val="00471768"/>
    <w:rsid w:val="00471841"/>
    <w:rsid w:val="00471AA7"/>
    <w:rsid w:val="00471D86"/>
    <w:rsid w:val="00471E3F"/>
    <w:rsid w:val="00471F16"/>
    <w:rsid w:val="0047200B"/>
    <w:rsid w:val="004720F0"/>
    <w:rsid w:val="004721A9"/>
    <w:rsid w:val="004721B3"/>
    <w:rsid w:val="004721CB"/>
    <w:rsid w:val="0047220B"/>
    <w:rsid w:val="00472218"/>
    <w:rsid w:val="00472219"/>
    <w:rsid w:val="00472224"/>
    <w:rsid w:val="004722E8"/>
    <w:rsid w:val="00472353"/>
    <w:rsid w:val="00472524"/>
    <w:rsid w:val="004726BC"/>
    <w:rsid w:val="004727A8"/>
    <w:rsid w:val="0047289A"/>
    <w:rsid w:val="004728E2"/>
    <w:rsid w:val="00472A93"/>
    <w:rsid w:val="00472B07"/>
    <w:rsid w:val="00472C5B"/>
    <w:rsid w:val="00472CA1"/>
    <w:rsid w:val="00472EAB"/>
    <w:rsid w:val="00472FCD"/>
    <w:rsid w:val="00473230"/>
    <w:rsid w:val="00473239"/>
    <w:rsid w:val="004732BC"/>
    <w:rsid w:val="0047330A"/>
    <w:rsid w:val="004733C1"/>
    <w:rsid w:val="004733ED"/>
    <w:rsid w:val="00473446"/>
    <w:rsid w:val="0047359D"/>
    <w:rsid w:val="00473695"/>
    <w:rsid w:val="004737F1"/>
    <w:rsid w:val="00473916"/>
    <w:rsid w:val="00473A05"/>
    <w:rsid w:val="00473A81"/>
    <w:rsid w:val="00473BAC"/>
    <w:rsid w:val="00473D03"/>
    <w:rsid w:val="00473D57"/>
    <w:rsid w:val="00473D83"/>
    <w:rsid w:val="00473ED9"/>
    <w:rsid w:val="00473FAB"/>
    <w:rsid w:val="004740C8"/>
    <w:rsid w:val="004740D1"/>
    <w:rsid w:val="0047418E"/>
    <w:rsid w:val="004741DC"/>
    <w:rsid w:val="0047432E"/>
    <w:rsid w:val="00474589"/>
    <w:rsid w:val="0047474F"/>
    <w:rsid w:val="004747F7"/>
    <w:rsid w:val="004749E0"/>
    <w:rsid w:val="004749E8"/>
    <w:rsid w:val="00474AE1"/>
    <w:rsid w:val="00474AE3"/>
    <w:rsid w:val="00474B2A"/>
    <w:rsid w:val="00474B4E"/>
    <w:rsid w:val="00474C21"/>
    <w:rsid w:val="00474C3F"/>
    <w:rsid w:val="00474F3C"/>
    <w:rsid w:val="00474FF8"/>
    <w:rsid w:val="0047503B"/>
    <w:rsid w:val="00475151"/>
    <w:rsid w:val="00475216"/>
    <w:rsid w:val="0047539A"/>
    <w:rsid w:val="00475484"/>
    <w:rsid w:val="004754C0"/>
    <w:rsid w:val="00475504"/>
    <w:rsid w:val="00475507"/>
    <w:rsid w:val="0047555E"/>
    <w:rsid w:val="004756DB"/>
    <w:rsid w:val="004756EB"/>
    <w:rsid w:val="00475818"/>
    <w:rsid w:val="004758C3"/>
    <w:rsid w:val="004759C0"/>
    <w:rsid w:val="00475B6E"/>
    <w:rsid w:val="00475DE1"/>
    <w:rsid w:val="00475E7F"/>
    <w:rsid w:val="00475F66"/>
    <w:rsid w:val="00475FCD"/>
    <w:rsid w:val="0047627F"/>
    <w:rsid w:val="004762A3"/>
    <w:rsid w:val="004762E9"/>
    <w:rsid w:val="00476302"/>
    <w:rsid w:val="004763BD"/>
    <w:rsid w:val="00476485"/>
    <w:rsid w:val="00476530"/>
    <w:rsid w:val="0047659D"/>
    <w:rsid w:val="004765A8"/>
    <w:rsid w:val="0047668D"/>
    <w:rsid w:val="004766A0"/>
    <w:rsid w:val="004766C4"/>
    <w:rsid w:val="00476731"/>
    <w:rsid w:val="0047674F"/>
    <w:rsid w:val="00476A29"/>
    <w:rsid w:val="00476B22"/>
    <w:rsid w:val="00476BCC"/>
    <w:rsid w:val="00476BDD"/>
    <w:rsid w:val="00476CF2"/>
    <w:rsid w:val="00476DDD"/>
    <w:rsid w:val="00476E20"/>
    <w:rsid w:val="00476F1A"/>
    <w:rsid w:val="00476F9F"/>
    <w:rsid w:val="004770E0"/>
    <w:rsid w:val="00477154"/>
    <w:rsid w:val="004771C7"/>
    <w:rsid w:val="00477203"/>
    <w:rsid w:val="00477340"/>
    <w:rsid w:val="004773E4"/>
    <w:rsid w:val="004773E8"/>
    <w:rsid w:val="00477435"/>
    <w:rsid w:val="00477547"/>
    <w:rsid w:val="00477598"/>
    <w:rsid w:val="0047783C"/>
    <w:rsid w:val="004778AF"/>
    <w:rsid w:val="00477A71"/>
    <w:rsid w:val="00477B0C"/>
    <w:rsid w:val="00477BE9"/>
    <w:rsid w:val="00477C07"/>
    <w:rsid w:val="00477E3A"/>
    <w:rsid w:val="00477F25"/>
    <w:rsid w:val="00480021"/>
    <w:rsid w:val="00480101"/>
    <w:rsid w:val="0048032B"/>
    <w:rsid w:val="0048037B"/>
    <w:rsid w:val="004803B1"/>
    <w:rsid w:val="004804BD"/>
    <w:rsid w:val="004805C3"/>
    <w:rsid w:val="00480711"/>
    <w:rsid w:val="00480719"/>
    <w:rsid w:val="00480773"/>
    <w:rsid w:val="004807E7"/>
    <w:rsid w:val="00480950"/>
    <w:rsid w:val="004809CC"/>
    <w:rsid w:val="00480AF7"/>
    <w:rsid w:val="00480B99"/>
    <w:rsid w:val="00480D38"/>
    <w:rsid w:val="00480D8E"/>
    <w:rsid w:val="00480EAB"/>
    <w:rsid w:val="00480F38"/>
    <w:rsid w:val="00481059"/>
    <w:rsid w:val="00481088"/>
    <w:rsid w:val="004811EE"/>
    <w:rsid w:val="00481291"/>
    <w:rsid w:val="004812E4"/>
    <w:rsid w:val="004813A7"/>
    <w:rsid w:val="0048140E"/>
    <w:rsid w:val="0048177F"/>
    <w:rsid w:val="00481802"/>
    <w:rsid w:val="0048185B"/>
    <w:rsid w:val="00481ADD"/>
    <w:rsid w:val="00481CA6"/>
    <w:rsid w:val="00481D71"/>
    <w:rsid w:val="00481DE1"/>
    <w:rsid w:val="00481DF4"/>
    <w:rsid w:val="00481E64"/>
    <w:rsid w:val="00481E8A"/>
    <w:rsid w:val="00481EC1"/>
    <w:rsid w:val="004820E6"/>
    <w:rsid w:val="00482106"/>
    <w:rsid w:val="00482254"/>
    <w:rsid w:val="00482270"/>
    <w:rsid w:val="0048240D"/>
    <w:rsid w:val="004824BB"/>
    <w:rsid w:val="00482550"/>
    <w:rsid w:val="00482892"/>
    <w:rsid w:val="004828E0"/>
    <w:rsid w:val="004828F8"/>
    <w:rsid w:val="00482AB5"/>
    <w:rsid w:val="00482C77"/>
    <w:rsid w:val="00482CA5"/>
    <w:rsid w:val="00482E2C"/>
    <w:rsid w:val="00482E8E"/>
    <w:rsid w:val="00482F4C"/>
    <w:rsid w:val="00482FFA"/>
    <w:rsid w:val="00483111"/>
    <w:rsid w:val="00483113"/>
    <w:rsid w:val="0048321A"/>
    <w:rsid w:val="004832BA"/>
    <w:rsid w:val="004832C7"/>
    <w:rsid w:val="004833E8"/>
    <w:rsid w:val="004834BB"/>
    <w:rsid w:val="004834FE"/>
    <w:rsid w:val="00483873"/>
    <w:rsid w:val="004838C5"/>
    <w:rsid w:val="00483963"/>
    <w:rsid w:val="00483B3F"/>
    <w:rsid w:val="00483B8F"/>
    <w:rsid w:val="00483BBC"/>
    <w:rsid w:val="00483C52"/>
    <w:rsid w:val="00483C7D"/>
    <w:rsid w:val="00483C8D"/>
    <w:rsid w:val="00483D1F"/>
    <w:rsid w:val="00483DFA"/>
    <w:rsid w:val="00483EA7"/>
    <w:rsid w:val="004841F1"/>
    <w:rsid w:val="00484327"/>
    <w:rsid w:val="00484419"/>
    <w:rsid w:val="004844D7"/>
    <w:rsid w:val="004845DD"/>
    <w:rsid w:val="004845FC"/>
    <w:rsid w:val="00484778"/>
    <w:rsid w:val="004847E2"/>
    <w:rsid w:val="004848C0"/>
    <w:rsid w:val="004849EB"/>
    <w:rsid w:val="00484BFC"/>
    <w:rsid w:val="00484EF5"/>
    <w:rsid w:val="00484F09"/>
    <w:rsid w:val="00484FAF"/>
    <w:rsid w:val="00485059"/>
    <w:rsid w:val="004850AA"/>
    <w:rsid w:val="00485121"/>
    <w:rsid w:val="004851A5"/>
    <w:rsid w:val="004851DC"/>
    <w:rsid w:val="00485393"/>
    <w:rsid w:val="004853CC"/>
    <w:rsid w:val="0048546C"/>
    <w:rsid w:val="00485488"/>
    <w:rsid w:val="004854AA"/>
    <w:rsid w:val="00485637"/>
    <w:rsid w:val="004856AD"/>
    <w:rsid w:val="004856D1"/>
    <w:rsid w:val="004857F4"/>
    <w:rsid w:val="004858C6"/>
    <w:rsid w:val="0048591E"/>
    <w:rsid w:val="00485935"/>
    <w:rsid w:val="00485C96"/>
    <w:rsid w:val="00485C9E"/>
    <w:rsid w:val="00485D90"/>
    <w:rsid w:val="00485EC8"/>
    <w:rsid w:val="00485FA1"/>
    <w:rsid w:val="004860BF"/>
    <w:rsid w:val="004861F5"/>
    <w:rsid w:val="0048627C"/>
    <w:rsid w:val="004863A1"/>
    <w:rsid w:val="004863E0"/>
    <w:rsid w:val="0048656C"/>
    <w:rsid w:val="00486757"/>
    <w:rsid w:val="0048676E"/>
    <w:rsid w:val="00486781"/>
    <w:rsid w:val="004868CE"/>
    <w:rsid w:val="00486A39"/>
    <w:rsid w:val="00486A67"/>
    <w:rsid w:val="00486C91"/>
    <w:rsid w:val="00486C9B"/>
    <w:rsid w:val="00486CBD"/>
    <w:rsid w:val="00486D2C"/>
    <w:rsid w:val="00486D87"/>
    <w:rsid w:val="00486F0D"/>
    <w:rsid w:val="00486F35"/>
    <w:rsid w:val="00486FB9"/>
    <w:rsid w:val="00486FD1"/>
    <w:rsid w:val="004870D7"/>
    <w:rsid w:val="00487254"/>
    <w:rsid w:val="004872F1"/>
    <w:rsid w:val="00487431"/>
    <w:rsid w:val="0048777D"/>
    <w:rsid w:val="004877BF"/>
    <w:rsid w:val="00487883"/>
    <w:rsid w:val="00487A1E"/>
    <w:rsid w:val="00487B55"/>
    <w:rsid w:val="00487BB8"/>
    <w:rsid w:val="00487C30"/>
    <w:rsid w:val="00487C7B"/>
    <w:rsid w:val="00487DB3"/>
    <w:rsid w:val="00487DB7"/>
    <w:rsid w:val="00487FDD"/>
    <w:rsid w:val="004900D4"/>
    <w:rsid w:val="0049019A"/>
    <w:rsid w:val="004901D5"/>
    <w:rsid w:val="00490260"/>
    <w:rsid w:val="004902D0"/>
    <w:rsid w:val="004905F7"/>
    <w:rsid w:val="004906E9"/>
    <w:rsid w:val="004908E7"/>
    <w:rsid w:val="00490909"/>
    <w:rsid w:val="0049090A"/>
    <w:rsid w:val="00490A54"/>
    <w:rsid w:val="00490AD0"/>
    <w:rsid w:val="00490C3C"/>
    <w:rsid w:val="00490CEC"/>
    <w:rsid w:val="00490D3D"/>
    <w:rsid w:val="00490DC5"/>
    <w:rsid w:val="00490FF8"/>
    <w:rsid w:val="0049109D"/>
    <w:rsid w:val="004913DD"/>
    <w:rsid w:val="00491521"/>
    <w:rsid w:val="00491606"/>
    <w:rsid w:val="00491696"/>
    <w:rsid w:val="004916AF"/>
    <w:rsid w:val="004916B3"/>
    <w:rsid w:val="004917CA"/>
    <w:rsid w:val="0049194B"/>
    <w:rsid w:val="00491961"/>
    <w:rsid w:val="00491987"/>
    <w:rsid w:val="00491C67"/>
    <w:rsid w:val="00491CDB"/>
    <w:rsid w:val="00491DB6"/>
    <w:rsid w:val="00491F5A"/>
    <w:rsid w:val="00491FB6"/>
    <w:rsid w:val="00491FF3"/>
    <w:rsid w:val="0049212D"/>
    <w:rsid w:val="0049219E"/>
    <w:rsid w:val="004925A1"/>
    <w:rsid w:val="00492619"/>
    <w:rsid w:val="00492683"/>
    <w:rsid w:val="004926EF"/>
    <w:rsid w:val="00492779"/>
    <w:rsid w:val="0049278E"/>
    <w:rsid w:val="004927CC"/>
    <w:rsid w:val="004928CE"/>
    <w:rsid w:val="0049291D"/>
    <w:rsid w:val="004929DD"/>
    <w:rsid w:val="00492B4B"/>
    <w:rsid w:val="00492CB9"/>
    <w:rsid w:val="00492EB5"/>
    <w:rsid w:val="00492EE8"/>
    <w:rsid w:val="00492FCE"/>
    <w:rsid w:val="00492FF4"/>
    <w:rsid w:val="00493039"/>
    <w:rsid w:val="0049321F"/>
    <w:rsid w:val="00493443"/>
    <w:rsid w:val="0049345E"/>
    <w:rsid w:val="004934EA"/>
    <w:rsid w:val="00493546"/>
    <w:rsid w:val="004936D6"/>
    <w:rsid w:val="004937A7"/>
    <w:rsid w:val="004937F0"/>
    <w:rsid w:val="00493956"/>
    <w:rsid w:val="004939A1"/>
    <w:rsid w:val="00493BD6"/>
    <w:rsid w:val="00493C24"/>
    <w:rsid w:val="00493EDE"/>
    <w:rsid w:val="00493F5D"/>
    <w:rsid w:val="00493F9C"/>
    <w:rsid w:val="00494179"/>
    <w:rsid w:val="004942B3"/>
    <w:rsid w:val="004942E9"/>
    <w:rsid w:val="00494377"/>
    <w:rsid w:val="004943CA"/>
    <w:rsid w:val="00494491"/>
    <w:rsid w:val="0049452E"/>
    <w:rsid w:val="004948C1"/>
    <w:rsid w:val="004949B4"/>
    <w:rsid w:val="004949C9"/>
    <w:rsid w:val="00494A0D"/>
    <w:rsid w:val="00494B4D"/>
    <w:rsid w:val="00494B5E"/>
    <w:rsid w:val="00494B8F"/>
    <w:rsid w:val="00494C3B"/>
    <w:rsid w:val="00494CCD"/>
    <w:rsid w:val="00494DB1"/>
    <w:rsid w:val="00495445"/>
    <w:rsid w:val="0049546E"/>
    <w:rsid w:val="00495773"/>
    <w:rsid w:val="00495806"/>
    <w:rsid w:val="0049588D"/>
    <w:rsid w:val="004958DB"/>
    <w:rsid w:val="004958F5"/>
    <w:rsid w:val="00495A53"/>
    <w:rsid w:val="00495B0B"/>
    <w:rsid w:val="00495B13"/>
    <w:rsid w:val="00495B14"/>
    <w:rsid w:val="00495BA1"/>
    <w:rsid w:val="00495C45"/>
    <w:rsid w:val="00495C92"/>
    <w:rsid w:val="00495CCC"/>
    <w:rsid w:val="00495D22"/>
    <w:rsid w:val="00495DE3"/>
    <w:rsid w:val="00495E13"/>
    <w:rsid w:val="00495F05"/>
    <w:rsid w:val="00495F1A"/>
    <w:rsid w:val="004961F9"/>
    <w:rsid w:val="00496260"/>
    <w:rsid w:val="0049648C"/>
    <w:rsid w:val="00496510"/>
    <w:rsid w:val="00496545"/>
    <w:rsid w:val="00496574"/>
    <w:rsid w:val="00496644"/>
    <w:rsid w:val="004966A4"/>
    <w:rsid w:val="004966E1"/>
    <w:rsid w:val="00496871"/>
    <w:rsid w:val="0049693F"/>
    <w:rsid w:val="0049696A"/>
    <w:rsid w:val="00496C4B"/>
    <w:rsid w:val="00496E23"/>
    <w:rsid w:val="00496FCD"/>
    <w:rsid w:val="004970A1"/>
    <w:rsid w:val="00497177"/>
    <w:rsid w:val="0049728E"/>
    <w:rsid w:val="00497394"/>
    <w:rsid w:val="004974F6"/>
    <w:rsid w:val="0049761F"/>
    <w:rsid w:val="00497728"/>
    <w:rsid w:val="0049772E"/>
    <w:rsid w:val="0049787D"/>
    <w:rsid w:val="00497924"/>
    <w:rsid w:val="00497A59"/>
    <w:rsid w:val="00497AED"/>
    <w:rsid w:val="00497B12"/>
    <w:rsid w:val="00497B9F"/>
    <w:rsid w:val="00497D6B"/>
    <w:rsid w:val="00497DD2"/>
    <w:rsid w:val="00497F03"/>
    <w:rsid w:val="00497FE0"/>
    <w:rsid w:val="004A01DF"/>
    <w:rsid w:val="004A02F2"/>
    <w:rsid w:val="004A0336"/>
    <w:rsid w:val="004A0352"/>
    <w:rsid w:val="004A0365"/>
    <w:rsid w:val="004A0453"/>
    <w:rsid w:val="004A04A3"/>
    <w:rsid w:val="004A0505"/>
    <w:rsid w:val="004A0867"/>
    <w:rsid w:val="004A090B"/>
    <w:rsid w:val="004A0968"/>
    <w:rsid w:val="004A0EE2"/>
    <w:rsid w:val="004A0EEB"/>
    <w:rsid w:val="004A0F51"/>
    <w:rsid w:val="004A119C"/>
    <w:rsid w:val="004A11A4"/>
    <w:rsid w:val="004A132B"/>
    <w:rsid w:val="004A1411"/>
    <w:rsid w:val="004A154D"/>
    <w:rsid w:val="004A15A8"/>
    <w:rsid w:val="004A16A4"/>
    <w:rsid w:val="004A1966"/>
    <w:rsid w:val="004A1975"/>
    <w:rsid w:val="004A1C13"/>
    <w:rsid w:val="004A1E2C"/>
    <w:rsid w:val="004A1F7A"/>
    <w:rsid w:val="004A21DC"/>
    <w:rsid w:val="004A224F"/>
    <w:rsid w:val="004A227D"/>
    <w:rsid w:val="004A23E6"/>
    <w:rsid w:val="004A2431"/>
    <w:rsid w:val="004A250F"/>
    <w:rsid w:val="004A26F9"/>
    <w:rsid w:val="004A2A24"/>
    <w:rsid w:val="004A2A74"/>
    <w:rsid w:val="004A2A88"/>
    <w:rsid w:val="004A2CDC"/>
    <w:rsid w:val="004A2DAF"/>
    <w:rsid w:val="004A2E8F"/>
    <w:rsid w:val="004A2E9A"/>
    <w:rsid w:val="004A2EF9"/>
    <w:rsid w:val="004A2FE0"/>
    <w:rsid w:val="004A3167"/>
    <w:rsid w:val="004A31C0"/>
    <w:rsid w:val="004A31D5"/>
    <w:rsid w:val="004A3450"/>
    <w:rsid w:val="004A34B7"/>
    <w:rsid w:val="004A34F4"/>
    <w:rsid w:val="004A3502"/>
    <w:rsid w:val="004A362E"/>
    <w:rsid w:val="004A38E9"/>
    <w:rsid w:val="004A39EA"/>
    <w:rsid w:val="004A3CE7"/>
    <w:rsid w:val="004A3D8D"/>
    <w:rsid w:val="004A3D92"/>
    <w:rsid w:val="004A3E75"/>
    <w:rsid w:val="004A3F77"/>
    <w:rsid w:val="004A4078"/>
    <w:rsid w:val="004A4100"/>
    <w:rsid w:val="004A414A"/>
    <w:rsid w:val="004A4193"/>
    <w:rsid w:val="004A421F"/>
    <w:rsid w:val="004A429C"/>
    <w:rsid w:val="004A439B"/>
    <w:rsid w:val="004A439C"/>
    <w:rsid w:val="004A457B"/>
    <w:rsid w:val="004A4638"/>
    <w:rsid w:val="004A46FF"/>
    <w:rsid w:val="004A4712"/>
    <w:rsid w:val="004A47D6"/>
    <w:rsid w:val="004A48C1"/>
    <w:rsid w:val="004A48C8"/>
    <w:rsid w:val="004A4949"/>
    <w:rsid w:val="004A498B"/>
    <w:rsid w:val="004A49D2"/>
    <w:rsid w:val="004A4C95"/>
    <w:rsid w:val="004A4D20"/>
    <w:rsid w:val="004A4DFD"/>
    <w:rsid w:val="004A4E0C"/>
    <w:rsid w:val="004A4EFE"/>
    <w:rsid w:val="004A4F77"/>
    <w:rsid w:val="004A4FB1"/>
    <w:rsid w:val="004A4FB6"/>
    <w:rsid w:val="004A517A"/>
    <w:rsid w:val="004A5345"/>
    <w:rsid w:val="004A545B"/>
    <w:rsid w:val="004A5470"/>
    <w:rsid w:val="004A54F6"/>
    <w:rsid w:val="004A5678"/>
    <w:rsid w:val="004A56A6"/>
    <w:rsid w:val="004A56CD"/>
    <w:rsid w:val="004A58AD"/>
    <w:rsid w:val="004A591A"/>
    <w:rsid w:val="004A59E1"/>
    <w:rsid w:val="004A5AC1"/>
    <w:rsid w:val="004A5C10"/>
    <w:rsid w:val="004A5C4B"/>
    <w:rsid w:val="004A5C60"/>
    <w:rsid w:val="004A5CFF"/>
    <w:rsid w:val="004A5D73"/>
    <w:rsid w:val="004A5F0D"/>
    <w:rsid w:val="004A5F6E"/>
    <w:rsid w:val="004A5FEF"/>
    <w:rsid w:val="004A6011"/>
    <w:rsid w:val="004A61D6"/>
    <w:rsid w:val="004A627C"/>
    <w:rsid w:val="004A64B1"/>
    <w:rsid w:val="004A6722"/>
    <w:rsid w:val="004A68CF"/>
    <w:rsid w:val="004A691C"/>
    <w:rsid w:val="004A6955"/>
    <w:rsid w:val="004A6989"/>
    <w:rsid w:val="004A6A16"/>
    <w:rsid w:val="004A6B16"/>
    <w:rsid w:val="004A6B49"/>
    <w:rsid w:val="004A6B61"/>
    <w:rsid w:val="004A6C74"/>
    <w:rsid w:val="004A6CA5"/>
    <w:rsid w:val="004A6EAA"/>
    <w:rsid w:val="004A6F22"/>
    <w:rsid w:val="004A6F2C"/>
    <w:rsid w:val="004A7086"/>
    <w:rsid w:val="004A70E1"/>
    <w:rsid w:val="004A7182"/>
    <w:rsid w:val="004A738B"/>
    <w:rsid w:val="004A74EB"/>
    <w:rsid w:val="004A75B4"/>
    <w:rsid w:val="004A7647"/>
    <w:rsid w:val="004A7674"/>
    <w:rsid w:val="004A77A3"/>
    <w:rsid w:val="004A787A"/>
    <w:rsid w:val="004A78C0"/>
    <w:rsid w:val="004A798C"/>
    <w:rsid w:val="004A7A91"/>
    <w:rsid w:val="004A7C05"/>
    <w:rsid w:val="004A7CC2"/>
    <w:rsid w:val="004A7D88"/>
    <w:rsid w:val="004A7F58"/>
    <w:rsid w:val="004A7FDD"/>
    <w:rsid w:val="004B00E8"/>
    <w:rsid w:val="004B0239"/>
    <w:rsid w:val="004B024E"/>
    <w:rsid w:val="004B02E7"/>
    <w:rsid w:val="004B03ED"/>
    <w:rsid w:val="004B04A1"/>
    <w:rsid w:val="004B04BB"/>
    <w:rsid w:val="004B04E3"/>
    <w:rsid w:val="004B05EB"/>
    <w:rsid w:val="004B07F7"/>
    <w:rsid w:val="004B096C"/>
    <w:rsid w:val="004B0A67"/>
    <w:rsid w:val="004B0ACE"/>
    <w:rsid w:val="004B0DE8"/>
    <w:rsid w:val="004B0E0F"/>
    <w:rsid w:val="004B0E4F"/>
    <w:rsid w:val="004B0EB6"/>
    <w:rsid w:val="004B0EBE"/>
    <w:rsid w:val="004B0F41"/>
    <w:rsid w:val="004B1041"/>
    <w:rsid w:val="004B1207"/>
    <w:rsid w:val="004B141E"/>
    <w:rsid w:val="004B149F"/>
    <w:rsid w:val="004B14C6"/>
    <w:rsid w:val="004B1A00"/>
    <w:rsid w:val="004B1B79"/>
    <w:rsid w:val="004B1BC3"/>
    <w:rsid w:val="004B1C3D"/>
    <w:rsid w:val="004B1C42"/>
    <w:rsid w:val="004B1CEC"/>
    <w:rsid w:val="004B1F1F"/>
    <w:rsid w:val="004B20A1"/>
    <w:rsid w:val="004B212E"/>
    <w:rsid w:val="004B213A"/>
    <w:rsid w:val="004B224C"/>
    <w:rsid w:val="004B22D0"/>
    <w:rsid w:val="004B2313"/>
    <w:rsid w:val="004B260A"/>
    <w:rsid w:val="004B267C"/>
    <w:rsid w:val="004B26D7"/>
    <w:rsid w:val="004B273E"/>
    <w:rsid w:val="004B2982"/>
    <w:rsid w:val="004B2A37"/>
    <w:rsid w:val="004B2C03"/>
    <w:rsid w:val="004B2D02"/>
    <w:rsid w:val="004B2D80"/>
    <w:rsid w:val="004B2F93"/>
    <w:rsid w:val="004B2FF5"/>
    <w:rsid w:val="004B3224"/>
    <w:rsid w:val="004B3237"/>
    <w:rsid w:val="004B3255"/>
    <w:rsid w:val="004B34FC"/>
    <w:rsid w:val="004B3685"/>
    <w:rsid w:val="004B368F"/>
    <w:rsid w:val="004B37BD"/>
    <w:rsid w:val="004B381E"/>
    <w:rsid w:val="004B384C"/>
    <w:rsid w:val="004B38E7"/>
    <w:rsid w:val="004B3A25"/>
    <w:rsid w:val="004B3A7D"/>
    <w:rsid w:val="004B3B69"/>
    <w:rsid w:val="004B3B6C"/>
    <w:rsid w:val="004B3BF7"/>
    <w:rsid w:val="004B3D55"/>
    <w:rsid w:val="004B3D5B"/>
    <w:rsid w:val="004B3E90"/>
    <w:rsid w:val="004B3EBF"/>
    <w:rsid w:val="004B3F15"/>
    <w:rsid w:val="004B3F54"/>
    <w:rsid w:val="004B3F6D"/>
    <w:rsid w:val="004B4018"/>
    <w:rsid w:val="004B414C"/>
    <w:rsid w:val="004B4209"/>
    <w:rsid w:val="004B4217"/>
    <w:rsid w:val="004B4297"/>
    <w:rsid w:val="004B434F"/>
    <w:rsid w:val="004B4377"/>
    <w:rsid w:val="004B4385"/>
    <w:rsid w:val="004B4504"/>
    <w:rsid w:val="004B477D"/>
    <w:rsid w:val="004B47E2"/>
    <w:rsid w:val="004B4A30"/>
    <w:rsid w:val="004B4BFD"/>
    <w:rsid w:val="004B4EC5"/>
    <w:rsid w:val="004B4ED0"/>
    <w:rsid w:val="004B50CD"/>
    <w:rsid w:val="004B51E1"/>
    <w:rsid w:val="004B522E"/>
    <w:rsid w:val="004B523F"/>
    <w:rsid w:val="004B536D"/>
    <w:rsid w:val="004B5433"/>
    <w:rsid w:val="004B547F"/>
    <w:rsid w:val="004B54E1"/>
    <w:rsid w:val="004B5573"/>
    <w:rsid w:val="004B55B2"/>
    <w:rsid w:val="004B5907"/>
    <w:rsid w:val="004B59A7"/>
    <w:rsid w:val="004B59B5"/>
    <w:rsid w:val="004B5A28"/>
    <w:rsid w:val="004B5A84"/>
    <w:rsid w:val="004B5A9F"/>
    <w:rsid w:val="004B5B0D"/>
    <w:rsid w:val="004B5CD5"/>
    <w:rsid w:val="004B5D74"/>
    <w:rsid w:val="004B5E34"/>
    <w:rsid w:val="004B5F96"/>
    <w:rsid w:val="004B6151"/>
    <w:rsid w:val="004B62C4"/>
    <w:rsid w:val="004B6309"/>
    <w:rsid w:val="004B6343"/>
    <w:rsid w:val="004B6398"/>
    <w:rsid w:val="004B6427"/>
    <w:rsid w:val="004B64C5"/>
    <w:rsid w:val="004B64F3"/>
    <w:rsid w:val="004B6581"/>
    <w:rsid w:val="004B65CB"/>
    <w:rsid w:val="004B66BE"/>
    <w:rsid w:val="004B66CA"/>
    <w:rsid w:val="004B6A6E"/>
    <w:rsid w:val="004B6B92"/>
    <w:rsid w:val="004B6BC9"/>
    <w:rsid w:val="004B6DA4"/>
    <w:rsid w:val="004B702D"/>
    <w:rsid w:val="004B7298"/>
    <w:rsid w:val="004B72F9"/>
    <w:rsid w:val="004B7351"/>
    <w:rsid w:val="004B73D3"/>
    <w:rsid w:val="004B741D"/>
    <w:rsid w:val="004B7629"/>
    <w:rsid w:val="004B764B"/>
    <w:rsid w:val="004B7727"/>
    <w:rsid w:val="004B77FF"/>
    <w:rsid w:val="004B7815"/>
    <w:rsid w:val="004B7902"/>
    <w:rsid w:val="004B7A2B"/>
    <w:rsid w:val="004B7A7C"/>
    <w:rsid w:val="004B7AB0"/>
    <w:rsid w:val="004B7B88"/>
    <w:rsid w:val="004B7C3C"/>
    <w:rsid w:val="004B7CB7"/>
    <w:rsid w:val="004B7D7E"/>
    <w:rsid w:val="004B7DDE"/>
    <w:rsid w:val="004B7E5F"/>
    <w:rsid w:val="004B7ECA"/>
    <w:rsid w:val="004B7F76"/>
    <w:rsid w:val="004C0077"/>
    <w:rsid w:val="004C017E"/>
    <w:rsid w:val="004C059D"/>
    <w:rsid w:val="004C05A6"/>
    <w:rsid w:val="004C07D4"/>
    <w:rsid w:val="004C07EB"/>
    <w:rsid w:val="004C0810"/>
    <w:rsid w:val="004C0B49"/>
    <w:rsid w:val="004C0C0D"/>
    <w:rsid w:val="004C0DAD"/>
    <w:rsid w:val="004C0DC4"/>
    <w:rsid w:val="004C0DE9"/>
    <w:rsid w:val="004C0E35"/>
    <w:rsid w:val="004C0ECE"/>
    <w:rsid w:val="004C0FB9"/>
    <w:rsid w:val="004C0FF8"/>
    <w:rsid w:val="004C127B"/>
    <w:rsid w:val="004C128F"/>
    <w:rsid w:val="004C131A"/>
    <w:rsid w:val="004C1343"/>
    <w:rsid w:val="004C1359"/>
    <w:rsid w:val="004C141F"/>
    <w:rsid w:val="004C142E"/>
    <w:rsid w:val="004C1564"/>
    <w:rsid w:val="004C15A1"/>
    <w:rsid w:val="004C15BD"/>
    <w:rsid w:val="004C19DB"/>
    <w:rsid w:val="004C1A70"/>
    <w:rsid w:val="004C1CC8"/>
    <w:rsid w:val="004C1E45"/>
    <w:rsid w:val="004C1F26"/>
    <w:rsid w:val="004C1F46"/>
    <w:rsid w:val="004C2029"/>
    <w:rsid w:val="004C20D8"/>
    <w:rsid w:val="004C226D"/>
    <w:rsid w:val="004C22C3"/>
    <w:rsid w:val="004C22FE"/>
    <w:rsid w:val="004C2321"/>
    <w:rsid w:val="004C2476"/>
    <w:rsid w:val="004C24A3"/>
    <w:rsid w:val="004C25A8"/>
    <w:rsid w:val="004C26DB"/>
    <w:rsid w:val="004C29D2"/>
    <w:rsid w:val="004C2BBE"/>
    <w:rsid w:val="004C2BD9"/>
    <w:rsid w:val="004C2C17"/>
    <w:rsid w:val="004C2F15"/>
    <w:rsid w:val="004C3005"/>
    <w:rsid w:val="004C304A"/>
    <w:rsid w:val="004C3181"/>
    <w:rsid w:val="004C31AE"/>
    <w:rsid w:val="004C3287"/>
    <w:rsid w:val="004C32D5"/>
    <w:rsid w:val="004C3588"/>
    <w:rsid w:val="004C358F"/>
    <w:rsid w:val="004C360E"/>
    <w:rsid w:val="004C385F"/>
    <w:rsid w:val="004C3919"/>
    <w:rsid w:val="004C3969"/>
    <w:rsid w:val="004C3980"/>
    <w:rsid w:val="004C3A15"/>
    <w:rsid w:val="004C3BB8"/>
    <w:rsid w:val="004C3C35"/>
    <w:rsid w:val="004C3CB5"/>
    <w:rsid w:val="004C3D4D"/>
    <w:rsid w:val="004C3F57"/>
    <w:rsid w:val="004C401F"/>
    <w:rsid w:val="004C4058"/>
    <w:rsid w:val="004C4165"/>
    <w:rsid w:val="004C43B0"/>
    <w:rsid w:val="004C450E"/>
    <w:rsid w:val="004C4529"/>
    <w:rsid w:val="004C47F2"/>
    <w:rsid w:val="004C47F5"/>
    <w:rsid w:val="004C492D"/>
    <w:rsid w:val="004C4A21"/>
    <w:rsid w:val="004C4B25"/>
    <w:rsid w:val="004C4BB5"/>
    <w:rsid w:val="004C4C0E"/>
    <w:rsid w:val="004C4CC5"/>
    <w:rsid w:val="004C4D61"/>
    <w:rsid w:val="004C4D80"/>
    <w:rsid w:val="004C4DFF"/>
    <w:rsid w:val="004C5053"/>
    <w:rsid w:val="004C50CB"/>
    <w:rsid w:val="004C52B7"/>
    <w:rsid w:val="004C52D9"/>
    <w:rsid w:val="004C5552"/>
    <w:rsid w:val="004C5787"/>
    <w:rsid w:val="004C5968"/>
    <w:rsid w:val="004C5B39"/>
    <w:rsid w:val="004C5CF6"/>
    <w:rsid w:val="004C5DB1"/>
    <w:rsid w:val="004C5DB7"/>
    <w:rsid w:val="004C5E86"/>
    <w:rsid w:val="004C5EA8"/>
    <w:rsid w:val="004C5EBE"/>
    <w:rsid w:val="004C5EE0"/>
    <w:rsid w:val="004C6168"/>
    <w:rsid w:val="004C6189"/>
    <w:rsid w:val="004C61CA"/>
    <w:rsid w:val="004C61CB"/>
    <w:rsid w:val="004C627E"/>
    <w:rsid w:val="004C62C2"/>
    <w:rsid w:val="004C6365"/>
    <w:rsid w:val="004C642D"/>
    <w:rsid w:val="004C654F"/>
    <w:rsid w:val="004C69CC"/>
    <w:rsid w:val="004C6A1E"/>
    <w:rsid w:val="004C6A26"/>
    <w:rsid w:val="004C6A85"/>
    <w:rsid w:val="004C6B36"/>
    <w:rsid w:val="004C6B92"/>
    <w:rsid w:val="004C6D1D"/>
    <w:rsid w:val="004C6D8C"/>
    <w:rsid w:val="004C6EB1"/>
    <w:rsid w:val="004C6ED9"/>
    <w:rsid w:val="004C6F8C"/>
    <w:rsid w:val="004C7163"/>
    <w:rsid w:val="004C71BD"/>
    <w:rsid w:val="004C721A"/>
    <w:rsid w:val="004C7316"/>
    <w:rsid w:val="004C7401"/>
    <w:rsid w:val="004C7415"/>
    <w:rsid w:val="004C753F"/>
    <w:rsid w:val="004C7540"/>
    <w:rsid w:val="004C7549"/>
    <w:rsid w:val="004C75E6"/>
    <w:rsid w:val="004C7682"/>
    <w:rsid w:val="004C774D"/>
    <w:rsid w:val="004C77DF"/>
    <w:rsid w:val="004C78F5"/>
    <w:rsid w:val="004C7907"/>
    <w:rsid w:val="004C794F"/>
    <w:rsid w:val="004C7AAE"/>
    <w:rsid w:val="004C7AFA"/>
    <w:rsid w:val="004C7B87"/>
    <w:rsid w:val="004C7BB5"/>
    <w:rsid w:val="004C7C2D"/>
    <w:rsid w:val="004C7EA7"/>
    <w:rsid w:val="004C7FD4"/>
    <w:rsid w:val="004D0105"/>
    <w:rsid w:val="004D011E"/>
    <w:rsid w:val="004D033B"/>
    <w:rsid w:val="004D0393"/>
    <w:rsid w:val="004D03FF"/>
    <w:rsid w:val="004D042D"/>
    <w:rsid w:val="004D0464"/>
    <w:rsid w:val="004D04B1"/>
    <w:rsid w:val="004D05B9"/>
    <w:rsid w:val="004D0618"/>
    <w:rsid w:val="004D0767"/>
    <w:rsid w:val="004D0796"/>
    <w:rsid w:val="004D07AF"/>
    <w:rsid w:val="004D0921"/>
    <w:rsid w:val="004D097B"/>
    <w:rsid w:val="004D09C3"/>
    <w:rsid w:val="004D0B29"/>
    <w:rsid w:val="004D0BAD"/>
    <w:rsid w:val="004D0BBB"/>
    <w:rsid w:val="004D0C55"/>
    <w:rsid w:val="004D0D20"/>
    <w:rsid w:val="004D0E26"/>
    <w:rsid w:val="004D0F6D"/>
    <w:rsid w:val="004D10DF"/>
    <w:rsid w:val="004D132C"/>
    <w:rsid w:val="004D14BF"/>
    <w:rsid w:val="004D157C"/>
    <w:rsid w:val="004D1616"/>
    <w:rsid w:val="004D1678"/>
    <w:rsid w:val="004D16F3"/>
    <w:rsid w:val="004D17F7"/>
    <w:rsid w:val="004D184C"/>
    <w:rsid w:val="004D19A2"/>
    <w:rsid w:val="004D1AC4"/>
    <w:rsid w:val="004D1B92"/>
    <w:rsid w:val="004D1BCE"/>
    <w:rsid w:val="004D1CE0"/>
    <w:rsid w:val="004D1E6D"/>
    <w:rsid w:val="004D1EC7"/>
    <w:rsid w:val="004D1F39"/>
    <w:rsid w:val="004D204A"/>
    <w:rsid w:val="004D20BB"/>
    <w:rsid w:val="004D2157"/>
    <w:rsid w:val="004D2185"/>
    <w:rsid w:val="004D2477"/>
    <w:rsid w:val="004D2522"/>
    <w:rsid w:val="004D2666"/>
    <w:rsid w:val="004D2A76"/>
    <w:rsid w:val="004D2ACC"/>
    <w:rsid w:val="004D2BAF"/>
    <w:rsid w:val="004D2FF3"/>
    <w:rsid w:val="004D317A"/>
    <w:rsid w:val="004D3454"/>
    <w:rsid w:val="004D37B3"/>
    <w:rsid w:val="004D37E8"/>
    <w:rsid w:val="004D3821"/>
    <w:rsid w:val="004D3822"/>
    <w:rsid w:val="004D386A"/>
    <w:rsid w:val="004D399E"/>
    <w:rsid w:val="004D3A2A"/>
    <w:rsid w:val="004D3A38"/>
    <w:rsid w:val="004D3B0C"/>
    <w:rsid w:val="004D3BD5"/>
    <w:rsid w:val="004D3C99"/>
    <w:rsid w:val="004D3CA9"/>
    <w:rsid w:val="004D3DAD"/>
    <w:rsid w:val="004D3E9B"/>
    <w:rsid w:val="004D3F48"/>
    <w:rsid w:val="004D3F4E"/>
    <w:rsid w:val="004D3F6F"/>
    <w:rsid w:val="004D3FA6"/>
    <w:rsid w:val="004D3FD9"/>
    <w:rsid w:val="004D40FF"/>
    <w:rsid w:val="004D41BA"/>
    <w:rsid w:val="004D4286"/>
    <w:rsid w:val="004D42A6"/>
    <w:rsid w:val="004D4445"/>
    <w:rsid w:val="004D4558"/>
    <w:rsid w:val="004D45BA"/>
    <w:rsid w:val="004D4622"/>
    <w:rsid w:val="004D47E2"/>
    <w:rsid w:val="004D48A2"/>
    <w:rsid w:val="004D49F0"/>
    <w:rsid w:val="004D4C8C"/>
    <w:rsid w:val="004D4EE2"/>
    <w:rsid w:val="004D5287"/>
    <w:rsid w:val="004D5293"/>
    <w:rsid w:val="004D5425"/>
    <w:rsid w:val="004D57B5"/>
    <w:rsid w:val="004D5952"/>
    <w:rsid w:val="004D5A3A"/>
    <w:rsid w:val="004D5A7B"/>
    <w:rsid w:val="004D5A84"/>
    <w:rsid w:val="004D5CD4"/>
    <w:rsid w:val="004D5D10"/>
    <w:rsid w:val="004D5D32"/>
    <w:rsid w:val="004D5D99"/>
    <w:rsid w:val="004D5F07"/>
    <w:rsid w:val="004D5F9D"/>
    <w:rsid w:val="004D60A2"/>
    <w:rsid w:val="004D60C0"/>
    <w:rsid w:val="004D612F"/>
    <w:rsid w:val="004D6176"/>
    <w:rsid w:val="004D619F"/>
    <w:rsid w:val="004D624A"/>
    <w:rsid w:val="004D627B"/>
    <w:rsid w:val="004D6286"/>
    <w:rsid w:val="004D6531"/>
    <w:rsid w:val="004D65D1"/>
    <w:rsid w:val="004D65F5"/>
    <w:rsid w:val="004D6710"/>
    <w:rsid w:val="004D6850"/>
    <w:rsid w:val="004D690D"/>
    <w:rsid w:val="004D694D"/>
    <w:rsid w:val="004D6A0C"/>
    <w:rsid w:val="004D6AE9"/>
    <w:rsid w:val="004D6B7B"/>
    <w:rsid w:val="004D6D37"/>
    <w:rsid w:val="004D6EA5"/>
    <w:rsid w:val="004D6FF1"/>
    <w:rsid w:val="004D7009"/>
    <w:rsid w:val="004D7086"/>
    <w:rsid w:val="004D712D"/>
    <w:rsid w:val="004D7244"/>
    <w:rsid w:val="004D7294"/>
    <w:rsid w:val="004D72E0"/>
    <w:rsid w:val="004D737F"/>
    <w:rsid w:val="004D76FA"/>
    <w:rsid w:val="004D7733"/>
    <w:rsid w:val="004D7B42"/>
    <w:rsid w:val="004D7B45"/>
    <w:rsid w:val="004D7BF1"/>
    <w:rsid w:val="004D7D82"/>
    <w:rsid w:val="004D7E19"/>
    <w:rsid w:val="004D7F2C"/>
    <w:rsid w:val="004D7FBB"/>
    <w:rsid w:val="004D7FCF"/>
    <w:rsid w:val="004E0075"/>
    <w:rsid w:val="004E01D9"/>
    <w:rsid w:val="004E027F"/>
    <w:rsid w:val="004E02A9"/>
    <w:rsid w:val="004E0308"/>
    <w:rsid w:val="004E0324"/>
    <w:rsid w:val="004E0496"/>
    <w:rsid w:val="004E0519"/>
    <w:rsid w:val="004E0581"/>
    <w:rsid w:val="004E06D1"/>
    <w:rsid w:val="004E075C"/>
    <w:rsid w:val="004E0805"/>
    <w:rsid w:val="004E08EC"/>
    <w:rsid w:val="004E0BE3"/>
    <w:rsid w:val="004E0C52"/>
    <w:rsid w:val="004E0D6E"/>
    <w:rsid w:val="004E0E64"/>
    <w:rsid w:val="004E0F50"/>
    <w:rsid w:val="004E1662"/>
    <w:rsid w:val="004E1712"/>
    <w:rsid w:val="004E177A"/>
    <w:rsid w:val="004E17AE"/>
    <w:rsid w:val="004E1A6C"/>
    <w:rsid w:val="004E1A87"/>
    <w:rsid w:val="004E1B0C"/>
    <w:rsid w:val="004E1B53"/>
    <w:rsid w:val="004E1BF2"/>
    <w:rsid w:val="004E1C90"/>
    <w:rsid w:val="004E1C9A"/>
    <w:rsid w:val="004E1CD8"/>
    <w:rsid w:val="004E1D1E"/>
    <w:rsid w:val="004E1EA5"/>
    <w:rsid w:val="004E200B"/>
    <w:rsid w:val="004E2237"/>
    <w:rsid w:val="004E2294"/>
    <w:rsid w:val="004E2417"/>
    <w:rsid w:val="004E257A"/>
    <w:rsid w:val="004E26C7"/>
    <w:rsid w:val="004E27F3"/>
    <w:rsid w:val="004E2922"/>
    <w:rsid w:val="004E2B39"/>
    <w:rsid w:val="004E2C88"/>
    <w:rsid w:val="004E2D6A"/>
    <w:rsid w:val="004E2E0D"/>
    <w:rsid w:val="004E2E11"/>
    <w:rsid w:val="004E30C8"/>
    <w:rsid w:val="004E33B3"/>
    <w:rsid w:val="004E33D5"/>
    <w:rsid w:val="004E343C"/>
    <w:rsid w:val="004E34C0"/>
    <w:rsid w:val="004E350E"/>
    <w:rsid w:val="004E3586"/>
    <w:rsid w:val="004E3669"/>
    <w:rsid w:val="004E369A"/>
    <w:rsid w:val="004E36D5"/>
    <w:rsid w:val="004E3750"/>
    <w:rsid w:val="004E3877"/>
    <w:rsid w:val="004E3882"/>
    <w:rsid w:val="004E38AC"/>
    <w:rsid w:val="004E3910"/>
    <w:rsid w:val="004E3950"/>
    <w:rsid w:val="004E3A91"/>
    <w:rsid w:val="004E3AE6"/>
    <w:rsid w:val="004E3AFA"/>
    <w:rsid w:val="004E3C97"/>
    <w:rsid w:val="004E3D1C"/>
    <w:rsid w:val="004E3E7A"/>
    <w:rsid w:val="004E3F38"/>
    <w:rsid w:val="004E3FE3"/>
    <w:rsid w:val="004E4026"/>
    <w:rsid w:val="004E40EE"/>
    <w:rsid w:val="004E4129"/>
    <w:rsid w:val="004E4153"/>
    <w:rsid w:val="004E4259"/>
    <w:rsid w:val="004E427A"/>
    <w:rsid w:val="004E43D6"/>
    <w:rsid w:val="004E4428"/>
    <w:rsid w:val="004E44A6"/>
    <w:rsid w:val="004E45CF"/>
    <w:rsid w:val="004E4647"/>
    <w:rsid w:val="004E47AC"/>
    <w:rsid w:val="004E482D"/>
    <w:rsid w:val="004E48A8"/>
    <w:rsid w:val="004E4933"/>
    <w:rsid w:val="004E4ACD"/>
    <w:rsid w:val="004E4AF9"/>
    <w:rsid w:val="004E4BDD"/>
    <w:rsid w:val="004E4D47"/>
    <w:rsid w:val="004E4EF4"/>
    <w:rsid w:val="004E4F8F"/>
    <w:rsid w:val="004E52FF"/>
    <w:rsid w:val="004E532A"/>
    <w:rsid w:val="004E53BA"/>
    <w:rsid w:val="004E5523"/>
    <w:rsid w:val="004E5578"/>
    <w:rsid w:val="004E56AD"/>
    <w:rsid w:val="004E56C7"/>
    <w:rsid w:val="004E5844"/>
    <w:rsid w:val="004E5978"/>
    <w:rsid w:val="004E599D"/>
    <w:rsid w:val="004E5B29"/>
    <w:rsid w:val="004E5B3A"/>
    <w:rsid w:val="004E5CE8"/>
    <w:rsid w:val="004E5D6B"/>
    <w:rsid w:val="004E5E7C"/>
    <w:rsid w:val="004E5FD1"/>
    <w:rsid w:val="004E6265"/>
    <w:rsid w:val="004E62D1"/>
    <w:rsid w:val="004E6360"/>
    <w:rsid w:val="004E64FD"/>
    <w:rsid w:val="004E6554"/>
    <w:rsid w:val="004E65FE"/>
    <w:rsid w:val="004E6677"/>
    <w:rsid w:val="004E6733"/>
    <w:rsid w:val="004E6885"/>
    <w:rsid w:val="004E69BE"/>
    <w:rsid w:val="004E6CFB"/>
    <w:rsid w:val="004E6E25"/>
    <w:rsid w:val="004E6E5D"/>
    <w:rsid w:val="004E708A"/>
    <w:rsid w:val="004E723D"/>
    <w:rsid w:val="004E723F"/>
    <w:rsid w:val="004E727C"/>
    <w:rsid w:val="004E72E4"/>
    <w:rsid w:val="004E73B6"/>
    <w:rsid w:val="004E745B"/>
    <w:rsid w:val="004E749F"/>
    <w:rsid w:val="004E74B4"/>
    <w:rsid w:val="004E75AE"/>
    <w:rsid w:val="004E7627"/>
    <w:rsid w:val="004E7734"/>
    <w:rsid w:val="004E7919"/>
    <w:rsid w:val="004E7966"/>
    <w:rsid w:val="004E7A2C"/>
    <w:rsid w:val="004E7AB3"/>
    <w:rsid w:val="004E7BE0"/>
    <w:rsid w:val="004E7CE4"/>
    <w:rsid w:val="004E7F9B"/>
    <w:rsid w:val="004F00E0"/>
    <w:rsid w:val="004F01D4"/>
    <w:rsid w:val="004F0584"/>
    <w:rsid w:val="004F077D"/>
    <w:rsid w:val="004F0918"/>
    <w:rsid w:val="004F0941"/>
    <w:rsid w:val="004F098D"/>
    <w:rsid w:val="004F0ADD"/>
    <w:rsid w:val="004F0C30"/>
    <w:rsid w:val="004F0F10"/>
    <w:rsid w:val="004F114A"/>
    <w:rsid w:val="004F124E"/>
    <w:rsid w:val="004F1523"/>
    <w:rsid w:val="004F155C"/>
    <w:rsid w:val="004F15F0"/>
    <w:rsid w:val="004F16AF"/>
    <w:rsid w:val="004F16E1"/>
    <w:rsid w:val="004F17E3"/>
    <w:rsid w:val="004F1960"/>
    <w:rsid w:val="004F1B05"/>
    <w:rsid w:val="004F1BBA"/>
    <w:rsid w:val="004F1C74"/>
    <w:rsid w:val="004F1D2C"/>
    <w:rsid w:val="004F1F4D"/>
    <w:rsid w:val="004F1F54"/>
    <w:rsid w:val="004F1F57"/>
    <w:rsid w:val="004F203B"/>
    <w:rsid w:val="004F22BA"/>
    <w:rsid w:val="004F2488"/>
    <w:rsid w:val="004F250A"/>
    <w:rsid w:val="004F27D7"/>
    <w:rsid w:val="004F280E"/>
    <w:rsid w:val="004F28DA"/>
    <w:rsid w:val="004F2A31"/>
    <w:rsid w:val="004F2D54"/>
    <w:rsid w:val="004F2D76"/>
    <w:rsid w:val="004F2F7B"/>
    <w:rsid w:val="004F32A2"/>
    <w:rsid w:val="004F3395"/>
    <w:rsid w:val="004F353A"/>
    <w:rsid w:val="004F359F"/>
    <w:rsid w:val="004F3607"/>
    <w:rsid w:val="004F37C6"/>
    <w:rsid w:val="004F3988"/>
    <w:rsid w:val="004F399D"/>
    <w:rsid w:val="004F39EF"/>
    <w:rsid w:val="004F3A8F"/>
    <w:rsid w:val="004F3B63"/>
    <w:rsid w:val="004F3C8B"/>
    <w:rsid w:val="004F3CEC"/>
    <w:rsid w:val="004F3D04"/>
    <w:rsid w:val="004F3D6A"/>
    <w:rsid w:val="004F3E92"/>
    <w:rsid w:val="004F3E9D"/>
    <w:rsid w:val="004F3F7E"/>
    <w:rsid w:val="004F3F87"/>
    <w:rsid w:val="004F3FA6"/>
    <w:rsid w:val="004F41A6"/>
    <w:rsid w:val="004F4266"/>
    <w:rsid w:val="004F4291"/>
    <w:rsid w:val="004F42FA"/>
    <w:rsid w:val="004F44B2"/>
    <w:rsid w:val="004F45F2"/>
    <w:rsid w:val="004F4607"/>
    <w:rsid w:val="004F4655"/>
    <w:rsid w:val="004F47AC"/>
    <w:rsid w:val="004F47C1"/>
    <w:rsid w:val="004F4981"/>
    <w:rsid w:val="004F49C8"/>
    <w:rsid w:val="004F4A16"/>
    <w:rsid w:val="004F4B71"/>
    <w:rsid w:val="004F4CA0"/>
    <w:rsid w:val="004F4CA8"/>
    <w:rsid w:val="004F4CB5"/>
    <w:rsid w:val="004F4CC5"/>
    <w:rsid w:val="004F4EC1"/>
    <w:rsid w:val="004F4FE3"/>
    <w:rsid w:val="004F5066"/>
    <w:rsid w:val="004F50BF"/>
    <w:rsid w:val="004F5251"/>
    <w:rsid w:val="004F52D6"/>
    <w:rsid w:val="004F52F4"/>
    <w:rsid w:val="004F5380"/>
    <w:rsid w:val="004F544F"/>
    <w:rsid w:val="004F5589"/>
    <w:rsid w:val="004F559C"/>
    <w:rsid w:val="004F56D4"/>
    <w:rsid w:val="004F5DFE"/>
    <w:rsid w:val="004F5EEE"/>
    <w:rsid w:val="004F600C"/>
    <w:rsid w:val="004F60FE"/>
    <w:rsid w:val="004F612B"/>
    <w:rsid w:val="004F6257"/>
    <w:rsid w:val="004F6435"/>
    <w:rsid w:val="004F64D1"/>
    <w:rsid w:val="004F65A3"/>
    <w:rsid w:val="004F66DD"/>
    <w:rsid w:val="004F6762"/>
    <w:rsid w:val="004F67CD"/>
    <w:rsid w:val="004F68D8"/>
    <w:rsid w:val="004F6E28"/>
    <w:rsid w:val="004F6E37"/>
    <w:rsid w:val="004F6E4E"/>
    <w:rsid w:val="004F6F95"/>
    <w:rsid w:val="004F6FF4"/>
    <w:rsid w:val="004F700D"/>
    <w:rsid w:val="004F7100"/>
    <w:rsid w:val="004F724D"/>
    <w:rsid w:val="004F7268"/>
    <w:rsid w:val="004F72C2"/>
    <w:rsid w:val="004F7323"/>
    <w:rsid w:val="004F7602"/>
    <w:rsid w:val="004F76FA"/>
    <w:rsid w:val="004F7738"/>
    <w:rsid w:val="004F7762"/>
    <w:rsid w:val="004F77AE"/>
    <w:rsid w:val="004F78BE"/>
    <w:rsid w:val="004F7D0B"/>
    <w:rsid w:val="004F7D5E"/>
    <w:rsid w:val="004F7ECA"/>
    <w:rsid w:val="0050000F"/>
    <w:rsid w:val="0050009F"/>
    <w:rsid w:val="0050017D"/>
    <w:rsid w:val="0050022E"/>
    <w:rsid w:val="0050025F"/>
    <w:rsid w:val="005002B4"/>
    <w:rsid w:val="005005C9"/>
    <w:rsid w:val="005006ED"/>
    <w:rsid w:val="005006F2"/>
    <w:rsid w:val="00500820"/>
    <w:rsid w:val="005008D4"/>
    <w:rsid w:val="0050090F"/>
    <w:rsid w:val="005009D3"/>
    <w:rsid w:val="00500A00"/>
    <w:rsid w:val="00500A71"/>
    <w:rsid w:val="00500B6A"/>
    <w:rsid w:val="00500DC2"/>
    <w:rsid w:val="00500F33"/>
    <w:rsid w:val="00500F8E"/>
    <w:rsid w:val="00500FC5"/>
    <w:rsid w:val="00501164"/>
    <w:rsid w:val="005012A6"/>
    <w:rsid w:val="0050138F"/>
    <w:rsid w:val="0050143C"/>
    <w:rsid w:val="0050163C"/>
    <w:rsid w:val="00501987"/>
    <w:rsid w:val="005019A4"/>
    <w:rsid w:val="005019DD"/>
    <w:rsid w:val="00501BF9"/>
    <w:rsid w:val="00501C54"/>
    <w:rsid w:val="00501C9B"/>
    <w:rsid w:val="00501CA6"/>
    <w:rsid w:val="00501D72"/>
    <w:rsid w:val="00501D84"/>
    <w:rsid w:val="00501F85"/>
    <w:rsid w:val="0050211B"/>
    <w:rsid w:val="00502409"/>
    <w:rsid w:val="0050245C"/>
    <w:rsid w:val="00502486"/>
    <w:rsid w:val="0050256C"/>
    <w:rsid w:val="00502589"/>
    <w:rsid w:val="005025A4"/>
    <w:rsid w:val="005027E0"/>
    <w:rsid w:val="0050286C"/>
    <w:rsid w:val="0050289A"/>
    <w:rsid w:val="0050291D"/>
    <w:rsid w:val="005029C0"/>
    <w:rsid w:val="00502AC1"/>
    <w:rsid w:val="00502B94"/>
    <w:rsid w:val="00502E6C"/>
    <w:rsid w:val="00502F0F"/>
    <w:rsid w:val="00502FA2"/>
    <w:rsid w:val="00502FA3"/>
    <w:rsid w:val="00503058"/>
    <w:rsid w:val="0050344A"/>
    <w:rsid w:val="005034CA"/>
    <w:rsid w:val="00503658"/>
    <w:rsid w:val="005036A4"/>
    <w:rsid w:val="005036B3"/>
    <w:rsid w:val="00503767"/>
    <w:rsid w:val="00503841"/>
    <w:rsid w:val="005039B3"/>
    <w:rsid w:val="00503A81"/>
    <w:rsid w:val="00503C14"/>
    <w:rsid w:val="00503C2E"/>
    <w:rsid w:val="00503D75"/>
    <w:rsid w:val="00503D90"/>
    <w:rsid w:val="00503E62"/>
    <w:rsid w:val="00503E83"/>
    <w:rsid w:val="00503F78"/>
    <w:rsid w:val="00503FE5"/>
    <w:rsid w:val="00503FE7"/>
    <w:rsid w:val="0050404D"/>
    <w:rsid w:val="0050421E"/>
    <w:rsid w:val="005042C3"/>
    <w:rsid w:val="00504436"/>
    <w:rsid w:val="00504542"/>
    <w:rsid w:val="00504787"/>
    <w:rsid w:val="005049F1"/>
    <w:rsid w:val="00504B4E"/>
    <w:rsid w:val="00504C3F"/>
    <w:rsid w:val="00504F27"/>
    <w:rsid w:val="00504F47"/>
    <w:rsid w:val="00504FE8"/>
    <w:rsid w:val="00505048"/>
    <w:rsid w:val="005050CE"/>
    <w:rsid w:val="00505317"/>
    <w:rsid w:val="0050532E"/>
    <w:rsid w:val="00505438"/>
    <w:rsid w:val="00505443"/>
    <w:rsid w:val="005054FA"/>
    <w:rsid w:val="0050555F"/>
    <w:rsid w:val="005055BC"/>
    <w:rsid w:val="0050582A"/>
    <w:rsid w:val="0050587B"/>
    <w:rsid w:val="005058F7"/>
    <w:rsid w:val="0050591B"/>
    <w:rsid w:val="0050598A"/>
    <w:rsid w:val="00505A9F"/>
    <w:rsid w:val="00505B2C"/>
    <w:rsid w:val="00505B9A"/>
    <w:rsid w:val="00505CB5"/>
    <w:rsid w:val="00505CD8"/>
    <w:rsid w:val="00505E71"/>
    <w:rsid w:val="00505EC3"/>
    <w:rsid w:val="00505F29"/>
    <w:rsid w:val="00505F34"/>
    <w:rsid w:val="00505F40"/>
    <w:rsid w:val="005061A6"/>
    <w:rsid w:val="005062D2"/>
    <w:rsid w:val="005062EB"/>
    <w:rsid w:val="00506401"/>
    <w:rsid w:val="0050645B"/>
    <w:rsid w:val="00506718"/>
    <w:rsid w:val="0050671E"/>
    <w:rsid w:val="0050684C"/>
    <w:rsid w:val="00506886"/>
    <w:rsid w:val="005068E6"/>
    <w:rsid w:val="005069CC"/>
    <w:rsid w:val="005069FA"/>
    <w:rsid w:val="00506A0C"/>
    <w:rsid w:val="00506A23"/>
    <w:rsid w:val="00506A5B"/>
    <w:rsid w:val="00506AA9"/>
    <w:rsid w:val="00506C26"/>
    <w:rsid w:val="00506C7A"/>
    <w:rsid w:val="00506CDE"/>
    <w:rsid w:val="00506F07"/>
    <w:rsid w:val="00506FDD"/>
    <w:rsid w:val="00506FE5"/>
    <w:rsid w:val="00506FEF"/>
    <w:rsid w:val="005070A1"/>
    <w:rsid w:val="005070A9"/>
    <w:rsid w:val="005071B0"/>
    <w:rsid w:val="005072A7"/>
    <w:rsid w:val="005074CC"/>
    <w:rsid w:val="005075C2"/>
    <w:rsid w:val="0050770D"/>
    <w:rsid w:val="0050776C"/>
    <w:rsid w:val="0050779F"/>
    <w:rsid w:val="005077FE"/>
    <w:rsid w:val="0050788B"/>
    <w:rsid w:val="00507BA7"/>
    <w:rsid w:val="00507BC4"/>
    <w:rsid w:val="00507BE5"/>
    <w:rsid w:val="00507CF6"/>
    <w:rsid w:val="00507CF8"/>
    <w:rsid w:val="00507D9F"/>
    <w:rsid w:val="00507E24"/>
    <w:rsid w:val="005101E0"/>
    <w:rsid w:val="00510262"/>
    <w:rsid w:val="00510316"/>
    <w:rsid w:val="00510440"/>
    <w:rsid w:val="00510474"/>
    <w:rsid w:val="005104B7"/>
    <w:rsid w:val="00510516"/>
    <w:rsid w:val="0051075D"/>
    <w:rsid w:val="00510A74"/>
    <w:rsid w:val="00510BF4"/>
    <w:rsid w:val="00510C6C"/>
    <w:rsid w:val="00510F06"/>
    <w:rsid w:val="00510FB1"/>
    <w:rsid w:val="0051117E"/>
    <w:rsid w:val="00511223"/>
    <w:rsid w:val="005113B5"/>
    <w:rsid w:val="005114D8"/>
    <w:rsid w:val="005116AA"/>
    <w:rsid w:val="005116E2"/>
    <w:rsid w:val="00511969"/>
    <w:rsid w:val="00511B76"/>
    <w:rsid w:val="00512057"/>
    <w:rsid w:val="005121D2"/>
    <w:rsid w:val="005122A4"/>
    <w:rsid w:val="005122D7"/>
    <w:rsid w:val="00512565"/>
    <w:rsid w:val="00512711"/>
    <w:rsid w:val="005127E0"/>
    <w:rsid w:val="00512810"/>
    <w:rsid w:val="005129A8"/>
    <w:rsid w:val="005129CB"/>
    <w:rsid w:val="00512A3A"/>
    <w:rsid w:val="00512B14"/>
    <w:rsid w:val="00512CA4"/>
    <w:rsid w:val="00512DBA"/>
    <w:rsid w:val="00512E97"/>
    <w:rsid w:val="00512F17"/>
    <w:rsid w:val="005131F7"/>
    <w:rsid w:val="005134F6"/>
    <w:rsid w:val="00513575"/>
    <w:rsid w:val="005137FE"/>
    <w:rsid w:val="0051385C"/>
    <w:rsid w:val="005138C0"/>
    <w:rsid w:val="005138C5"/>
    <w:rsid w:val="00513EB9"/>
    <w:rsid w:val="00513F30"/>
    <w:rsid w:val="00513F37"/>
    <w:rsid w:val="00513FC4"/>
    <w:rsid w:val="005140F2"/>
    <w:rsid w:val="00514105"/>
    <w:rsid w:val="00514113"/>
    <w:rsid w:val="0051413A"/>
    <w:rsid w:val="00514152"/>
    <w:rsid w:val="00514282"/>
    <w:rsid w:val="005145AD"/>
    <w:rsid w:val="005145FC"/>
    <w:rsid w:val="005146D3"/>
    <w:rsid w:val="00514763"/>
    <w:rsid w:val="0051483A"/>
    <w:rsid w:val="0051497F"/>
    <w:rsid w:val="00514982"/>
    <w:rsid w:val="00514AD4"/>
    <w:rsid w:val="00514D95"/>
    <w:rsid w:val="00514EA3"/>
    <w:rsid w:val="0051502D"/>
    <w:rsid w:val="005150B5"/>
    <w:rsid w:val="00515209"/>
    <w:rsid w:val="005152FD"/>
    <w:rsid w:val="005153DD"/>
    <w:rsid w:val="00515655"/>
    <w:rsid w:val="00515671"/>
    <w:rsid w:val="0051568D"/>
    <w:rsid w:val="005156CD"/>
    <w:rsid w:val="005156F8"/>
    <w:rsid w:val="0051578F"/>
    <w:rsid w:val="0051590F"/>
    <w:rsid w:val="005159E0"/>
    <w:rsid w:val="00515A08"/>
    <w:rsid w:val="00515A58"/>
    <w:rsid w:val="00515AF6"/>
    <w:rsid w:val="00515BDF"/>
    <w:rsid w:val="00515C81"/>
    <w:rsid w:val="00515CE7"/>
    <w:rsid w:val="00515DAF"/>
    <w:rsid w:val="00515DCD"/>
    <w:rsid w:val="00515E0A"/>
    <w:rsid w:val="00515E71"/>
    <w:rsid w:val="00515E92"/>
    <w:rsid w:val="00515FF0"/>
    <w:rsid w:val="005161AA"/>
    <w:rsid w:val="00516477"/>
    <w:rsid w:val="0051655F"/>
    <w:rsid w:val="00516591"/>
    <w:rsid w:val="005165D0"/>
    <w:rsid w:val="0051669E"/>
    <w:rsid w:val="005166AC"/>
    <w:rsid w:val="00516727"/>
    <w:rsid w:val="00516750"/>
    <w:rsid w:val="00516853"/>
    <w:rsid w:val="0051692C"/>
    <w:rsid w:val="0051692D"/>
    <w:rsid w:val="00516961"/>
    <w:rsid w:val="0051697B"/>
    <w:rsid w:val="00516A85"/>
    <w:rsid w:val="00516B1D"/>
    <w:rsid w:val="00516B40"/>
    <w:rsid w:val="00516B43"/>
    <w:rsid w:val="00516B52"/>
    <w:rsid w:val="00516D19"/>
    <w:rsid w:val="00517186"/>
    <w:rsid w:val="00517322"/>
    <w:rsid w:val="00517444"/>
    <w:rsid w:val="00517556"/>
    <w:rsid w:val="005176E8"/>
    <w:rsid w:val="00517897"/>
    <w:rsid w:val="005178C3"/>
    <w:rsid w:val="00517924"/>
    <w:rsid w:val="0051796F"/>
    <w:rsid w:val="00517977"/>
    <w:rsid w:val="00517A25"/>
    <w:rsid w:val="00517AAF"/>
    <w:rsid w:val="00517BA1"/>
    <w:rsid w:val="00517BEF"/>
    <w:rsid w:val="00517D9F"/>
    <w:rsid w:val="00517EE1"/>
    <w:rsid w:val="00517F3E"/>
    <w:rsid w:val="00517FC6"/>
    <w:rsid w:val="00517FCE"/>
    <w:rsid w:val="00517FEC"/>
    <w:rsid w:val="005201A6"/>
    <w:rsid w:val="00520253"/>
    <w:rsid w:val="0052033C"/>
    <w:rsid w:val="0052044B"/>
    <w:rsid w:val="00520459"/>
    <w:rsid w:val="005204DB"/>
    <w:rsid w:val="00520510"/>
    <w:rsid w:val="00520638"/>
    <w:rsid w:val="005207D7"/>
    <w:rsid w:val="005209F2"/>
    <w:rsid w:val="00520D07"/>
    <w:rsid w:val="00520E6F"/>
    <w:rsid w:val="00520F7A"/>
    <w:rsid w:val="0052100C"/>
    <w:rsid w:val="0052100D"/>
    <w:rsid w:val="005210C1"/>
    <w:rsid w:val="00521158"/>
    <w:rsid w:val="005211DF"/>
    <w:rsid w:val="0052128D"/>
    <w:rsid w:val="0052137C"/>
    <w:rsid w:val="00521442"/>
    <w:rsid w:val="00521500"/>
    <w:rsid w:val="0052167E"/>
    <w:rsid w:val="00521828"/>
    <w:rsid w:val="005219CD"/>
    <w:rsid w:val="00521AF1"/>
    <w:rsid w:val="00521BFE"/>
    <w:rsid w:val="00521CE8"/>
    <w:rsid w:val="00521D69"/>
    <w:rsid w:val="00521F01"/>
    <w:rsid w:val="00521F0E"/>
    <w:rsid w:val="00522090"/>
    <w:rsid w:val="0052209E"/>
    <w:rsid w:val="005220CB"/>
    <w:rsid w:val="00522141"/>
    <w:rsid w:val="005222ED"/>
    <w:rsid w:val="005222F3"/>
    <w:rsid w:val="00522472"/>
    <w:rsid w:val="00522703"/>
    <w:rsid w:val="005227D1"/>
    <w:rsid w:val="00522969"/>
    <w:rsid w:val="00522BF9"/>
    <w:rsid w:val="00522CA3"/>
    <w:rsid w:val="00522E97"/>
    <w:rsid w:val="00523167"/>
    <w:rsid w:val="005232A7"/>
    <w:rsid w:val="005232D2"/>
    <w:rsid w:val="0052345B"/>
    <w:rsid w:val="005234C7"/>
    <w:rsid w:val="0052358F"/>
    <w:rsid w:val="0052361A"/>
    <w:rsid w:val="00523709"/>
    <w:rsid w:val="0052370F"/>
    <w:rsid w:val="00523859"/>
    <w:rsid w:val="0052389E"/>
    <w:rsid w:val="0052394B"/>
    <w:rsid w:val="00523A89"/>
    <w:rsid w:val="00523C5D"/>
    <w:rsid w:val="00523CE5"/>
    <w:rsid w:val="00523EF4"/>
    <w:rsid w:val="00523FCA"/>
    <w:rsid w:val="00524094"/>
    <w:rsid w:val="00524183"/>
    <w:rsid w:val="005241FD"/>
    <w:rsid w:val="00524327"/>
    <w:rsid w:val="00524491"/>
    <w:rsid w:val="0052450B"/>
    <w:rsid w:val="00524554"/>
    <w:rsid w:val="0052455F"/>
    <w:rsid w:val="00524577"/>
    <w:rsid w:val="005246A4"/>
    <w:rsid w:val="00524802"/>
    <w:rsid w:val="005248B6"/>
    <w:rsid w:val="00524ACC"/>
    <w:rsid w:val="00524B1A"/>
    <w:rsid w:val="00524B21"/>
    <w:rsid w:val="00524C5A"/>
    <w:rsid w:val="00525007"/>
    <w:rsid w:val="00525190"/>
    <w:rsid w:val="005251B9"/>
    <w:rsid w:val="005251F3"/>
    <w:rsid w:val="00525330"/>
    <w:rsid w:val="00525852"/>
    <w:rsid w:val="0052594E"/>
    <w:rsid w:val="00525B9C"/>
    <w:rsid w:val="00525C4E"/>
    <w:rsid w:val="00525CAD"/>
    <w:rsid w:val="00525DA2"/>
    <w:rsid w:val="00525F64"/>
    <w:rsid w:val="00525FA2"/>
    <w:rsid w:val="00526195"/>
    <w:rsid w:val="00526545"/>
    <w:rsid w:val="005266C3"/>
    <w:rsid w:val="005267FD"/>
    <w:rsid w:val="00526847"/>
    <w:rsid w:val="0052691C"/>
    <w:rsid w:val="00526963"/>
    <w:rsid w:val="005269E6"/>
    <w:rsid w:val="00526A34"/>
    <w:rsid w:val="00526B45"/>
    <w:rsid w:val="00526B4F"/>
    <w:rsid w:val="00526CC0"/>
    <w:rsid w:val="00526D76"/>
    <w:rsid w:val="00526E77"/>
    <w:rsid w:val="00526EDB"/>
    <w:rsid w:val="00526F0B"/>
    <w:rsid w:val="00526FB7"/>
    <w:rsid w:val="00527265"/>
    <w:rsid w:val="0052728C"/>
    <w:rsid w:val="005272D6"/>
    <w:rsid w:val="00527305"/>
    <w:rsid w:val="00527770"/>
    <w:rsid w:val="00527A9F"/>
    <w:rsid w:val="00527B89"/>
    <w:rsid w:val="00527CA5"/>
    <w:rsid w:val="00527CF5"/>
    <w:rsid w:val="00527D30"/>
    <w:rsid w:val="00527EE4"/>
    <w:rsid w:val="00527FAC"/>
    <w:rsid w:val="00527FF2"/>
    <w:rsid w:val="0053003E"/>
    <w:rsid w:val="0053005C"/>
    <w:rsid w:val="00530074"/>
    <w:rsid w:val="00530205"/>
    <w:rsid w:val="00530374"/>
    <w:rsid w:val="00530395"/>
    <w:rsid w:val="0053046E"/>
    <w:rsid w:val="0053066D"/>
    <w:rsid w:val="00530689"/>
    <w:rsid w:val="00530692"/>
    <w:rsid w:val="0053080A"/>
    <w:rsid w:val="00530872"/>
    <w:rsid w:val="005309CC"/>
    <w:rsid w:val="005309F1"/>
    <w:rsid w:val="00530C8D"/>
    <w:rsid w:val="00530CB3"/>
    <w:rsid w:val="00530F82"/>
    <w:rsid w:val="00530FA2"/>
    <w:rsid w:val="00531020"/>
    <w:rsid w:val="00531093"/>
    <w:rsid w:val="0053122C"/>
    <w:rsid w:val="005312E1"/>
    <w:rsid w:val="005313FD"/>
    <w:rsid w:val="00531570"/>
    <w:rsid w:val="00531679"/>
    <w:rsid w:val="005316AB"/>
    <w:rsid w:val="00531711"/>
    <w:rsid w:val="00531906"/>
    <w:rsid w:val="0053193B"/>
    <w:rsid w:val="00531984"/>
    <w:rsid w:val="00531BFF"/>
    <w:rsid w:val="00531C81"/>
    <w:rsid w:val="00531D94"/>
    <w:rsid w:val="00531E0B"/>
    <w:rsid w:val="00531ECB"/>
    <w:rsid w:val="00532096"/>
    <w:rsid w:val="00532198"/>
    <w:rsid w:val="0053220B"/>
    <w:rsid w:val="0053228C"/>
    <w:rsid w:val="00532321"/>
    <w:rsid w:val="005323D4"/>
    <w:rsid w:val="00532456"/>
    <w:rsid w:val="00532555"/>
    <w:rsid w:val="0053259A"/>
    <w:rsid w:val="0053259F"/>
    <w:rsid w:val="005328D3"/>
    <w:rsid w:val="00532982"/>
    <w:rsid w:val="00532BD1"/>
    <w:rsid w:val="00532C06"/>
    <w:rsid w:val="00532C18"/>
    <w:rsid w:val="00532C93"/>
    <w:rsid w:val="00532D43"/>
    <w:rsid w:val="00532D62"/>
    <w:rsid w:val="00532DBC"/>
    <w:rsid w:val="00533100"/>
    <w:rsid w:val="00533228"/>
    <w:rsid w:val="00533505"/>
    <w:rsid w:val="00533639"/>
    <w:rsid w:val="0053371E"/>
    <w:rsid w:val="005337B8"/>
    <w:rsid w:val="005337FF"/>
    <w:rsid w:val="0053383F"/>
    <w:rsid w:val="00533BE5"/>
    <w:rsid w:val="00533F83"/>
    <w:rsid w:val="00534181"/>
    <w:rsid w:val="005341DB"/>
    <w:rsid w:val="00534292"/>
    <w:rsid w:val="005344E3"/>
    <w:rsid w:val="0053459B"/>
    <w:rsid w:val="0053475D"/>
    <w:rsid w:val="0053485E"/>
    <w:rsid w:val="0053489D"/>
    <w:rsid w:val="005348A4"/>
    <w:rsid w:val="005348EF"/>
    <w:rsid w:val="005349D0"/>
    <w:rsid w:val="00534A7A"/>
    <w:rsid w:val="00534C23"/>
    <w:rsid w:val="00534D07"/>
    <w:rsid w:val="00534DAC"/>
    <w:rsid w:val="00534E91"/>
    <w:rsid w:val="0053501A"/>
    <w:rsid w:val="0053506C"/>
    <w:rsid w:val="0053508A"/>
    <w:rsid w:val="0053515E"/>
    <w:rsid w:val="00535234"/>
    <w:rsid w:val="0053541A"/>
    <w:rsid w:val="00535450"/>
    <w:rsid w:val="005354FC"/>
    <w:rsid w:val="005355BF"/>
    <w:rsid w:val="0053564E"/>
    <w:rsid w:val="005357A6"/>
    <w:rsid w:val="005357CA"/>
    <w:rsid w:val="0053580F"/>
    <w:rsid w:val="00535A10"/>
    <w:rsid w:val="00535AD1"/>
    <w:rsid w:val="00535C83"/>
    <w:rsid w:val="00535C9C"/>
    <w:rsid w:val="00535E43"/>
    <w:rsid w:val="00535E57"/>
    <w:rsid w:val="00535EA3"/>
    <w:rsid w:val="00536038"/>
    <w:rsid w:val="0053613A"/>
    <w:rsid w:val="00536156"/>
    <w:rsid w:val="00536308"/>
    <w:rsid w:val="00536456"/>
    <w:rsid w:val="005364C7"/>
    <w:rsid w:val="0053660C"/>
    <w:rsid w:val="0053663B"/>
    <w:rsid w:val="00536694"/>
    <w:rsid w:val="0053682F"/>
    <w:rsid w:val="005368FA"/>
    <w:rsid w:val="00536946"/>
    <w:rsid w:val="005369DF"/>
    <w:rsid w:val="00536BB9"/>
    <w:rsid w:val="00536C70"/>
    <w:rsid w:val="00536CE5"/>
    <w:rsid w:val="00536DCE"/>
    <w:rsid w:val="00536DF2"/>
    <w:rsid w:val="00536F1B"/>
    <w:rsid w:val="00536F27"/>
    <w:rsid w:val="00536FE5"/>
    <w:rsid w:val="00537171"/>
    <w:rsid w:val="0053722F"/>
    <w:rsid w:val="00537437"/>
    <w:rsid w:val="0053746A"/>
    <w:rsid w:val="00537561"/>
    <w:rsid w:val="00537562"/>
    <w:rsid w:val="00537576"/>
    <w:rsid w:val="005376C8"/>
    <w:rsid w:val="0053791E"/>
    <w:rsid w:val="00537A49"/>
    <w:rsid w:val="00537AD9"/>
    <w:rsid w:val="00537D15"/>
    <w:rsid w:val="00537D8B"/>
    <w:rsid w:val="00537E10"/>
    <w:rsid w:val="00537F5E"/>
    <w:rsid w:val="0054002C"/>
    <w:rsid w:val="00540039"/>
    <w:rsid w:val="00540166"/>
    <w:rsid w:val="005401BE"/>
    <w:rsid w:val="00540573"/>
    <w:rsid w:val="005405E9"/>
    <w:rsid w:val="00540758"/>
    <w:rsid w:val="005407B3"/>
    <w:rsid w:val="005407F1"/>
    <w:rsid w:val="00540976"/>
    <w:rsid w:val="00540981"/>
    <w:rsid w:val="005409BA"/>
    <w:rsid w:val="005409C3"/>
    <w:rsid w:val="00540A6D"/>
    <w:rsid w:val="00540AA2"/>
    <w:rsid w:val="00540C76"/>
    <w:rsid w:val="00540EF3"/>
    <w:rsid w:val="00540F11"/>
    <w:rsid w:val="00540F49"/>
    <w:rsid w:val="005410C4"/>
    <w:rsid w:val="0054130F"/>
    <w:rsid w:val="005413BE"/>
    <w:rsid w:val="00541426"/>
    <w:rsid w:val="00541597"/>
    <w:rsid w:val="005415A6"/>
    <w:rsid w:val="005415B4"/>
    <w:rsid w:val="0054160B"/>
    <w:rsid w:val="005416C0"/>
    <w:rsid w:val="00541720"/>
    <w:rsid w:val="005417AE"/>
    <w:rsid w:val="005417F1"/>
    <w:rsid w:val="00541842"/>
    <w:rsid w:val="00541866"/>
    <w:rsid w:val="005419E5"/>
    <w:rsid w:val="00541A06"/>
    <w:rsid w:val="00541C43"/>
    <w:rsid w:val="00541CF8"/>
    <w:rsid w:val="00541CFE"/>
    <w:rsid w:val="00541DDC"/>
    <w:rsid w:val="00541EA7"/>
    <w:rsid w:val="00541F41"/>
    <w:rsid w:val="00542014"/>
    <w:rsid w:val="0054201E"/>
    <w:rsid w:val="005420A3"/>
    <w:rsid w:val="005422A4"/>
    <w:rsid w:val="005423A1"/>
    <w:rsid w:val="00542493"/>
    <w:rsid w:val="0054251B"/>
    <w:rsid w:val="00542543"/>
    <w:rsid w:val="0054261B"/>
    <w:rsid w:val="00542631"/>
    <w:rsid w:val="00542645"/>
    <w:rsid w:val="005427B8"/>
    <w:rsid w:val="00542861"/>
    <w:rsid w:val="00542866"/>
    <w:rsid w:val="00542A9F"/>
    <w:rsid w:val="00542B88"/>
    <w:rsid w:val="00542D6D"/>
    <w:rsid w:val="00542DA3"/>
    <w:rsid w:val="00542DB5"/>
    <w:rsid w:val="00542E3E"/>
    <w:rsid w:val="00542FA1"/>
    <w:rsid w:val="00543058"/>
    <w:rsid w:val="005430A9"/>
    <w:rsid w:val="005430C6"/>
    <w:rsid w:val="00543223"/>
    <w:rsid w:val="00543293"/>
    <w:rsid w:val="00543314"/>
    <w:rsid w:val="0054332F"/>
    <w:rsid w:val="0054355F"/>
    <w:rsid w:val="00543793"/>
    <w:rsid w:val="00543837"/>
    <w:rsid w:val="0054397D"/>
    <w:rsid w:val="005439E8"/>
    <w:rsid w:val="00543C6F"/>
    <w:rsid w:val="00543C7B"/>
    <w:rsid w:val="00543CC5"/>
    <w:rsid w:val="00543CC8"/>
    <w:rsid w:val="00543ED1"/>
    <w:rsid w:val="00544059"/>
    <w:rsid w:val="005440AD"/>
    <w:rsid w:val="00544126"/>
    <w:rsid w:val="0054424E"/>
    <w:rsid w:val="0054425B"/>
    <w:rsid w:val="005442BB"/>
    <w:rsid w:val="00544375"/>
    <w:rsid w:val="005443A9"/>
    <w:rsid w:val="0054451F"/>
    <w:rsid w:val="005445AB"/>
    <w:rsid w:val="005445F4"/>
    <w:rsid w:val="0054462D"/>
    <w:rsid w:val="005446C5"/>
    <w:rsid w:val="0054484A"/>
    <w:rsid w:val="005449D9"/>
    <w:rsid w:val="00544BF4"/>
    <w:rsid w:val="00544C02"/>
    <w:rsid w:val="00544C23"/>
    <w:rsid w:val="00544C52"/>
    <w:rsid w:val="00544E2A"/>
    <w:rsid w:val="0054518C"/>
    <w:rsid w:val="0054524A"/>
    <w:rsid w:val="005452AC"/>
    <w:rsid w:val="00545590"/>
    <w:rsid w:val="005455BB"/>
    <w:rsid w:val="005455BF"/>
    <w:rsid w:val="0054582D"/>
    <w:rsid w:val="0054588E"/>
    <w:rsid w:val="00545BA7"/>
    <w:rsid w:val="00545C1B"/>
    <w:rsid w:val="00545C68"/>
    <w:rsid w:val="00545D72"/>
    <w:rsid w:val="00545FB9"/>
    <w:rsid w:val="00545FD5"/>
    <w:rsid w:val="005460B9"/>
    <w:rsid w:val="00546182"/>
    <w:rsid w:val="00546411"/>
    <w:rsid w:val="00546531"/>
    <w:rsid w:val="00546656"/>
    <w:rsid w:val="0054668A"/>
    <w:rsid w:val="00546AE6"/>
    <w:rsid w:val="00546B7A"/>
    <w:rsid w:val="0054705A"/>
    <w:rsid w:val="005470BD"/>
    <w:rsid w:val="00547101"/>
    <w:rsid w:val="0054717F"/>
    <w:rsid w:val="00547338"/>
    <w:rsid w:val="005473DD"/>
    <w:rsid w:val="00547443"/>
    <w:rsid w:val="005475C3"/>
    <w:rsid w:val="0054764A"/>
    <w:rsid w:val="00547687"/>
    <w:rsid w:val="00547709"/>
    <w:rsid w:val="005477E7"/>
    <w:rsid w:val="005478A6"/>
    <w:rsid w:val="005479B7"/>
    <w:rsid w:val="00547A8D"/>
    <w:rsid w:val="00547D2F"/>
    <w:rsid w:val="00547F87"/>
    <w:rsid w:val="00547FB4"/>
    <w:rsid w:val="00550046"/>
    <w:rsid w:val="0055009C"/>
    <w:rsid w:val="00550209"/>
    <w:rsid w:val="005503FD"/>
    <w:rsid w:val="00550442"/>
    <w:rsid w:val="00550578"/>
    <w:rsid w:val="005506A6"/>
    <w:rsid w:val="00550982"/>
    <w:rsid w:val="005509CA"/>
    <w:rsid w:val="005509EE"/>
    <w:rsid w:val="00550C52"/>
    <w:rsid w:val="00550EA1"/>
    <w:rsid w:val="00550EF2"/>
    <w:rsid w:val="00550F30"/>
    <w:rsid w:val="005510B9"/>
    <w:rsid w:val="005510D8"/>
    <w:rsid w:val="00551150"/>
    <w:rsid w:val="00551169"/>
    <w:rsid w:val="005511A5"/>
    <w:rsid w:val="0055123D"/>
    <w:rsid w:val="00551267"/>
    <w:rsid w:val="005512B9"/>
    <w:rsid w:val="00551376"/>
    <w:rsid w:val="005513DA"/>
    <w:rsid w:val="0055164C"/>
    <w:rsid w:val="0055170D"/>
    <w:rsid w:val="00551B23"/>
    <w:rsid w:val="00551B4B"/>
    <w:rsid w:val="00551E0C"/>
    <w:rsid w:val="00551E0F"/>
    <w:rsid w:val="00551E56"/>
    <w:rsid w:val="00551F18"/>
    <w:rsid w:val="00551F1F"/>
    <w:rsid w:val="005520C4"/>
    <w:rsid w:val="005521CB"/>
    <w:rsid w:val="00552274"/>
    <w:rsid w:val="00552328"/>
    <w:rsid w:val="0055235F"/>
    <w:rsid w:val="0055236B"/>
    <w:rsid w:val="0055238B"/>
    <w:rsid w:val="005523E1"/>
    <w:rsid w:val="0055249C"/>
    <w:rsid w:val="00552554"/>
    <w:rsid w:val="005525DD"/>
    <w:rsid w:val="00552822"/>
    <w:rsid w:val="005529E4"/>
    <w:rsid w:val="00552AC0"/>
    <w:rsid w:val="00552BDB"/>
    <w:rsid w:val="00552D0A"/>
    <w:rsid w:val="00552E33"/>
    <w:rsid w:val="00552F2E"/>
    <w:rsid w:val="005530B7"/>
    <w:rsid w:val="005532F2"/>
    <w:rsid w:val="00553654"/>
    <w:rsid w:val="005536CC"/>
    <w:rsid w:val="005537CF"/>
    <w:rsid w:val="00553899"/>
    <w:rsid w:val="00553979"/>
    <w:rsid w:val="00553B49"/>
    <w:rsid w:val="00553C3F"/>
    <w:rsid w:val="00553C76"/>
    <w:rsid w:val="00553E10"/>
    <w:rsid w:val="00553E14"/>
    <w:rsid w:val="00553FF5"/>
    <w:rsid w:val="005540E9"/>
    <w:rsid w:val="00554117"/>
    <w:rsid w:val="00554118"/>
    <w:rsid w:val="0055426E"/>
    <w:rsid w:val="005543A2"/>
    <w:rsid w:val="0055442C"/>
    <w:rsid w:val="00554446"/>
    <w:rsid w:val="005544C5"/>
    <w:rsid w:val="00554565"/>
    <w:rsid w:val="00554630"/>
    <w:rsid w:val="0055467B"/>
    <w:rsid w:val="00554684"/>
    <w:rsid w:val="005546F8"/>
    <w:rsid w:val="005546FE"/>
    <w:rsid w:val="00554890"/>
    <w:rsid w:val="005548EB"/>
    <w:rsid w:val="005549C5"/>
    <w:rsid w:val="00554A9A"/>
    <w:rsid w:val="00554AD2"/>
    <w:rsid w:val="00554BFD"/>
    <w:rsid w:val="00554E60"/>
    <w:rsid w:val="00554EBE"/>
    <w:rsid w:val="00554F3F"/>
    <w:rsid w:val="005550FA"/>
    <w:rsid w:val="00555137"/>
    <w:rsid w:val="005551A0"/>
    <w:rsid w:val="005552FA"/>
    <w:rsid w:val="005553EA"/>
    <w:rsid w:val="005554BC"/>
    <w:rsid w:val="005554BE"/>
    <w:rsid w:val="00555524"/>
    <w:rsid w:val="0055571D"/>
    <w:rsid w:val="00555747"/>
    <w:rsid w:val="005559FA"/>
    <w:rsid w:val="00555B7B"/>
    <w:rsid w:val="00555CE0"/>
    <w:rsid w:val="00555DB7"/>
    <w:rsid w:val="00555E0E"/>
    <w:rsid w:val="00555F3E"/>
    <w:rsid w:val="00555FAC"/>
    <w:rsid w:val="00555FD4"/>
    <w:rsid w:val="0055607B"/>
    <w:rsid w:val="0055614E"/>
    <w:rsid w:val="00556166"/>
    <w:rsid w:val="005561A7"/>
    <w:rsid w:val="005561D6"/>
    <w:rsid w:val="0055628C"/>
    <w:rsid w:val="00556298"/>
    <w:rsid w:val="0055644D"/>
    <w:rsid w:val="0055649F"/>
    <w:rsid w:val="00556631"/>
    <w:rsid w:val="005566B9"/>
    <w:rsid w:val="0055673D"/>
    <w:rsid w:val="0055680E"/>
    <w:rsid w:val="005568AF"/>
    <w:rsid w:val="005568E1"/>
    <w:rsid w:val="00556913"/>
    <w:rsid w:val="00556A77"/>
    <w:rsid w:val="00556AD6"/>
    <w:rsid w:val="00556CEC"/>
    <w:rsid w:val="00556D69"/>
    <w:rsid w:val="00556D6C"/>
    <w:rsid w:val="00556FCC"/>
    <w:rsid w:val="0055702D"/>
    <w:rsid w:val="00557101"/>
    <w:rsid w:val="00557277"/>
    <w:rsid w:val="0055735C"/>
    <w:rsid w:val="00557418"/>
    <w:rsid w:val="00557449"/>
    <w:rsid w:val="0055753B"/>
    <w:rsid w:val="0055783F"/>
    <w:rsid w:val="00557A09"/>
    <w:rsid w:val="00557A2E"/>
    <w:rsid w:val="00557A3A"/>
    <w:rsid w:val="00557A86"/>
    <w:rsid w:val="00557AE6"/>
    <w:rsid w:val="00557B9B"/>
    <w:rsid w:val="00557C41"/>
    <w:rsid w:val="00557C46"/>
    <w:rsid w:val="00557C4A"/>
    <w:rsid w:val="00557D37"/>
    <w:rsid w:val="00557DC5"/>
    <w:rsid w:val="00557EB4"/>
    <w:rsid w:val="00557EC2"/>
    <w:rsid w:val="00557F97"/>
    <w:rsid w:val="00560095"/>
    <w:rsid w:val="0056009F"/>
    <w:rsid w:val="005601A2"/>
    <w:rsid w:val="00560344"/>
    <w:rsid w:val="005605AE"/>
    <w:rsid w:val="005605B3"/>
    <w:rsid w:val="00560721"/>
    <w:rsid w:val="00560884"/>
    <w:rsid w:val="0056091B"/>
    <w:rsid w:val="00560986"/>
    <w:rsid w:val="00560AE0"/>
    <w:rsid w:val="00560AF9"/>
    <w:rsid w:val="00560B36"/>
    <w:rsid w:val="00560C0C"/>
    <w:rsid w:val="00560D32"/>
    <w:rsid w:val="00560D3D"/>
    <w:rsid w:val="00560DB1"/>
    <w:rsid w:val="00560E1E"/>
    <w:rsid w:val="00560FBC"/>
    <w:rsid w:val="00561178"/>
    <w:rsid w:val="005612C7"/>
    <w:rsid w:val="005612E6"/>
    <w:rsid w:val="0056143B"/>
    <w:rsid w:val="005615BE"/>
    <w:rsid w:val="00561963"/>
    <w:rsid w:val="005619CA"/>
    <w:rsid w:val="005619F8"/>
    <w:rsid w:val="00561A6F"/>
    <w:rsid w:val="00561BA0"/>
    <w:rsid w:val="00561C09"/>
    <w:rsid w:val="00561C1E"/>
    <w:rsid w:val="00561C52"/>
    <w:rsid w:val="00561DA8"/>
    <w:rsid w:val="00561E67"/>
    <w:rsid w:val="005620D2"/>
    <w:rsid w:val="00562110"/>
    <w:rsid w:val="005621CD"/>
    <w:rsid w:val="005622D7"/>
    <w:rsid w:val="005623E5"/>
    <w:rsid w:val="005623ED"/>
    <w:rsid w:val="00562408"/>
    <w:rsid w:val="005625C2"/>
    <w:rsid w:val="00562824"/>
    <w:rsid w:val="0056285F"/>
    <w:rsid w:val="005629D7"/>
    <w:rsid w:val="00562B8A"/>
    <w:rsid w:val="00562C96"/>
    <w:rsid w:val="00562FA4"/>
    <w:rsid w:val="005630A9"/>
    <w:rsid w:val="005630F2"/>
    <w:rsid w:val="005632A1"/>
    <w:rsid w:val="005632B3"/>
    <w:rsid w:val="005632D6"/>
    <w:rsid w:val="005633C5"/>
    <w:rsid w:val="005634F2"/>
    <w:rsid w:val="00563650"/>
    <w:rsid w:val="0056387B"/>
    <w:rsid w:val="00563898"/>
    <w:rsid w:val="0056389B"/>
    <w:rsid w:val="005639ED"/>
    <w:rsid w:val="00563AA8"/>
    <w:rsid w:val="00563AE3"/>
    <w:rsid w:val="00563B49"/>
    <w:rsid w:val="00563BBD"/>
    <w:rsid w:val="00563C0F"/>
    <w:rsid w:val="00563C2E"/>
    <w:rsid w:val="00563DA5"/>
    <w:rsid w:val="00563DF7"/>
    <w:rsid w:val="00563E6B"/>
    <w:rsid w:val="00563E6F"/>
    <w:rsid w:val="00563ECE"/>
    <w:rsid w:val="005641E2"/>
    <w:rsid w:val="00564298"/>
    <w:rsid w:val="005642C0"/>
    <w:rsid w:val="0056477B"/>
    <w:rsid w:val="0056492D"/>
    <w:rsid w:val="005649AA"/>
    <w:rsid w:val="005649B1"/>
    <w:rsid w:val="00564C58"/>
    <w:rsid w:val="00564DA8"/>
    <w:rsid w:val="00564E56"/>
    <w:rsid w:val="00564EAC"/>
    <w:rsid w:val="00564F49"/>
    <w:rsid w:val="00565102"/>
    <w:rsid w:val="0056548A"/>
    <w:rsid w:val="0056554D"/>
    <w:rsid w:val="005655ED"/>
    <w:rsid w:val="00565764"/>
    <w:rsid w:val="005657B8"/>
    <w:rsid w:val="005657FD"/>
    <w:rsid w:val="00565896"/>
    <w:rsid w:val="00565A18"/>
    <w:rsid w:val="00565A2A"/>
    <w:rsid w:val="00565B6F"/>
    <w:rsid w:val="00565D48"/>
    <w:rsid w:val="00565DB6"/>
    <w:rsid w:val="00565DBB"/>
    <w:rsid w:val="00565DD4"/>
    <w:rsid w:val="00565EC7"/>
    <w:rsid w:val="0056600B"/>
    <w:rsid w:val="005663C5"/>
    <w:rsid w:val="005663E9"/>
    <w:rsid w:val="0056647B"/>
    <w:rsid w:val="00566500"/>
    <w:rsid w:val="00566557"/>
    <w:rsid w:val="005666A0"/>
    <w:rsid w:val="00566803"/>
    <w:rsid w:val="0056697C"/>
    <w:rsid w:val="00566B7F"/>
    <w:rsid w:val="00566CB8"/>
    <w:rsid w:val="00566D58"/>
    <w:rsid w:val="00566D7E"/>
    <w:rsid w:val="00566E10"/>
    <w:rsid w:val="00566E2E"/>
    <w:rsid w:val="00566E6F"/>
    <w:rsid w:val="005670F8"/>
    <w:rsid w:val="00567101"/>
    <w:rsid w:val="005672CC"/>
    <w:rsid w:val="0056746A"/>
    <w:rsid w:val="0056752D"/>
    <w:rsid w:val="00567576"/>
    <w:rsid w:val="005675B6"/>
    <w:rsid w:val="00567732"/>
    <w:rsid w:val="0056775C"/>
    <w:rsid w:val="00567795"/>
    <w:rsid w:val="00567851"/>
    <w:rsid w:val="005678DA"/>
    <w:rsid w:val="005678EE"/>
    <w:rsid w:val="00567913"/>
    <w:rsid w:val="00567929"/>
    <w:rsid w:val="0056796E"/>
    <w:rsid w:val="00567BEE"/>
    <w:rsid w:val="00567CD4"/>
    <w:rsid w:val="00567D22"/>
    <w:rsid w:val="00567F08"/>
    <w:rsid w:val="00567F22"/>
    <w:rsid w:val="005700AD"/>
    <w:rsid w:val="00570434"/>
    <w:rsid w:val="005704B0"/>
    <w:rsid w:val="00570537"/>
    <w:rsid w:val="00570588"/>
    <w:rsid w:val="005705C1"/>
    <w:rsid w:val="0057071A"/>
    <w:rsid w:val="005707DB"/>
    <w:rsid w:val="0057084D"/>
    <w:rsid w:val="005708A9"/>
    <w:rsid w:val="005709A5"/>
    <w:rsid w:val="005709F6"/>
    <w:rsid w:val="00570A2A"/>
    <w:rsid w:val="00570AAA"/>
    <w:rsid w:val="00570AED"/>
    <w:rsid w:val="00570C3B"/>
    <w:rsid w:val="00570F68"/>
    <w:rsid w:val="00571090"/>
    <w:rsid w:val="005711EC"/>
    <w:rsid w:val="00571252"/>
    <w:rsid w:val="005712EB"/>
    <w:rsid w:val="005713D0"/>
    <w:rsid w:val="0057147D"/>
    <w:rsid w:val="00571643"/>
    <w:rsid w:val="005716C9"/>
    <w:rsid w:val="005717FC"/>
    <w:rsid w:val="00571977"/>
    <w:rsid w:val="00571A9F"/>
    <w:rsid w:val="00571BA3"/>
    <w:rsid w:val="00571C3A"/>
    <w:rsid w:val="00571C63"/>
    <w:rsid w:val="00571DA7"/>
    <w:rsid w:val="005721EE"/>
    <w:rsid w:val="0057223E"/>
    <w:rsid w:val="0057228B"/>
    <w:rsid w:val="005722CD"/>
    <w:rsid w:val="0057230F"/>
    <w:rsid w:val="00572331"/>
    <w:rsid w:val="005724CF"/>
    <w:rsid w:val="00572621"/>
    <w:rsid w:val="0057262F"/>
    <w:rsid w:val="00572658"/>
    <w:rsid w:val="0057278F"/>
    <w:rsid w:val="00572798"/>
    <w:rsid w:val="005727EC"/>
    <w:rsid w:val="005729E0"/>
    <w:rsid w:val="005729E3"/>
    <w:rsid w:val="00572A51"/>
    <w:rsid w:val="00572A76"/>
    <w:rsid w:val="00572EA1"/>
    <w:rsid w:val="00572F1F"/>
    <w:rsid w:val="00572F7B"/>
    <w:rsid w:val="00573003"/>
    <w:rsid w:val="00573059"/>
    <w:rsid w:val="00573070"/>
    <w:rsid w:val="005730D7"/>
    <w:rsid w:val="005731DB"/>
    <w:rsid w:val="0057333D"/>
    <w:rsid w:val="0057336E"/>
    <w:rsid w:val="005733AD"/>
    <w:rsid w:val="005733CB"/>
    <w:rsid w:val="005734DA"/>
    <w:rsid w:val="0057351A"/>
    <w:rsid w:val="0057355D"/>
    <w:rsid w:val="005735B4"/>
    <w:rsid w:val="0057377F"/>
    <w:rsid w:val="005737DA"/>
    <w:rsid w:val="00573BE7"/>
    <w:rsid w:val="00573C70"/>
    <w:rsid w:val="00573DF7"/>
    <w:rsid w:val="00573E2F"/>
    <w:rsid w:val="00573EA2"/>
    <w:rsid w:val="005741B7"/>
    <w:rsid w:val="005741B8"/>
    <w:rsid w:val="005741CC"/>
    <w:rsid w:val="0057433C"/>
    <w:rsid w:val="0057439F"/>
    <w:rsid w:val="005743EC"/>
    <w:rsid w:val="00574476"/>
    <w:rsid w:val="005744FE"/>
    <w:rsid w:val="00574589"/>
    <w:rsid w:val="0057459B"/>
    <w:rsid w:val="005745D1"/>
    <w:rsid w:val="00574842"/>
    <w:rsid w:val="005748BF"/>
    <w:rsid w:val="00574A20"/>
    <w:rsid w:val="00574AA6"/>
    <w:rsid w:val="00574BAC"/>
    <w:rsid w:val="00574BB6"/>
    <w:rsid w:val="00574BDC"/>
    <w:rsid w:val="00574CB0"/>
    <w:rsid w:val="00574E00"/>
    <w:rsid w:val="00574EE6"/>
    <w:rsid w:val="00574F41"/>
    <w:rsid w:val="00575088"/>
    <w:rsid w:val="00575098"/>
    <w:rsid w:val="005750EB"/>
    <w:rsid w:val="005751E2"/>
    <w:rsid w:val="00575270"/>
    <w:rsid w:val="00575328"/>
    <w:rsid w:val="005756E3"/>
    <w:rsid w:val="005757E6"/>
    <w:rsid w:val="0057586F"/>
    <w:rsid w:val="005758E7"/>
    <w:rsid w:val="00575912"/>
    <w:rsid w:val="00575A02"/>
    <w:rsid w:val="00575C01"/>
    <w:rsid w:val="00575C17"/>
    <w:rsid w:val="00575C68"/>
    <w:rsid w:val="00575C95"/>
    <w:rsid w:val="00575CB3"/>
    <w:rsid w:val="00575DAD"/>
    <w:rsid w:val="00575FF9"/>
    <w:rsid w:val="0057602A"/>
    <w:rsid w:val="005760ED"/>
    <w:rsid w:val="00576110"/>
    <w:rsid w:val="005761C6"/>
    <w:rsid w:val="00576434"/>
    <w:rsid w:val="00576541"/>
    <w:rsid w:val="00576596"/>
    <w:rsid w:val="0057666C"/>
    <w:rsid w:val="00576717"/>
    <w:rsid w:val="00576981"/>
    <w:rsid w:val="00576B0F"/>
    <w:rsid w:val="00576B6A"/>
    <w:rsid w:val="00576D97"/>
    <w:rsid w:val="00576E16"/>
    <w:rsid w:val="0057719F"/>
    <w:rsid w:val="00577234"/>
    <w:rsid w:val="0057740F"/>
    <w:rsid w:val="0057746C"/>
    <w:rsid w:val="00577689"/>
    <w:rsid w:val="00577853"/>
    <w:rsid w:val="005778B8"/>
    <w:rsid w:val="005778F6"/>
    <w:rsid w:val="005779A9"/>
    <w:rsid w:val="00577A4D"/>
    <w:rsid w:val="00577A89"/>
    <w:rsid w:val="00577B8D"/>
    <w:rsid w:val="00577BE5"/>
    <w:rsid w:val="00577C7A"/>
    <w:rsid w:val="00577C9E"/>
    <w:rsid w:val="00577F33"/>
    <w:rsid w:val="00577F6A"/>
    <w:rsid w:val="00577F6C"/>
    <w:rsid w:val="00577FDF"/>
    <w:rsid w:val="0058010B"/>
    <w:rsid w:val="005802BB"/>
    <w:rsid w:val="005802DD"/>
    <w:rsid w:val="00580443"/>
    <w:rsid w:val="005804C6"/>
    <w:rsid w:val="0058057C"/>
    <w:rsid w:val="005805D9"/>
    <w:rsid w:val="005806E3"/>
    <w:rsid w:val="005809F2"/>
    <w:rsid w:val="00580A59"/>
    <w:rsid w:val="00580A76"/>
    <w:rsid w:val="00580B2F"/>
    <w:rsid w:val="00580BC0"/>
    <w:rsid w:val="00580CAC"/>
    <w:rsid w:val="00580D98"/>
    <w:rsid w:val="00580F04"/>
    <w:rsid w:val="00581068"/>
    <w:rsid w:val="005811F1"/>
    <w:rsid w:val="0058125D"/>
    <w:rsid w:val="005812A8"/>
    <w:rsid w:val="00581364"/>
    <w:rsid w:val="005813E2"/>
    <w:rsid w:val="00581623"/>
    <w:rsid w:val="0058162E"/>
    <w:rsid w:val="0058173A"/>
    <w:rsid w:val="0058194B"/>
    <w:rsid w:val="00581A29"/>
    <w:rsid w:val="00581A38"/>
    <w:rsid w:val="00581B0E"/>
    <w:rsid w:val="00581C74"/>
    <w:rsid w:val="00581D8E"/>
    <w:rsid w:val="00581E82"/>
    <w:rsid w:val="00581E95"/>
    <w:rsid w:val="00582013"/>
    <w:rsid w:val="00582118"/>
    <w:rsid w:val="005821EA"/>
    <w:rsid w:val="00582209"/>
    <w:rsid w:val="00582381"/>
    <w:rsid w:val="00582577"/>
    <w:rsid w:val="005825A5"/>
    <w:rsid w:val="005825C6"/>
    <w:rsid w:val="00582776"/>
    <w:rsid w:val="005828A7"/>
    <w:rsid w:val="00582924"/>
    <w:rsid w:val="005829E0"/>
    <w:rsid w:val="00582A3B"/>
    <w:rsid w:val="00582AAF"/>
    <w:rsid w:val="00582B3D"/>
    <w:rsid w:val="00582F01"/>
    <w:rsid w:val="00583062"/>
    <w:rsid w:val="00583183"/>
    <w:rsid w:val="005831AE"/>
    <w:rsid w:val="00583245"/>
    <w:rsid w:val="00583305"/>
    <w:rsid w:val="00583392"/>
    <w:rsid w:val="00583406"/>
    <w:rsid w:val="005834DE"/>
    <w:rsid w:val="005834F5"/>
    <w:rsid w:val="0058357C"/>
    <w:rsid w:val="005835D1"/>
    <w:rsid w:val="00583619"/>
    <w:rsid w:val="00583890"/>
    <w:rsid w:val="005838FE"/>
    <w:rsid w:val="00583907"/>
    <w:rsid w:val="00583A92"/>
    <w:rsid w:val="00583D96"/>
    <w:rsid w:val="00583E0C"/>
    <w:rsid w:val="00584024"/>
    <w:rsid w:val="00584061"/>
    <w:rsid w:val="005840B7"/>
    <w:rsid w:val="005841BB"/>
    <w:rsid w:val="00584219"/>
    <w:rsid w:val="00584351"/>
    <w:rsid w:val="005843C5"/>
    <w:rsid w:val="005844D9"/>
    <w:rsid w:val="005845EE"/>
    <w:rsid w:val="0058463F"/>
    <w:rsid w:val="0058464B"/>
    <w:rsid w:val="005846ED"/>
    <w:rsid w:val="005848A5"/>
    <w:rsid w:val="00584A21"/>
    <w:rsid w:val="00584B94"/>
    <w:rsid w:val="00584C88"/>
    <w:rsid w:val="00584DD1"/>
    <w:rsid w:val="00584E44"/>
    <w:rsid w:val="00584E6B"/>
    <w:rsid w:val="005850BB"/>
    <w:rsid w:val="005850CB"/>
    <w:rsid w:val="005850D3"/>
    <w:rsid w:val="005850F3"/>
    <w:rsid w:val="0058524D"/>
    <w:rsid w:val="00585271"/>
    <w:rsid w:val="005852DC"/>
    <w:rsid w:val="00585387"/>
    <w:rsid w:val="00585491"/>
    <w:rsid w:val="0058562A"/>
    <w:rsid w:val="00585671"/>
    <w:rsid w:val="005856F5"/>
    <w:rsid w:val="005858FD"/>
    <w:rsid w:val="0058594F"/>
    <w:rsid w:val="005859C1"/>
    <w:rsid w:val="00585A09"/>
    <w:rsid w:val="00585AAC"/>
    <w:rsid w:val="00585C8D"/>
    <w:rsid w:val="00585E9B"/>
    <w:rsid w:val="00585ECF"/>
    <w:rsid w:val="00585F34"/>
    <w:rsid w:val="005860FE"/>
    <w:rsid w:val="005864B2"/>
    <w:rsid w:val="00586582"/>
    <w:rsid w:val="00586634"/>
    <w:rsid w:val="00586724"/>
    <w:rsid w:val="005867B7"/>
    <w:rsid w:val="005867E8"/>
    <w:rsid w:val="005868AB"/>
    <w:rsid w:val="00586A39"/>
    <w:rsid w:val="00586B4F"/>
    <w:rsid w:val="00586C8C"/>
    <w:rsid w:val="00586E8C"/>
    <w:rsid w:val="00586EB9"/>
    <w:rsid w:val="0058715C"/>
    <w:rsid w:val="00587166"/>
    <w:rsid w:val="0058727A"/>
    <w:rsid w:val="00587288"/>
    <w:rsid w:val="0058732F"/>
    <w:rsid w:val="00587330"/>
    <w:rsid w:val="00587633"/>
    <w:rsid w:val="005877C1"/>
    <w:rsid w:val="005877C6"/>
    <w:rsid w:val="0058782F"/>
    <w:rsid w:val="0058798B"/>
    <w:rsid w:val="00587ADC"/>
    <w:rsid w:val="00587AE1"/>
    <w:rsid w:val="00587B2B"/>
    <w:rsid w:val="00587D79"/>
    <w:rsid w:val="00587E52"/>
    <w:rsid w:val="00587F1E"/>
    <w:rsid w:val="005900B7"/>
    <w:rsid w:val="0059014B"/>
    <w:rsid w:val="00590210"/>
    <w:rsid w:val="0059040E"/>
    <w:rsid w:val="00590467"/>
    <w:rsid w:val="0059078F"/>
    <w:rsid w:val="005911F8"/>
    <w:rsid w:val="005912D6"/>
    <w:rsid w:val="0059135F"/>
    <w:rsid w:val="00591493"/>
    <w:rsid w:val="005916B2"/>
    <w:rsid w:val="00591821"/>
    <w:rsid w:val="00591A1A"/>
    <w:rsid w:val="00591ADB"/>
    <w:rsid w:val="00591B49"/>
    <w:rsid w:val="00591B5B"/>
    <w:rsid w:val="00591DB9"/>
    <w:rsid w:val="00591FA1"/>
    <w:rsid w:val="00592075"/>
    <w:rsid w:val="00592268"/>
    <w:rsid w:val="005922DA"/>
    <w:rsid w:val="005923A8"/>
    <w:rsid w:val="005924EA"/>
    <w:rsid w:val="005924EF"/>
    <w:rsid w:val="00592547"/>
    <w:rsid w:val="0059273A"/>
    <w:rsid w:val="005927BA"/>
    <w:rsid w:val="00592817"/>
    <w:rsid w:val="005928B8"/>
    <w:rsid w:val="00592A3E"/>
    <w:rsid w:val="00592B98"/>
    <w:rsid w:val="00592DB9"/>
    <w:rsid w:val="00592FEF"/>
    <w:rsid w:val="00593076"/>
    <w:rsid w:val="00593077"/>
    <w:rsid w:val="00593474"/>
    <w:rsid w:val="0059352B"/>
    <w:rsid w:val="0059359F"/>
    <w:rsid w:val="00593777"/>
    <w:rsid w:val="005937C5"/>
    <w:rsid w:val="005937D9"/>
    <w:rsid w:val="005937E7"/>
    <w:rsid w:val="00593841"/>
    <w:rsid w:val="005938A5"/>
    <w:rsid w:val="00593923"/>
    <w:rsid w:val="00593970"/>
    <w:rsid w:val="00593AAD"/>
    <w:rsid w:val="00593AE7"/>
    <w:rsid w:val="00593BA5"/>
    <w:rsid w:val="00593BB8"/>
    <w:rsid w:val="00593BF9"/>
    <w:rsid w:val="00593C2D"/>
    <w:rsid w:val="00593C90"/>
    <w:rsid w:val="00593CE5"/>
    <w:rsid w:val="00593EC7"/>
    <w:rsid w:val="00593F27"/>
    <w:rsid w:val="00593F2C"/>
    <w:rsid w:val="00593F68"/>
    <w:rsid w:val="00593FCE"/>
    <w:rsid w:val="0059404F"/>
    <w:rsid w:val="00594287"/>
    <w:rsid w:val="005943DB"/>
    <w:rsid w:val="005944CC"/>
    <w:rsid w:val="0059458B"/>
    <w:rsid w:val="0059458E"/>
    <w:rsid w:val="005945AD"/>
    <w:rsid w:val="005945F3"/>
    <w:rsid w:val="005946E9"/>
    <w:rsid w:val="005947A6"/>
    <w:rsid w:val="0059485B"/>
    <w:rsid w:val="00594901"/>
    <w:rsid w:val="005949E9"/>
    <w:rsid w:val="00594BE0"/>
    <w:rsid w:val="00594BF0"/>
    <w:rsid w:val="00594BF3"/>
    <w:rsid w:val="00594C42"/>
    <w:rsid w:val="00594ECF"/>
    <w:rsid w:val="00594F95"/>
    <w:rsid w:val="005951F3"/>
    <w:rsid w:val="0059535D"/>
    <w:rsid w:val="0059541B"/>
    <w:rsid w:val="005954F9"/>
    <w:rsid w:val="005956B5"/>
    <w:rsid w:val="005956F3"/>
    <w:rsid w:val="0059582A"/>
    <w:rsid w:val="00595843"/>
    <w:rsid w:val="005959DE"/>
    <w:rsid w:val="00595B0B"/>
    <w:rsid w:val="00595B3D"/>
    <w:rsid w:val="00595C26"/>
    <w:rsid w:val="00595D8C"/>
    <w:rsid w:val="00595D8F"/>
    <w:rsid w:val="00595E1C"/>
    <w:rsid w:val="00595E36"/>
    <w:rsid w:val="00595E8F"/>
    <w:rsid w:val="00595F46"/>
    <w:rsid w:val="005962EF"/>
    <w:rsid w:val="005962F7"/>
    <w:rsid w:val="0059631A"/>
    <w:rsid w:val="00596364"/>
    <w:rsid w:val="005964F4"/>
    <w:rsid w:val="005966E2"/>
    <w:rsid w:val="00596789"/>
    <w:rsid w:val="00596808"/>
    <w:rsid w:val="005968CC"/>
    <w:rsid w:val="00596A50"/>
    <w:rsid w:val="00596C1B"/>
    <w:rsid w:val="00596C5F"/>
    <w:rsid w:val="00596C95"/>
    <w:rsid w:val="00596D12"/>
    <w:rsid w:val="00596D83"/>
    <w:rsid w:val="00596DA4"/>
    <w:rsid w:val="00596E82"/>
    <w:rsid w:val="005970B3"/>
    <w:rsid w:val="00597203"/>
    <w:rsid w:val="0059727A"/>
    <w:rsid w:val="005972F5"/>
    <w:rsid w:val="00597527"/>
    <w:rsid w:val="005977B2"/>
    <w:rsid w:val="00597899"/>
    <w:rsid w:val="00597A63"/>
    <w:rsid w:val="00597BAB"/>
    <w:rsid w:val="00597C47"/>
    <w:rsid w:val="00597CD8"/>
    <w:rsid w:val="00597D18"/>
    <w:rsid w:val="00597E22"/>
    <w:rsid w:val="00597E50"/>
    <w:rsid w:val="00597EE0"/>
    <w:rsid w:val="00597F69"/>
    <w:rsid w:val="005A008F"/>
    <w:rsid w:val="005A01A2"/>
    <w:rsid w:val="005A01C3"/>
    <w:rsid w:val="005A0378"/>
    <w:rsid w:val="005A0547"/>
    <w:rsid w:val="005A05DC"/>
    <w:rsid w:val="005A05F8"/>
    <w:rsid w:val="005A06E9"/>
    <w:rsid w:val="005A095B"/>
    <w:rsid w:val="005A0986"/>
    <w:rsid w:val="005A0B36"/>
    <w:rsid w:val="005A0CC2"/>
    <w:rsid w:val="005A0FBC"/>
    <w:rsid w:val="005A101A"/>
    <w:rsid w:val="005A1075"/>
    <w:rsid w:val="005A109F"/>
    <w:rsid w:val="005A1125"/>
    <w:rsid w:val="005A1187"/>
    <w:rsid w:val="005A120A"/>
    <w:rsid w:val="005A123E"/>
    <w:rsid w:val="005A14F9"/>
    <w:rsid w:val="005A157F"/>
    <w:rsid w:val="005A15B2"/>
    <w:rsid w:val="005A16A0"/>
    <w:rsid w:val="005A1901"/>
    <w:rsid w:val="005A1A14"/>
    <w:rsid w:val="005A1C91"/>
    <w:rsid w:val="005A1E6A"/>
    <w:rsid w:val="005A1EE2"/>
    <w:rsid w:val="005A1F03"/>
    <w:rsid w:val="005A1F51"/>
    <w:rsid w:val="005A20D4"/>
    <w:rsid w:val="005A2253"/>
    <w:rsid w:val="005A230A"/>
    <w:rsid w:val="005A231D"/>
    <w:rsid w:val="005A2388"/>
    <w:rsid w:val="005A247C"/>
    <w:rsid w:val="005A24FE"/>
    <w:rsid w:val="005A25F2"/>
    <w:rsid w:val="005A262E"/>
    <w:rsid w:val="005A2674"/>
    <w:rsid w:val="005A28D0"/>
    <w:rsid w:val="005A28FB"/>
    <w:rsid w:val="005A2A26"/>
    <w:rsid w:val="005A2A6C"/>
    <w:rsid w:val="005A2B06"/>
    <w:rsid w:val="005A2C27"/>
    <w:rsid w:val="005A2C88"/>
    <w:rsid w:val="005A2CE7"/>
    <w:rsid w:val="005A2CF2"/>
    <w:rsid w:val="005A2DCF"/>
    <w:rsid w:val="005A2F38"/>
    <w:rsid w:val="005A2F4D"/>
    <w:rsid w:val="005A2F5F"/>
    <w:rsid w:val="005A3015"/>
    <w:rsid w:val="005A3025"/>
    <w:rsid w:val="005A30D6"/>
    <w:rsid w:val="005A33E3"/>
    <w:rsid w:val="005A33F9"/>
    <w:rsid w:val="005A3415"/>
    <w:rsid w:val="005A3470"/>
    <w:rsid w:val="005A34D1"/>
    <w:rsid w:val="005A34F9"/>
    <w:rsid w:val="005A3603"/>
    <w:rsid w:val="005A3AFB"/>
    <w:rsid w:val="005A3B8B"/>
    <w:rsid w:val="005A3BC9"/>
    <w:rsid w:val="005A3D32"/>
    <w:rsid w:val="005A3DA9"/>
    <w:rsid w:val="005A3F51"/>
    <w:rsid w:val="005A41EC"/>
    <w:rsid w:val="005A42FB"/>
    <w:rsid w:val="005A434F"/>
    <w:rsid w:val="005A43ED"/>
    <w:rsid w:val="005A4417"/>
    <w:rsid w:val="005A4438"/>
    <w:rsid w:val="005A4572"/>
    <w:rsid w:val="005A468F"/>
    <w:rsid w:val="005A46DF"/>
    <w:rsid w:val="005A47F1"/>
    <w:rsid w:val="005A4898"/>
    <w:rsid w:val="005A493D"/>
    <w:rsid w:val="005A4A4F"/>
    <w:rsid w:val="005A4A5E"/>
    <w:rsid w:val="005A4B78"/>
    <w:rsid w:val="005A4C07"/>
    <w:rsid w:val="005A4C4C"/>
    <w:rsid w:val="005A4C5C"/>
    <w:rsid w:val="005A4D27"/>
    <w:rsid w:val="005A4E40"/>
    <w:rsid w:val="005A4F3E"/>
    <w:rsid w:val="005A4F3F"/>
    <w:rsid w:val="005A4F84"/>
    <w:rsid w:val="005A5025"/>
    <w:rsid w:val="005A5041"/>
    <w:rsid w:val="005A5209"/>
    <w:rsid w:val="005A5226"/>
    <w:rsid w:val="005A5271"/>
    <w:rsid w:val="005A52CB"/>
    <w:rsid w:val="005A554E"/>
    <w:rsid w:val="005A5553"/>
    <w:rsid w:val="005A596D"/>
    <w:rsid w:val="005A5A61"/>
    <w:rsid w:val="005A5BB9"/>
    <w:rsid w:val="005A5CC0"/>
    <w:rsid w:val="005A5CFF"/>
    <w:rsid w:val="005A5DE2"/>
    <w:rsid w:val="005A5F17"/>
    <w:rsid w:val="005A6159"/>
    <w:rsid w:val="005A6215"/>
    <w:rsid w:val="005A6278"/>
    <w:rsid w:val="005A628D"/>
    <w:rsid w:val="005A64E6"/>
    <w:rsid w:val="005A6577"/>
    <w:rsid w:val="005A667C"/>
    <w:rsid w:val="005A66A9"/>
    <w:rsid w:val="005A6735"/>
    <w:rsid w:val="005A6824"/>
    <w:rsid w:val="005A695D"/>
    <w:rsid w:val="005A69F8"/>
    <w:rsid w:val="005A6A28"/>
    <w:rsid w:val="005A6B81"/>
    <w:rsid w:val="005A6C2B"/>
    <w:rsid w:val="005A6CA3"/>
    <w:rsid w:val="005A6CEA"/>
    <w:rsid w:val="005A6CF3"/>
    <w:rsid w:val="005A6F48"/>
    <w:rsid w:val="005A7029"/>
    <w:rsid w:val="005A702B"/>
    <w:rsid w:val="005A703D"/>
    <w:rsid w:val="005A71BF"/>
    <w:rsid w:val="005A7598"/>
    <w:rsid w:val="005A75A3"/>
    <w:rsid w:val="005A7634"/>
    <w:rsid w:val="005A7687"/>
    <w:rsid w:val="005A7864"/>
    <w:rsid w:val="005A7964"/>
    <w:rsid w:val="005A7A31"/>
    <w:rsid w:val="005A7A5B"/>
    <w:rsid w:val="005A7C25"/>
    <w:rsid w:val="005A7D7B"/>
    <w:rsid w:val="005A7DE8"/>
    <w:rsid w:val="005A7E67"/>
    <w:rsid w:val="005A7F88"/>
    <w:rsid w:val="005B0040"/>
    <w:rsid w:val="005B00A1"/>
    <w:rsid w:val="005B029B"/>
    <w:rsid w:val="005B02A6"/>
    <w:rsid w:val="005B02D6"/>
    <w:rsid w:val="005B0304"/>
    <w:rsid w:val="005B037F"/>
    <w:rsid w:val="005B03A7"/>
    <w:rsid w:val="005B044D"/>
    <w:rsid w:val="005B04EA"/>
    <w:rsid w:val="005B07C2"/>
    <w:rsid w:val="005B07D6"/>
    <w:rsid w:val="005B09C1"/>
    <w:rsid w:val="005B0AB9"/>
    <w:rsid w:val="005B0BC2"/>
    <w:rsid w:val="005B0C0D"/>
    <w:rsid w:val="005B0CBD"/>
    <w:rsid w:val="005B0CE4"/>
    <w:rsid w:val="005B0D08"/>
    <w:rsid w:val="005B0DB3"/>
    <w:rsid w:val="005B0EA3"/>
    <w:rsid w:val="005B10E6"/>
    <w:rsid w:val="005B1351"/>
    <w:rsid w:val="005B1378"/>
    <w:rsid w:val="005B13E9"/>
    <w:rsid w:val="005B14EC"/>
    <w:rsid w:val="005B153E"/>
    <w:rsid w:val="005B158A"/>
    <w:rsid w:val="005B16C7"/>
    <w:rsid w:val="005B1721"/>
    <w:rsid w:val="005B17BF"/>
    <w:rsid w:val="005B1850"/>
    <w:rsid w:val="005B195D"/>
    <w:rsid w:val="005B1A97"/>
    <w:rsid w:val="005B1AFE"/>
    <w:rsid w:val="005B1DA3"/>
    <w:rsid w:val="005B1DA4"/>
    <w:rsid w:val="005B1DEF"/>
    <w:rsid w:val="005B1E4F"/>
    <w:rsid w:val="005B1FD6"/>
    <w:rsid w:val="005B220D"/>
    <w:rsid w:val="005B2212"/>
    <w:rsid w:val="005B2388"/>
    <w:rsid w:val="005B2498"/>
    <w:rsid w:val="005B2547"/>
    <w:rsid w:val="005B2661"/>
    <w:rsid w:val="005B26D5"/>
    <w:rsid w:val="005B27A0"/>
    <w:rsid w:val="005B27B0"/>
    <w:rsid w:val="005B283D"/>
    <w:rsid w:val="005B2873"/>
    <w:rsid w:val="005B287F"/>
    <w:rsid w:val="005B28A9"/>
    <w:rsid w:val="005B28B9"/>
    <w:rsid w:val="005B2935"/>
    <w:rsid w:val="005B29FA"/>
    <w:rsid w:val="005B2B4C"/>
    <w:rsid w:val="005B2CA4"/>
    <w:rsid w:val="005B2D1E"/>
    <w:rsid w:val="005B316C"/>
    <w:rsid w:val="005B3193"/>
    <w:rsid w:val="005B31F1"/>
    <w:rsid w:val="005B32EA"/>
    <w:rsid w:val="005B33CC"/>
    <w:rsid w:val="005B349E"/>
    <w:rsid w:val="005B3507"/>
    <w:rsid w:val="005B36E8"/>
    <w:rsid w:val="005B3868"/>
    <w:rsid w:val="005B38A9"/>
    <w:rsid w:val="005B38FC"/>
    <w:rsid w:val="005B3BA5"/>
    <w:rsid w:val="005B3BD9"/>
    <w:rsid w:val="005B3C15"/>
    <w:rsid w:val="005B3DAA"/>
    <w:rsid w:val="005B3DC4"/>
    <w:rsid w:val="005B3F0C"/>
    <w:rsid w:val="005B41AC"/>
    <w:rsid w:val="005B4358"/>
    <w:rsid w:val="005B449F"/>
    <w:rsid w:val="005B4543"/>
    <w:rsid w:val="005B4607"/>
    <w:rsid w:val="005B46D0"/>
    <w:rsid w:val="005B4726"/>
    <w:rsid w:val="005B4840"/>
    <w:rsid w:val="005B4897"/>
    <w:rsid w:val="005B48D8"/>
    <w:rsid w:val="005B4ACB"/>
    <w:rsid w:val="005B4AEA"/>
    <w:rsid w:val="005B4AEB"/>
    <w:rsid w:val="005B4C34"/>
    <w:rsid w:val="005B4CCD"/>
    <w:rsid w:val="005B4D68"/>
    <w:rsid w:val="005B4D8D"/>
    <w:rsid w:val="005B4E40"/>
    <w:rsid w:val="005B4F26"/>
    <w:rsid w:val="005B4F29"/>
    <w:rsid w:val="005B5175"/>
    <w:rsid w:val="005B5448"/>
    <w:rsid w:val="005B56D9"/>
    <w:rsid w:val="005B57EE"/>
    <w:rsid w:val="005B58B9"/>
    <w:rsid w:val="005B5932"/>
    <w:rsid w:val="005B5A0F"/>
    <w:rsid w:val="005B5B4F"/>
    <w:rsid w:val="005B5C81"/>
    <w:rsid w:val="005B5F74"/>
    <w:rsid w:val="005B5F83"/>
    <w:rsid w:val="005B6399"/>
    <w:rsid w:val="005B6425"/>
    <w:rsid w:val="005B6447"/>
    <w:rsid w:val="005B6481"/>
    <w:rsid w:val="005B651B"/>
    <w:rsid w:val="005B6664"/>
    <w:rsid w:val="005B66DF"/>
    <w:rsid w:val="005B6A5F"/>
    <w:rsid w:val="005B6A96"/>
    <w:rsid w:val="005B6CAB"/>
    <w:rsid w:val="005B6E80"/>
    <w:rsid w:val="005B6EE1"/>
    <w:rsid w:val="005B7024"/>
    <w:rsid w:val="005B7161"/>
    <w:rsid w:val="005B716E"/>
    <w:rsid w:val="005B7267"/>
    <w:rsid w:val="005B734D"/>
    <w:rsid w:val="005B7377"/>
    <w:rsid w:val="005B7518"/>
    <w:rsid w:val="005B75A0"/>
    <w:rsid w:val="005B764C"/>
    <w:rsid w:val="005B77C1"/>
    <w:rsid w:val="005B78EC"/>
    <w:rsid w:val="005B796F"/>
    <w:rsid w:val="005B79C9"/>
    <w:rsid w:val="005B79DF"/>
    <w:rsid w:val="005B7A38"/>
    <w:rsid w:val="005B7DDD"/>
    <w:rsid w:val="005B7F44"/>
    <w:rsid w:val="005C0142"/>
    <w:rsid w:val="005C023E"/>
    <w:rsid w:val="005C02EA"/>
    <w:rsid w:val="005C0307"/>
    <w:rsid w:val="005C0319"/>
    <w:rsid w:val="005C0432"/>
    <w:rsid w:val="005C04A5"/>
    <w:rsid w:val="005C058E"/>
    <w:rsid w:val="005C05A2"/>
    <w:rsid w:val="005C0654"/>
    <w:rsid w:val="005C0736"/>
    <w:rsid w:val="005C0885"/>
    <w:rsid w:val="005C08D3"/>
    <w:rsid w:val="005C099C"/>
    <w:rsid w:val="005C0C3C"/>
    <w:rsid w:val="005C0F5F"/>
    <w:rsid w:val="005C0FEB"/>
    <w:rsid w:val="005C1003"/>
    <w:rsid w:val="005C134B"/>
    <w:rsid w:val="005C135D"/>
    <w:rsid w:val="005C13BD"/>
    <w:rsid w:val="005C13F7"/>
    <w:rsid w:val="005C143B"/>
    <w:rsid w:val="005C1497"/>
    <w:rsid w:val="005C14E1"/>
    <w:rsid w:val="005C1525"/>
    <w:rsid w:val="005C1543"/>
    <w:rsid w:val="005C17A4"/>
    <w:rsid w:val="005C1830"/>
    <w:rsid w:val="005C1893"/>
    <w:rsid w:val="005C18B9"/>
    <w:rsid w:val="005C19A6"/>
    <w:rsid w:val="005C1B24"/>
    <w:rsid w:val="005C1B63"/>
    <w:rsid w:val="005C1D03"/>
    <w:rsid w:val="005C1E43"/>
    <w:rsid w:val="005C1E53"/>
    <w:rsid w:val="005C1F73"/>
    <w:rsid w:val="005C21C9"/>
    <w:rsid w:val="005C25B6"/>
    <w:rsid w:val="005C2778"/>
    <w:rsid w:val="005C279B"/>
    <w:rsid w:val="005C2970"/>
    <w:rsid w:val="005C29CA"/>
    <w:rsid w:val="005C2CA2"/>
    <w:rsid w:val="005C2D4C"/>
    <w:rsid w:val="005C2FB9"/>
    <w:rsid w:val="005C2FE8"/>
    <w:rsid w:val="005C30EE"/>
    <w:rsid w:val="005C30F7"/>
    <w:rsid w:val="005C3466"/>
    <w:rsid w:val="005C34CC"/>
    <w:rsid w:val="005C34F8"/>
    <w:rsid w:val="005C3657"/>
    <w:rsid w:val="005C365C"/>
    <w:rsid w:val="005C36C1"/>
    <w:rsid w:val="005C38AB"/>
    <w:rsid w:val="005C3966"/>
    <w:rsid w:val="005C3970"/>
    <w:rsid w:val="005C3A8A"/>
    <w:rsid w:val="005C3DBE"/>
    <w:rsid w:val="005C3E7C"/>
    <w:rsid w:val="005C3FE9"/>
    <w:rsid w:val="005C4029"/>
    <w:rsid w:val="005C4234"/>
    <w:rsid w:val="005C43A5"/>
    <w:rsid w:val="005C43AF"/>
    <w:rsid w:val="005C4565"/>
    <w:rsid w:val="005C487E"/>
    <w:rsid w:val="005C4CF8"/>
    <w:rsid w:val="005C4DDC"/>
    <w:rsid w:val="005C4E42"/>
    <w:rsid w:val="005C4F88"/>
    <w:rsid w:val="005C50B9"/>
    <w:rsid w:val="005C514C"/>
    <w:rsid w:val="005C515F"/>
    <w:rsid w:val="005C51FF"/>
    <w:rsid w:val="005C522E"/>
    <w:rsid w:val="005C53CF"/>
    <w:rsid w:val="005C53E5"/>
    <w:rsid w:val="005C5478"/>
    <w:rsid w:val="005C5613"/>
    <w:rsid w:val="005C578E"/>
    <w:rsid w:val="005C57F4"/>
    <w:rsid w:val="005C5C96"/>
    <w:rsid w:val="005C5D16"/>
    <w:rsid w:val="005C5E9A"/>
    <w:rsid w:val="005C6206"/>
    <w:rsid w:val="005C6370"/>
    <w:rsid w:val="005C68C0"/>
    <w:rsid w:val="005C6B2E"/>
    <w:rsid w:val="005C6C67"/>
    <w:rsid w:val="005C6CAF"/>
    <w:rsid w:val="005C6CFD"/>
    <w:rsid w:val="005C6D43"/>
    <w:rsid w:val="005C6DA5"/>
    <w:rsid w:val="005C6EBB"/>
    <w:rsid w:val="005C6F80"/>
    <w:rsid w:val="005C7016"/>
    <w:rsid w:val="005C70C8"/>
    <w:rsid w:val="005C718F"/>
    <w:rsid w:val="005C71CC"/>
    <w:rsid w:val="005C7293"/>
    <w:rsid w:val="005C7402"/>
    <w:rsid w:val="005C740C"/>
    <w:rsid w:val="005C760D"/>
    <w:rsid w:val="005C784B"/>
    <w:rsid w:val="005C7916"/>
    <w:rsid w:val="005C7ACB"/>
    <w:rsid w:val="005C7B47"/>
    <w:rsid w:val="005C7C06"/>
    <w:rsid w:val="005C7C80"/>
    <w:rsid w:val="005C7DA8"/>
    <w:rsid w:val="005C7E6C"/>
    <w:rsid w:val="005D0032"/>
    <w:rsid w:val="005D01C3"/>
    <w:rsid w:val="005D0242"/>
    <w:rsid w:val="005D0356"/>
    <w:rsid w:val="005D0385"/>
    <w:rsid w:val="005D0397"/>
    <w:rsid w:val="005D0557"/>
    <w:rsid w:val="005D066F"/>
    <w:rsid w:val="005D06F0"/>
    <w:rsid w:val="005D071F"/>
    <w:rsid w:val="005D075D"/>
    <w:rsid w:val="005D0944"/>
    <w:rsid w:val="005D0973"/>
    <w:rsid w:val="005D0AA5"/>
    <w:rsid w:val="005D0D2B"/>
    <w:rsid w:val="005D0F4A"/>
    <w:rsid w:val="005D0FEE"/>
    <w:rsid w:val="005D105D"/>
    <w:rsid w:val="005D12C5"/>
    <w:rsid w:val="005D1330"/>
    <w:rsid w:val="005D133A"/>
    <w:rsid w:val="005D1396"/>
    <w:rsid w:val="005D13CA"/>
    <w:rsid w:val="005D13E5"/>
    <w:rsid w:val="005D1599"/>
    <w:rsid w:val="005D17FF"/>
    <w:rsid w:val="005D1904"/>
    <w:rsid w:val="005D1BD1"/>
    <w:rsid w:val="005D1BEE"/>
    <w:rsid w:val="005D227C"/>
    <w:rsid w:val="005D2356"/>
    <w:rsid w:val="005D2546"/>
    <w:rsid w:val="005D2682"/>
    <w:rsid w:val="005D2970"/>
    <w:rsid w:val="005D2AE4"/>
    <w:rsid w:val="005D2BBC"/>
    <w:rsid w:val="005D2C6A"/>
    <w:rsid w:val="005D2FBF"/>
    <w:rsid w:val="005D3020"/>
    <w:rsid w:val="005D314A"/>
    <w:rsid w:val="005D3245"/>
    <w:rsid w:val="005D3299"/>
    <w:rsid w:val="005D32F7"/>
    <w:rsid w:val="005D33F8"/>
    <w:rsid w:val="005D350B"/>
    <w:rsid w:val="005D3762"/>
    <w:rsid w:val="005D38D8"/>
    <w:rsid w:val="005D3924"/>
    <w:rsid w:val="005D39AE"/>
    <w:rsid w:val="005D3B85"/>
    <w:rsid w:val="005D3C26"/>
    <w:rsid w:val="005D3C66"/>
    <w:rsid w:val="005D3CB8"/>
    <w:rsid w:val="005D3CE1"/>
    <w:rsid w:val="005D3D49"/>
    <w:rsid w:val="005D3E53"/>
    <w:rsid w:val="005D3EE0"/>
    <w:rsid w:val="005D4302"/>
    <w:rsid w:val="005D4314"/>
    <w:rsid w:val="005D433B"/>
    <w:rsid w:val="005D44FA"/>
    <w:rsid w:val="005D45CA"/>
    <w:rsid w:val="005D4743"/>
    <w:rsid w:val="005D494F"/>
    <w:rsid w:val="005D4B09"/>
    <w:rsid w:val="005D4CD4"/>
    <w:rsid w:val="005D4D12"/>
    <w:rsid w:val="005D4D1C"/>
    <w:rsid w:val="005D4D45"/>
    <w:rsid w:val="005D4D5D"/>
    <w:rsid w:val="005D4D63"/>
    <w:rsid w:val="005D4DCD"/>
    <w:rsid w:val="005D4FA5"/>
    <w:rsid w:val="005D5026"/>
    <w:rsid w:val="005D5091"/>
    <w:rsid w:val="005D509C"/>
    <w:rsid w:val="005D52DB"/>
    <w:rsid w:val="005D5386"/>
    <w:rsid w:val="005D55F1"/>
    <w:rsid w:val="005D5662"/>
    <w:rsid w:val="005D586D"/>
    <w:rsid w:val="005D5878"/>
    <w:rsid w:val="005D58C9"/>
    <w:rsid w:val="005D5BEC"/>
    <w:rsid w:val="005D5C46"/>
    <w:rsid w:val="005D5D05"/>
    <w:rsid w:val="005D5D51"/>
    <w:rsid w:val="005D5E36"/>
    <w:rsid w:val="005D608D"/>
    <w:rsid w:val="005D60C9"/>
    <w:rsid w:val="005D613F"/>
    <w:rsid w:val="005D61A7"/>
    <w:rsid w:val="005D61AD"/>
    <w:rsid w:val="005D6375"/>
    <w:rsid w:val="005D63C8"/>
    <w:rsid w:val="005D6403"/>
    <w:rsid w:val="005D64EB"/>
    <w:rsid w:val="005D6670"/>
    <w:rsid w:val="005D67C9"/>
    <w:rsid w:val="005D681D"/>
    <w:rsid w:val="005D682B"/>
    <w:rsid w:val="005D6906"/>
    <w:rsid w:val="005D6945"/>
    <w:rsid w:val="005D69D9"/>
    <w:rsid w:val="005D6ACD"/>
    <w:rsid w:val="005D6B9A"/>
    <w:rsid w:val="005D6C28"/>
    <w:rsid w:val="005D6C66"/>
    <w:rsid w:val="005D6D2E"/>
    <w:rsid w:val="005D6D58"/>
    <w:rsid w:val="005D6D63"/>
    <w:rsid w:val="005D6D64"/>
    <w:rsid w:val="005D6D72"/>
    <w:rsid w:val="005D6DD2"/>
    <w:rsid w:val="005D6DF1"/>
    <w:rsid w:val="005D6E56"/>
    <w:rsid w:val="005D6EB0"/>
    <w:rsid w:val="005D7053"/>
    <w:rsid w:val="005D7096"/>
    <w:rsid w:val="005D722D"/>
    <w:rsid w:val="005D7291"/>
    <w:rsid w:val="005D73C8"/>
    <w:rsid w:val="005D7651"/>
    <w:rsid w:val="005D76DA"/>
    <w:rsid w:val="005D772A"/>
    <w:rsid w:val="005D77AE"/>
    <w:rsid w:val="005D77CA"/>
    <w:rsid w:val="005D7945"/>
    <w:rsid w:val="005D79B4"/>
    <w:rsid w:val="005D7A08"/>
    <w:rsid w:val="005D7C65"/>
    <w:rsid w:val="005D7C90"/>
    <w:rsid w:val="005D7D17"/>
    <w:rsid w:val="005D7E25"/>
    <w:rsid w:val="005D7E9E"/>
    <w:rsid w:val="005E005D"/>
    <w:rsid w:val="005E0091"/>
    <w:rsid w:val="005E0180"/>
    <w:rsid w:val="005E03C2"/>
    <w:rsid w:val="005E04E5"/>
    <w:rsid w:val="005E050D"/>
    <w:rsid w:val="005E052A"/>
    <w:rsid w:val="005E066C"/>
    <w:rsid w:val="005E072C"/>
    <w:rsid w:val="005E07FA"/>
    <w:rsid w:val="005E0954"/>
    <w:rsid w:val="005E097D"/>
    <w:rsid w:val="005E0A48"/>
    <w:rsid w:val="005E0A56"/>
    <w:rsid w:val="005E0AB3"/>
    <w:rsid w:val="005E0BC3"/>
    <w:rsid w:val="005E0C32"/>
    <w:rsid w:val="005E0C7B"/>
    <w:rsid w:val="005E0CD1"/>
    <w:rsid w:val="005E0DF7"/>
    <w:rsid w:val="005E0E03"/>
    <w:rsid w:val="005E0E35"/>
    <w:rsid w:val="005E0E5B"/>
    <w:rsid w:val="005E0E69"/>
    <w:rsid w:val="005E0E74"/>
    <w:rsid w:val="005E0E94"/>
    <w:rsid w:val="005E0F9A"/>
    <w:rsid w:val="005E1108"/>
    <w:rsid w:val="005E1164"/>
    <w:rsid w:val="005E117B"/>
    <w:rsid w:val="005E1285"/>
    <w:rsid w:val="005E1350"/>
    <w:rsid w:val="005E1358"/>
    <w:rsid w:val="005E13DF"/>
    <w:rsid w:val="005E14BC"/>
    <w:rsid w:val="005E1505"/>
    <w:rsid w:val="005E15D2"/>
    <w:rsid w:val="005E1781"/>
    <w:rsid w:val="005E17C8"/>
    <w:rsid w:val="005E1884"/>
    <w:rsid w:val="005E1A04"/>
    <w:rsid w:val="005E1C24"/>
    <w:rsid w:val="005E1CC7"/>
    <w:rsid w:val="005E1CD8"/>
    <w:rsid w:val="005E1F7C"/>
    <w:rsid w:val="005E2194"/>
    <w:rsid w:val="005E2291"/>
    <w:rsid w:val="005E2378"/>
    <w:rsid w:val="005E23F9"/>
    <w:rsid w:val="005E2627"/>
    <w:rsid w:val="005E27D1"/>
    <w:rsid w:val="005E290A"/>
    <w:rsid w:val="005E2AD5"/>
    <w:rsid w:val="005E2B09"/>
    <w:rsid w:val="005E2BE7"/>
    <w:rsid w:val="005E2D0B"/>
    <w:rsid w:val="005E2F61"/>
    <w:rsid w:val="005E30FD"/>
    <w:rsid w:val="005E3101"/>
    <w:rsid w:val="005E32B2"/>
    <w:rsid w:val="005E3352"/>
    <w:rsid w:val="005E3414"/>
    <w:rsid w:val="005E3437"/>
    <w:rsid w:val="005E34D1"/>
    <w:rsid w:val="005E3565"/>
    <w:rsid w:val="005E3570"/>
    <w:rsid w:val="005E36D8"/>
    <w:rsid w:val="005E377B"/>
    <w:rsid w:val="005E377D"/>
    <w:rsid w:val="005E37BE"/>
    <w:rsid w:val="005E391E"/>
    <w:rsid w:val="005E39AE"/>
    <w:rsid w:val="005E3AAC"/>
    <w:rsid w:val="005E403D"/>
    <w:rsid w:val="005E406D"/>
    <w:rsid w:val="005E4092"/>
    <w:rsid w:val="005E415A"/>
    <w:rsid w:val="005E41FB"/>
    <w:rsid w:val="005E4228"/>
    <w:rsid w:val="005E430E"/>
    <w:rsid w:val="005E46E2"/>
    <w:rsid w:val="005E4731"/>
    <w:rsid w:val="005E476B"/>
    <w:rsid w:val="005E47F4"/>
    <w:rsid w:val="005E487B"/>
    <w:rsid w:val="005E489D"/>
    <w:rsid w:val="005E498D"/>
    <w:rsid w:val="005E4C04"/>
    <w:rsid w:val="005E4D0D"/>
    <w:rsid w:val="005E4E1B"/>
    <w:rsid w:val="005E4E86"/>
    <w:rsid w:val="005E50EE"/>
    <w:rsid w:val="005E50FA"/>
    <w:rsid w:val="005E513F"/>
    <w:rsid w:val="005E546B"/>
    <w:rsid w:val="005E56AD"/>
    <w:rsid w:val="005E56AE"/>
    <w:rsid w:val="005E56C5"/>
    <w:rsid w:val="005E56F7"/>
    <w:rsid w:val="005E5723"/>
    <w:rsid w:val="005E5844"/>
    <w:rsid w:val="005E591A"/>
    <w:rsid w:val="005E5996"/>
    <w:rsid w:val="005E5A03"/>
    <w:rsid w:val="005E5A50"/>
    <w:rsid w:val="005E5A8B"/>
    <w:rsid w:val="005E5A99"/>
    <w:rsid w:val="005E5AD5"/>
    <w:rsid w:val="005E5BF7"/>
    <w:rsid w:val="005E5FC0"/>
    <w:rsid w:val="005E5FC8"/>
    <w:rsid w:val="005E62F6"/>
    <w:rsid w:val="005E6478"/>
    <w:rsid w:val="005E65CC"/>
    <w:rsid w:val="005E672E"/>
    <w:rsid w:val="005E695E"/>
    <w:rsid w:val="005E6A15"/>
    <w:rsid w:val="005E6AD8"/>
    <w:rsid w:val="005E6B14"/>
    <w:rsid w:val="005E6D62"/>
    <w:rsid w:val="005E6FCD"/>
    <w:rsid w:val="005E7277"/>
    <w:rsid w:val="005E739E"/>
    <w:rsid w:val="005E73A0"/>
    <w:rsid w:val="005E745F"/>
    <w:rsid w:val="005E7577"/>
    <w:rsid w:val="005E7625"/>
    <w:rsid w:val="005E7657"/>
    <w:rsid w:val="005E76E8"/>
    <w:rsid w:val="005E774C"/>
    <w:rsid w:val="005E77BD"/>
    <w:rsid w:val="005E7817"/>
    <w:rsid w:val="005E78F0"/>
    <w:rsid w:val="005E7943"/>
    <w:rsid w:val="005E795E"/>
    <w:rsid w:val="005E79DC"/>
    <w:rsid w:val="005E7ABA"/>
    <w:rsid w:val="005E7AD3"/>
    <w:rsid w:val="005F01E5"/>
    <w:rsid w:val="005F01FB"/>
    <w:rsid w:val="005F030C"/>
    <w:rsid w:val="005F04D1"/>
    <w:rsid w:val="005F05EE"/>
    <w:rsid w:val="005F0658"/>
    <w:rsid w:val="005F0827"/>
    <w:rsid w:val="005F0981"/>
    <w:rsid w:val="005F09CA"/>
    <w:rsid w:val="005F0BE5"/>
    <w:rsid w:val="005F0DD1"/>
    <w:rsid w:val="005F0DDF"/>
    <w:rsid w:val="005F0E12"/>
    <w:rsid w:val="005F0F0F"/>
    <w:rsid w:val="005F0F2E"/>
    <w:rsid w:val="005F0F6F"/>
    <w:rsid w:val="005F0F9A"/>
    <w:rsid w:val="005F0FC0"/>
    <w:rsid w:val="005F100D"/>
    <w:rsid w:val="005F11CA"/>
    <w:rsid w:val="005F1244"/>
    <w:rsid w:val="005F124A"/>
    <w:rsid w:val="005F13F9"/>
    <w:rsid w:val="005F1511"/>
    <w:rsid w:val="005F1573"/>
    <w:rsid w:val="005F162E"/>
    <w:rsid w:val="005F17CB"/>
    <w:rsid w:val="005F17D3"/>
    <w:rsid w:val="005F17DC"/>
    <w:rsid w:val="005F185B"/>
    <w:rsid w:val="005F18DE"/>
    <w:rsid w:val="005F1969"/>
    <w:rsid w:val="005F1A7E"/>
    <w:rsid w:val="005F1A83"/>
    <w:rsid w:val="005F1B35"/>
    <w:rsid w:val="005F1C63"/>
    <w:rsid w:val="005F1C9A"/>
    <w:rsid w:val="005F1CA0"/>
    <w:rsid w:val="005F1CA7"/>
    <w:rsid w:val="005F1EC7"/>
    <w:rsid w:val="005F1EC8"/>
    <w:rsid w:val="005F22C7"/>
    <w:rsid w:val="005F241B"/>
    <w:rsid w:val="005F242C"/>
    <w:rsid w:val="005F2550"/>
    <w:rsid w:val="005F255A"/>
    <w:rsid w:val="005F2620"/>
    <w:rsid w:val="005F26D0"/>
    <w:rsid w:val="005F2707"/>
    <w:rsid w:val="005F295E"/>
    <w:rsid w:val="005F2AB5"/>
    <w:rsid w:val="005F2B19"/>
    <w:rsid w:val="005F2BB5"/>
    <w:rsid w:val="005F2C5A"/>
    <w:rsid w:val="005F2CF0"/>
    <w:rsid w:val="005F2DB7"/>
    <w:rsid w:val="005F2E76"/>
    <w:rsid w:val="005F2FAD"/>
    <w:rsid w:val="005F30BD"/>
    <w:rsid w:val="005F3206"/>
    <w:rsid w:val="005F335D"/>
    <w:rsid w:val="005F3495"/>
    <w:rsid w:val="005F37FC"/>
    <w:rsid w:val="005F391C"/>
    <w:rsid w:val="005F3929"/>
    <w:rsid w:val="005F399D"/>
    <w:rsid w:val="005F3DCD"/>
    <w:rsid w:val="005F3F19"/>
    <w:rsid w:val="005F3F9A"/>
    <w:rsid w:val="005F3FD3"/>
    <w:rsid w:val="005F4111"/>
    <w:rsid w:val="005F4125"/>
    <w:rsid w:val="005F4174"/>
    <w:rsid w:val="005F419D"/>
    <w:rsid w:val="005F419E"/>
    <w:rsid w:val="005F41CA"/>
    <w:rsid w:val="005F4285"/>
    <w:rsid w:val="005F42CC"/>
    <w:rsid w:val="005F42DD"/>
    <w:rsid w:val="005F4307"/>
    <w:rsid w:val="005F434B"/>
    <w:rsid w:val="005F45CC"/>
    <w:rsid w:val="005F463F"/>
    <w:rsid w:val="005F47C9"/>
    <w:rsid w:val="005F49D0"/>
    <w:rsid w:val="005F4B70"/>
    <w:rsid w:val="005F4BD7"/>
    <w:rsid w:val="005F4D15"/>
    <w:rsid w:val="005F4DCB"/>
    <w:rsid w:val="005F4EDC"/>
    <w:rsid w:val="005F4F1E"/>
    <w:rsid w:val="005F4FD3"/>
    <w:rsid w:val="005F4FEA"/>
    <w:rsid w:val="005F50DE"/>
    <w:rsid w:val="005F513E"/>
    <w:rsid w:val="005F524C"/>
    <w:rsid w:val="005F52CF"/>
    <w:rsid w:val="005F530C"/>
    <w:rsid w:val="005F53F4"/>
    <w:rsid w:val="005F5403"/>
    <w:rsid w:val="005F5472"/>
    <w:rsid w:val="005F5537"/>
    <w:rsid w:val="005F5682"/>
    <w:rsid w:val="005F5944"/>
    <w:rsid w:val="005F5AF2"/>
    <w:rsid w:val="005F5BC0"/>
    <w:rsid w:val="005F5CB0"/>
    <w:rsid w:val="005F5CE2"/>
    <w:rsid w:val="005F5E26"/>
    <w:rsid w:val="005F5E28"/>
    <w:rsid w:val="005F5E70"/>
    <w:rsid w:val="005F5F83"/>
    <w:rsid w:val="005F5F84"/>
    <w:rsid w:val="005F617B"/>
    <w:rsid w:val="005F618E"/>
    <w:rsid w:val="005F61C7"/>
    <w:rsid w:val="005F61DD"/>
    <w:rsid w:val="005F6779"/>
    <w:rsid w:val="005F6A84"/>
    <w:rsid w:val="005F6CB0"/>
    <w:rsid w:val="005F6E4C"/>
    <w:rsid w:val="005F6E61"/>
    <w:rsid w:val="005F6FB4"/>
    <w:rsid w:val="005F6FCB"/>
    <w:rsid w:val="005F716C"/>
    <w:rsid w:val="005F7190"/>
    <w:rsid w:val="005F71B5"/>
    <w:rsid w:val="005F72DC"/>
    <w:rsid w:val="005F72F6"/>
    <w:rsid w:val="005F730C"/>
    <w:rsid w:val="005F7435"/>
    <w:rsid w:val="005F778C"/>
    <w:rsid w:val="005F77AC"/>
    <w:rsid w:val="005F7BD0"/>
    <w:rsid w:val="005F7D78"/>
    <w:rsid w:val="005F7E48"/>
    <w:rsid w:val="005F7EC0"/>
    <w:rsid w:val="00600013"/>
    <w:rsid w:val="006000FF"/>
    <w:rsid w:val="00600178"/>
    <w:rsid w:val="00600229"/>
    <w:rsid w:val="006002EC"/>
    <w:rsid w:val="00600340"/>
    <w:rsid w:val="0060034B"/>
    <w:rsid w:val="00600434"/>
    <w:rsid w:val="006004A7"/>
    <w:rsid w:val="006005B9"/>
    <w:rsid w:val="006006B3"/>
    <w:rsid w:val="0060080D"/>
    <w:rsid w:val="0060086B"/>
    <w:rsid w:val="00600893"/>
    <w:rsid w:val="00600945"/>
    <w:rsid w:val="00600A0C"/>
    <w:rsid w:val="00600A9D"/>
    <w:rsid w:val="00600AD7"/>
    <w:rsid w:val="00600B2A"/>
    <w:rsid w:val="00600B4D"/>
    <w:rsid w:val="00600C44"/>
    <w:rsid w:val="00600C83"/>
    <w:rsid w:val="00600D16"/>
    <w:rsid w:val="00600D31"/>
    <w:rsid w:val="00601051"/>
    <w:rsid w:val="00601293"/>
    <w:rsid w:val="006014CE"/>
    <w:rsid w:val="0060162C"/>
    <w:rsid w:val="0060185F"/>
    <w:rsid w:val="006018E8"/>
    <w:rsid w:val="006018EC"/>
    <w:rsid w:val="006019E5"/>
    <w:rsid w:val="00601B41"/>
    <w:rsid w:val="00601C14"/>
    <w:rsid w:val="00601D7B"/>
    <w:rsid w:val="00601E89"/>
    <w:rsid w:val="00601FDD"/>
    <w:rsid w:val="00602232"/>
    <w:rsid w:val="00602317"/>
    <w:rsid w:val="00602466"/>
    <w:rsid w:val="006025AE"/>
    <w:rsid w:val="00602682"/>
    <w:rsid w:val="00602740"/>
    <w:rsid w:val="006028A2"/>
    <w:rsid w:val="006028A4"/>
    <w:rsid w:val="006028D7"/>
    <w:rsid w:val="00602904"/>
    <w:rsid w:val="00602B18"/>
    <w:rsid w:val="00602BC3"/>
    <w:rsid w:val="00602C46"/>
    <w:rsid w:val="00602D73"/>
    <w:rsid w:val="00602DB9"/>
    <w:rsid w:val="00602E2D"/>
    <w:rsid w:val="00602EA5"/>
    <w:rsid w:val="00602FB8"/>
    <w:rsid w:val="00602FD7"/>
    <w:rsid w:val="0060314A"/>
    <w:rsid w:val="006032B6"/>
    <w:rsid w:val="00603394"/>
    <w:rsid w:val="0060342E"/>
    <w:rsid w:val="006034D6"/>
    <w:rsid w:val="006035E1"/>
    <w:rsid w:val="00603643"/>
    <w:rsid w:val="0060378F"/>
    <w:rsid w:val="006037B7"/>
    <w:rsid w:val="006037DF"/>
    <w:rsid w:val="00603A75"/>
    <w:rsid w:val="00603CF1"/>
    <w:rsid w:val="00603E53"/>
    <w:rsid w:val="00603F37"/>
    <w:rsid w:val="0060406C"/>
    <w:rsid w:val="006040D2"/>
    <w:rsid w:val="00604196"/>
    <w:rsid w:val="00604379"/>
    <w:rsid w:val="00604542"/>
    <w:rsid w:val="006047E6"/>
    <w:rsid w:val="006048B9"/>
    <w:rsid w:val="006048D4"/>
    <w:rsid w:val="00604978"/>
    <w:rsid w:val="0060499B"/>
    <w:rsid w:val="00604ACA"/>
    <w:rsid w:val="00604D50"/>
    <w:rsid w:val="00604EC5"/>
    <w:rsid w:val="00604FB9"/>
    <w:rsid w:val="00605189"/>
    <w:rsid w:val="00605252"/>
    <w:rsid w:val="0060526E"/>
    <w:rsid w:val="0060530A"/>
    <w:rsid w:val="00605407"/>
    <w:rsid w:val="0060544C"/>
    <w:rsid w:val="00605475"/>
    <w:rsid w:val="006056BE"/>
    <w:rsid w:val="006056E6"/>
    <w:rsid w:val="00605784"/>
    <w:rsid w:val="00605790"/>
    <w:rsid w:val="0060583E"/>
    <w:rsid w:val="0060585B"/>
    <w:rsid w:val="006059EF"/>
    <w:rsid w:val="00605A20"/>
    <w:rsid w:val="00606005"/>
    <w:rsid w:val="00606090"/>
    <w:rsid w:val="006060D2"/>
    <w:rsid w:val="006060DB"/>
    <w:rsid w:val="006062D6"/>
    <w:rsid w:val="00606376"/>
    <w:rsid w:val="00606399"/>
    <w:rsid w:val="0060639E"/>
    <w:rsid w:val="006064EB"/>
    <w:rsid w:val="00606616"/>
    <w:rsid w:val="0060677A"/>
    <w:rsid w:val="00606947"/>
    <w:rsid w:val="00606A69"/>
    <w:rsid w:val="00606B80"/>
    <w:rsid w:val="00606CE0"/>
    <w:rsid w:val="00606D20"/>
    <w:rsid w:val="00606D7B"/>
    <w:rsid w:val="00606E90"/>
    <w:rsid w:val="00606E97"/>
    <w:rsid w:val="00606F95"/>
    <w:rsid w:val="00607296"/>
    <w:rsid w:val="00607360"/>
    <w:rsid w:val="0060748F"/>
    <w:rsid w:val="00607492"/>
    <w:rsid w:val="00607693"/>
    <w:rsid w:val="006077B3"/>
    <w:rsid w:val="006077E8"/>
    <w:rsid w:val="0060788E"/>
    <w:rsid w:val="006078E9"/>
    <w:rsid w:val="00607C52"/>
    <w:rsid w:val="00607C67"/>
    <w:rsid w:val="00607C71"/>
    <w:rsid w:val="00607C99"/>
    <w:rsid w:val="00607D11"/>
    <w:rsid w:val="00607D2D"/>
    <w:rsid w:val="00607D5E"/>
    <w:rsid w:val="00607DD4"/>
    <w:rsid w:val="00607E10"/>
    <w:rsid w:val="0061008A"/>
    <w:rsid w:val="006101E6"/>
    <w:rsid w:val="00610323"/>
    <w:rsid w:val="006103DE"/>
    <w:rsid w:val="0061058B"/>
    <w:rsid w:val="006106AD"/>
    <w:rsid w:val="006107E8"/>
    <w:rsid w:val="0061096D"/>
    <w:rsid w:val="006110D2"/>
    <w:rsid w:val="006110F9"/>
    <w:rsid w:val="00611184"/>
    <w:rsid w:val="0061146F"/>
    <w:rsid w:val="006114F9"/>
    <w:rsid w:val="00611515"/>
    <w:rsid w:val="0061166C"/>
    <w:rsid w:val="00611776"/>
    <w:rsid w:val="006118C4"/>
    <w:rsid w:val="0061196E"/>
    <w:rsid w:val="00611ADF"/>
    <w:rsid w:val="00611AFA"/>
    <w:rsid w:val="00611CD8"/>
    <w:rsid w:val="00611E73"/>
    <w:rsid w:val="00611E93"/>
    <w:rsid w:val="00611F3C"/>
    <w:rsid w:val="00611F46"/>
    <w:rsid w:val="006120DA"/>
    <w:rsid w:val="00612478"/>
    <w:rsid w:val="006125BA"/>
    <w:rsid w:val="00612608"/>
    <w:rsid w:val="0061270D"/>
    <w:rsid w:val="00612784"/>
    <w:rsid w:val="006127E1"/>
    <w:rsid w:val="0061280F"/>
    <w:rsid w:val="0061283E"/>
    <w:rsid w:val="006128A2"/>
    <w:rsid w:val="006129FD"/>
    <w:rsid w:val="00612A86"/>
    <w:rsid w:val="00612B01"/>
    <w:rsid w:val="00612B58"/>
    <w:rsid w:val="00612BE9"/>
    <w:rsid w:val="00612EC7"/>
    <w:rsid w:val="00612F02"/>
    <w:rsid w:val="00612F1D"/>
    <w:rsid w:val="0061300E"/>
    <w:rsid w:val="00613035"/>
    <w:rsid w:val="0061306E"/>
    <w:rsid w:val="0061309D"/>
    <w:rsid w:val="006130F7"/>
    <w:rsid w:val="00613144"/>
    <w:rsid w:val="00613385"/>
    <w:rsid w:val="00613449"/>
    <w:rsid w:val="00613558"/>
    <w:rsid w:val="0061390A"/>
    <w:rsid w:val="00613932"/>
    <w:rsid w:val="00613A6A"/>
    <w:rsid w:val="00613AB4"/>
    <w:rsid w:val="00613AD8"/>
    <w:rsid w:val="00613C0B"/>
    <w:rsid w:val="00613C0D"/>
    <w:rsid w:val="00613C81"/>
    <w:rsid w:val="00613CDF"/>
    <w:rsid w:val="00613F70"/>
    <w:rsid w:val="00614093"/>
    <w:rsid w:val="00614214"/>
    <w:rsid w:val="006145CA"/>
    <w:rsid w:val="00614631"/>
    <w:rsid w:val="0061470B"/>
    <w:rsid w:val="00614914"/>
    <w:rsid w:val="006149B5"/>
    <w:rsid w:val="00614A0B"/>
    <w:rsid w:val="00614A80"/>
    <w:rsid w:val="00614B28"/>
    <w:rsid w:val="00614C41"/>
    <w:rsid w:val="00614D63"/>
    <w:rsid w:val="00614DEA"/>
    <w:rsid w:val="00614EDB"/>
    <w:rsid w:val="00614FE8"/>
    <w:rsid w:val="006151AB"/>
    <w:rsid w:val="00615308"/>
    <w:rsid w:val="00615311"/>
    <w:rsid w:val="00615382"/>
    <w:rsid w:val="006154CA"/>
    <w:rsid w:val="006155C3"/>
    <w:rsid w:val="00615637"/>
    <w:rsid w:val="00615779"/>
    <w:rsid w:val="00615820"/>
    <w:rsid w:val="006158EE"/>
    <w:rsid w:val="006158FA"/>
    <w:rsid w:val="00615906"/>
    <w:rsid w:val="00615A19"/>
    <w:rsid w:val="00615B68"/>
    <w:rsid w:val="00615C53"/>
    <w:rsid w:val="00615D09"/>
    <w:rsid w:val="00615E69"/>
    <w:rsid w:val="00615E83"/>
    <w:rsid w:val="00615F72"/>
    <w:rsid w:val="00616088"/>
    <w:rsid w:val="0061608D"/>
    <w:rsid w:val="006160DE"/>
    <w:rsid w:val="00616223"/>
    <w:rsid w:val="00616320"/>
    <w:rsid w:val="00616414"/>
    <w:rsid w:val="0061643D"/>
    <w:rsid w:val="006165C5"/>
    <w:rsid w:val="006167CB"/>
    <w:rsid w:val="00616888"/>
    <w:rsid w:val="006169DD"/>
    <w:rsid w:val="006169ED"/>
    <w:rsid w:val="00616A86"/>
    <w:rsid w:val="00616AC7"/>
    <w:rsid w:val="00616B07"/>
    <w:rsid w:val="00616BCB"/>
    <w:rsid w:val="00616FC2"/>
    <w:rsid w:val="00616FD0"/>
    <w:rsid w:val="00617018"/>
    <w:rsid w:val="00617137"/>
    <w:rsid w:val="0061735F"/>
    <w:rsid w:val="006173A1"/>
    <w:rsid w:val="00617467"/>
    <w:rsid w:val="0061754E"/>
    <w:rsid w:val="006175A2"/>
    <w:rsid w:val="006175B2"/>
    <w:rsid w:val="006175CC"/>
    <w:rsid w:val="00617642"/>
    <w:rsid w:val="00617669"/>
    <w:rsid w:val="006176B4"/>
    <w:rsid w:val="00617764"/>
    <w:rsid w:val="006177B0"/>
    <w:rsid w:val="00617802"/>
    <w:rsid w:val="006178B8"/>
    <w:rsid w:val="00617AD3"/>
    <w:rsid w:val="00617BAC"/>
    <w:rsid w:val="00617C76"/>
    <w:rsid w:val="00617CBC"/>
    <w:rsid w:val="00617D38"/>
    <w:rsid w:val="00617D75"/>
    <w:rsid w:val="00617D79"/>
    <w:rsid w:val="00617DB5"/>
    <w:rsid w:val="00617E03"/>
    <w:rsid w:val="00617FDD"/>
    <w:rsid w:val="006200A9"/>
    <w:rsid w:val="006201D0"/>
    <w:rsid w:val="006201F4"/>
    <w:rsid w:val="006203E9"/>
    <w:rsid w:val="006204D1"/>
    <w:rsid w:val="0062056C"/>
    <w:rsid w:val="006206B2"/>
    <w:rsid w:val="00620921"/>
    <w:rsid w:val="00620A05"/>
    <w:rsid w:val="00620BAE"/>
    <w:rsid w:val="00620C56"/>
    <w:rsid w:val="00620C6B"/>
    <w:rsid w:val="00620C77"/>
    <w:rsid w:val="00620CD2"/>
    <w:rsid w:val="00620CF0"/>
    <w:rsid w:val="00620D32"/>
    <w:rsid w:val="00620DB4"/>
    <w:rsid w:val="00620FC0"/>
    <w:rsid w:val="00620FE1"/>
    <w:rsid w:val="006211D4"/>
    <w:rsid w:val="00621224"/>
    <w:rsid w:val="00621302"/>
    <w:rsid w:val="006213A0"/>
    <w:rsid w:val="006213D5"/>
    <w:rsid w:val="00621418"/>
    <w:rsid w:val="0062153C"/>
    <w:rsid w:val="006216BC"/>
    <w:rsid w:val="00621810"/>
    <w:rsid w:val="006218F6"/>
    <w:rsid w:val="00621929"/>
    <w:rsid w:val="00621949"/>
    <w:rsid w:val="00621A11"/>
    <w:rsid w:val="00621A1D"/>
    <w:rsid w:val="00621CEB"/>
    <w:rsid w:val="00621EEC"/>
    <w:rsid w:val="00621F61"/>
    <w:rsid w:val="00622027"/>
    <w:rsid w:val="0062216B"/>
    <w:rsid w:val="0062230B"/>
    <w:rsid w:val="00622327"/>
    <w:rsid w:val="006223AC"/>
    <w:rsid w:val="00622476"/>
    <w:rsid w:val="00622503"/>
    <w:rsid w:val="00622507"/>
    <w:rsid w:val="00622570"/>
    <w:rsid w:val="006225C6"/>
    <w:rsid w:val="0062260E"/>
    <w:rsid w:val="00622691"/>
    <w:rsid w:val="006226C7"/>
    <w:rsid w:val="006227FA"/>
    <w:rsid w:val="00622886"/>
    <w:rsid w:val="0062288F"/>
    <w:rsid w:val="006228CA"/>
    <w:rsid w:val="006228D5"/>
    <w:rsid w:val="006228DC"/>
    <w:rsid w:val="00622999"/>
    <w:rsid w:val="00622A18"/>
    <w:rsid w:val="00622C48"/>
    <w:rsid w:val="00622D5E"/>
    <w:rsid w:val="00622E5A"/>
    <w:rsid w:val="00622E87"/>
    <w:rsid w:val="00622F43"/>
    <w:rsid w:val="00622FC2"/>
    <w:rsid w:val="00622FC6"/>
    <w:rsid w:val="00623117"/>
    <w:rsid w:val="0062347E"/>
    <w:rsid w:val="006234AC"/>
    <w:rsid w:val="0062352F"/>
    <w:rsid w:val="0062355C"/>
    <w:rsid w:val="0062362C"/>
    <w:rsid w:val="006236EF"/>
    <w:rsid w:val="00623828"/>
    <w:rsid w:val="00623898"/>
    <w:rsid w:val="006238E6"/>
    <w:rsid w:val="00623CBE"/>
    <w:rsid w:val="00623DAE"/>
    <w:rsid w:val="00623E21"/>
    <w:rsid w:val="00623EA0"/>
    <w:rsid w:val="00623EA7"/>
    <w:rsid w:val="00623F1B"/>
    <w:rsid w:val="00623F99"/>
    <w:rsid w:val="00624145"/>
    <w:rsid w:val="006241E8"/>
    <w:rsid w:val="00624309"/>
    <w:rsid w:val="006243FF"/>
    <w:rsid w:val="00624431"/>
    <w:rsid w:val="00624879"/>
    <w:rsid w:val="006248C5"/>
    <w:rsid w:val="00624964"/>
    <w:rsid w:val="00624A9D"/>
    <w:rsid w:val="00624C47"/>
    <w:rsid w:val="00624C66"/>
    <w:rsid w:val="00624CE8"/>
    <w:rsid w:val="00624E72"/>
    <w:rsid w:val="00624EF7"/>
    <w:rsid w:val="00624F81"/>
    <w:rsid w:val="00624FDA"/>
    <w:rsid w:val="00625307"/>
    <w:rsid w:val="0062539C"/>
    <w:rsid w:val="006254FE"/>
    <w:rsid w:val="006255D1"/>
    <w:rsid w:val="006255E6"/>
    <w:rsid w:val="0062574F"/>
    <w:rsid w:val="00625A56"/>
    <w:rsid w:val="00625C29"/>
    <w:rsid w:val="00625D66"/>
    <w:rsid w:val="00625E2C"/>
    <w:rsid w:val="00625E68"/>
    <w:rsid w:val="00626038"/>
    <w:rsid w:val="00626254"/>
    <w:rsid w:val="0062629C"/>
    <w:rsid w:val="006262AD"/>
    <w:rsid w:val="00626304"/>
    <w:rsid w:val="00626366"/>
    <w:rsid w:val="00626503"/>
    <w:rsid w:val="00626526"/>
    <w:rsid w:val="0062656C"/>
    <w:rsid w:val="00626731"/>
    <w:rsid w:val="00626785"/>
    <w:rsid w:val="0062692A"/>
    <w:rsid w:val="00626932"/>
    <w:rsid w:val="006269AB"/>
    <w:rsid w:val="00626A4F"/>
    <w:rsid w:val="00626A8B"/>
    <w:rsid w:val="00626AFD"/>
    <w:rsid w:val="00626B8A"/>
    <w:rsid w:val="00626BFC"/>
    <w:rsid w:val="00626ED0"/>
    <w:rsid w:val="00626FD3"/>
    <w:rsid w:val="00627001"/>
    <w:rsid w:val="006270AF"/>
    <w:rsid w:val="006270CA"/>
    <w:rsid w:val="006270CD"/>
    <w:rsid w:val="006270FC"/>
    <w:rsid w:val="006271C6"/>
    <w:rsid w:val="0062723F"/>
    <w:rsid w:val="0062724D"/>
    <w:rsid w:val="00627281"/>
    <w:rsid w:val="00627298"/>
    <w:rsid w:val="006272D8"/>
    <w:rsid w:val="0062736F"/>
    <w:rsid w:val="0062754D"/>
    <w:rsid w:val="00627738"/>
    <w:rsid w:val="006277D2"/>
    <w:rsid w:val="0062792A"/>
    <w:rsid w:val="00627986"/>
    <w:rsid w:val="006279A9"/>
    <w:rsid w:val="00627A08"/>
    <w:rsid w:val="00627E50"/>
    <w:rsid w:val="00627FDD"/>
    <w:rsid w:val="00630014"/>
    <w:rsid w:val="0063022B"/>
    <w:rsid w:val="00630387"/>
    <w:rsid w:val="006303CB"/>
    <w:rsid w:val="00630477"/>
    <w:rsid w:val="006304E3"/>
    <w:rsid w:val="006304EE"/>
    <w:rsid w:val="006306C1"/>
    <w:rsid w:val="006307CE"/>
    <w:rsid w:val="006307F6"/>
    <w:rsid w:val="00630A2F"/>
    <w:rsid w:val="00630A3C"/>
    <w:rsid w:val="00630A7B"/>
    <w:rsid w:val="00630AEF"/>
    <w:rsid w:val="00630BB2"/>
    <w:rsid w:val="00630DBE"/>
    <w:rsid w:val="00630F9A"/>
    <w:rsid w:val="00631003"/>
    <w:rsid w:val="006311EB"/>
    <w:rsid w:val="00631259"/>
    <w:rsid w:val="0063130F"/>
    <w:rsid w:val="00631487"/>
    <w:rsid w:val="006314B4"/>
    <w:rsid w:val="00631516"/>
    <w:rsid w:val="0063176C"/>
    <w:rsid w:val="006317A5"/>
    <w:rsid w:val="006317DD"/>
    <w:rsid w:val="00631855"/>
    <w:rsid w:val="00631928"/>
    <w:rsid w:val="00631982"/>
    <w:rsid w:val="00631A4B"/>
    <w:rsid w:val="00631ADB"/>
    <w:rsid w:val="00631B69"/>
    <w:rsid w:val="00631BCC"/>
    <w:rsid w:val="00631D7E"/>
    <w:rsid w:val="00631DB1"/>
    <w:rsid w:val="00631EA5"/>
    <w:rsid w:val="00631F60"/>
    <w:rsid w:val="0063208B"/>
    <w:rsid w:val="006321A8"/>
    <w:rsid w:val="00632523"/>
    <w:rsid w:val="00632863"/>
    <w:rsid w:val="006329E9"/>
    <w:rsid w:val="00632A77"/>
    <w:rsid w:val="00632E52"/>
    <w:rsid w:val="00632EFB"/>
    <w:rsid w:val="00633045"/>
    <w:rsid w:val="00633249"/>
    <w:rsid w:val="00633278"/>
    <w:rsid w:val="006332F6"/>
    <w:rsid w:val="00633396"/>
    <w:rsid w:val="00633569"/>
    <w:rsid w:val="006336C1"/>
    <w:rsid w:val="0063371C"/>
    <w:rsid w:val="00633771"/>
    <w:rsid w:val="00633799"/>
    <w:rsid w:val="0063379E"/>
    <w:rsid w:val="006337B3"/>
    <w:rsid w:val="00633A84"/>
    <w:rsid w:val="00633C63"/>
    <w:rsid w:val="006341FE"/>
    <w:rsid w:val="006342B8"/>
    <w:rsid w:val="006342F9"/>
    <w:rsid w:val="006344DF"/>
    <w:rsid w:val="0063453D"/>
    <w:rsid w:val="0063456F"/>
    <w:rsid w:val="00634673"/>
    <w:rsid w:val="006347DE"/>
    <w:rsid w:val="006348F8"/>
    <w:rsid w:val="00634A66"/>
    <w:rsid w:val="00634A9D"/>
    <w:rsid w:val="00634DE5"/>
    <w:rsid w:val="00634E50"/>
    <w:rsid w:val="00634E8C"/>
    <w:rsid w:val="00634EFD"/>
    <w:rsid w:val="00634F08"/>
    <w:rsid w:val="0063519D"/>
    <w:rsid w:val="006351BB"/>
    <w:rsid w:val="006353DE"/>
    <w:rsid w:val="006353F2"/>
    <w:rsid w:val="00635408"/>
    <w:rsid w:val="0063553A"/>
    <w:rsid w:val="006355F8"/>
    <w:rsid w:val="00635779"/>
    <w:rsid w:val="00635865"/>
    <w:rsid w:val="00635BA6"/>
    <w:rsid w:val="00635E74"/>
    <w:rsid w:val="00635E7F"/>
    <w:rsid w:val="00635F40"/>
    <w:rsid w:val="006360D6"/>
    <w:rsid w:val="006360DD"/>
    <w:rsid w:val="0063611A"/>
    <w:rsid w:val="0063641C"/>
    <w:rsid w:val="006366BD"/>
    <w:rsid w:val="006366FA"/>
    <w:rsid w:val="00636783"/>
    <w:rsid w:val="006367B6"/>
    <w:rsid w:val="006368BC"/>
    <w:rsid w:val="00636A9F"/>
    <w:rsid w:val="00636B1C"/>
    <w:rsid w:val="00636B7A"/>
    <w:rsid w:val="00636E5C"/>
    <w:rsid w:val="00636F5D"/>
    <w:rsid w:val="006370D7"/>
    <w:rsid w:val="006374C7"/>
    <w:rsid w:val="00637516"/>
    <w:rsid w:val="00637646"/>
    <w:rsid w:val="00637896"/>
    <w:rsid w:val="0063792D"/>
    <w:rsid w:val="00637A1A"/>
    <w:rsid w:val="00637AC7"/>
    <w:rsid w:val="00637AC8"/>
    <w:rsid w:val="00637BEE"/>
    <w:rsid w:val="00637C0E"/>
    <w:rsid w:val="00637CE0"/>
    <w:rsid w:val="00637E52"/>
    <w:rsid w:val="00637EE0"/>
    <w:rsid w:val="00637FA3"/>
    <w:rsid w:val="006400BF"/>
    <w:rsid w:val="00640240"/>
    <w:rsid w:val="0064025E"/>
    <w:rsid w:val="006403FB"/>
    <w:rsid w:val="0064041F"/>
    <w:rsid w:val="006404C5"/>
    <w:rsid w:val="00640523"/>
    <w:rsid w:val="0064061B"/>
    <w:rsid w:val="0064065F"/>
    <w:rsid w:val="00640700"/>
    <w:rsid w:val="006407EA"/>
    <w:rsid w:val="0064087D"/>
    <w:rsid w:val="00640933"/>
    <w:rsid w:val="006409A0"/>
    <w:rsid w:val="00640AA2"/>
    <w:rsid w:val="00640B57"/>
    <w:rsid w:val="00640B88"/>
    <w:rsid w:val="00640C07"/>
    <w:rsid w:val="00640D86"/>
    <w:rsid w:val="00640E77"/>
    <w:rsid w:val="00640F07"/>
    <w:rsid w:val="00640F49"/>
    <w:rsid w:val="006410C6"/>
    <w:rsid w:val="00641226"/>
    <w:rsid w:val="006412D5"/>
    <w:rsid w:val="00641306"/>
    <w:rsid w:val="00641307"/>
    <w:rsid w:val="006413CE"/>
    <w:rsid w:val="006413FE"/>
    <w:rsid w:val="00641488"/>
    <w:rsid w:val="006415A9"/>
    <w:rsid w:val="006415D1"/>
    <w:rsid w:val="00641742"/>
    <w:rsid w:val="0064179E"/>
    <w:rsid w:val="0064192B"/>
    <w:rsid w:val="006419F4"/>
    <w:rsid w:val="00641C90"/>
    <w:rsid w:val="00641D53"/>
    <w:rsid w:val="00641E1C"/>
    <w:rsid w:val="00641E94"/>
    <w:rsid w:val="00641F10"/>
    <w:rsid w:val="0064204A"/>
    <w:rsid w:val="00642141"/>
    <w:rsid w:val="00642213"/>
    <w:rsid w:val="00642257"/>
    <w:rsid w:val="0064234F"/>
    <w:rsid w:val="006424CF"/>
    <w:rsid w:val="006425CB"/>
    <w:rsid w:val="0064271E"/>
    <w:rsid w:val="006427D7"/>
    <w:rsid w:val="006427FC"/>
    <w:rsid w:val="0064285F"/>
    <w:rsid w:val="006428D9"/>
    <w:rsid w:val="0064293C"/>
    <w:rsid w:val="00642A10"/>
    <w:rsid w:val="00642CA1"/>
    <w:rsid w:val="00642D6E"/>
    <w:rsid w:val="00642D87"/>
    <w:rsid w:val="00642DE8"/>
    <w:rsid w:val="00642E52"/>
    <w:rsid w:val="00642F6F"/>
    <w:rsid w:val="00642FFA"/>
    <w:rsid w:val="006431FF"/>
    <w:rsid w:val="00643349"/>
    <w:rsid w:val="00643362"/>
    <w:rsid w:val="006433A8"/>
    <w:rsid w:val="0064352C"/>
    <w:rsid w:val="006435A9"/>
    <w:rsid w:val="006435EB"/>
    <w:rsid w:val="0064361D"/>
    <w:rsid w:val="00643752"/>
    <w:rsid w:val="00643837"/>
    <w:rsid w:val="00643A90"/>
    <w:rsid w:val="00643BE3"/>
    <w:rsid w:val="00643C5C"/>
    <w:rsid w:val="00643CF1"/>
    <w:rsid w:val="00643D63"/>
    <w:rsid w:val="00644440"/>
    <w:rsid w:val="00644569"/>
    <w:rsid w:val="006445FE"/>
    <w:rsid w:val="0064463E"/>
    <w:rsid w:val="00644984"/>
    <w:rsid w:val="00644AF7"/>
    <w:rsid w:val="00644B59"/>
    <w:rsid w:val="00644C0D"/>
    <w:rsid w:val="00644CA9"/>
    <w:rsid w:val="00644D33"/>
    <w:rsid w:val="006450E4"/>
    <w:rsid w:val="00645125"/>
    <w:rsid w:val="00645149"/>
    <w:rsid w:val="0064519D"/>
    <w:rsid w:val="006453A4"/>
    <w:rsid w:val="00645426"/>
    <w:rsid w:val="0064551A"/>
    <w:rsid w:val="00645619"/>
    <w:rsid w:val="006456A2"/>
    <w:rsid w:val="006456F7"/>
    <w:rsid w:val="00645850"/>
    <w:rsid w:val="00645872"/>
    <w:rsid w:val="00645973"/>
    <w:rsid w:val="006459B4"/>
    <w:rsid w:val="006459C0"/>
    <w:rsid w:val="00645A15"/>
    <w:rsid w:val="00645A25"/>
    <w:rsid w:val="00645ACF"/>
    <w:rsid w:val="00645B4C"/>
    <w:rsid w:val="00645CE3"/>
    <w:rsid w:val="00645D21"/>
    <w:rsid w:val="00645E1D"/>
    <w:rsid w:val="00645E5E"/>
    <w:rsid w:val="00645FB3"/>
    <w:rsid w:val="006461E1"/>
    <w:rsid w:val="0064627A"/>
    <w:rsid w:val="00646376"/>
    <w:rsid w:val="0064658D"/>
    <w:rsid w:val="006465E2"/>
    <w:rsid w:val="00646662"/>
    <w:rsid w:val="006467DF"/>
    <w:rsid w:val="006468D0"/>
    <w:rsid w:val="0064693B"/>
    <w:rsid w:val="00646A4C"/>
    <w:rsid w:val="00646A5A"/>
    <w:rsid w:val="00646AD7"/>
    <w:rsid w:val="00646D40"/>
    <w:rsid w:val="00646DE2"/>
    <w:rsid w:val="00646DED"/>
    <w:rsid w:val="00646E2F"/>
    <w:rsid w:val="00646F2D"/>
    <w:rsid w:val="00646F78"/>
    <w:rsid w:val="006471C8"/>
    <w:rsid w:val="00647287"/>
    <w:rsid w:val="006472EA"/>
    <w:rsid w:val="00647361"/>
    <w:rsid w:val="006474F5"/>
    <w:rsid w:val="0064755A"/>
    <w:rsid w:val="00647632"/>
    <w:rsid w:val="00647816"/>
    <w:rsid w:val="006478BB"/>
    <w:rsid w:val="006479E5"/>
    <w:rsid w:val="00647ADA"/>
    <w:rsid w:val="00647F06"/>
    <w:rsid w:val="00650036"/>
    <w:rsid w:val="0065014C"/>
    <w:rsid w:val="006501C4"/>
    <w:rsid w:val="006502CB"/>
    <w:rsid w:val="00650553"/>
    <w:rsid w:val="00650665"/>
    <w:rsid w:val="00650780"/>
    <w:rsid w:val="006508EC"/>
    <w:rsid w:val="00650A15"/>
    <w:rsid w:val="00650B68"/>
    <w:rsid w:val="00650B89"/>
    <w:rsid w:val="00650C77"/>
    <w:rsid w:val="00650E6D"/>
    <w:rsid w:val="00650F2D"/>
    <w:rsid w:val="00650F4B"/>
    <w:rsid w:val="00650F75"/>
    <w:rsid w:val="006511C9"/>
    <w:rsid w:val="00651222"/>
    <w:rsid w:val="00651577"/>
    <w:rsid w:val="00651657"/>
    <w:rsid w:val="00651888"/>
    <w:rsid w:val="00651904"/>
    <w:rsid w:val="006519EA"/>
    <w:rsid w:val="00651A17"/>
    <w:rsid w:val="00651BD0"/>
    <w:rsid w:val="00651D55"/>
    <w:rsid w:val="00651FB5"/>
    <w:rsid w:val="00651FEC"/>
    <w:rsid w:val="006520AA"/>
    <w:rsid w:val="0065221D"/>
    <w:rsid w:val="006523CD"/>
    <w:rsid w:val="006526DF"/>
    <w:rsid w:val="00652820"/>
    <w:rsid w:val="00652911"/>
    <w:rsid w:val="00652913"/>
    <w:rsid w:val="00652A41"/>
    <w:rsid w:val="00652A70"/>
    <w:rsid w:val="00652B84"/>
    <w:rsid w:val="00652C25"/>
    <w:rsid w:val="00652C8F"/>
    <w:rsid w:val="00652D10"/>
    <w:rsid w:val="00652D40"/>
    <w:rsid w:val="00652D9E"/>
    <w:rsid w:val="00652DBB"/>
    <w:rsid w:val="00653081"/>
    <w:rsid w:val="006530C8"/>
    <w:rsid w:val="00653258"/>
    <w:rsid w:val="00653455"/>
    <w:rsid w:val="00653525"/>
    <w:rsid w:val="00653EF4"/>
    <w:rsid w:val="006540EA"/>
    <w:rsid w:val="00654209"/>
    <w:rsid w:val="00654474"/>
    <w:rsid w:val="006544D6"/>
    <w:rsid w:val="00654512"/>
    <w:rsid w:val="00654632"/>
    <w:rsid w:val="00654775"/>
    <w:rsid w:val="006548FA"/>
    <w:rsid w:val="00654A3D"/>
    <w:rsid w:val="00654A5F"/>
    <w:rsid w:val="00654B22"/>
    <w:rsid w:val="00654BC8"/>
    <w:rsid w:val="00654CC9"/>
    <w:rsid w:val="00654D46"/>
    <w:rsid w:val="00654E94"/>
    <w:rsid w:val="00654EDB"/>
    <w:rsid w:val="00655062"/>
    <w:rsid w:val="00655077"/>
    <w:rsid w:val="006551C9"/>
    <w:rsid w:val="00655250"/>
    <w:rsid w:val="006553FB"/>
    <w:rsid w:val="00655471"/>
    <w:rsid w:val="00655594"/>
    <w:rsid w:val="0065560F"/>
    <w:rsid w:val="0065571E"/>
    <w:rsid w:val="0065586A"/>
    <w:rsid w:val="00655910"/>
    <w:rsid w:val="00655927"/>
    <w:rsid w:val="00655995"/>
    <w:rsid w:val="00655A18"/>
    <w:rsid w:val="00655BB1"/>
    <w:rsid w:val="00655C2A"/>
    <w:rsid w:val="006560ED"/>
    <w:rsid w:val="00656195"/>
    <w:rsid w:val="006561B8"/>
    <w:rsid w:val="00656215"/>
    <w:rsid w:val="00656358"/>
    <w:rsid w:val="00656858"/>
    <w:rsid w:val="00656875"/>
    <w:rsid w:val="00656905"/>
    <w:rsid w:val="006569BA"/>
    <w:rsid w:val="00656AD0"/>
    <w:rsid w:val="00656AE8"/>
    <w:rsid w:val="00656B28"/>
    <w:rsid w:val="00656B35"/>
    <w:rsid w:val="00656C32"/>
    <w:rsid w:val="00656D4A"/>
    <w:rsid w:val="00656DB4"/>
    <w:rsid w:val="00657038"/>
    <w:rsid w:val="006570CA"/>
    <w:rsid w:val="00657105"/>
    <w:rsid w:val="00657109"/>
    <w:rsid w:val="00657200"/>
    <w:rsid w:val="0065726E"/>
    <w:rsid w:val="0065734B"/>
    <w:rsid w:val="006574EE"/>
    <w:rsid w:val="0065757E"/>
    <w:rsid w:val="006576EF"/>
    <w:rsid w:val="00657815"/>
    <w:rsid w:val="00657819"/>
    <w:rsid w:val="00657C9E"/>
    <w:rsid w:val="00657CD9"/>
    <w:rsid w:val="00657E64"/>
    <w:rsid w:val="00657EA4"/>
    <w:rsid w:val="00657F4C"/>
    <w:rsid w:val="0066009E"/>
    <w:rsid w:val="00660148"/>
    <w:rsid w:val="0066026E"/>
    <w:rsid w:val="0066040E"/>
    <w:rsid w:val="00660491"/>
    <w:rsid w:val="006605A4"/>
    <w:rsid w:val="006606CF"/>
    <w:rsid w:val="00660867"/>
    <w:rsid w:val="00660877"/>
    <w:rsid w:val="00660981"/>
    <w:rsid w:val="006609C8"/>
    <w:rsid w:val="00660BD8"/>
    <w:rsid w:val="00660CD1"/>
    <w:rsid w:val="00660D0F"/>
    <w:rsid w:val="00660F1F"/>
    <w:rsid w:val="00660F52"/>
    <w:rsid w:val="00660F7A"/>
    <w:rsid w:val="006610D7"/>
    <w:rsid w:val="00661406"/>
    <w:rsid w:val="00661503"/>
    <w:rsid w:val="0066165F"/>
    <w:rsid w:val="00661690"/>
    <w:rsid w:val="006617F0"/>
    <w:rsid w:val="006617F6"/>
    <w:rsid w:val="00661847"/>
    <w:rsid w:val="00661917"/>
    <w:rsid w:val="00661977"/>
    <w:rsid w:val="00661ABC"/>
    <w:rsid w:val="00661ABD"/>
    <w:rsid w:val="00661BDC"/>
    <w:rsid w:val="00661D93"/>
    <w:rsid w:val="00661DC1"/>
    <w:rsid w:val="00662006"/>
    <w:rsid w:val="00662094"/>
    <w:rsid w:val="0066210B"/>
    <w:rsid w:val="0066220F"/>
    <w:rsid w:val="00662383"/>
    <w:rsid w:val="006623EF"/>
    <w:rsid w:val="0066242F"/>
    <w:rsid w:val="0066294E"/>
    <w:rsid w:val="00662A3D"/>
    <w:rsid w:val="00662B93"/>
    <w:rsid w:val="00662C9C"/>
    <w:rsid w:val="00662CBF"/>
    <w:rsid w:val="00662CD7"/>
    <w:rsid w:val="00662E40"/>
    <w:rsid w:val="00662E7C"/>
    <w:rsid w:val="00662EE9"/>
    <w:rsid w:val="00662F80"/>
    <w:rsid w:val="00662F8F"/>
    <w:rsid w:val="00663001"/>
    <w:rsid w:val="0066301F"/>
    <w:rsid w:val="006630BA"/>
    <w:rsid w:val="00663224"/>
    <w:rsid w:val="00663271"/>
    <w:rsid w:val="006632DE"/>
    <w:rsid w:val="0066338F"/>
    <w:rsid w:val="006633A1"/>
    <w:rsid w:val="0066342B"/>
    <w:rsid w:val="0066357F"/>
    <w:rsid w:val="0066375C"/>
    <w:rsid w:val="006637D1"/>
    <w:rsid w:val="00663919"/>
    <w:rsid w:val="006639E9"/>
    <w:rsid w:val="00663A53"/>
    <w:rsid w:val="00663AD8"/>
    <w:rsid w:val="00663BC4"/>
    <w:rsid w:val="00663CD8"/>
    <w:rsid w:val="00663CFC"/>
    <w:rsid w:val="00663CFD"/>
    <w:rsid w:val="00663D0D"/>
    <w:rsid w:val="00663E25"/>
    <w:rsid w:val="00664097"/>
    <w:rsid w:val="006641C9"/>
    <w:rsid w:val="00664275"/>
    <w:rsid w:val="006645EA"/>
    <w:rsid w:val="00664600"/>
    <w:rsid w:val="006646C9"/>
    <w:rsid w:val="006647F5"/>
    <w:rsid w:val="00664A28"/>
    <w:rsid w:val="00664AAA"/>
    <w:rsid w:val="00664B00"/>
    <w:rsid w:val="00664B4B"/>
    <w:rsid w:val="00664B8A"/>
    <w:rsid w:val="00664C82"/>
    <w:rsid w:val="00664CEE"/>
    <w:rsid w:val="00664D06"/>
    <w:rsid w:val="00664DC0"/>
    <w:rsid w:val="00664DE5"/>
    <w:rsid w:val="00664F6C"/>
    <w:rsid w:val="006650E0"/>
    <w:rsid w:val="006654BF"/>
    <w:rsid w:val="006655C4"/>
    <w:rsid w:val="00665942"/>
    <w:rsid w:val="0066598E"/>
    <w:rsid w:val="00665A11"/>
    <w:rsid w:val="00665B8D"/>
    <w:rsid w:val="00665BBA"/>
    <w:rsid w:val="00665CED"/>
    <w:rsid w:val="00665D0C"/>
    <w:rsid w:val="00665D2B"/>
    <w:rsid w:val="00665D53"/>
    <w:rsid w:val="00665D72"/>
    <w:rsid w:val="00665EE3"/>
    <w:rsid w:val="00666066"/>
    <w:rsid w:val="00666134"/>
    <w:rsid w:val="0066619D"/>
    <w:rsid w:val="00666206"/>
    <w:rsid w:val="006665CF"/>
    <w:rsid w:val="0066689D"/>
    <w:rsid w:val="0066698B"/>
    <w:rsid w:val="00666C30"/>
    <w:rsid w:val="00666DB3"/>
    <w:rsid w:val="00667164"/>
    <w:rsid w:val="006671CA"/>
    <w:rsid w:val="006673F6"/>
    <w:rsid w:val="0066747C"/>
    <w:rsid w:val="006675C1"/>
    <w:rsid w:val="006676BC"/>
    <w:rsid w:val="006676F2"/>
    <w:rsid w:val="006677C7"/>
    <w:rsid w:val="00667947"/>
    <w:rsid w:val="00667AA8"/>
    <w:rsid w:val="00667CA5"/>
    <w:rsid w:val="00667D81"/>
    <w:rsid w:val="0067006E"/>
    <w:rsid w:val="00670195"/>
    <w:rsid w:val="006701CD"/>
    <w:rsid w:val="006704C0"/>
    <w:rsid w:val="00670533"/>
    <w:rsid w:val="006706DF"/>
    <w:rsid w:val="00670854"/>
    <w:rsid w:val="00670DDD"/>
    <w:rsid w:val="00670DFB"/>
    <w:rsid w:val="0067102B"/>
    <w:rsid w:val="00671106"/>
    <w:rsid w:val="0067110E"/>
    <w:rsid w:val="00671111"/>
    <w:rsid w:val="00671186"/>
    <w:rsid w:val="006711BD"/>
    <w:rsid w:val="006711FC"/>
    <w:rsid w:val="006713FB"/>
    <w:rsid w:val="00671431"/>
    <w:rsid w:val="00671534"/>
    <w:rsid w:val="006715B4"/>
    <w:rsid w:val="006715EF"/>
    <w:rsid w:val="00671773"/>
    <w:rsid w:val="00671823"/>
    <w:rsid w:val="006718B9"/>
    <w:rsid w:val="00671A47"/>
    <w:rsid w:val="00671B3F"/>
    <w:rsid w:val="00671BAB"/>
    <w:rsid w:val="00671D2E"/>
    <w:rsid w:val="00671DBC"/>
    <w:rsid w:val="00671FEE"/>
    <w:rsid w:val="006720D1"/>
    <w:rsid w:val="00672144"/>
    <w:rsid w:val="00672296"/>
    <w:rsid w:val="006723A5"/>
    <w:rsid w:val="00672545"/>
    <w:rsid w:val="006725BA"/>
    <w:rsid w:val="00672635"/>
    <w:rsid w:val="00672696"/>
    <w:rsid w:val="006726C1"/>
    <w:rsid w:val="00672953"/>
    <w:rsid w:val="0067296E"/>
    <w:rsid w:val="006729F2"/>
    <w:rsid w:val="006729FF"/>
    <w:rsid w:val="00672A0B"/>
    <w:rsid w:val="00672A37"/>
    <w:rsid w:val="00672AF7"/>
    <w:rsid w:val="00672BA5"/>
    <w:rsid w:val="00672DD3"/>
    <w:rsid w:val="006731EC"/>
    <w:rsid w:val="006732FC"/>
    <w:rsid w:val="0067341B"/>
    <w:rsid w:val="00673498"/>
    <w:rsid w:val="0067350F"/>
    <w:rsid w:val="006735E7"/>
    <w:rsid w:val="006738CD"/>
    <w:rsid w:val="006738E4"/>
    <w:rsid w:val="00673979"/>
    <w:rsid w:val="00673C34"/>
    <w:rsid w:val="00673C88"/>
    <w:rsid w:val="00673E12"/>
    <w:rsid w:val="00673F1F"/>
    <w:rsid w:val="00673F66"/>
    <w:rsid w:val="00673F8A"/>
    <w:rsid w:val="0067403C"/>
    <w:rsid w:val="00674069"/>
    <w:rsid w:val="006740E2"/>
    <w:rsid w:val="00674234"/>
    <w:rsid w:val="00674320"/>
    <w:rsid w:val="006743AF"/>
    <w:rsid w:val="006743B6"/>
    <w:rsid w:val="00674425"/>
    <w:rsid w:val="00674464"/>
    <w:rsid w:val="006744BA"/>
    <w:rsid w:val="006746C4"/>
    <w:rsid w:val="00674717"/>
    <w:rsid w:val="006747C0"/>
    <w:rsid w:val="006747CE"/>
    <w:rsid w:val="006747FF"/>
    <w:rsid w:val="00674870"/>
    <w:rsid w:val="006748BE"/>
    <w:rsid w:val="00674B01"/>
    <w:rsid w:val="00674CC2"/>
    <w:rsid w:val="00674EFD"/>
    <w:rsid w:val="00674F11"/>
    <w:rsid w:val="006751F9"/>
    <w:rsid w:val="0067528D"/>
    <w:rsid w:val="006752C2"/>
    <w:rsid w:val="006752D8"/>
    <w:rsid w:val="0067547C"/>
    <w:rsid w:val="00675529"/>
    <w:rsid w:val="006755BC"/>
    <w:rsid w:val="00675699"/>
    <w:rsid w:val="006756F1"/>
    <w:rsid w:val="00675924"/>
    <w:rsid w:val="00675BC6"/>
    <w:rsid w:val="00675C51"/>
    <w:rsid w:val="00675E8D"/>
    <w:rsid w:val="00675EF9"/>
    <w:rsid w:val="00675F07"/>
    <w:rsid w:val="00675F4E"/>
    <w:rsid w:val="00676356"/>
    <w:rsid w:val="006764A2"/>
    <w:rsid w:val="00676533"/>
    <w:rsid w:val="00676664"/>
    <w:rsid w:val="00676769"/>
    <w:rsid w:val="006767F7"/>
    <w:rsid w:val="00676859"/>
    <w:rsid w:val="006768C0"/>
    <w:rsid w:val="00676986"/>
    <w:rsid w:val="006769BF"/>
    <w:rsid w:val="00676B1B"/>
    <w:rsid w:val="00676CB3"/>
    <w:rsid w:val="00676ED8"/>
    <w:rsid w:val="0067726D"/>
    <w:rsid w:val="006773DD"/>
    <w:rsid w:val="00677426"/>
    <w:rsid w:val="006775C0"/>
    <w:rsid w:val="006777C6"/>
    <w:rsid w:val="00677827"/>
    <w:rsid w:val="006778DF"/>
    <w:rsid w:val="0067790C"/>
    <w:rsid w:val="0067792B"/>
    <w:rsid w:val="0067797A"/>
    <w:rsid w:val="006779CD"/>
    <w:rsid w:val="00677A24"/>
    <w:rsid w:val="00677A4F"/>
    <w:rsid w:val="00677AC6"/>
    <w:rsid w:val="00677B37"/>
    <w:rsid w:val="00677B71"/>
    <w:rsid w:val="00677C08"/>
    <w:rsid w:val="00677CED"/>
    <w:rsid w:val="00677D0C"/>
    <w:rsid w:val="00677E22"/>
    <w:rsid w:val="00677EC9"/>
    <w:rsid w:val="00677F3D"/>
    <w:rsid w:val="0068005A"/>
    <w:rsid w:val="006801A8"/>
    <w:rsid w:val="006802B0"/>
    <w:rsid w:val="0068030D"/>
    <w:rsid w:val="00680331"/>
    <w:rsid w:val="006803AB"/>
    <w:rsid w:val="006804EE"/>
    <w:rsid w:val="006805F6"/>
    <w:rsid w:val="00680686"/>
    <w:rsid w:val="006806D5"/>
    <w:rsid w:val="00680727"/>
    <w:rsid w:val="006808BC"/>
    <w:rsid w:val="006809D1"/>
    <w:rsid w:val="006809F2"/>
    <w:rsid w:val="00680B01"/>
    <w:rsid w:val="00680D3C"/>
    <w:rsid w:val="00680D40"/>
    <w:rsid w:val="00680DDB"/>
    <w:rsid w:val="00680DEF"/>
    <w:rsid w:val="00680E8D"/>
    <w:rsid w:val="00680F40"/>
    <w:rsid w:val="00680F56"/>
    <w:rsid w:val="00681174"/>
    <w:rsid w:val="0068122E"/>
    <w:rsid w:val="0068127A"/>
    <w:rsid w:val="006812AD"/>
    <w:rsid w:val="00681316"/>
    <w:rsid w:val="0068141C"/>
    <w:rsid w:val="0068161E"/>
    <w:rsid w:val="0068161F"/>
    <w:rsid w:val="00681641"/>
    <w:rsid w:val="0068169C"/>
    <w:rsid w:val="006816E2"/>
    <w:rsid w:val="006816F3"/>
    <w:rsid w:val="00681734"/>
    <w:rsid w:val="006817FD"/>
    <w:rsid w:val="00681811"/>
    <w:rsid w:val="00681814"/>
    <w:rsid w:val="00681882"/>
    <w:rsid w:val="00681908"/>
    <w:rsid w:val="00681972"/>
    <w:rsid w:val="0068199B"/>
    <w:rsid w:val="006819FE"/>
    <w:rsid w:val="00681AB0"/>
    <w:rsid w:val="00681B78"/>
    <w:rsid w:val="00681C10"/>
    <w:rsid w:val="00681D91"/>
    <w:rsid w:val="00681F18"/>
    <w:rsid w:val="00681FC0"/>
    <w:rsid w:val="006822E8"/>
    <w:rsid w:val="0068231D"/>
    <w:rsid w:val="006823C8"/>
    <w:rsid w:val="00682541"/>
    <w:rsid w:val="006825C0"/>
    <w:rsid w:val="006825FE"/>
    <w:rsid w:val="0068260B"/>
    <w:rsid w:val="00682610"/>
    <w:rsid w:val="00682699"/>
    <w:rsid w:val="006827D8"/>
    <w:rsid w:val="00682820"/>
    <w:rsid w:val="00682899"/>
    <w:rsid w:val="00682A4D"/>
    <w:rsid w:val="00682A8F"/>
    <w:rsid w:val="00682BAD"/>
    <w:rsid w:val="00682D3A"/>
    <w:rsid w:val="00682DDF"/>
    <w:rsid w:val="00682E36"/>
    <w:rsid w:val="00682E66"/>
    <w:rsid w:val="00682E89"/>
    <w:rsid w:val="00682EE2"/>
    <w:rsid w:val="00682F85"/>
    <w:rsid w:val="00683270"/>
    <w:rsid w:val="00683329"/>
    <w:rsid w:val="006834EA"/>
    <w:rsid w:val="00683542"/>
    <w:rsid w:val="006836C5"/>
    <w:rsid w:val="00683735"/>
    <w:rsid w:val="0068390D"/>
    <w:rsid w:val="00683C4C"/>
    <w:rsid w:val="00683D20"/>
    <w:rsid w:val="00683F51"/>
    <w:rsid w:val="00683F6A"/>
    <w:rsid w:val="006841A3"/>
    <w:rsid w:val="00684236"/>
    <w:rsid w:val="00684397"/>
    <w:rsid w:val="006844D8"/>
    <w:rsid w:val="00684C0C"/>
    <w:rsid w:val="00684CAA"/>
    <w:rsid w:val="00684E62"/>
    <w:rsid w:val="00684E84"/>
    <w:rsid w:val="0068502D"/>
    <w:rsid w:val="0068503D"/>
    <w:rsid w:val="0068512C"/>
    <w:rsid w:val="0068514A"/>
    <w:rsid w:val="006853D1"/>
    <w:rsid w:val="006855B8"/>
    <w:rsid w:val="00685728"/>
    <w:rsid w:val="006857D7"/>
    <w:rsid w:val="00685984"/>
    <w:rsid w:val="00685996"/>
    <w:rsid w:val="00685B27"/>
    <w:rsid w:val="00685DF6"/>
    <w:rsid w:val="00685FD0"/>
    <w:rsid w:val="00686013"/>
    <w:rsid w:val="006861C5"/>
    <w:rsid w:val="00686478"/>
    <w:rsid w:val="00686482"/>
    <w:rsid w:val="00686584"/>
    <w:rsid w:val="0068662B"/>
    <w:rsid w:val="00686698"/>
    <w:rsid w:val="006867D8"/>
    <w:rsid w:val="00686920"/>
    <w:rsid w:val="00686925"/>
    <w:rsid w:val="0068696A"/>
    <w:rsid w:val="006869EA"/>
    <w:rsid w:val="00686C0B"/>
    <w:rsid w:val="00686C59"/>
    <w:rsid w:val="00686D8F"/>
    <w:rsid w:val="00686DB3"/>
    <w:rsid w:val="00686EB3"/>
    <w:rsid w:val="00686F0F"/>
    <w:rsid w:val="00687177"/>
    <w:rsid w:val="0068719D"/>
    <w:rsid w:val="006872DB"/>
    <w:rsid w:val="006873A9"/>
    <w:rsid w:val="006873B8"/>
    <w:rsid w:val="006875F7"/>
    <w:rsid w:val="00687882"/>
    <w:rsid w:val="0068792D"/>
    <w:rsid w:val="00687A07"/>
    <w:rsid w:val="00687A1A"/>
    <w:rsid w:val="00687BDC"/>
    <w:rsid w:val="00687BFF"/>
    <w:rsid w:val="00687D34"/>
    <w:rsid w:val="00687D50"/>
    <w:rsid w:val="00687DC9"/>
    <w:rsid w:val="00687DCA"/>
    <w:rsid w:val="00687E77"/>
    <w:rsid w:val="00687F80"/>
    <w:rsid w:val="0069003D"/>
    <w:rsid w:val="00690048"/>
    <w:rsid w:val="0069005F"/>
    <w:rsid w:val="0069026C"/>
    <w:rsid w:val="00690339"/>
    <w:rsid w:val="00690556"/>
    <w:rsid w:val="006905E2"/>
    <w:rsid w:val="006906A9"/>
    <w:rsid w:val="0069070C"/>
    <w:rsid w:val="0069088F"/>
    <w:rsid w:val="006909D3"/>
    <w:rsid w:val="00690B37"/>
    <w:rsid w:val="00690BA3"/>
    <w:rsid w:val="00690D13"/>
    <w:rsid w:val="00690DEB"/>
    <w:rsid w:val="00690F2D"/>
    <w:rsid w:val="00691047"/>
    <w:rsid w:val="00691080"/>
    <w:rsid w:val="00691132"/>
    <w:rsid w:val="006912D9"/>
    <w:rsid w:val="006912FA"/>
    <w:rsid w:val="00691465"/>
    <w:rsid w:val="00691548"/>
    <w:rsid w:val="0069162D"/>
    <w:rsid w:val="0069173D"/>
    <w:rsid w:val="00691A69"/>
    <w:rsid w:val="00691AE1"/>
    <w:rsid w:val="00691CFD"/>
    <w:rsid w:val="00691D45"/>
    <w:rsid w:val="00691E2D"/>
    <w:rsid w:val="00691EB1"/>
    <w:rsid w:val="00691F70"/>
    <w:rsid w:val="00691FA2"/>
    <w:rsid w:val="006921D4"/>
    <w:rsid w:val="006921F8"/>
    <w:rsid w:val="0069227A"/>
    <w:rsid w:val="0069244D"/>
    <w:rsid w:val="006925A7"/>
    <w:rsid w:val="006927B3"/>
    <w:rsid w:val="00692943"/>
    <w:rsid w:val="00692A78"/>
    <w:rsid w:val="00692C51"/>
    <w:rsid w:val="00692D9F"/>
    <w:rsid w:val="00692DC7"/>
    <w:rsid w:val="00692E12"/>
    <w:rsid w:val="00692E49"/>
    <w:rsid w:val="00693353"/>
    <w:rsid w:val="006933FD"/>
    <w:rsid w:val="006935CC"/>
    <w:rsid w:val="006935E2"/>
    <w:rsid w:val="0069387F"/>
    <w:rsid w:val="006938A2"/>
    <w:rsid w:val="00693928"/>
    <w:rsid w:val="00693B20"/>
    <w:rsid w:val="00693B82"/>
    <w:rsid w:val="00693B95"/>
    <w:rsid w:val="00693BEF"/>
    <w:rsid w:val="00693C79"/>
    <w:rsid w:val="00693CBF"/>
    <w:rsid w:val="00693CD3"/>
    <w:rsid w:val="00693D4D"/>
    <w:rsid w:val="00693E54"/>
    <w:rsid w:val="00693F3B"/>
    <w:rsid w:val="00693FF6"/>
    <w:rsid w:val="00694169"/>
    <w:rsid w:val="006942C9"/>
    <w:rsid w:val="00694327"/>
    <w:rsid w:val="0069437E"/>
    <w:rsid w:val="006943F3"/>
    <w:rsid w:val="006943F8"/>
    <w:rsid w:val="0069444A"/>
    <w:rsid w:val="006944B1"/>
    <w:rsid w:val="006944FD"/>
    <w:rsid w:val="0069453B"/>
    <w:rsid w:val="00694750"/>
    <w:rsid w:val="00694774"/>
    <w:rsid w:val="006948E1"/>
    <w:rsid w:val="00694A14"/>
    <w:rsid w:val="00694A63"/>
    <w:rsid w:val="00694B5B"/>
    <w:rsid w:val="00694C3A"/>
    <w:rsid w:val="00694D0B"/>
    <w:rsid w:val="00694E32"/>
    <w:rsid w:val="00694E5C"/>
    <w:rsid w:val="00694EE7"/>
    <w:rsid w:val="00694F4A"/>
    <w:rsid w:val="00694F71"/>
    <w:rsid w:val="00694F7B"/>
    <w:rsid w:val="00694FDA"/>
    <w:rsid w:val="00695049"/>
    <w:rsid w:val="006950C9"/>
    <w:rsid w:val="0069566B"/>
    <w:rsid w:val="00695786"/>
    <w:rsid w:val="006957C0"/>
    <w:rsid w:val="00695813"/>
    <w:rsid w:val="006958BF"/>
    <w:rsid w:val="00695932"/>
    <w:rsid w:val="00695A71"/>
    <w:rsid w:val="00695C2C"/>
    <w:rsid w:val="00695D80"/>
    <w:rsid w:val="00695D84"/>
    <w:rsid w:val="00695F27"/>
    <w:rsid w:val="00695F7D"/>
    <w:rsid w:val="006963D7"/>
    <w:rsid w:val="006964E0"/>
    <w:rsid w:val="00696586"/>
    <w:rsid w:val="0069663E"/>
    <w:rsid w:val="006966FE"/>
    <w:rsid w:val="00696742"/>
    <w:rsid w:val="006967B0"/>
    <w:rsid w:val="006969A1"/>
    <w:rsid w:val="006969B3"/>
    <w:rsid w:val="006969F6"/>
    <w:rsid w:val="00696A23"/>
    <w:rsid w:val="00696C41"/>
    <w:rsid w:val="00696C88"/>
    <w:rsid w:val="00696E17"/>
    <w:rsid w:val="00696E7E"/>
    <w:rsid w:val="00696F9C"/>
    <w:rsid w:val="00697064"/>
    <w:rsid w:val="006970C4"/>
    <w:rsid w:val="00697170"/>
    <w:rsid w:val="00697188"/>
    <w:rsid w:val="00697229"/>
    <w:rsid w:val="00697387"/>
    <w:rsid w:val="00697397"/>
    <w:rsid w:val="00697411"/>
    <w:rsid w:val="00697464"/>
    <w:rsid w:val="006974C4"/>
    <w:rsid w:val="00697664"/>
    <w:rsid w:val="006976CE"/>
    <w:rsid w:val="006976EC"/>
    <w:rsid w:val="00697737"/>
    <w:rsid w:val="0069777C"/>
    <w:rsid w:val="00697981"/>
    <w:rsid w:val="00697A13"/>
    <w:rsid w:val="00697A4B"/>
    <w:rsid w:val="00697ADE"/>
    <w:rsid w:val="00697B0E"/>
    <w:rsid w:val="00697D1D"/>
    <w:rsid w:val="00697EF2"/>
    <w:rsid w:val="006A0088"/>
    <w:rsid w:val="006A0199"/>
    <w:rsid w:val="006A0363"/>
    <w:rsid w:val="006A0463"/>
    <w:rsid w:val="006A05AA"/>
    <w:rsid w:val="006A082B"/>
    <w:rsid w:val="006A08BC"/>
    <w:rsid w:val="006A0955"/>
    <w:rsid w:val="006A0AD8"/>
    <w:rsid w:val="006A0B25"/>
    <w:rsid w:val="006A0EEF"/>
    <w:rsid w:val="006A1021"/>
    <w:rsid w:val="006A176C"/>
    <w:rsid w:val="006A17A9"/>
    <w:rsid w:val="006A17F1"/>
    <w:rsid w:val="006A186C"/>
    <w:rsid w:val="006A18BB"/>
    <w:rsid w:val="006A1992"/>
    <w:rsid w:val="006A1B7D"/>
    <w:rsid w:val="006A1BE0"/>
    <w:rsid w:val="006A1C69"/>
    <w:rsid w:val="006A1C72"/>
    <w:rsid w:val="006A1C7C"/>
    <w:rsid w:val="006A1D67"/>
    <w:rsid w:val="006A1D84"/>
    <w:rsid w:val="006A1F2F"/>
    <w:rsid w:val="006A20F4"/>
    <w:rsid w:val="006A21CB"/>
    <w:rsid w:val="006A2392"/>
    <w:rsid w:val="006A2453"/>
    <w:rsid w:val="006A256A"/>
    <w:rsid w:val="006A25E6"/>
    <w:rsid w:val="006A2614"/>
    <w:rsid w:val="006A284F"/>
    <w:rsid w:val="006A2AC8"/>
    <w:rsid w:val="006A2AF6"/>
    <w:rsid w:val="006A2B33"/>
    <w:rsid w:val="006A2B7D"/>
    <w:rsid w:val="006A2BD5"/>
    <w:rsid w:val="006A2CCD"/>
    <w:rsid w:val="006A2E13"/>
    <w:rsid w:val="006A2E43"/>
    <w:rsid w:val="006A2E5A"/>
    <w:rsid w:val="006A2EDB"/>
    <w:rsid w:val="006A2EE1"/>
    <w:rsid w:val="006A2F25"/>
    <w:rsid w:val="006A2FBA"/>
    <w:rsid w:val="006A3139"/>
    <w:rsid w:val="006A31A1"/>
    <w:rsid w:val="006A31C2"/>
    <w:rsid w:val="006A32B2"/>
    <w:rsid w:val="006A33D1"/>
    <w:rsid w:val="006A33EE"/>
    <w:rsid w:val="006A33F0"/>
    <w:rsid w:val="006A37BE"/>
    <w:rsid w:val="006A3800"/>
    <w:rsid w:val="006A3873"/>
    <w:rsid w:val="006A38A8"/>
    <w:rsid w:val="006A38A9"/>
    <w:rsid w:val="006A38EA"/>
    <w:rsid w:val="006A3A16"/>
    <w:rsid w:val="006A3E53"/>
    <w:rsid w:val="006A3E58"/>
    <w:rsid w:val="006A3EC9"/>
    <w:rsid w:val="006A3F97"/>
    <w:rsid w:val="006A3FEB"/>
    <w:rsid w:val="006A4051"/>
    <w:rsid w:val="006A41AD"/>
    <w:rsid w:val="006A41D8"/>
    <w:rsid w:val="006A4300"/>
    <w:rsid w:val="006A43BF"/>
    <w:rsid w:val="006A4490"/>
    <w:rsid w:val="006A450D"/>
    <w:rsid w:val="006A4619"/>
    <w:rsid w:val="006A4649"/>
    <w:rsid w:val="006A467A"/>
    <w:rsid w:val="006A4753"/>
    <w:rsid w:val="006A49D5"/>
    <w:rsid w:val="006A4A67"/>
    <w:rsid w:val="006A4A86"/>
    <w:rsid w:val="006A4B2A"/>
    <w:rsid w:val="006A4B31"/>
    <w:rsid w:val="006A4BD3"/>
    <w:rsid w:val="006A4BF3"/>
    <w:rsid w:val="006A4DD5"/>
    <w:rsid w:val="006A4DF4"/>
    <w:rsid w:val="006A4EFD"/>
    <w:rsid w:val="006A500E"/>
    <w:rsid w:val="006A51B8"/>
    <w:rsid w:val="006A530E"/>
    <w:rsid w:val="006A530F"/>
    <w:rsid w:val="006A53AE"/>
    <w:rsid w:val="006A54DB"/>
    <w:rsid w:val="006A5596"/>
    <w:rsid w:val="006A5673"/>
    <w:rsid w:val="006A568A"/>
    <w:rsid w:val="006A5765"/>
    <w:rsid w:val="006A57DE"/>
    <w:rsid w:val="006A5872"/>
    <w:rsid w:val="006A591E"/>
    <w:rsid w:val="006A59BB"/>
    <w:rsid w:val="006A59BC"/>
    <w:rsid w:val="006A5B51"/>
    <w:rsid w:val="006A5C76"/>
    <w:rsid w:val="006A5DCC"/>
    <w:rsid w:val="006A5E32"/>
    <w:rsid w:val="006A5FCF"/>
    <w:rsid w:val="006A600A"/>
    <w:rsid w:val="006A602D"/>
    <w:rsid w:val="006A60A7"/>
    <w:rsid w:val="006A612D"/>
    <w:rsid w:val="006A614D"/>
    <w:rsid w:val="006A6200"/>
    <w:rsid w:val="006A62B3"/>
    <w:rsid w:val="006A62E5"/>
    <w:rsid w:val="006A647C"/>
    <w:rsid w:val="006A661F"/>
    <w:rsid w:val="006A66E4"/>
    <w:rsid w:val="006A6ADF"/>
    <w:rsid w:val="006A6B0D"/>
    <w:rsid w:val="006A6B6E"/>
    <w:rsid w:val="006A6BB7"/>
    <w:rsid w:val="006A6C27"/>
    <w:rsid w:val="006A6CBF"/>
    <w:rsid w:val="006A6CDE"/>
    <w:rsid w:val="006A6E83"/>
    <w:rsid w:val="006A70E1"/>
    <w:rsid w:val="006A72CC"/>
    <w:rsid w:val="006A72D7"/>
    <w:rsid w:val="006A7325"/>
    <w:rsid w:val="006A7476"/>
    <w:rsid w:val="006A748B"/>
    <w:rsid w:val="006A7619"/>
    <w:rsid w:val="006A774A"/>
    <w:rsid w:val="006A7775"/>
    <w:rsid w:val="006A7911"/>
    <w:rsid w:val="006A7978"/>
    <w:rsid w:val="006A7A7E"/>
    <w:rsid w:val="006A7C28"/>
    <w:rsid w:val="006A7D03"/>
    <w:rsid w:val="006A7D08"/>
    <w:rsid w:val="006A7E5A"/>
    <w:rsid w:val="006A7F3C"/>
    <w:rsid w:val="006A7FBA"/>
    <w:rsid w:val="006A7FC5"/>
    <w:rsid w:val="006B004A"/>
    <w:rsid w:val="006B00E6"/>
    <w:rsid w:val="006B01BD"/>
    <w:rsid w:val="006B040E"/>
    <w:rsid w:val="006B0482"/>
    <w:rsid w:val="006B04B0"/>
    <w:rsid w:val="006B04BA"/>
    <w:rsid w:val="006B04E2"/>
    <w:rsid w:val="006B055C"/>
    <w:rsid w:val="006B0627"/>
    <w:rsid w:val="006B0653"/>
    <w:rsid w:val="006B0658"/>
    <w:rsid w:val="006B067C"/>
    <w:rsid w:val="006B07F9"/>
    <w:rsid w:val="006B0844"/>
    <w:rsid w:val="006B089A"/>
    <w:rsid w:val="006B08CC"/>
    <w:rsid w:val="006B090D"/>
    <w:rsid w:val="006B0977"/>
    <w:rsid w:val="006B09D6"/>
    <w:rsid w:val="006B09EC"/>
    <w:rsid w:val="006B0A90"/>
    <w:rsid w:val="006B0B02"/>
    <w:rsid w:val="006B0B28"/>
    <w:rsid w:val="006B0B70"/>
    <w:rsid w:val="006B0CA5"/>
    <w:rsid w:val="006B0FB6"/>
    <w:rsid w:val="006B107C"/>
    <w:rsid w:val="006B10D8"/>
    <w:rsid w:val="006B1324"/>
    <w:rsid w:val="006B1605"/>
    <w:rsid w:val="006B1618"/>
    <w:rsid w:val="006B198C"/>
    <w:rsid w:val="006B1A1E"/>
    <w:rsid w:val="006B1A37"/>
    <w:rsid w:val="006B1AEC"/>
    <w:rsid w:val="006B1B44"/>
    <w:rsid w:val="006B1BB2"/>
    <w:rsid w:val="006B1BB4"/>
    <w:rsid w:val="006B1BF6"/>
    <w:rsid w:val="006B1C46"/>
    <w:rsid w:val="006B1F98"/>
    <w:rsid w:val="006B20FA"/>
    <w:rsid w:val="006B2154"/>
    <w:rsid w:val="006B21CA"/>
    <w:rsid w:val="006B24E3"/>
    <w:rsid w:val="006B2640"/>
    <w:rsid w:val="006B2780"/>
    <w:rsid w:val="006B27EA"/>
    <w:rsid w:val="006B2AF4"/>
    <w:rsid w:val="006B2C51"/>
    <w:rsid w:val="006B2DDB"/>
    <w:rsid w:val="006B2E00"/>
    <w:rsid w:val="006B2E3B"/>
    <w:rsid w:val="006B2ECA"/>
    <w:rsid w:val="006B2F82"/>
    <w:rsid w:val="006B2FAF"/>
    <w:rsid w:val="006B30C2"/>
    <w:rsid w:val="006B312B"/>
    <w:rsid w:val="006B31D2"/>
    <w:rsid w:val="006B321D"/>
    <w:rsid w:val="006B3247"/>
    <w:rsid w:val="006B32A8"/>
    <w:rsid w:val="006B333A"/>
    <w:rsid w:val="006B33CA"/>
    <w:rsid w:val="006B35EA"/>
    <w:rsid w:val="006B3731"/>
    <w:rsid w:val="006B373C"/>
    <w:rsid w:val="006B37A4"/>
    <w:rsid w:val="006B37BF"/>
    <w:rsid w:val="006B37CE"/>
    <w:rsid w:val="006B38AB"/>
    <w:rsid w:val="006B38E2"/>
    <w:rsid w:val="006B39D2"/>
    <w:rsid w:val="006B39F8"/>
    <w:rsid w:val="006B3A28"/>
    <w:rsid w:val="006B3A46"/>
    <w:rsid w:val="006B3A64"/>
    <w:rsid w:val="006B3B6E"/>
    <w:rsid w:val="006B3C32"/>
    <w:rsid w:val="006B3D48"/>
    <w:rsid w:val="006B3E76"/>
    <w:rsid w:val="006B3F7A"/>
    <w:rsid w:val="006B4150"/>
    <w:rsid w:val="006B4230"/>
    <w:rsid w:val="006B4310"/>
    <w:rsid w:val="006B448E"/>
    <w:rsid w:val="006B44C2"/>
    <w:rsid w:val="006B44FA"/>
    <w:rsid w:val="006B4533"/>
    <w:rsid w:val="006B4577"/>
    <w:rsid w:val="006B46B6"/>
    <w:rsid w:val="006B480C"/>
    <w:rsid w:val="006B49A1"/>
    <w:rsid w:val="006B4B29"/>
    <w:rsid w:val="006B4FBB"/>
    <w:rsid w:val="006B507E"/>
    <w:rsid w:val="006B5118"/>
    <w:rsid w:val="006B51BE"/>
    <w:rsid w:val="006B51C6"/>
    <w:rsid w:val="006B5281"/>
    <w:rsid w:val="006B529E"/>
    <w:rsid w:val="006B52CF"/>
    <w:rsid w:val="006B535F"/>
    <w:rsid w:val="006B53F2"/>
    <w:rsid w:val="006B57FC"/>
    <w:rsid w:val="006B5A35"/>
    <w:rsid w:val="006B5ADF"/>
    <w:rsid w:val="006B5AEB"/>
    <w:rsid w:val="006B5C6D"/>
    <w:rsid w:val="006B5E7A"/>
    <w:rsid w:val="006B5FC5"/>
    <w:rsid w:val="006B60FB"/>
    <w:rsid w:val="006B6105"/>
    <w:rsid w:val="006B61D2"/>
    <w:rsid w:val="006B620F"/>
    <w:rsid w:val="006B6333"/>
    <w:rsid w:val="006B6334"/>
    <w:rsid w:val="006B658C"/>
    <w:rsid w:val="006B65F6"/>
    <w:rsid w:val="006B6673"/>
    <w:rsid w:val="006B6756"/>
    <w:rsid w:val="006B6860"/>
    <w:rsid w:val="006B695A"/>
    <w:rsid w:val="006B69B5"/>
    <w:rsid w:val="006B6A25"/>
    <w:rsid w:val="006B6A2C"/>
    <w:rsid w:val="006B6BE7"/>
    <w:rsid w:val="006B6CCF"/>
    <w:rsid w:val="006B6F5B"/>
    <w:rsid w:val="006B6FAD"/>
    <w:rsid w:val="006B70A6"/>
    <w:rsid w:val="006B70BF"/>
    <w:rsid w:val="006B726F"/>
    <w:rsid w:val="006B740F"/>
    <w:rsid w:val="006B759A"/>
    <w:rsid w:val="006B7646"/>
    <w:rsid w:val="006B771B"/>
    <w:rsid w:val="006B77AA"/>
    <w:rsid w:val="006B77AC"/>
    <w:rsid w:val="006B7837"/>
    <w:rsid w:val="006B7895"/>
    <w:rsid w:val="006B7BCC"/>
    <w:rsid w:val="006B7C5C"/>
    <w:rsid w:val="006B7C85"/>
    <w:rsid w:val="006B7D90"/>
    <w:rsid w:val="006B7DE8"/>
    <w:rsid w:val="006B7E17"/>
    <w:rsid w:val="006B7FAC"/>
    <w:rsid w:val="006C0169"/>
    <w:rsid w:val="006C02B7"/>
    <w:rsid w:val="006C035F"/>
    <w:rsid w:val="006C05FC"/>
    <w:rsid w:val="006C0707"/>
    <w:rsid w:val="006C081E"/>
    <w:rsid w:val="006C096E"/>
    <w:rsid w:val="006C0CB8"/>
    <w:rsid w:val="006C0DA2"/>
    <w:rsid w:val="006C0E45"/>
    <w:rsid w:val="006C0E67"/>
    <w:rsid w:val="006C1138"/>
    <w:rsid w:val="006C1397"/>
    <w:rsid w:val="006C141C"/>
    <w:rsid w:val="006C14F7"/>
    <w:rsid w:val="006C15BD"/>
    <w:rsid w:val="006C1603"/>
    <w:rsid w:val="006C1608"/>
    <w:rsid w:val="006C1665"/>
    <w:rsid w:val="006C167C"/>
    <w:rsid w:val="006C17ED"/>
    <w:rsid w:val="006C1816"/>
    <w:rsid w:val="006C18B8"/>
    <w:rsid w:val="006C1907"/>
    <w:rsid w:val="006C1979"/>
    <w:rsid w:val="006C1B78"/>
    <w:rsid w:val="006C1C1E"/>
    <w:rsid w:val="006C1CEA"/>
    <w:rsid w:val="006C1D8E"/>
    <w:rsid w:val="006C1EE9"/>
    <w:rsid w:val="006C1FD6"/>
    <w:rsid w:val="006C200B"/>
    <w:rsid w:val="006C20D8"/>
    <w:rsid w:val="006C210B"/>
    <w:rsid w:val="006C22F9"/>
    <w:rsid w:val="006C23B4"/>
    <w:rsid w:val="006C23E9"/>
    <w:rsid w:val="006C24DD"/>
    <w:rsid w:val="006C2549"/>
    <w:rsid w:val="006C25B9"/>
    <w:rsid w:val="006C281A"/>
    <w:rsid w:val="006C28AC"/>
    <w:rsid w:val="006C2980"/>
    <w:rsid w:val="006C298E"/>
    <w:rsid w:val="006C2A70"/>
    <w:rsid w:val="006C2B11"/>
    <w:rsid w:val="006C30D4"/>
    <w:rsid w:val="006C30EB"/>
    <w:rsid w:val="006C31D7"/>
    <w:rsid w:val="006C3297"/>
    <w:rsid w:val="006C32A1"/>
    <w:rsid w:val="006C32C3"/>
    <w:rsid w:val="006C3318"/>
    <w:rsid w:val="006C3338"/>
    <w:rsid w:val="006C355D"/>
    <w:rsid w:val="006C3572"/>
    <w:rsid w:val="006C377B"/>
    <w:rsid w:val="006C37C5"/>
    <w:rsid w:val="006C3B10"/>
    <w:rsid w:val="006C3BF2"/>
    <w:rsid w:val="006C3C4B"/>
    <w:rsid w:val="006C3C5D"/>
    <w:rsid w:val="006C3E1D"/>
    <w:rsid w:val="006C4104"/>
    <w:rsid w:val="006C4115"/>
    <w:rsid w:val="006C41BA"/>
    <w:rsid w:val="006C41F7"/>
    <w:rsid w:val="006C422D"/>
    <w:rsid w:val="006C4247"/>
    <w:rsid w:val="006C42D6"/>
    <w:rsid w:val="006C4329"/>
    <w:rsid w:val="006C43A9"/>
    <w:rsid w:val="006C46DC"/>
    <w:rsid w:val="006C4725"/>
    <w:rsid w:val="006C4877"/>
    <w:rsid w:val="006C48C9"/>
    <w:rsid w:val="006C48EE"/>
    <w:rsid w:val="006C4B6C"/>
    <w:rsid w:val="006C4C80"/>
    <w:rsid w:val="006C4CBB"/>
    <w:rsid w:val="006C4D1E"/>
    <w:rsid w:val="006C4DF2"/>
    <w:rsid w:val="006C4FCE"/>
    <w:rsid w:val="006C4FF0"/>
    <w:rsid w:val="006C4FF7"/>
    <w:rsid w:val="006C512A"/>
    <w:rsid w:val="006C52EF"/>
    <w:rsid w:val="006C54BD"/>
    <w:rsid w:val="006C56F3"/>
    <w:rsid w:val="006C573B"/>
    <w:rsid w:val="006C5773"/>
    <w:rsid w:val="006C57FB"/>
    <w:rsid w:val="006C583D"/>
    <w:rsid w:val="006C5841"/>
    <w:rsid w:val="006C5896"/>
    <w:rsid w:val="006C58A4"/>
    <w:rsid w:val="006C59BD"/>
    <w:rsid w:val="006C5A7A"/>
    <w:rsid w:val="006C5B0B"/>
    <w:rsid w:val="006C5B2E"/>
    <w:rsid w:val="006C5BD9"/>
    <w:rsid w:val="006C5C66"/>
    <w:rsid w:val="006C5CEA"/>
    <w:rsid w:val="006C5EB8"/>
    <w:rsid w:val="006C6089"/>
    <w:rsid w:val="006C610E"/>
    <w:rsid w:val="006C6183"/>
    <w:rsid w:val="006C6392"/>
    <w:rsid w:val="006C6424"/>
    <w:rsid w:val="006C6451"/>
    <w:rsid w:val="006C646C"/>
    <w:rsid w:val="006C6592"/>
    <w:rsid w:val="006C65CD"/>
    <w:rsid w:val="006C6619"/>
    <w:rsid w:val="006C6720"/>
    <w:rsid w:val="006C678C"/>
    <w:rsid w:val="006C678F"/>
    <w:rsid w:val="006C67CC"/>
    <w:rsid w:val="006C6A30"/>
    <w:rsid w:val="006C6A52"/>
    <w:rsid w:val="006C6AA4"/>
    <w:rsid w:val="006C6AF7"/>
    <w:rsid w:val="006C6EDA"/>
    <w:rsid w:val="006C6F08"/>
    <w:rsid w:val="006C6F0C"/>
    <w:rsid w:val="006C6F86"/>
    <w:rsid w:val="006C7067"/>
    <w:rsid w:val="006C70F7"/>
    <w:rsid w:val="006C7164"/>
    <w:rsid w:val="006C7222"/>
    <w:rsid w:val="006C72B5"/>
    <w:rsid w:val="006C7461"/>
    <w:rsid w:val="006C755C"/>
    <w:rsid w:val="006C75F2"/>
    <w:rsid w:val="006C7630"/>
    <w:rsid w:val="006C768F"/>
    <w:rsid w:val="006C7788"/>
    <w:rsid w:val="006C77E3"/>
    <w:rsid w:val="006C78B6"/>
    <w:rsid w:val="006C791E"/>
    <w:rsid w:val="006C79A0"/>
    <w:rsid w:val="006C7AC3"/>
    <w:rsid w:val="006C7E45"/>
    <w:rsid w:val="006C7F65"/>
    <w:rsid w:val="006D0036"/>
    <w:rsid w:val="006D0098"/>
    <w:rsid w:val="006D017D"/>
    <w:rsid w:val="006D0237"/>
    <w:rsid w:val="006D030F"/>
    <w:rsid w:val="006D036B"/>
    <w:rsid w:val="006D03CA"/>
    <w:rsid w:val="006D0597"/>
    <w:rsid w:val="006D0630"/>
    <w:rsid w:val="006D06A5"/>
    <w:rsid w:val="006D0744"/>
    <w:rsid w:val="006D0819"/>
    <w:rsid w:val="006D09EB"/>
    <w:rsid w:val="006D0CAD"/>
    <w:rsid w:val="006D0CFA"/>
    <w:rsid w:val="006D0D33"/>
    <w:rsid w:val="006D0DA7"/>
    <w:rsid w:val="006D0DC9"/>
    <w:rsid w:val="006D0F30"/>
    <w:rsid w:val="006D11C1"/>
    <w:rsid w:val="006D137C"/>
    <w:rsid w:val="006D1563"/>
    <w:rsid w:val="006D16F1"/>
    <w:rsid w:val="006D1833"/>
    <w:rsid w:val="006D1920"/>
    <w:rsid w:val="006D1A09"/>
    <w:rsid w:val="006D1A9B"/>
    <w:rsid w:val="006D1B46"/>
    <w:rsid w:val="006D1B83"/>
    <w:rsid w:val="006D1C8E"/>
    <w:rsid w:val="006D1CBF"/>
    <w:rsid w:val="006D1E04"/>
    <w:rsid w:val="006D1EFF"/>
    <w:rsid w:val="006D1F73"/>
    <w:rsid w:val="006D1F86"/>
    <w:rsid w:val="006D204C"/>
    <w:rsid w:val="006D2055"/>
    <w:rsid w:val="006D215B"/>
    <w:rsid w:val="006D22A1"/>
    <w:rsid w:val="006D22C5"/>
    <w:rsid w:val="006D2332"/>
    <w:rsid w:val="006D234F"/>
    <w:rsid w:val="006D24A9"/>
    <w:rsid w:val="006D2536"/>
    <w:rsid w:val="006D2635"/>
    <w:rsid w:val="006D278F"/>
    <w:rsid w:val="006D28FE"/>
    <w:rsid w:val="006D292E"/>
    <w:rsid w:val="006D2936"/>
    <w:rsid w:val="006D2981"/>
    <w:rsid w:val="006D2991"/>
    <w:rsid w:val="006D29C3"/>
    <w:rsid w:val="006D2A5A"/>
    <w:rsid w:val="006D2A87"/>
    <w:rsid w:val="006D2CB1"/>
    <w:rsid w:val="006D2E9A"/>
    <w:rsid w:val="006D2ECB"/>
    <w:rsid w:val="006D2EE2"/>
    <w:rsid w:val="006D2F27"/>
    <w:rsid w:val="006D318A"/>
    <w:rsid w:val="006D3387"/>
    <w:rsid w:val="006D33C3"/>
    <w:rsid w:val="006D3427"/>
    <w:rsid w:val="006D3498"/>
    <w:rsid w:val="006D3510"/>
    <w:rsid w:val="006D35F3"/>
    <w:rsid w:val="006D38C9"/>
    <w:rsid w:val="006D38EE"/>
    <w:rsid w:val="006D39E7"/>
    <w:rsid w:val="006D39EC"/>
    <w:rsid w:val="006D39F3"/>
    <w:rsid w:val="006D3C2B"/>
    <w:rsid w:val="006D3CAC"/>
    <w:rsid w:val="006D3D04"/>
    <w:rsid w:val="006D3DEF"/>
    <w:rsid w:val="006D3E5E"/>
    <w:rsid w:val="006D3EE4"/>
    <w:rsid w:val="006D41DD"/>
    <w:rsid w:val="006D4292"/>
    <w:rsid w:val="006D42C7"/>
    <w:rsid w:val="006D42F4"/>
    <w:rsid w:val="006D4399"/>
    <w:rsid w:val="006D44F2"/>
    <w:rsid w:val="006D454D"/>
    <w:rsid w:val="006D476B"/>
    <w:rsid w:val="006D479C"/>
    <w:rsid w:val="006D4AB4"/>
    <w:rsid w:val="006D4B4C"/>
    <w:rsid w:val="006D4C42"/>
    <w:rsid w:val="006D4D7E"/>
    <w:rsid w:val="006D4EAC"/>
    <w:rsid w:val="006D501F"/>
    <w:rsid w:val="006D5383"/>
    <w:rsid w:val="006D544C"/>
    <w:rsid w:val="006D54C8"/>
    <w:rsid w:val="006D56C0"/>
    <w:rsid w:val="006D5870"/>
    <w:rsid w:val="006D5A2C"/>
    <w:rsid w:val="006D5A5E"/>
    <w:rsid w:val="006D5AD6"/>
    <w:rsid w:val="006D5AFF"/>
    <w:rsid w:val="006D5C7F"/>
    <w:rsid w:val="006D5E1D"/>
    <w:rsid w:val="006D5E51"/>
    <w:rsid w:val="006D5EE0"/>
    <w:rsid w:val="006D60B8"/>
    <w:rsid w:val="006D61A8"/>
    <w:rsid w:val="006D61E8"/>
    <w:rsid w:val="006D630A"/>
    <w:rsid w:val="006D633A"/>
    <w:rsid w:val="006D642C"/>
    <w:rsid w:val="006D6550"/>
    <w:rsid w:val="006D656C"/>
    <w:rsid w:val="006D689F"/>
    <w:rsid w:val="006D6AD2"/>
    <w:rsid w:val="006D6AD9"/>
    <w:rsid w:val="006D6BE1"/>
    <w:rsid w:val="006D6C89"/>
    <w:rsid w:val="006D6FFF"/>
    <w:rsid w:val="006D7051"/>
    <w:rsid w:val="006D7150"/>
    <w:rsid w:val="006D7152"/>
    <w:rsid w:val="006D71B3"/>
    <w:rsid w:val="006D726A"/>
    <w:rsid w:val="006D7301"/>
    <w:rsid w:val="006D73AB"/>
    <w:rsid w:val="006D75E0"/>
    <w:rsid w:val="006D765A"/>
    <w:rsid w:val="006D7661"/>
    <w:rsid w:val="006D7726"/>
    <w:rsid w:val="006D77AA"/>
    <w:rsid w:val="006D78D5"/>
    <w:rsid w:val="006D798E"/>
    <w:rsid w:val="006D7A17"/>
    <w:rsid w:val="006D7A1B"/>
    <w:rsid w:val="006D7A40"/>
    <w:rsid w:val="006D7C02"/>
    <w:rsid w:val="006D7CA1"/>
    <w:rsid w:val="006D7CE3"/>
    <w:rsid w:val="006D7D82"/>
    <w:rsid w:val="006D7D8C"/>
    <w:rsid w:val="006D7EF9"/>
    <w:rsid w:val="006D7F39"/>
    <w:rsid w:val="006D7F3B"/>
    <w:rsid w:val="006D7F46"/>
    <w:rsid w:val="006E004E"/>
    <w:rsid w:val="006E0398"/>
    <w:rsid w:val="006E0544"/>
    <w:rsid w:val="006E05BD"/>
    <w:rsid w:val="006E0713"/>
    <w:rsid w:val="006E07BF"/>
    <w:rsid w:val="006E07C8"/>
    <w:rsid w:val="006E08D3"/>
    <w:rsid w:val="006E0996"/>
    <w:rsid w:val="006E0A7B"/>
    <w:rsid w:val="006E0ACB"/>
    <w:rsid w:val="006E0CFA"/>
    <w:rsid w:val="006E0D87"/>
    <w:rsid w:val="006E0F65"/>
    <w:rsid w:val="006E0F71"/>
    <w:rsid w:val="006E0FC3"/>
    <w:rsid w:val="006E10B4"/>
    <w:rsid w:val="006E11B7"/>
    <w:rsid w:val="006E140A"/>
    <w:rsid w:val="006E1566"/>
    <w:rsid w:val="006E1591"/>
    <w:rsid w:val="006E15C4"/>
    <w:rsid w:val="006E1665"/>
    <w:rsid w:val="006E173E"/>
    <w:rsid w:val="006E19CE"/>
    <w:rsid w:val="006E1A3E"/>
    <w:rsid w:val="006E1AAB"/>
    <w:rsid w:val="006E1AFE"/>
    <w:rsid w:val="006E1B8F"/>
    <w:rsid w:val="006E1E0F"/>
    <w:rsid w:val="006E1E1B"/>
    <w:rsid w:val="006E1EB8"/>
    <w:rsid w:val="006E1EC8"/>
    <w:rsid w:val="006E1ED5"/>
    <w:rsid w:val="006E1F82"/>
    <w:rsid w:val="006E21F8"/>
    <w:rsid w:val="006E22DE"/>
    <w:rsid w:val="006E255B"/>
    <w:rsid w:val="006E275E"/>
    <w:rsid w:val="006E29CE"/>
    <w:rsid w:val="006E29E3"/>
    <w:rsid w:val="006E29F4"/>
    <w:rsid w:val="006E2B0A"/>
    <w:rsid w:val="006E2BC6"/>
    <w:rsid w:val="006E2C82"/>
    <w:rsid w:val="006E2D19"/>
    <w:rsid w:val="006E2E3A"/>
    <w:rsid w:val="006E2F19"/>
    <w:rsid w:val="006E2F25"/>
    <w:rsid w:val="006E2F41"/>
    <w:rsid w:val="006E2FAA"/>
    <w:rsid w:val="006E2FD0"/>
    <w:rsid w:val="006E31F3"/>
    <w:rsid w:val="006E3241"/>
    <w:rsid w:val="006E3375"/>
    <w:rsid w:val="006E338D"/>
    <w:rsid w:val="006E3470"/>
    <w:rsid w:val="006E35C1"/>
    <w:rsid w:val="006E382F"/>
    <w:rsid w:val="006E396F"/>
    <w:rsid w:val="006E397F"/>
    <w:rsid w:val="006E3D26"/>
    <w:rsid w:val="006E3D4C"/>
    <w:rsid w:val="006E3DD8"/>
    <w:rsid w:val="006E3EE9"/>
    <w:rsid w:val="006E3F97"/>
    <w:rsid w:val="006E3FD3"/>
    <w:rsid w:val="006E41A6"/>
    <w:rsid w:val="006E4758"/>
    <w:rsid w:val="006E47D5"/>
    <w:rsid w:val="006E4EE0"/>
    <w:rsid w:val="006E50D9"/>
    <w:rsid w:val="006E50DE"/>
    <w:rsid w:val="006E51B0"/>
    <w:rsid w:val="006E528A"/>
    <w:rsid w:val="006E52D9"/>
    <w:rsid w:val="006E531B"/>
    <w:rsid w:val="006E5599"/>
    <w:rsid w:val="006E5670"/>
    <w:rsid w:val="006E56B2"/>
    <w:rsid w:val="006E5771"/>
    <w:rsid w:val="006E5819"/>
    <w:rsid w:val="006E5822"/>
    <w:rsid w:val="006E59C4"/>
    <w:rsid w:val="006E5B5E"/>
    <w:rsid w:val="006E5CDC"/>
    <w:rsid w:val="006E5E29"/>
    <w:rsid w:val="006E5E57"/>
    <w:rsid w:val="006E5E7F"/>
    <w:rsid w:val="006E5FB1"/>
    <w:rsid w:val="006E6018"/>
    <w:rsid w:val="006E612D"/>
    <w:rsid w:val="006E62BF"/>
    <w:rsid w:val="006E6372"/>
    <w:rsid w:val="006E6568"/>
    <w:rsid w:val="006E6837"/>
    <w:rsid w:val="006E68BE"/>
    <w:rsid w:val="006E6960"/>
    <w:rsid w:val="006E6A66"/>
    <w:rsid w:val="006E6A96"/>
    <w:rsid w:val="006E6BEB"/>
    <w:rsid w:val="006E6C24"/>
    <w:rsid w:val="006E6E31"/>
    <w:rsid w:val="006E7083"/>
    <w:rsid w:val="006E709E"/>
    <w:rsid w:val="006E7144"/>
    <w:rsid w:val="006E7145"/>
    <w:rsid w:val="006E72C5"/>
    <w:rsid w:val="006E732C"/>
    <w:rsid w:val="006E747B"/>
    <w:rsid w:val="006E7645"/>
    <w:rsid w:val="006E7855"/>
    <w:rsid w:val="006E7989"/>
    <w:rsid w:val="006E7BB7"/>
    <w:rsid w:val="006E7C75"/>
    <w:rsid w:val="006E7CD0"/>
    <w:rsid w:val="006E7D51"/>
    <w:rsid w:val="006E7DA9"/>
    <w:rsid w:val="006E7FBA"/>
    <w:rsid w:val="006F0124"/>
    <w:rsid w:val="006F01AF"/>
    <w:rsid w:val="006F0269"/>
    <w:rsid w:val="006F0345"/>
    <w:rsid w:val="006F0377"/>
    <w:rsid w:val="006F03B1"/>
    <w:rsid w:val="006F0658"/>
    <w:rsid w:val="006F0713"/>
    <w:rsid w:val="006F0752"/>
    <w:rsid w:val="006F0985"/>
    <w:rsid w:val="006F0A25"/>
    <w:rsid w:val="006F0AB2"/>
    <w:rsid w:val="006F0D5A"/>
    <w:rsid w:val="006F0DA4"/>
    <w:rsid w:val="006F0E4C"/>
    <w:rsid w:val="006F0F7C"/>
    <w:rsid w:val="006F11D0"/>
    <w:rsid w:val="006F12BD"/>
    <w:rsid w:val="006F13B5"/>
    <w:rsid w:val="006F147B"/>
    <w:rsid w:val="006F1561"/>
    <w:rsid w:val="006F159B"/>
    <w:rsid w:val="006F17CB"/>
    <w:rsid w:val="006F18F4"/>
    <w:rsid w:val="006F1967"/>
    <w:rsid w:val="006F1ACE"/>
    <w:rsid w:val="006F1B15"/>
    <w:rsid w:val="006F1C9E"/>
    <w:rsid w:val="006F1D05"/>
    <w:rsid w:val="006F1D34"/>
    <w:rsid w:val="006F1E5A"/>
    <w:rsid w:val="006F1E5D"/>
    <w:rsid w:val="006F1F3D"/>
    <w:rsid w:val="006F1F5C"/>
    <w:rsid w:val="006F1F66"/>
    <w:rsid w:val="006F20DF"/>
    <w:rsid w:val="006F20F6"/>
    <w:rsid w:val="006F2175"/>
    <w:rsid w:val="006F2217"/>
    <w:rsid w:val="006F250C"/>
    <w:rsid w:val="006F2684"/>
    <w:rsid w:val="006F278B"/>
    <w:rsid w:val="006F2811"/>
    <w:rsid w:val="006F297D"/>
    <w:rsid w:val="006F2D76"/>
    <w:rsid w:val="006F2DAB"/>
    <w:rsid w:val="006F2E8E"/>
    <w:rsid w:val="006F2FB0"/>
    <w:rsid w:val="006F2FD0"/>
    <w:rsid w:val="006F3019"/>
    <w:rsid w:val="006F3093"/>
    <w:rsid w:val="006F31D2"/>
    <w:rsid w:val="006F32B5"/>
    <w:rsid w:val="006F331D"/>
    <w:rsid w:val="006F3338"/>
    <w:rsid w:val="006F33C1"/>
    <w:rsid w:val="006F34A3"/>
    <w:rsid w:val="006F34E2"/>
    <w:rsid w:val="006F3519"/>
    <w:rsid w:val="006F3603"/>
    <w:rsid w:val="006F3609"/>
    <w:rsid w:val="006F36BF"/>
    <w:rsid w:val="006F37A7"/>
    <w:rsid w:val="006F37D0"/>
    <w:rsid w:val="006F3A82"/>
    <w:rsid w:val="006F3C56"/>
    <w:rsid w:val="006F3C73"/>
    <w:rsid w:val="006F3C93"/>
    <w:rsid w:val="006F3DB9"/>
    <w:rsid w:val="006F3E97"/>
    <w:rsid w:val="006F3FBA"/>
    <w:rsid w:val="006F4038"/>
    <w:rsid w:val="006F40F7"/>
    <w:rsid w:val="006F413E"/>
    <w:rsid w:val="006F41AC"/>
    <w:rsid w:val="006F41FC"/>
    <w:rsid w:val="006F42BA"/>
    <w:rsid w:val="006F43C2"/>
    <w:rsid w:val="006F44F9"/>
    <w:rsid w:val="006F4552"/>
    <w:rsid w:val="006F471F"/>
    <w:rsid w:val="006F4736"/>
    <w:rsid w:val="006F4884"/>
    <w:rsid w:val="006F48D6"/>
    <w:rsid w:val="006F4957"/>
    <w:rsid w:val="006F4A1A"/>
    <w:rsid w:val="006F4A31"/>
    <w:rsid w:val="006F4A9E"/>
    <w:rsid w:val="006F4AB2"/>
    <w:rsid w:val="006F4B9D"/>
    <w:rsid w:val="006F4BAA"/>
    <w:rsid w:val="006F4DD4"/>
    <w:rsid w:val="006F4E05"/>
    <w:rsid w:val="006F508B"/>
    <w:rsid w:val="006F513D"/>
    <w:rsid w:val="006F515F"/>
    <w:rsid w:val="006F525C"/>
    <w:rsid w:val="006F52E7"/>
    <w:rsid w:val="006F5325"/>
    <w:rsid w:val="006F5419"/>
    <w:rsid w:val="006F54AF"/>
    <w:rsid w:val="006F57B4"/>
    <w:rsid w:val="006F57DD"/>
    <w:rsid w:val="006F5951"/>
    <w:rsid w:val="006F5A38"/>
    <w:rsid w:val="006F5A69"/>
    <w:rsid w:val="006F5B36"/>
    <w:rsid w:val="006F5CB5"/>
    <w:rsid w:val="006F5E37"/>
    <w:rsid w:val="006F6027"/>
    <w:rsid w:val="006F6043"/>
    <w:rsid w:val="006F6072"/>
    <w:rsid w:val="006F60FC"/>
    <w:rsid w:val="006F6172"/>
    <w:rsid w:val="006F6193"/>
    <w:rsid w:val="006F634C"/>
    <w:rsid w:val="006F63BF"/>
    <w:rsid w:val="006F63C8"/>
    <w:rsid w:val="006F63F3"/>
    <w:rsid w:val="006F659F"/>
    <w:rsid w:val="006F660E"/>
    <w:rsid w:val="006F69CC"/>
    <w:rsid w:val="006F6A61"/>
    <w:rsid w:val="006F6A87"/>
    <w:rsid w:val="006F6AC0"/>
    <w:rsid w:val="006F6B44"/>
    <w:rsid w:val="006F6B45"/>
    <w:rsid w:val="006F6D58"/>
    <w:rsid w:val="006F6E02"/>
    <w:rsid w:val="006F715C"/>
    <w:rsid w:val="006F7315"/>
    <w:rsid w:val="006F73D5"/>
    <w:rsid w:val="006F74A3"/>
    <w:rsid w:val="006F764E"/>
    <w:rsid w:val="006F7693"/>
    <w:rsid w:val="006F7785"/>
    <w:rsid w:val="006F7A46"/>
    <w:rsid w:val="006F7A72"/>
    <w:rsid w:val="006F7AEF"/>
    <w:rsid w:val="006F7BA4"/>
    <w:rsid w:val="006F7BDB"/>
    <w:rsid w:val="006F7E8A"/>
    <w:rsid w:val="006F7F2C"/>
    <w:rsid w:val="00700029"/>
    <w:rsid w:val="00700143"/>
    <w:rsid w:val="0070025A"/>
    <w:rsid w:val="007002F2"/>
    <w:rsid w:val="00700386"/>
    <w:rsid w:val="007005D8"/>
    <w:rsid w:val="007007F7"/>
    <w:rsid w:val="0070081F"/>
    <w:rsid w:val="00700ABE"/>
    <w:rsid w:val="00700C6F"/>
    <w:rsid w:val="00700E81"/>
    <w:rsid w:val="00700F53"/>
    <w:rsid w:val="00700FE9"/>
    <w:rsid w:val="00701012"/>
    <w:rsid w:val="007010A1"/>
    <w:rsid w:val="0070113D"/>
    <w:rsid w:val="0070139B"/>
    <w:rsid w:val="007013AF"/>
    <w:rsid w:val="007013C5"/>
    <w:rsid w:val="00701468"/>
    <w:rsid w:val="007014D2"/>
    <w:rsid w:val="0070168D"/>
    <w:rsid w:val="00701797"/>
    <w:rsid w:val="007019E0"/>
    <w:rsid w:val="00701CB7"/>
    <w:rsid w:val="00701E97"/>
    <w:rsid w:val="00701F02"/>
    <w:rsid w:val="00702161"/>
    <w:rsid w:val="007022E1"/>
    <w:rsid w:val="00702586"/>
    <w:rsid w:val="00702933"/>
    <w:rsid w:val="00702B5B"/>
    <w:rsid w:val="00702C97"/>
    <w:rsid w:val="00702E20"/>
    <w:rsid w:val="00702E5B"/>
    <w:rsid w:val="00702E99"/>
    <w:rsid w:val="00702EB1"/>
    <w:rsid w:val="00703056"/>
    <w:rsid w:val="00703317"/>
    <w:rsid w:val="00703337"/>
    <w:rsid w:val="00703386"/>
    <w:rsid w:val="00703449"/>
    <w:rsid w:val="00703590"/>
    <w:rsid w:val="0070360A"/>
    <w:rsid w:val="007036FA"/>
    <w:rsid w:val="00703898"/>
    <w:rsid w:val="00703949"/>
    <w:rsid w:val="00703955"/>
    <w:rsid w:val="00703A13"/>
    <w:rsid w:val="00703B5B"/>
    <w:rsid w:val="00703B68"/>
    <w:rsid w:val="00703BA3"/>
    <w:rsid w:val="00703C93"/>
    <w:rsid w:val="00703D54"/>
    <w:rsid w:val="00703DB6"/>
    <w:rsid w:val="00703FB4"/>
    <w:rsid w:val="00704173"/>
    <w:rsid w:val="007041DD"/>
    <w:rsid w:val="0070424E"/>
    <w:rsid w:val="00704305"/>
    <w:rsid w:val="007043FB"/>
    <w:rsid w:val="00704417"/>
    <w:rsid w:val="00704599"/>
    <w:rsid w:val="007045D7"/>
    <w:rsid w:val="00704654"/>
    <w:rsid w:val="00704819"/>
    <w:rsid w:val="00704863"/>
    <w:rsid w:val="00704CA2"/>
    <w:rsid w:val="00704E39"/>
    <w:rsid w:val="00704ECF"/>
    <w:rsid w:val="00705015"/>
    <w:rsid w:val="007050D1"/>
    <w:rsid w:val="0070510A"/>
    <w:rsid w:val="007051B2"/>
    <w:rsid w:val="007051E1"/>
    <w:rsid w:val="007056BF"/>
    <w:rsid w:val="007056F6"/>
    <w:rsid w:val="00705709"/>
    <w:rsid w:val="00705798"/>
    <w:rsid w:val="00705B6A"/>
    <w:rsid w:val="00705C28"/>
    <w:rsid w:val="00705D59"/>
    <w:rsid w:val="00705E2E"/>
    <w:rsid w:val="00705EA2"/>
    <w:rsid w:val="00705EC9"/>
    <w:rsid w:val="00705F35"/>
    <w:rsid w:val="00705F87"/>
    <w:rsid w:val="00705F8E"/>
    <w:rsid w:val="00705F9F"/>
    <w:rsid w:val="00705FA7"/>
    <w:rsid w:val="0070603A"/>
    <w:rsid w:val="00706229"/>
    <w:rsid w:val="00706243"/>
    <w:rsid w:val="00706309"/>
    <w:rsid w:val="00706371"/>
    <w:rsid w:val="0070641A"/>
    <w:rsid w:val="00706433"/>
    <w:rsid w:val="0070648D"/>
    <w:rsid w:val="00706594"/>
    <w:rsid w:val="0070673E"/>
    <w:rsid w:val="0070674B"/>
    <w:rsid w:val="0070676A"/>
    <w:rsid w:val="007069A6"/>
    <w:rsid w:val="00706AC6"/>
    <w:rsid w:val="00706C78"/>
    <w:rsid w:val="00706C8A"/>
    <w:rsid w:val="00706C8F"/>
    <w:rsid w:val="00706CC6"/>
    <w:rsid w:val="00706D18"/>
    <w:rsid w:val="00706D97"/>
    <w:rsid w:val="00706ECA"/>
    <w:rsid w:val="00706FEC"/>
    <w:rsid w:val="00707066"/>
    <w:rsid w:val="007070DA"/>
    <w:rsid w:val="0070718A"/>
    <w:rsid w:val="007071BC"/>
    <w:rsid w:val="0070735A"/>
    <w:rsid w:val="0070745B"/>
    <w:rsid w:val="00707517"/>
    <w:rsid w:val="00707525"/>
    <w:rsid w:val="00707564"/>
    <w:rsid w:val="00707568"/>
    <w:rsid w:val="007075CD"/>
    <w:rsid w:val="007076F8"/>
    <w:rsid w:val="007077BA"/>
    <w:rsid w:val="00707899"/>
    <w:rsid w:val="00707907"/>
    <w:rsid w:val="00707911"/>
    <w:rsid w:val="00707AFD"/>
    <w:rsid w:val="00707BDE"/>
    <w:rsid w:val="00707CA5"/>
    <w:rsid w:val="00707D5D"/>
    <w:rsid w:val="00707DD4"/>
    <w:rsid w:val="00707E43"/>
    <w:rsid w:val="00707FE5"/>
    <w:rsid w:val="007100A7"/>
    <w:rsid w:val="00710141"/>
    <w:rsid w:val="00710175"/>
    <w:rsid w:val="00710185"/>
    <w:rsid w:val="007101FE"/>
    <w:rsid w:val="0071042C"/>
    <w:rsid w:val="0071048F"/>
    <w:rsid w:val="007104D5"/>
    <w:rsid w:val="007106F9"/>
    <w:rsid w:val="0071077C"/>
    <w:rsid w:val="0071080F"/>
    <w:rsid w:val="00710A38"/>
    <w:rsid w:val="00710A70"/>
    <w:rsid w:val="00710B0B"/>
    <w:rsid w:val="00710B64"/>
    <w:rsid w:val="00710C05"/>
    <w:rsid w:val="00710CBE"/>
    <w:rsid w:val="00710D0C"/>
    <w:rsid w:val="00710DF7"/>
    <w:rsid w:val="007110DC"/>
    <w:rsid w:val="00711119"/>
    <w:rsid w:val="0071118F"/>
    <w:rsid w:val="007111BC"/>
    <w:rsid w:val="007111C5"/>
    <w:rsid w:val="00711209"/>
    <w:rsid w:val="0071143D"/>
    <w:rsid w:val="0071144F"/>
    <w:rsid w:val="007117E6"/>
    <w:rsid w:val="0071186D"/>
    <w:rsid w:val="00711928"/>
    <w:rsid w:val="00711B14"/>
    <w:rsid w:val="00711BC7"/>
    <w:rsid w:val="00711D0B"/>
    <w:rsid w:val="00711DBA"/>
    <w:rsid w:val="00711E4B"/>
    <w:rsid w:val="00711F5D"/>
    <w:rsid w:val="00712219"/>
    <w:rsid w:val="007123CB"/>
    <w:rsid w:val="007127F1"/>
    <w:rsid w:val="00712A40"/>
    <w:rsid w:val="00712A6F"/>
    <w:rsid w:val="00712AC1"/>
    <w:rsid w:val="00712AED"/>
    <w:rsid w:val="00712B2A"/>
    <w:rsid w:val="00712B40"/>
    <w:rsid w:val="00712C4C"/>
    <w:rsid w:val="00712CD3"/>
    <w:rsid w:val="00712DEB"/>
    <w:rsid w:val="0071309F"/>
    <w:rsid w:val="007130FD"/>
    <w:rsid w:val="00713118"/>
    <w:rsid w:val="007131FD"/>
    <w:rsid w:val="00713274"/>
    <w:rsid w:val="007132EE"/>
    <w:rsid w:val="00713350"/>
    <w:rsid w:val="00713401"/>
    <w:rsid w:val="00713450"/>
    <w:rsid w:val="007135B3"/>
    <w:rsid w:val="007135B8"/>
    <w:rsid w:val="0071367D"/>
    <w:rsid w:val="00713796"/>
    <w:rsid w:val="007139AF"/>
    <w:rsid w:val="00713AAE"/>
    <w:rsid w:val="00713D6B"/>
    <w:rsid w:val="00713F5F"/>
    <w:rsid w:val="00714099"/>
    <w:rsid w:val="007140B3"/>
    <w:rsid w:val="00714295"/>
    <w:rsid w:val="00714507"/>
    <w:rsid w:val="007145C3"/>
    <w:rsid w:val="007147B7"/>
    <w:rsid w:val="007147BA"/>
    <w:rsid w:val="007147F0"/>
    <w:rsid w:val="00714848"/>
    <w:rsid w:val="00714874"/>
    <w:rsid w:val="007148AC"/>
    <w:rsid w:val="007148E9"/>
    <w:rsid w:val="00714925"/>
    <w:rsid w:val="00714B14"/>
    <w:rsid w:val="00714C28"/>
    <w:rsid w:val="007153C7"/>
    <w:rsid w:val="0071541C"/>
    <w:rsid w:val="00715479"/>
    <w:rsid w:val="0071547A"/>
    <w:rsid w:val="007154B6"/>
    <w:rsid w:val="007155BB"/>
    <w:rsid w:val="0071564A"/>
    <w:rsid w:val="00715716"/>
    <w:rsid w:val="0071577A"/>
    <w:rsid w:val="00715941"/>
    <w:rsid w:val="007159AC"/>
    <w:rsid w:val="00715A42"/>
    <w:rsid w:val="00715A9B"/>
    <w:rsid w:val="00715B08"/>
    <w:rsid w:val="00715BDC"/>
    <w:rsid w:val="00715D3A"/>
    <w:rsid w:val="00715D92"/>
    <w:rsid w:val="00715F08"/>
    <w:rsid w:val="007160B9"/>
    <w:rsid w:val="007162B1"/>
    <w:rsid w:val="00716337"/>
    <w:rsid w:val="0071644E"/>
    <w:rsid w:val="007164BD"/>
    <w:rsid w:val="007164FF"/>
    <w:rsid w:val="0071677B"/>
    <w:rsid w:val="007167E0"/>
    <w:rsid w:val="00716A33"/>
    <w:rsid w:val="00716AB0"/>
    <w:rsid w:val="00716C1E"/>
    <w:rsid w:val="00716CFA"/>
    <w:rsid w:val="007170A0"/>
    <w:rsid w:val="007171A8"/>
    <w:rsid w:val="007171EA"/>
    <w:rsid w:val="0071736D"/>
    <w:rsid w:val="007173AB"/>
    <w:rsid w:val="0071742C"/>
    <w:rsid w:val="0071747D"/>
    <w:rsid w:val="00717524"/>
    <w:rsid w:val="0071752C"/>
    <w:rsid w:val="0071763A"/>
    <w:rsid w:val="0071779F"/>
    <w:rsid w:val="00717AF1"/>
    <w:rsid w:val="00717B29"/>
    <w:rsid w:val="00717C72"/>
    <w:rsid w:val="00717CEF"/>
    <w:rsid w:val="00717DE1"/>
    <w:rsid w:val="007200DF"/>
    <w:rsid w:val="00720214"/>
    <w:rsid w:val="00720408"/>
    <w:rsid w:val="00720571"/>
    <w:rsid w:val="007207B2"/>
    <w:rsid w:val="007207B4"/>
    <w:rsid w:val="00720883"/>
    <w:rsid w:val="0072088B"/>
    <w:rsid w:val="0072089D"/>
    <w:rsid w:val="007208A9"/>
    <w:rsid w:val="007208CF"/>
    <w:rsid w:val="00720993"/>
    <w:rsid w:val="00720A2C"/>
    <w:rsid w:val="00720B75"/>
    <w:rsid w:val="00720B8C"/>
    <w:rsid w:val="00720BD7"/>
    <w:rsid w:val="00720CF9"/>
    <w:rsid w:val="00720E01"/>
    <w:rsid w:val="00720E99"/>
    <w:rsid w:val="0072109D"/>
    <w:rsid w:val="007211FF"/>
    <w:rsid w:val="00721476"/>
    <w:rsid w:val="007214A4"/>
    <w:rsid w:val="007215BE"/>
    <w:rsid w:val="007215E4"/>
    <w:rsid w:val="00721612"/>
    <w:rsid w:val="007216E2"/>
    <w:rsid w:val="00721877"/>
    <w:rsid w:val="007219B9"/>
    <w:rsid w:val="00721AC5"/>
    <w:rsid w:val="00721E73"/>
    <w:rsid w:val="00721F0D"/>
    <w:rsid w:val="00722073"/>
    <w:rsid w:val="007220BB"/>
    <w:rsid w:val="0072232D"/>
    <w:rsid w:val="007223B9"/>
    <w:rsid w:val="0072248D"/>
    <w:rsid w:val="00722512"/>
    <w:rsid w:val="0072267D"/>
    <w:rsid w:val="0072269D"/>
    <w:rsid w:val="0072272D"/>
    <w:rsid w:val="007227BC"/>
    <w:rsid w:val="00722B02"/>
    <w:rsid w:val="00722C1D"/>
    <w:rsid w:val="00722D08"/>
    <w:rsid w:val="00722E49"/>
    <w:rsid w:val="00722E67"/>
    <w:rsid w:val="007230B0"/>
    <w:rsid w:val="007230ED"/>
    <w:rsid w:val="007232D7"/>
    <w:rsid w:val="007234C6"/>
    <w:rsid w:val="00723875"/>
    <w:rsid w:val="007238A9"/>
    <w:rsid w:val="00723955"/>
    <w:rsid w:val="00723AF0"/>
    <w:rsid w:val="00723B95"/>
    <w:rsid w:val="00723C2D"/>
    <w:rsid w:val="00723D1E"/>
    <w:rsid w:val="00723D56"/>
    <w:rsid w:val="00723E03"/>
    <w:rsid w:val="00723EE0"/>
    <w:rsid w:val="0072409D"/>
    <w:rsid w:val="00724259"/>
    <w:rsid w:val="007242C9"/>
    <w:rsid w:val="00724392"/>
    <w:rsid w:val="00724431"/>
    <w:rsid w:val="00724509"/>
    <w:rsid w:val="007245CC"/>
    <w:rsid w:val="007246FA"/>
    <w:rsid w:val="0072482B"/>
    <w:rsid w:val="0072490F"/>
    <w:rsid w:val="00724A63"/>
    <w:rsid w:val="00724A98"/>
    <w:rsid w:val="00724B3B"/>
    <w:rsid w:val="00724BCC"/>
    <w:rsid w:val="00725152"/>
    <w:rsid w:val="007251FF"/>
    <w:rsid w:val="007252B3"/>
    <w:rsid w:val="00725443"/>
    <w:rsid w:val="00725576"/>
    <w:rsid w:val="00725649"/>
    <w:rsid w:val="0072564C"/>
    <w:rsid w:val="00725789"/>
    <w:rsid w:val="007258CB"/>
    <w:rsid w:val="00725906"/>
    <w:rsid w:val="0072596D"/>
    <w:rsid w:val="00725990"/>
    <w:rsid w:val="00725992"/>
    <w:rsid w:val="007259C2"/>
    <w:rsid w:val="00725F94"/>
    <w:rsid w:val="007261D8"/>
    <w:rsid w:val="007262C0"/>
    <w:rsid w:val="00726377"/>
    <w:rsid w:val="007264AC"/>
    <w:rsid w:val="00726503"/>
    <w:rsid w:val="00726543"/>
    <w:rsid w:val="00726571"/>
    <w:rsid w:val="007265E6"/>
    <w:rsid w:val="007267F2"/>
    <w:rsid w:val="0072691B"/>
    <w:rsid w:val="007269F5"/>
    <w:rsid w:val="00726A6A"/>
    <w:rsid w:val="00726B9B"/>
    <w:rsid w:val="00726CCA"/>
    <w:rsid w:val="00726E9C"/>
    <w:rsid w:val="00726F49"/>
    <w:rsid w:val="00727076"/>
    <w:rsid w:val="0072721D"/>
    <w:rsid w:val="0072742F"/>
    <w:rsid w:val="007276EC"/>
    <w:rsid w:val="007277E6"/>
    <w:rsid w:val="007277E8"/>
    <w:rsid w:val="007278BA"/>
    <w:rsid w:val="00727A05"/>
    <w:rsid w:val="00727BAE"/>
    <w:rsid w:val="00727BD4"/>
    <w:rsid w:val="00727D1C"/>
    <w:rsid w:val="00727DEE"/>
    <w:rsid w:val="00727E24"/>
    <w:rsid w:val="00727E51"/>
    <w:rsid w:val="00727F5C"/>
    <w:rsid w:val="00727F8B"/>
    <w:rsid w:val="00727FF9"/>
    <w:rsid w:val="0073004E"/>
    <w:rsid w:val="0073013C"/>
    <w:rsid w:val="00730259"/>
    <w:rsid w:val="007305A8"/>
    <w:rsid w:val="0073074B"/>
    <w:rsid w:val="00730772"/>
    <w:rsid w:val="00730796"/>
    <w:rsid w:val="007308C9"/>
    <w:rsid w:val="0073096F"/>
    <w:rsid w:val="007309E0"/>
    <w:rsid w:val="00730A2D"/>
    <w:rsid w:val="00730BA5"/>
    <w:rsid w:val="00730BFE"/>
    <w:rsid w:val="00730CD0"/>
    <w:rsid w:val="00730D42"/>
    <w:rsid w:val="00730EA7"/>
    <w:rsid w:val="0073100F"/>
    <w:rsid w:val="00731048"/>
    <w:rsid w:val="0073115B"/>
    <w:rsid w:val="007311A5"/>
    <w:rsid w:val="00731222"/>
    <w:rsid w:val="00731273"/>
    <w:rsid w:val="00731627"/>
    <w:rsid w:val="007319E3"/>
    <w:rsid w:val="00731A8B"/>
    <w:rsid w:val="00731AC6"/>
    <w:rsid w:val="00731AEC"/>
    <w:rsid w:val="00731B87"/>
    <w:rsid w:val="00731BF9"/>
    <w:rsid w:val="00731C6F"/>
    <w:rsid w:val="00731D8E"/>
    <w:rsid w:val="00731E45"/>
    <w:rsid w:val="00731EC3"/>
    <w:rsid w:val="00731F1F"/>
    <w:rsid w:val="00731FEB"/>
    <w:rsid w:val="00732002"/>
    <w:rsid w:val="007320D6"/>
    <w:rsid w:val="007320E6"/>
    <w:rsid w:val="00732162"/>
    <w:rsid w:val="007321C8"/>
    <w:rsid w:val="0073222D"/>
    <w:rsid w:val="007324EC"/>
    <w:rsid w:val="007324F4"/>
    <w:rsid w:val="00732522"/>
    <w:rsid w:val="0073263A"/>
    <w:rsid w:val="00732737"/>
    <w:rsid w:val="007327A4"/>
    <w:rsid w:val="007327B4"/>
    <w:rsid w:val="007327C8"/>
    <w:rsid w:val="007327EB"/>
    <w:rsid w:val="007328D3"/>
    <w:rsid w:val="00732C2C"/>
    <w:rsid w:val="00732C3F"/>
    <w:rsid w:val="00732C45"/>
    <w:rsid w:val="00732D77"/>
    <w:rsid w:val="00732EBE"/>
    <w:rsid w:val="00732F5D"/>
    <w:rsid w:val="00733086"/>
    <w:rsid w:val="007330BA"/>
    <w:rsid w:val="00733108"/>
    <w:rsid w:val="007331CE"/>
    <w:rsid w:val="007331E6"/>
    <w:rsid w:val="007332F0"/>
    <w:rsid w:val="0073330E"/>
    <w:rsid w:val="007335BD"/>
    <w:rsid w:val="00733611"/>
    <w:rsid w:val="0073374C"/>
    <w:rsid w:val="0073382B"/>
    <w:rsid w:val="0073384A"/>
    <w:rsid w:val="007338D4"/>
    <w:rsid w:val="0073394F"/>
    <w:rsid w:val="00733979"/>
    <w:rsid w:val="00733A7D"/>
    <w:rsid w:val="00733A96"/>
    <w:rsid w:val="00733B71"/>
    <w:rsid w:val="00733DAC"/>
    <w:rsid w:val="00733E62"/>
    <w:rsid w:val="00733EBC"/>
    <w:rsid w:val="0073400E"/>
    <w:rsid w:val="007340B1"/>
    <w:rsid w:val="007340F2"/>
    <w:rsid w:val="00734273"/>
    <w:rsid w:val="0073431E"/>
    <w:rsid w:val="007344DB"/>
    <w:rsid w:val="007346AD"/>
    <w:rsid w:val="007347C4"/>
    <w:rsid w:val="00734877"/>
    <w:rsid w:val="00734910"/>
    <w:rsid w:val="00734B10"/>
    <w:rsid w:val="00734C4E"/>
    <w:rsid w:val="00734D67"/>
    <w:rsid w:val="00734DDD"/>
    <w:rsid w:val="00734F45"/>
    <w:rsid w:val="00734FE4"/>
    <w:rsid w:val="007351CD"/>
    <w:rsid w:val="007351EA"/>
    <w:rsid w:val="00735220"/>
    <w:rsid w:val="00735315"/>
    <w:rsid w:val="007353C8"/>
    <w:rsid w:val="007353F0"/>
    <w:rsid w:val="007353FA"/>
    <w:rsid w:val="0073555B"/>
    <w:rsid w:val="00735613"/>
    <w:rsid w:val="00735712"/>
    <w:rsid w:val="00735735"/>
    <w:rsid w:val="007357A7"/>
    <w:rsid w:val="00735843"/>
    <w:rsid w:val="00735999"/>
    <w:rsid w:val="00735B82"/>
    <w:rsid w:val="00735BC6"/>
    <w:rsid w:val="00735DA4"/>
    <w:rsid w:val="00735F48"/>
    <w:rsid w:val="00735FA9"/>
    <w:rsid w:val="00735FCD"/>
    <w:rsid w:val="00736016"/>
    <w:rsid w:val="00736047"/>
    <w:rsid w:val="00736088"/>
    <w:rsid w:val="00736209"/>
    <w:rsid w:val="007362DF"/>
    <w:rsid w:val="00736350"/>
    <w:rsid w:val="00736565"/>
    <w:rsid w:val="0073657B"/>
    <w:rsid w:val="0073664C"/>
    <w:rsid w:val="007366D4"/>
    <w:rsid w:val="00736790"/>
    <w:rsid w:val="00736855"/>
    <w:rsid w:val="007369BB"/>
    <w:rsid w:val="007369CF"/>
    <w:rsid w:val="007369EE"/>
    <w:rsid w:val="00736B6E"/>
    <w:rsid w:val="00736C83"/>
    <w:rsid w:val="00736EB8"/>
    <w:rsid w:val="007370FD"/>
    <w:rsid w:val="007371B6"/>
    <w:rsid w:val="00737266"/>
    <w:rsid w:val="007372D6"/>
    <w:rsid w:val="007372FC"/>
    <w:rsid w:val="007373CB"/>
    <w:rsid w:val="00737451"/>
    <w:rsid w:val="007374B7"/>
    <w:rsid w:val="007374D1"/>
    <w:rsid w:val="007375F1"/>
    <w:rsid w:val="0073762D"/>
    <w:rsid w:val="0073764F"/>
    <w:rsid w:val="00737749"/>
    <w:rsid w:val="007378EC"/>
    <w:rsid w:val="007379DC"/>
    <w:rsid w:val="007379F8"/>
    <w:rsid w:val="00737AE8"/>
    <w:rsid w:val="00737BA4"/>
    <w:rsid w:val="00737C01"/>
    <w:rsid w:val="00737C6D"/>
    <w:rsid w:val="00740029"/>
    <w:rsid w:val="007400E5"/>
    <w:rsid w:val="0074017A"/>
    <w:rsid w:val="00740223"/>
    <w:rsid w:val="007403EF"/>
    <w:rsid w:val="00740431"/>
    <w:rsid w:val="00740452"/>
    <w:rsid w:val="007404BD"/>
    <w:rsid w:val="00740575"/>
    <w:rsid w:val="007406AC"/>
    <w:rsid w:val="007406F9"/>
    <w:rsid w:val="0074072A"/>
    <w:rsid w:val="0074086A"/>
    <w:rsid w:val="0074096A"/>
    <w:rsid w:val="00740A58"/>
    <w:rsid w:val="00740A7F"/>
    <w:rsid w:val="00740AF2"/>
    <w:rsid w:val="00740CA8"/>
    <w:rsid w:val="00740ECF"/>
    <w:rsid w:val="00740F14"/>
    <w:rsid w:val="00740F3E"/>
    <w:rsid w:val="00740F85"/>
    <w:rsid w:val="00741039"/>
    <w:rsid w:val="0074107F"/>
    <w:rsid w:val="007410A6"/>
    <w:rsid w:val="007412E7"/>
    <w:rsid w:val="00741461"/>
    <w:rsid w:val="007414AE"/>
    <w:rsid w:val="007414E6"/>
    <w:rsid w:val="007414FD"/>
    <w:rsid w:val="0074164E"/>
    <w:rsid w:val="00741694"/>
    <w:rsid w:val="007416BC"/>
    <w:rsid w:val="007416E6"/>
    <w:rsid w:val="0074175E"/>
    <w:rsid w:val="0074185B"/>
    <w:rsid w:val="00741CD0"/>
    <w:rsid w:val="00741D14"/>
    <w:rsid w:val="00741D3C"/>
    <w:rsid w:val="00741DD6"/>
    <w:rsid w:val="00741F4D"/>
    <w:rsid w:val="00741FE1"/>
    <w:rsid w:val="00742035"/>
    <w:rsid w:val="0074204E"/>
    <w:rsid w:val="00742233"/>
    <w:rsid w:val="00742241"/>
    <w:rsid w:val="00742451"/>
    <w:rsid w:val="007424D1"/>
    <w:rsid w:val="007426B0"/>
    <w:rsid w:val="007426B7"/>
    <w:rsid w:val="0074292A"/>
    <w:rsid w:val="00742B54"/>
    <w:rsid w:val="00742BFA"/>
    <w:rsid w:val="00742C23"/>
    <w:rsid w:val="00742D28"/>
    <w:rsid w:val="00742F40"/>
    <w:rsid w:val="00742FD4"/>
    <w:rsid w:val="00742FF3"/>
    <w:rsid w:val="0074308C"/>
    <w:rsid w:val="00743106"/>
    <w:rsid w:val="007431A5"/>
    <w:rsid w:val="007432A0"/>
    <w:rsid w:val="00743572"/>
    <w:rsid w:val="0074357B"/>
    <w:rsid w:val="00743844"/>
    <w:rsid w:val="00743875"/>
    <w:rsid w:val="00743959"/>
    <w:rsid w:val="00743A0C"/>
    <w:rsid w:val="00743AAA"/>
    <w:rsid w:val="00743B1A"/>
    <w:rsid w:val="00743C66"/>
    <w:rsid w:val="00743C9E"/>
    <w:rsid w:val="00743C9F"/>
    <w:rsid w:val="00743D6F"/>
    <w:rsid w:val="00743FA9"/>
    <w:rsid w:val="00744256"/>
    <w:rsid w:val="00744359"/>
    <w:rsid w:val="0074439A"/>
    <w:rsid w:val="007443E5"/>
    <w:rsid w:val="0074451F"/>
    <w:rsid w:val="007445D8"/>
    <w:rsid w:val="007447A8"/>
    <w:rsid w:val="00744824"/>
    <w:rsid w:val="00744902"/>
    <w:rsid w:val="0074495A"/>
    <w:rsid w:val="00744AC3"/>
    <w:rsid w:val="00744D6E"/>
    <w:rsid w:val="00744E7A"/>
    <w:rsid w:val="00744F24"/>
    <w:rsid w:val="00744F65"/>
    <w:rsid w:val="00744FA6"/>
    <w:rsid w:val="00744FB9"/>
    <w:rsid w:val="00745160"/>
    <w:rsid w:val="0074517F"/>
    <w:rsid w:val="007451AD"/>
    <w:rsid w:val="007451B6"/>
    <w:rsid w:val="007451E3"/>
    <w:rsid w:val="00745217"/>
    <w:rsid w:val="00745279"/>
    <w:rsid w:val="00745291"/>
    <w:rsid w:val="0074534B"/>
    <w:rsid w:val="00745409"/>
    <w:rsid w:val="00745485"/>
    <w:rsid w:val="007454CD"/>
    <w:rsid w:val="00745560"/>
    <w:rsid w:val="007455B9"/>
    <w:rsid w:val="007455DE"/>
    <w:rsid w:val="00745698"/>
    <w:rsid w:val="007456B3"/>
    <w:rsid w:val="007456E1"/>
    <w:rsid w:val="00745893"/>
    <w:rsid w:val="007458C6"/>
    <w:rsid w:val="00745971"/>
    <w:rsid w:val="00745B9B"/>
    <w:rsid w:val="00745BF9"/>
    <w:rsid w:val="00745BFF"/>
    <w:rsid w:val="00745C8C"/>
    <w:rsid w:val="00745CB2"/>
    <w:rsid w:val="00745EDE"/>
    <w:rsid w:val="00745F25"/>
    <w:rsid w:val="007462D0"/>
    <w:rsid w:val="007464A2"/>
    <w:rsid w:val="00746524"/>
    <w:rsid w:val="00746634"/>
    <w:rsid w:val="007466AC"/>
    <w:rsid w:val="00746779"/>
    <w:rsid w:val="00746840"/>
    <w:rsid w:val="00746903"/>
    <w:rsid w:val="00746A5E"/>
    <w:rsid w:val="00746A68"/>
    <w:rsid w:val="00746B86"/>
    <w:rsid w:val="00746BA9"/>
    <w:rsid w:val="00746EE3"/>
    <w:rsid w:val="00746F28"/>
    <w:rsid w:val="00746F88"/>
    <w:rsid w:val="00747251"/>
    <w:rsid w:val="00747294"/>
    <w:rsid w:val="00747387"/>
    <w:rsid w:val="00747429"/>
    <w:rsid w:val="0074743D"/>
    <w:rsid w:val="00747452"/>
    <w:rsid w:val="00747496"/>
    <w:rsid w:val="0074760D"/>
    <w:rsid w:val="00747683"/>
    <w:rsid w:val="0074780D"/>
    <w:rsid w:val="007478BD"/>
    <w:rsid w:val="00747905"/>
    <w:rsid w:val="00747954"/>
    <w:rsid w:val="007479C2"/>
    <w:rsid w:val="007479C8"/>
    <w:rsid w:val="00747AB2"/>
    <w:rsid w:val="00747BBB"/>
    <w:rsid w:val="00747BF8"/>
    <w:rsid w:val="00747D9C"/>
    <w:rsid w:val="00747DE6"/>
    <w:rsid w:val="007501BE"/>
    <w:rsid w:val="007501F2"/>
    <w:rsid w:val="007503B5"/>
    <w:rsid w:val="00750497"/>
    <w:rsid w:val="00750593"/>
    <w:rsid w:val="007506CF"/>
    <w:rsid w:val="00750767"/>
    <w:rsid w:val="00750865"/>
    <w:rsid w:val="0075095C"/>
    <w:rsid w:val="00750A09"/>
    <w:rsid w:val="00750A27"/>
    <w:rsid w:val="00750A2E"/>
    <w:rsid w:val="00750AE1"/>
    <w:rsid w:val="00750C4F"/>
    <w:rsid w:val="00750C6B"/>
    <w:rsid w:val="00750D3F"/>
    <w:rsid w:val="00750E31"/>
    <w:rsid w:val="00750F10"/>
    <w:rsid w:val="00751055"/>
    <w:rsid w:val="007510B3"/>
    <w:rsid w:val="007510CB"/>
    <w:rsid w:val="00751107"/>
    <w:rsid w:val="00751115"/>
    <w:rsid w:val="00751216"/>
    <w:rsid w:val="00751376"/>
    <w:rsid w:val="007514C6"/>
    <w:rsid w:val="00751736"/>
    <w:rsid w:val="00751815"/>
    <w:rsid w:val="0075188F"/>
    <w:rsid w:val="007518AA"/>
    <w:rsid w:val="0075193C"/>
    <w:rsid w:val="00751ADB"/>
    <w:rsid w:val="00751C0F"/>
    <w:rsid w:val="00751ECC"/>
    <w:rsid w:val="00752046"/>
    <w:rsid w:val="00752049"/>
    <w:rsid w:val="0075219E"/>
    <w:rsid w:val="007521E6"/>
    <w:rsid w:val="00752219"/>
    <w:rsid w:val="00752358"/>
    <w:rsid w:val="00752599"/>
    <w:rsid w:val="00752991"/>
    <w:rsid w:val="00752C37"/>
    <w:rsid w:val="00752C58"/>
    <w:rsid w:val="00752D2A"/>
    <w:rsid w:val="00752F37"/>
    <w:rsid w:val="007530D7"/>
    <w:rsid w:val="007531B0"/>
    <w:rsid w:val="00753214"/>
    <w:rsid w:val="0075321C"/>
    <w:rsid w:val="00753262"/>
    <w:rsid w:val="0075344C"/>
    <w:rsid w:val="007536B3"/>
    <w:rsid w:val="0075381F"/>
    <w:rsid w:val="00753954"/>
    <w:rsid w:val="007539F4"/>
    <w:rsid w:val="00753ACD"/>
    <w:rsid w:val="00753AE5"/>
    <w:rsid w:val="00753B62"/>
    <w:rsid w:val="00753BC9"/>
    <w:rsid w:val="00753D2A"/>
    <w:rsid w:val="00754064"/>
    <w:rsid w:val="007541AA"/>
    <w:rsid w:val="007542BA"/>
    <w:rsid w:val="007542E5"/>
    <w:rsid w:val="00754309"/>
    <w:rsid w:val="00754327"/>
    <w:rsid w:val="00754448"/>
    <w:rsid w:val="007544E1"/>
    <w:rsid w:val="0075457E"/>
    <w:rsid w:val="007545BF"/>
    <w:rsid w:val="0075465F"/>
    <w:rsid w:val="007547F8"/>
    <w:rsid w:val="00754867"/>
    <w:rsid w:val="0075491B"/>
    <w:rsid w:val="007549C2"/>
    <w:rsid w:val="00754A98"/>
    <w:rsid w:val="00754AC6"/>
    <w:rsid w:val="00754B68"/>
    <w:rsid w:val="00754C34"/>
    <w:rsid w:val="00754E50"/>
    <w:rsid w:val="00754E96"/>
    <w:rsid w:val="00754F25"/>
    <w:rsid w:val="00754F91"/>
    <w:rsid w:val="00754FB8"/>
    <w:rsid w:val="007550AF"/>
    <w:rsid w:val="007550C3"/>
    <w:rsid w:val="007550E5"/>
    <w:rsid w:val="0075517D"/>
    <w:rsid w:val="0075517F"/>
    <w:rsid w:val="007551EF"/>
    <w:rsid w:val="0075538A"/>
    <w:rsid w:val="007554DC"/>
    <w:rsid w:val="00755571"/>
    <w:rsid w:val="00755626"/>
    <w:rsid w:val="0075567D"/>
    <w:rsid w:val="0075578C"/>
    <w:rsid w:val="0075587C"/>
    <w:rsid w:val="00755959"/>
    <w:rsid w:val="00755962"/>
    <w:rsid w:val="007559BE"/>
    <w:rsid w:val="00755A53"/>
    <w:rsid w:val="00755EC5"/>
    <w:rsid w:val="00755F7E"/>
    <w:rsid w:val="007563AD"/>
    <w:rsid w:val="00756435"/>
    <w:rsid w:val="0075644D"/>
    <w:rsid w:val="0075677D"/>
    <w:rsid w:val="007568A3"/>
    <w:rsid w:val="007568C5"/>
    <w:rsid w:val="007569FF"/>
    <w:rsid w:val="00756A01"/>
    <w:rsid w:val="00756A54"/>
    <w:rsid w:val="00756BA3"/>
    <w:rsid w:val="00756C13"/>
    <w:rsid w:val="00756D38"/>
    <w:rsid w:val="00756D68"/>
    <w:rsid w:val="00756DF1"/>
    <w:rsid w:val="00756E09"/>
    <w:rsid w:val="00756EF0"/>
    <w:rsid w:val="00756EF1"/>
    <w:rsid w:val="00756F11"/>
    <w:rsid w:val="0075713F"/>
    <w:rsid w:val="00757176"/>
    <w:rsid w:val="0075719B"/>
    <w:rsid w:val="0075732A"/>
    <w:rsid w:val="00757562"/>
    <w:rsid w:val="0075762B"/>
    <w:rsid w:val="007576C0"/>
    <w:rsid w:val="007576FB"/>
    <w:rsid w:val="007577D0"/>
    <w:rsid w:val="007578C7"/>
    <w:rsid w:val="00757C25"/>
    <w:rsid w:val="00757EA1"/>
    <w:rsid w:val="00757F03"/>
    <w:rsid w:val="007600A3"/>
    <w:rsid w:val="00760216"/>
    <w:rsid w:val="007602D0"/>
    <w:rsid w:val="00760379"/>
    <w:rsid w:val="0076049A"/>
    <w:rsid w:val="0076069C"/>
    <w:rsid w:val="0076073A"/>
    <w:rsid w:val="00760741"/>
    <w:rsid w:val="0076077C"/>
    <w:rsid w:val="007608D3"/>
    <w:rsid w:val="00760AA0"/>
    <w:rsid w:val="00760B32"/>
    <w:rsid w:val="00760C70"/>
    <w:rsid w:val="00760CBD"/>
    <w:rsid w:val="00760D2F"/>
    <w:rsid w:val="00760DA2"/>
    <w:rsid w:val="00760E06"/>
    <w:rsid w:val="00760F38"/>
    <w:rsid w:val="007612C4"/>
    <w:rsid w:val="00761401"/>
    <w:rsid w:val="0076144D"/>
    <w:rsid w:val="007616A0"/>
    <w:rsid w:val="0076174C"/>
    <w:rsid w:val="007617A7"/>
    <w:rsid w:val="007618F2"/>
    <w:rsid w:val="00761AA1"/>
    <w:rsid w:val="00761ABA"/>
    <w:rsid w:val="00761B2A"/>
    <w:rsid w:val="00761B5A"/>
    <w:rsid w:val="00761D16"/>
    <w:rsid w:val="00761D65"/>
    <w:rsid w:val="00761D8E"/>
    <w:rsid w:val="00761DCA"/>
    <w:rsid w:val="00761EA9"/>
    <w:rsid w:val="00761EF0"/>
    <w:rsid w:val="00761FB5"/>
    <w:rsid w:val="00761FFE"/>
    <w:rsid w:val="0076206E"/>
    <w:rsid w:val="007620B1"/>
    <w:rsid w:val="007620C8"/>
    <w:rsid w:val="00762164"/>
    <w:rsid w:val="0076227B"/>
    <w:rsid w:val="00762378"/>
    <w:rsid w:val="0076238F"/>
    <w:rsid w:val="0076255B"/>
    <w:rsid w:val="0076261D"/>
    <w:rsid w:val="007626C8"/>
    <w:rsid w:val="00762834"/>
    <w:rsid w:val="00762882"/>
    <w:rsid w:val="00762959"/>
    <w:rsid w:val="007629DF"/>
    <w:rsid w:val="00762E04"/>
    <w:rsid w:val="00762E65"/>
    <w:rsid w:val="00762F23"/>
    <w:rsid w:val="0076306E"/>
    <w:rsid w:val="007630CC"/>
    <w:rsid w:val="007630CE"/>
    <w:rsid w:val="007631A2"/>
    <w:rsid w:val="007631D8"/>
    <w:rsid w:val="00763553"/>
    <w:rsid w:val="00763800"/>
    <w:rsid w:val="00763A66"/>
    <w:rsid w:val="00763CC6"/>
    <w:rsid w:val="00763DFB"/>
    <w:rsid w:val="00763E35"/>
    <w:rsid w:val="00763E77"/>
    <w:rsid w:val="00763EA1"/>
    <w:rsid w:val="00763F70"/>
    <w:rsid w:val="007640D4"/>
    <w:rsid w:val="0076412B"/>
    <w:rsid w:val="0076413F"/>
    <w:rsid w:val="00764312"/>
    <w:rsid w:val="00764361"/>
    <w:rsid w:val="0076437D"/>
    <w:rsid w:val="00764416"/>
    <w:rsid w:val="00764737"/>
    <w:rsid w:val="007647F0"/>
    <w:rsid w:val="00764884"/>
    <w:rsid w:val="007649B6"/>
    <w:rsid w:val="00764A47"/>
    <w:rsid w:val="00764A53"/>
    <w:rsid w:val="00764B6A"/>
    <w:rsid w:val="00764E04"/>
    <w:rsid w:val="00764E88"/>
    <w:rsid w:val="0076549E"/>
    <w:rsid w:val="00765579"/>
    <w:rsid w:val="0076557E"/>
    <w:rsid w:val="00765584"/>
    <w:rsid w:val="007656E9"/>
    <w:rsid w:val="007657B3"/>
    <w:rsid w:val="00765868"/>
    <w:rsid w:val="007658A3"/>
    <w:rsid w:val="00765A1C"/>
    <w:rsid w:val="00765A21"/>
    <w:rsid w:val="00765B03"/>
    <w:rsid w:val="00765B54"/>
    <w:rsid w:val="00765C6B"/>
    <w:rsid w:val="00765DA6"/>
    <w:rsid w:val="00765F4B"/>
    <w:rsid w:val="007661AA"/>
    <w:rsid w:val="00766239"/>
    <w:rsid w:val="007662B5"/>
    <w:rsid w:val="0076635A"/>
    <w:rsid w:val="007663B6"/>
    <w:rsid w:val="00766565"/>
    <w:rsid w:val="007665C5"/>
    <w:rsid w:val="0076667F"/>
    <w:rsid w:val="0076670B"/>
    <w:rsid w:val="00766983"/>
    <w:rsid w:val="00766A38"/>
    <w:rsid w:val="00766C2A"/>
    <w:rsid w:val="00766E34"/>
    <w:rsid w:val="00766F53"/>
    <w:rsid w:val="00766FF2"/>
    <w:rsid w:val="007670EF"/>
    <w:rsid w:val="00767115"/>
    <w:rsid w:val="00767407"/>
    <w:rsid w:val="007674CA"/>
    <w:rsid w:val="00767541"/>
    <w:rsid w:val="0076758F"/>
    <w:rsid w:val="00767611"/>
    <w:rsid w:val="00767791"/>
    <w:rsid w:val="00767863"/>
    <w:rsid w:val="00767A6F"/>
    <w:rsid w:val="00767B00"/>
    <w:rsid w:val="00767B78"/>
    <w:rsid w:val="00767BA5"/>
    <w:rsid w:val="00767DA6"/>
    <w:rsid w:val="00767EC3"/>
    <w:rsid w:val="00767F29"/>
    <w:rsid w:val="0077008F"/>
    <w:rsid w:val="0077017C"/>
    <w:rsid w:val="00770229"/>
    <w:rsid w:val="00770595"/>
    <w:rsid w:val="0077059D"/>
    <w:rsid w:val="00770637"/>
    <w:rsid w:val="00770782"/>
    <w:rsid w:val="00770808"/>
    <w:rsid w:val="0077092F"/>
    <w:rsid w:val="007709FB"/>
    <w:rsid w:val="00770A26"/>
    <w:rsid w:val="00770A3A"/>
    <w:rsid w:val="00770C63"/>
    <w:rsid w:val="00770EF2"/>
    <w:rsid w:val="00770F50"/>
    <w:rsid w:val="00771134"/>
    <w:rsid w:val="00771137"/>
    <w:rsid w:val="0077122C"/>
    <w:rsid w:val="007712F8"/>
    <w:rsid w:val="00771768"/>
    <w:rsid w:val="007717F9"/>
    <w:rsid w:val="00771871"/>
    <w:rsid w:val="0077189C"/>
    <w:rsid w:val="00771AF5"/>
    <w:rsid w:val="00771B61"/>
    <w:rsid w:val="00771B9B"/>
    <w:rsid w:val="00771C0B"/>
    <w:rsid w:val="00771D75"/>
    <w:rsid w:val="00771E83"/>
    <w:rsid w:val="00771EC0"/>
    <w:rsid w:val="00771FF3"/>
    <w:rsid w:val="007721E7"/>
    <w:rsid w:val="0077231C"/>
    <w:rsid w:val="00772383"/>
    <w:rsid w:val="007723B1"/>
    <w:rsid w:val="0077254B"/>
    <w:rsid w:val="007725FB"/>
    <w:rsid w:val="0077270E"/>
    <w:rsid w:val="00772794"/>
    <w:rsid w:val="00772839"/>
    <w:rsid w:val="00772993"/>
    <w:rsid w:val="007729F9"/>
    <w:rsid w:val="00772A96"/>
    <w:rsid w:val="00772AF0"/>
    <w:rsid w:val="00772BE5"/>
    <w:rsid w:val="00772C6A"/>
    <w:rsid w:val="00772D6F"/>
    <w:rsid w:val="00772EDB"/>
    <w:rsid w:val="00772EF0"/>
    <w:rsid w:val="00772F07"/>
    <w:rsid w:val="0077304E"/>
    <w:rsid w:val="00773296"/>
    <w:rsid w:val="007732BF"/>
    <w:rsid w:val="00773351"/>
    <w:rsid w:val="0077383E"/>
    <w:rsid w:val="0077388B"/>
    <w:rsid w:val="007739F2"/>
    <w:rsid w:val="00773AE6"/>
    <w:rsid w:val="00773B33"/>
    <w:rsid w:val="00773EB1"/>
    <w:rsid w:val="0077401E"/>
    <w:rsid w:val="00774310"/>
    <w:rsid w:val="00774351"/>
    <w:rsid w:val="0077443D"/>
    <w:rsid w:val="007744A5"/>
    <w:rsid w:val="0077480B"/>
    <w:rsid w:val="0077481D"/>
    <w:rsid w:val="00774935"/>
    <w:rsid w:val="00774952"/>
    <w:rsid w:val="00774AAD"/>
    <w:rsid w:val="00774B28"/>
    <w:rsid w:val="00774B4C"/>
    <w:rsid w:val="00774B80"/>
    <w:rsid w:val="00774BF1"/>
    <w:rsid w:val="00774C26"/>
    <w:rsid w:val="00774CD6"/>
    <w:rsid w:val="00774CE3"/>
    <w:rsid w:val="00774D99"/>
    <w:rsid w:val="00774DD8"/>
    <w:rsid w:val="00774F5E"/>
    <w:rsid w:val="0077500D"/>
    <w:rsid w:val="007750FC"/>
    <w:rsid w:val="0077521C"/>
    <w:rsid w:val="007752A1"/>
    <w:rsid w:val="00775392"/>
    <w:rsid w:val="007753BB"/>
    <w:rsid w:val="007753C5"/>
    <w:rsid w:val="007754D7"/>
    <w:rsid w:val="00775747"/>
    <w:rsid w:val="00775A1D"/>
    <w:rsid w:val="00775A40"/>
    <w:rsid w:val="00775B46"/>
    <w:rsid w:val="00775BF2"/>
    <w:rsid w:val="00775CB3"/>
    <w:rsid w:val="00775CCE"/>
    <w:rsid w:val="00775F8B"/>
    <w:rsid w:val="00775F99"/>
    <w:rsid w:val="007761C6"/>
    <w:rsid w:val="0077633D"/>
    <w:rsid w:val="0077653C"/>
    <w:rsid w:val="0077654F"/>
    <w:rsid w:val="007765E0"/>
    <w:rsid w:val="00776667"/>
    <w:rsid w:val="007766CF"/>
    <w:rsid w:val="007767D9"/>
    <w:rsid w:val="007769AA"/>
    <w:rsid w:val="00776A1C"/>
    <w:rsid w:val="00776A5A"/>
    <w:rsid w:val="00776DE9"/>
    <w:rsid w:val="00776FB0"/>
    <w:rsid w:val="007770F3"/>
    <w:rsid w:val="0077735B"/>
    <w:rsid w:val="0077736C"/>
    <w:rsid w:val="00777509"/>
    <w:rsid w:val="00777536"/>
    <w:rsid w:val="007776B4"/>
    <w:rsid w:val="007776C4"/>
    <w:rsid w:val="0077777B"/>
    <w:rsid w:val="00777964"/>
    <w:rsid w:val="007779EE"/>
    <w:rsid w:val="00777CF6"/>
    <w:rsid w:val="00777DC7"/>
    <w:rsid w:val="00780068"/>
    <w:rsid w:val="00780398"/>
    <w:rsid w:val="007805CF"/>
    <w:rsid w:val="00780652"/>
    <w:rsid w:val="007809C7"/>
    <w:rsid w:val="00780B8E"/>
    <w:rsid w:val="00780BC4"/>
    <w:rsid w:val="00780C06"/>
    <w:rsid w:val="00780DC9"/>
    <w:rsid w:val="00780EA9"/>
    <w:rsid w:val="00781040"/>
    <w:rsid w:val="00781101"/>
    <w:rsid w:val="00781230"/>
    <w:rsid w:val="00781231"/>
    <w:rsid w:val="0078132E"/>
    <w:rsid w:val="0078138F"/>
    <w:rsid w:val="007814A6"/>
    <w:rsid w:val="007815DE"/>
    <w:rsid w:val="00781627"/>
    <w:rsid w:val="007816E5"/>
    <w:rsid w:val="00781763"/>
    <w:rsid w:val="007819EE"/>
    <w:rsid w:val="00781A2D"/>
    <w:rsid w:val="00781CF6"/>
    <w:rsid w:val="00781D69"/>
    <w:rsid w:val="00781DA5"/>
    <w:rsid w:val="00781DAE"/>
    <w:rsid w:val="00781DE4"/>
    <w:rsid w:val="00781F7C"/>
    <w:rsid w:val="00782044"/>
    <w:rsid w:val="007820CF"/>
    <w:rsid w:val="00782285"/>
    <w:rsid w:val="00782293"/>
    <w:rsid w:val="0078237D"/>
    <w:rsid w:val="00782439"/>
    <w:rsid w:val="0078249D"/>
    <w:rsid w:val="007825BE"/>
    <w:rsid w:val="00782635"/>
    <w:rsid w:val="007828E9"/>
    <w:rsid w:val="00782A54"/>
    <w:rsid w:val="00782AF6"/>
    <w:rsid w:val="00782B96"/>
    <w:rsid w:val="00782BD8"/>
    <w:rsid w:val="00782C07"/>
    <w:rsid w:val="00782D7E"/>
    <w:rsid w:val="00782E27"/>
    <w:rsid w:val="00782E2E"/>
    <w:rsid w:val="00782E3D"/>
    <w:rsid w:val="00782E41"/>
    <w:rsid w:val="00782EC6"/>
    <w:rsid w:val="00782F02"/>
    <w:rsid w:val="00783097"/>
    <w:rsid w:val="007830E8"/>
    <w:rsid w:val="0078319F"/>
    <w:rsid w:val="0078326C"/>
    <w:rsid w:val="007833DB"/>
    <w:rsid w:val="007833ED"/>
    <w:rsid w:val="0078352D"/>
    <w:rsid w:val="007835DB"/>
    <w:rsid w:val="00783697"/>
    <w:rsid w:val="00783783"/>
    <w:rsid w:val="0078386D"/>
    <w:rsid w:val="0078388E"/>
    <w:rsid w:val="00783907"/>
    <w:rsid w:val="00783A35"/>
    <w:rsid w:val="00783A4C"/>
    <w:rsid w:val="00783A61"/>
    <w:rsid w:val="00783AB8"/>
    <w:rsid w:val="00783AB9"/>
    <w:rsid w:val="00783AD8"/>
    <w:rsid w:val="00783B2F"/>
    <w:rsid w:val="00783B37"/>
    <w:rsid w:val="00783B7B"/>
    <w:rsid w:val="00783C01"/>
    <w:rsid w:val="00783C69"/>
    <w:rsid w:val="00783E4F"/>
    <w:rsid w:val="00783F87"/>
    <w:rsid w:val="00783FD0"/>
    <w:rsid w:val="00784067"/>
    <w:rsid w:val="007842EC"/>
    <w:rsid w:val="00784533"/>
    <w:rsid w:val="00784795"/>
    <w:rsid w:val="007847AF"/>
    <w:rsid w:val="007849C7"/>
    <w:rsid w:val="00784AD5"/>
    <w:rsid w:val="00784B68"/>
    <w:rsid w:val="00784CD8"/>
    <w:rsid w:val="00784D60"/>
    <w:rsid w:val="00784DA8"/>
    <w:rsid w:val="00784DDF"/>
    <w:rsid w:val="00784DF8"/>
    <w:rsid w:val="00784E3D"/>
    <w:rsid w:val="00784E9A"/>
    <w:rsid w:val="00784EBA"/>
    <w:rsid w:val="00785014"/>
    <w:rsid w:val="00785183"/>
    <w:rsid w:val="007851C9"/>
    <w:rsid w:val="00785209"/>
    <w:rsid w:val="0078540A"/>
    <w:rsid w:val="0078544C"/>
    <w:rsid w:val="00785469"/>
    <w:rsid w:val="0078549C"/>
    <w:rsid w:val="00785514"/>
    <w:rsid w:val="00785646"/>
    <w:rsid w:val="00785792"/>
    <w:rsid w:val="007859C2"/>
    <w:rsid w:val="007859F5"/>
    <w:rsid w:val="00785A82"/>
    <w:rsid w:val="00785BB3"/>
    <w:rsid w:val="00785C67"/>
    <w:rsid w:val="00785D13"/>
    <w:rsid w:val="00785D4C"/>
    <w:rsid w:val="00785D4E"/>
    <w:rsid w:val="00785E26"/>
    <w:rsid w:val="00785E4D"/>
    <w:rsid w:val="00785E74"/>
    <w:rsid w:val="00785FD5"/>
    <w:rsid w:val="00786222"/>
    <w:rsid w:val="00786245"/>
    <w:rsid w:val="00786903"/>
    <w:rsid w:val="00786A94"/>
    <w:rsid w:val="00786B39"/>
    <w:rsid w:val="00786B74"/>
    <w:rsid w:val="00786C9F"/>
    <w:rsid w:val="00786D46"/>
    <w:rsid w:val="00786D94"/>
    <w:rsid w:val="00786E25"/>
    <w:rsid w:val="00786E52"/>
    <w:rsid w:val="00786EA7"/>
    <w:rsid w:val="00786ED3"/>
    <w:rsid w:val="00786EE0"/>
    <w:rsid w:val="00787209"/>
    <w:rsid w:val="0078748C"/>
    <w:rsid w:val="0078757E"/>
    <w:rsid w:val="00787599"/>
    <w:rsid w:val="007875C3"/>
    <w:rsid w:val="00787861"/>
    <w:rsid w:val="00787912"/>
    <w:rsid w:val="00787922"/>
    <w:rsid w:val="007879D7"/>
    <w:rsid w:val="00787A31"/>
    <w:rsid w:val="00787A9F"/>
    <w:rsid w:val="00787C74"/>
    <w:rsid w:val="00787D11"/>
    <w:rsid w:val="00787DD1"/>
    <w:rsid w:val="00787E2B"/>
    <w:rsid w:val="00787E9C"/>
    <w:rsid w:val="00790002"/>
    <w:rsid w:val="0079005D"/>
    <w:rsid w:val="007903A3"/>
    <w:rsid w:val="007904C5"/>
    <w:rsid w:val="0079053E"/>
    <w:rsid w:val="0079062D"/>
    <w:rsid w:val="00790668"/>
    <w:rsid w:val="007906F2"/>
    <w:rsid w:val="00790711"/>
    <w:rsid w:val="00790994"/>
    <w:rsid w:val="007909B5"/>
    <w:rsid w:val="007909D8"/>
    <w:rsid w:val="00790A43"/>
    <w:rsid w:val="00790A64"/>
    <w:rsid w:val="00790BB3"/>
    <w:rsid w:val="00790C8A"/>
    <w:rsid w:val="00790D9A"/>
    <w:rsid w:val="00790E0A"/>
    <w:rsid w:val="00790EDA"/>
    <w:rsid w:val="007912A3"/>
    <w:rsid w:val="007912C4"/>
    <w:rsid w:val="007913C8"/>
    <w:rsid w:val="00791579"/>
    <w:rsid w:val="00791754"/>
    <w:rsid w:val="00791757"/>
    <w:rsid w:val="00791794"/>
    <w:rsid w:val="007917A3"/>
    <w:rsid w:val="007918FB"/>
    <w:rsid w:val="00791938"/>
    <w:rsid w:val="00791947"/>
    <w:rsid w:val="007919A7"/>
    <w:rsid w:val="00791A8C"/>
    <w:rsid w:val="00791B07"/>
    <w:rsid w:val="00791BF3"/>
    <w:rsid w:val="00791CA2"/>
    <w:rsid w:val="0079209D"/>
    <w:rsid w:val="007920AC"/>
    <w:rsid w:val="007921E3"/>
    <w:rsid w:val="00792223"/>
    <w:rsid w:val="007922BF"/>
    <w:rsid w:val="00792413"/>
    <w:rsid w:val="007924BA"/>
    <w:rsid w:val="00792821"/>
    <w:rsid w:val="00792A4A"/>
    <w:rsid w:val="00792AC8"/>
    <w:rsid w:val="00792AD7"/>
    <w:rsid w:val="00792AF8"/>
    <w:rsid w:val="00792B05"/>
    <w:rsid w:val="00792B5E"/>
    <w:rsid w:val="00792BA9"/>
    <w:rsid w:val="00792C19"/>
    <w:rsid w:val="00792C7D"/>
    <w:rsid w:val="00792CA9"/>
    <w:rsid w:val="00792EBE"/>
    <w:rsid w:val="00792F6A"/>
    <w:rsid w:val="00793052"/>
    <w:rsid w:val="0079311E"/>
    <w:rsid w:val="007934B5"/>
    <w:rsid w:val="007935EB"/>
    <w:rsid w:val="007936C3"/>
    <w:rsid w:val="0079388C"/>
    <w:rsid w:val="007938A4"/>
    <w:rsid w:val="00793AF4"/>
    <w:rsid w:val="00793B5B"/>
    <w:rsid w:val="00793C73"/>
    <w:rsid w:val="00793C8B"/>
    <w:rsid w:val="00793D9B"/>
    <w:rsid w:val="00793EF5"/>
    <w:rsid w:val="00793F35"/>
    <w:rsid w:val="00793F39"/>
    <w:rsid w:val="00793F4F"/>
    <w:rsid w:val="00793FD8"/>
    <w:rsid w:val="00794031"/>
    <w:rsid w:val="00794206"/>
    <w:rsid w:val="0079423B"/>
    <w:rsid w:val="007943CD"/>
    <w:rsid w:val="00794564"/>
    <w:rsid w:val="00794601"/>
    <w:rsid w:val="00794835"/>
    <w:rsid w:val="0079495C"/>
    <w:rsid w:val="00794A0A"/>
    <w:rsid w:val="00794A50"/>
    <w:rsid w:val="00794AE9"/>
    <w:rsid w:val="00794BB9"/>
    <w:rsid w:val="00794CC5"/>
    <w:rsid w:val="00794CF7"/>
    <w:rsid w:val="00794D53"/>
    <w:rsid w:val="00794F96"/>
    <w:rsid w:val="00795314"/>
    <w:rsid w:val="0079537D"/>
    <w:rsid w:val="00795411"/>
    <w:rsid w:val="007954E7"/>
    <w:rsid w:val="00795574"/>
    <w:rsid w:val="00795691"/>
    <w:rsid w:val="0079577D"/>
    <w:rsid w:val="0079580F"/>
    <w:rsid w:val="00795887"/>
    <w:rsid w:val="0079595A"/>
    <w:rsid w:val="00795A6E"/>
    <w:rsid w:val="00795BF3"/>
    <w:rsid w:val="00795C33"/>
    <w:rsid w:val="00795DFD"/>
    <w:rsid w:val="00795ECD"/>
    <w:rsid w:val="00795EDA"/>
    <w:rsid w:val="00795EFE"/>
    <w:rsid w:val="00795F8F"/>
    <w:rsid w:val="00796016"/>
    <w:rsid w:val="0079606C"/>
    <w:rsid w:val="0079643E"/>
    <w:rsid w:val="007967F0"/>
    <w:rsid w:val="00796912"/>
    <w:rsid w:val="007969C5"/>
    <w:rsid w:val="00796A1C"/>
    <w:rsid w:val="00796A9C"/>
    <w:rsid w:val="00796B2C"/>
    <w:rsid w:val="00796BFE"/>
    <w:rsid w:val="00796C25"/>
    <w:rsid w:val="00796CF9"/>
    <w:rsid w:val="00796D1D"/>
    <w:rsid w:val="00796F7E"/>
    <w:rsid w:val="00796FE8"/>
    <w:rsid w:val="0079709A"/>
    <w:rsid w:val="007970B8"/>
    <w:rsid w:val="00797133"/>
    <w:rsid w:val="0079716F"/>
    <w:rsid w:val="00797298"/>
    <w:rsid w:val="007973B2"/>
    <w:rsid w:val="007973D7"/>
    <w:rsid w:val="00797486"/>
    <w:rsid w:val="0079758C"/>
    <w:rsid w:val="007977E1"/>
    <w:rsid w:val="007977FF"/>
    <w:rsid w:val="00797A00"/>
    <w:rsid w:val="00797A03"/>
    <w:rsid w:val="00797ACD"/>
    <w:rsid w:val="00797BF2"/>
    <w:rsid w:val="00797D1F"/>
    <w:rsid w:val="00797DED"/>
    <w:rsid w:val="00797E14"/>
    <w:rsid w:val="00797F7E"/>
    <w:rsid w:val="007A00F8"/>
    <w:rsid w:val="007A0232"/>
    <w:rsid w:val="007A03C9"/>
    <w:rsid w:val="007A0428"/>
    <w:rsid w:val="007A0684"/>
    <w:rsid w:val="007A0774"/>
    <w:rsid w:val="007A07CF"/>
    <w:rsid w:val="007A0A3D"/>
    <w:rsid w:val="007A0A75"/>
    <w:rsid w:val="007A0B07"/>
    <w:rsid w:val="007A0B2A"/>
    <w:rsid w:val="007A0B5A"/>
    <w:rsid w:val="007A0BF7"/>
    <w:rsid w:val="007A0BF8"/>
    <w:rsid w:val="007A0C5E"/>
    <w:rsid w:val="007A0C76"/>
    <w:rsid w:val="007A0D10"/>
    <w:rsid w:val="007A0E4C"/>
    <w:rsid w:val="007A0EF9"/>
    <w:rsid w:val="007A0F58"/>
    <w:rsid w:val="007A0F65"/>
    <w:rsid w:val="007A0FB1"/>
    <w:rsid w:val="007A107B"/>
    <w:rsid w:val="007A10AE"/>
    <w:rsid w:val="007A1179"/>
    <w:rsid w:val="007A117D"/>
    <w:rsid w:val="007A11A8"/>
    <w:rsid w:val="007A126E"/>
    <w:rsid w:val="007A1270"/>
    <w:rsid w:val="007A1334"/>
    <w:rsid w:val="007A13EC"/>
    <w:rsid w:val="007A1457"/>
    <w:rsid w:val="007A15A8"/>
    <w:rsid w:val="007A15D5"/>
    <w:rsid w:val="007A1782"/>
    <w:rsid w:val="007A18C0"/>
    <w:rsid w:val="007A1A95"/>
    <w:rsid w:val="007A1B1D"/>
    <w:rsid w:val="007A1BD2"/>
    <w:rsid w:val="007A1D6A"/>
    <w:rsid w:val="007A1E5D"/>
    <w:rsid w:val="007A1EA3"/>
    <w:rsid w:val="007A1F2C"/>
    <w:rsid w:val="007A207A"/>
    <w:rsid w:val="007A2100"/>
    <w:rsid w:val="007A218F"/>
    <w:rsid w:val="007A255F"/>
    <w:rsid w:val="007A257C"/>
    <w:rsid w:val="007A26BA"/>
    <w:rsid w:val="007A2720"/>
    <w:rsid w:val="007A280E"/>
    <w:rsid w:val="007A2831"/>
    <w:rsid w:val="007A2865"/>
    <w:rsid w:val="007A28B6"/>
    <w:rsid w:val="007A299B"/>
    <w:rsid w:val="007A2A3F"/>
    <w:rsid w:val="007A2C72"/>
    <w:rsid w:val="007A2CDB"/>
    <w:rsid w:val="007A2DCC"/>
    <w:rsid w:val="007A2E05"/>
    <w:rsid w:val="007A2E26"/>
    <w:rsid w:val="007A2F15"/>
    <w:rsid w:val="007A2F20"/>
    <w:rsid w:val="007A2F3D"/>
    <w:rsid w:val="007A2F3F"/>
    <w:rsid w:val="007A2F5D"/>
    <w:rsid w:val="007A30CE"/>
    <w:rsid w:val="007A3134"/>
    <w:rsid w:val="007A3270"/>
    <w:rsid w:val="007A32B6"/>
    <w:rsid w:val="007A34A6"/>
    <w:rsid w:val="007A34AC"/>
    <w:rsid w:val="007A36FD"/>
    <w:rsid w:val="007A37A8"/>
    <w:rsid w:val="007A37F6"/>
    <w:rsid w:val="007A3823"/>
    <w:rsid w:val="007A386C"/>
    <w:rsid w:val="007A38BB"/>
    <w:rsid w:val="007A38BE"/>
    <w:rsid w:val="007A38D9"/>
    <w:rsid w:val="007A3A5C"/>
    <w:rsid w:val="007A3B60"/>
    <w:rsid w:val="007A3B9F"/>
    <w:rsid w:val="007A3BB4"/>
    <w:rsid w:val="007A3BFB"/>
    <w:rsid w:val="007A3D26"/>
    <w:rsid w:val="007A3F5C"/>
    <w:rsid w:val="007A3F70"/>
    <w:rsid w:val="007A3F8A"/>
    <w:rsid w:val="007A3F9A"/>
    <w:rsid w:val="007A406A"/>
    <w:rsid w:val="007A4100"/>
    <w:rsid w:val="007A41AD"/>
    <w:rsid w:val="007A41D4"/>
    <w:rsid w:val="007A4495"/>
    <w:rsid w:val="007A45C8"/>
    <w:rsid w:val="007A474E"/>
    <w:rsid w:val="007A47EB"/>
    <w:rsid w:val="007A4AC1"/>
    <w:rsid w:val="007A4AC3"/>
    <w:rsid w:val="007A4AE6"/>
    <w:rsid w:val="007A4BC8"/>
    <w:rsid w:val="007A4D0E"/>
    <w:rsid w:val="007A4D9A"/>
    <w:rsid w:val="007A4F42"/>
    <w:rsid w:val="007A4F7D"/>
    <w:rsid w:val="007A5210"/>
    <w:rsid w:val="007A52AE"/>
    <w:rsid w:val="007A52D0"/>
    <w:rsid w:val="007A5313"/>
    <w:rsid w:val="007A5349"/>
    <w:rsid w:val="007A5446"/>
    <w:rsid w:val="007A549B"/>
    <w:rsid w:val="007A563E"/>
    <w:rsid w:val="007A5884"/>
    <w:rsid w:val="007A58AD"/>
    <w:rsid w:val="007A58CF"/>
    <w:rsid w:val="007A58F3"/>
    <w:rsid w:val="007A5916"/>
    <w:rsid w:val="007A5990"/>
    <w:rsid w:val="007A5AED"/>
    <w:rsid w:val="007A5CB3"/>
    <w:rsid w:val="007A5DCF"/>
    <w:rsid w:val="007A5E95"/>
    <w:rsid w:val="007A5EA5"/>
    <w:rsid w:val="007A6231"/>
    <w:rsid w:val="007A6257"/>
    <w:rsid w:val="007A639B"/>
    <w:rsid w:val="007A63FC"/>
    <w:rsid w:val="007A6549"/>
    <w:rsid w:val="007A66C7"/>
    <w:rsid w:val="007A67F3"/>
    <w:rsid w:val="007A68DD"/>
    <w:rsid w:val="007A69A8"/>
    <w:rsid w:val="007A6B39"/>
    <w:rsid w:val="007A6B6E"/>
    <w:rsid w:val="007A6BB1"/>
    <w:rsid w:val="007A6C32"/>
    <w:rsid w:val="007A6C7C"/>
    <w:rsid w:val="007A6DB3"/>
    <w:rsid w:val="007A6F65"/>
    <w:rsid w:val="007A6FB3"/>
    <w:rsid w:val="007A71ED"/>
    <w:rsid w:val="007A755E"/>
    <w:rsid w:val="007A75D1"/>
    <w:rsid w:val="007A7780"/>
    <w:rsid w:val="007A79FB"/>
    <w:rsid w:val="007A7B1A"/>
    <w:rsid w:val="007A7BD9"/>
    <w:rsid w:val="007A7C53"/>
    <w:rsid w:val="007A7D13"/>
    <w:rsid w:val="007A7DC0"/>
    <w:rsid w:val="007A7F78"/>
    <w:rsid w:val="007A7F81"/>
    <w:rsid w:val="007B00BA"/>
    <w:rsid w:val="007B02BA"/>
    <w:rsid w:val="007B0312"/>
    <w:rsid w:val="007B03A7"/>
    <w:rsid w:val="007B03E0"/>
    <w:rsid w:val="007B0408"/>
    <w:rsid w:val="007B041E"/>
    <w:rsid w:val="007B0450"/>
    <w:rsid w:val="007B048B"/>
    <w:rsid w:val="007B058B"/>
    <w:rsid w:val="007B067E"/>
    <w:rsid w:val="007B0779"/>
    <w:rsid w:val="007B0883"/>
    <w:rsid w:val="007B0980"/>
    <w:rsid w:val="007B099C"/>
    <w:rsid w:val="007B0B49"/>
    <w:rsid w:val="007B0B54"/>
    <w:rsid w:val="007B0BD9"/>
    <w:rsid w:val="007B0BE5"/>
    <w:rsid w:val="007B0BF0"/>
    <w:rsid w:val="007B0C33"/>
    <w:rsid w:val="007B0CAE"/>
    <w:rsid w:val="007B0CB8"/>
    <w:rsid w:val="007B0D16"/>
    <w:rsid w:val="007B0D31"/>
    <w:rsid w:val="007B0D52"/>
    <w:rsid w:val="007B0E19"/>
    <w:rsid w:val="007B0E91"/>
    <w:rsid w:val="007B0EB3"/>
    <w:rsid w:val="007B0FB5"/>
    <w:rsid w:val="007B1215"/>
    <w:rsid w:val="007B138B"/>
    <w:rsid w:val="007B14C7"/>
    <w:rsid w:val="007B1721"/>
    <w:rsid w:val="007B17DC"/>
    <w:rsid w:val="007B1836"/>
    <w:rsid w:val="007B1BF4"/>
    <w:rsid w:val="007B1C3F"/>
    <w:rsid w:val="007B1CCE"/>
    <w:rsid w:val="007B1CFC"/>
    <w:rsid w:val="007B1D9F"/>
    <w:rsid w:val="007B1E2F"/>
    <w:rsid w:val="007B1E7D"/>
    <w:rsid w:val="007B1F21"/>
    <w:rsid w:val="007B203C"/>
    <w:rsid w:val="007B20B7"/>
    <w:rsid w:val="007B218D"/>
    <w:rsid w:val="007B218E"/>
    <w:rsid w:val="007B231D"/>
    <w:rsid w:val="007B2431"/>
    <w:rsid w:val="007B24E0"/>
    <w:rsid w:val="007B256D"/>
    <w:rsid w:val="007B29B9"/>
    <w:rsid w:val="007B2AAB"/>
    <w:rsid w:val="007B2B0A"/>
    <w:rsid w:val="007B2F5C"/>
    <w:rsid w:val="007B30CB"/>
    <w:rsid w:val="007B3240"/>
    <w:rsid w:val="007B3254"/>
    <w:rsid w:val="007B331E"/>
    <w:rsid w:val="007B3466"/>
    <w:rsid w:val="007B36D5"/>
    <w:rsid w:val="007B384F"/>
    <w:rsid w:val="007B3AA6"/>
    <w:rsid w:val="007B3BA0"/>
    <w:rsid w:val="007B3BF7"/>
    <w:rsid w:val="007B3CA5"/>
    <w:rsid w:val="007B3E30"/>
    <w:rsid w:val="007B3F08"/>
    <w:rsid w:val="007B3FA7"/>
    <w:rsid w:val="007B40D0"/>
    <w:rsid w:val="007B40EE"/>
    <w:rsid w:val="007B41F4"/>
    <w:rsid w:val="007B4335"/>
    <w:rsid w:val="007B4590"/>
    <w:rsid w:val="007B4832"/>
    <w:rsid w:val="007B4902"/>
    <w:rsid w:val="007B49DB"/>
    <w:rsid w:val="007B4A5E"/>
    <w:rsid w:val="007B4AAD"/>
    <w:rsid w:val="007B4CCD"/>
    <w:rsid w:val="007B4D38"/>
    <w:rsid w:val="007B4DBE"/>
    <w:rsid w:val="007B4E5A"/>
    <w:rsid w:val="007B4EBA"/>
    <w:rsid w:val="007B5000"/>
    <w:rsid w:val="007B5107"/>
    <w:rsid w:val="007B5262"/>
    <w:rsid w:val="007B52DA"/>
    <w:rsid w:val="007B5305"/>
    <w:rsid w:val="007B53B8"/>
    <w:rsid w:val="007B54AA"/>
    <w:rsid w:val="007B56A6"/>
    <w:rsid w:val="007B56AA"/>
    <w:rsid w:val="007B56B3"/>
    <w:rsid w:val="007B5785"/>
    <w:rsid w:val="007B5899"/>
    <w:rsid w:val="007B5979"/>
    <w:rsid w:val="007B59C5"/>
    <w:rsid w:val="007B5BB2"/>
    <w:rsid w:val="007B5BE8"/>
    <w:rsid w:val="007B5C13"/>
    <w:rsid w:val="007B5C79"/>
    <w:rsid w:val="007B5CB4"/>
    <w:rsid w:val="007B5CE7"/>
    <w:rsid w:val="007B5DD8"/>
    <w:rsid w:val="007B5DE3"/>
    <w:rsid w:val="007B5E3D"/>
    <w:rsid w:val="007B5E4F"/>
    <w:rsid w:val="007B5EBD"/>
    <w:rsid w:val="007B605D"/>
    <w:rsid w:val="007B60F1"/>
    <w:rsid w:val="007B6233"/>
    <w:rsid w:val="007B63F1"/>
    <w:rsid w:val="007B6460"/>
    <w:rsid w:val="007B647D"/>
    <w:rsid w:val="007B64BF"/>
    <w:rsid w:val="007B657D"/>
    <w:rsid w:val="007B65C4"/>
    <w:rsid w:val="007B67C5"/>
    <w:rsid w:val="007B6885"/>
    <w:rsid w:val="007B68CC"/>
    <w:rsid w:val="007B68FC"/>
    <w:rsid w:val="007B6A11"/>
    <w:rsid w:val="007B6B1D"/>
    <w:rsid w:val="007B6C6F"/>
    <w:rsid w:val="007B6E77"/>
    <w:rsid w:val="007B71E0"/>
    <w:rsid w:val="007B71FC"/>
    <w:rsid w:val="007B7236"/>
    <w:rsid w:val="007B7313"/>
    <w:rsid w:val="007B747C"/>
    <w:rsid w:val="007B7486"/>
    <w:rsid w:val="007B7581"/>
    <w:rsid w:val="007B765B"/>
    <w:rsid w:val="007B76C9"/>
    <w:rsid w:val="007B7772"/>
    <w:rsid w:val="007B7A1E"/>
    <w:rsid w:val="007B7A44"/>
    <w:rsid w:val="007B7A86"/>
    <w:rsid w:val="007B7AB1"/>
    <w:rsid w:val="007B7AF2"/>
    <w:rsid w:val="007B7B1E"/>
    <w:rsid w:val="007B7BFA"/>
    <w:rsid w:val="007B7C18"/>
    <w:rsid w:val="007B7C3C"/>
    <w:rsid w:val="007B7D1A"/>
    <w:rsid w:val="007B7D57"/>
    <w:rsid w:val="007B7E00"/>
    <w:rsid w:val="007B7F8E"/>
    <w:rsid w:val="007C0041"/>
    <w:rsid w:val="007C00BE"/>
    <w:rsid w:val="007C0116"/>
    <w:rsid w:val="007C0302"/>
    <w:rsid w:val="007C0431"/>
    <w:rsid w:val="007C055F"/>
    <w:rsid w:val="007C0629"/>
    <w:rsid w:val="007C095C"/>
    <w:rsid w:val="007C0ADA"/>
    <w:rsid w:val="007C0BCB"/>
    <w:rsid w:val="007C0BF6"/>
    <w:rsid w:val="007C0D0A"/>
    <w:rsid w:val="007C0D38"/>
    <w:rsid w:val="007C0D40"/>
    <w:rsid w:val="007C0EB0"/>
    <w:rsid w:val="007C10D7"/>
    <w:rsid w:val="007C1115"/>
    <w:rsid w:val="007C11CF"/>
    <w:rsid w:val="007C1326"/>
    <w:rsid w:val="007C1339"/>
    <w:rsid w:val="007C1405"/>
    <w:rsid w:val="007C1411"/>
    <w:rsid w:val="007C1624"/>
    <w:rsid w:val="007C1659"/>
    <w:rsid w:val="007C1660"/>
    <w:rsid w:val="007C1684"/>
    <w:rsid w:val="007C17BA"/>
    <w:rsid w:val="007C17EA"/>
    <w:rsid w:val="007C1818"/>
    <w:rsid w:val="007C1821"/>
    <w:rsid w:val="007C1885"/>
    <w:rsid w:val="007C18E4"/>
    <w:rsid w:val="007C1A1A"/>
    <w:rsid w:val="007C1CD3"/>
    <w:rsid w:val="007C1D5E"/>
    <w:rsid w:val="007C1D7C"/>
    <w:rsid w:val="007C1E40"/>
    <w:rsid w:val="007C1F06"/>
    <w:rsid w:val="007C2052"/>
    <w:rsid w:val="007C2053"/>
    <w:rsid w:val="007C213F"/>
    <w:rsid w:val="007C23D0"/>
    <w:rsid w:val="007C23D8"/>
    <w:rsid w:val="007C24E7"/>
    <w:rsid w:val="007C25E2"/>
    <w:rsid w:val="007C2645"/>
    <w:rsid w:val="007C26A7"/>
    <w:rsid w:val="007C2749"/>
    <w:rsid w:val="007C27B5"/>
    <w:rsid w:val="007C2BEC"/>
    <w:rsid w:val="007C2CB7"/>
    <w:rsid w:val="007C2DAC"/>
    <w:rsid w:val="007C2DF8"/>
    <w:rsid w:val="007C2F98"/>
    <w:rsid w:val="007C30BC"/>
    <w:rsid w:val="007C32BA"/>
    <w:rsid w:val="007C32FA"/>
    <w:rsid w:val="007C3366"/>
    <w:rsid w:val="007C33F5"/>
    <w:rsid w:val="007C3461"/>
    <w:rsid w:val="007C35CE"/>
    <w:rsid w:val="007C35E9"/>
    <w:rsid w:val="007C3711"/>
    <w:rsid w:val="007C3772"/>
    <w:rsid w:val="007C37CB"/>
    <w:rsid w:val="007C38A1"/>
    <w:rsid w:val="007C38D0"/>
    <w:rsid w:val="007C3938"/>
    <w:rsid w:val="007C3939"/>
    <w:rsid w:val="007C3990"/>
    <w:rsid w:val="007C3AC6"/>
    <w:rsid w:val="007C3B76"/>
    <w:rsid w:val="007C3D32"/>
    <w:rsid w:val="007C3DBB"/>
    <w:rsid w:val="007C3E90"/>
    <w:rsid w:val="007C4051"/>
    <w:rsid w:val="007C4077"/>
    <w:rsid w:val="007C40C8"/>
    <w:rsid w:val="007C40F0"/>
    <w:rsid w:val="007C42B3"/>
    <w:rsid w:val="007C440D"/>
    <w:rsid w:val="007C447C"/>
    <w:rsid w:val="007C466B"/>
    <w:rsid w:val="007C4840"/>
    <w:rsid w:val="007C495D"/>
    <w:rsid w:val="007C4BC9"/>
    <w:rsid w:val="007C4FCD"/>
    <w:rsid w:val="007C4FEF"/>
    <w:rsid w:val="007C5079"/>
    <w:rsid w:val="007C50FC"/>
    <w:rsid w:val="007C519E"/>
    <w:rsid w:val="007C51A4"/>
    <w:rsid w:val="007C524D"/>
    <w:rsid w:val="007C52AB"/>
    <w:rsid w:val="007C575E"/>
    <w:rsid w:val="007C5888"/>
    <w:rsid w:val="007C58DE"/>
    <w:rsid w:val="007C5903"/>
    <w:rsid w:val="007C5B39"/>
    <w:rsid w:val="007C5B52"/>
    <w:rsid w:val="007C5BBB"/>
    <w:rsid w:val="007C5E7F"/>
    <w:rsid w:val="007C6045"/>
    <w:rsid w:val="007C623C"/>
    <w:rsid w:val="007C62C4"/>
    <w:rsid w:val="007C63DD"/>
    <w:rsid w:val="007C63F5"/>
    <w:rsid w:val="007C6578"/>
    <w:rsid w:val="007C671C"/>
    <w:rsid w:val="007C68B5"/>
    <w:rsid w:val="007C68E5"/>
    <w:rsid w:val="007C6A0B"/>
    <w:rsid w:val="007C6A48"/>
    <w:rsid w:val="007C6AEB"/>
    <w:rsid w:val="007C6CAF"/>
    <w:rsid w:val="007C6E9D"/>
    <w:rsid w:val="007C6EE2"/>
    <w:rsid w:val="007C711C"/>
    <w:rsid w:val="007C72A6"/>
    <w:rsid w:val="007C74EA"/>
    <w:rsid w:val="007C754A"/>
    <w:rsid w:val="007C75A2"/>
    <w:rsid w:val="007C76F1"/>
    <w:rsid w:val="007C7996"/>
    <w:rsid w:val="007C7C3C"/>
    <w:rsid w:val="007C7D0C"/>
    <w:rsid w:val="007C7F0A"/>
    <w:rsid w:val="007C7F41"/>
    <w:rsid w:val="007C7FBE"/>
    <w:rsid w:val="007C7FD0"/>
    <w:rsid w:val="007D0062"/>
    <w:rsid w:val="007D01EB"/>
    <w:rsid w:val="007D029B"/>
    <w:rsid w:val="007D0313"/>
    <w:rsid w:val="007D0328"/>
    <w:rsid w:val="007D03BD"/>
    <w:rsid w:val="007D052B"/>
    <w:rsid w:val="007D05A3"/>
    <w:rsid w:val="007D05B0"/>
    <w:rsid w:val="007D06B1"/>
    <w:rsid w:val="007D0774"/>
    <w:rsid w:val="007D0775"/>
    <w:rsid w:val="007D07F2"/>
    <w:rsid w:val="007D0A16"/>
    <w:rsid w:val="007D0AC2"/>
    <w:rsid w:val="007D0B35"/>
    <w:rsid w:val="007D0B38"/>
    <w:rsid w:val="007D0B67"/>
    <w:rsid w:val="007D0B74"/>
    <w:rsid w:val="007D0CBB"/>
    <w:rsid w:val="007D0CBC"/>
    <w:rsid w:val="007D0DFD"/>
    <w:rsid w:val="007D0EF5"/>
    <w:rsid w:val="007D106B"/>
    <w:rsid w:val="007D111D"/>
    <w:rsid w:val="007D1496"/>
    <w:rsid w:val="007D1545"/>
    <w:rsid w:val="007D1635"/>
    <w:rsid w:val="007D1730"/>
    <w:rsid w:val="007D1755"/>
    <w:rsid w:val="007D1853"/>
    <w:rsid w:val="007D19D8"/>
    <w:rsid w:val="007D1E4B"/>
    <w:rsid w:val="007D1E74"/>
    <w:rsid w:val="007D1FAB"/>
    <w:rsid w:val="007D2054"/>
    <w:rsid w:val="007D21C2"/>
    <w:rsid w:val="007D21EE"/>
    <w:rsid w:val="007D21F6"/>
    <w:rsid w:val="007D227E"/>
    <w:rsid w:val="007D235D"/>
    <w:rsid w:val="007D23AD"/>
    <w:rsid w:val="007D23C4"/>
    <w:rsid w:val="007D23DC"/>
    <w:rsid w:val="007D2422"/>
    <w:rsid w:val="007D2436"/>
    <w:rsid w:val="007D24DE"/>
    <w:rsid w:val="007D27EE"/>
    <w:rsid w:val="007D2905"/>
    <w:rsid w:val="007D2AA1"/>
    <w:rsid w:val="007D2B46"/>
    <w:rsid w:val="007D2B78"/>
    <w:rsid w:val="007D2BA7"/>
    <w:rsid w:val="007D2BD6"/>
    <w:rsid w:val="007D2C6E"/>
    <w:rsid w:val="007D2CD9"/>
    <w:rsid w:val="007D2E52"/>
    <w:rsid w:val="007D30ED"/>
    <w:rsid w:val="007D3123"/>
    <w:rsid w:val="007D3192"/>
    <w:rsid w:val="007D330F"/>
    <w:rsid w:val="007D33A5"/>
    <w:rsid w:val="007D35F4"/>
    <w:rsid w:val="007D385A"/>
    <w:rsid w:val="007D3944"/>
    <w:rsid w:val="007D398A"/>
    <w:rsid w:val="007D39C2"/>
    <w:rsid w:val="007D3A03"/>
    <w:rsid w:val="007D3A0C"/>
    <w:rsid w:val="007D3AE7"/>
    <w:rsid w:val="007D3FF6"/>
    <w:rsid w:val="007D40FE"/>
    <w:rsid w:val="007D4235"/>
    <w:rsid w:val="007D42F1"/>
    <w:rsid w:val="007D4342"/>
    <w:rsid w:val="007D43CA"/>
    <w:rsid w:val="007D4405"/>
    <w:rsid w:val="007D45A2"/>
    <w:rsid w:val="007D470E"/>
    <w:rsid w:val="007D49B5"/>
    <w:rsid w:val="007D4A3F"/>
    <w:rsid w:val="007D4BCD"/>
    <w:rsid w:val="007D4BD0"/>
    <w:rsid w:val="007D4D4F"/>
    <w:rsid w:val="007D4DD0"/>
    <w:rsid w:val="007D5066"/>
    <w:rsid w:val="007D518C"/>
    <w:rsid w:val="007D51C1"/>
    <w:rsid w:val="007D52A4"/>
    <w:rsid w:val="007D5361"/>
    <w:rsid w:val="007D5365"/>
    <w:rsid w:val="007D53CB"/>
    <w:rsid w:val="007D553C"/>
    <w:rsid w:val="007D556C"/>
    <w:rsid w:val="007D56C4"/>
    <w:rsid w:val="007D5754"/>
    <w:rsid w:val="007D58AE"/>
    <w:rsid w:val="007D5941"/>
    <w:rsid w:val="007D59B1"/>
    <w:rsid w:val="007D5A18"/>
    <w:rsid w:val="007D5B03"/>
    <w:rsid w:val="007D5B3B"/>
    <w:rsid w:val="007D5D1D"/>
    <w:rsid w:val="007D5DAC"/>
    <w:rsid w:val="007D5DDE"/>
    <w:rsid w:val="007D5EA5"/>
    <w:rsid w:val="007D5EC5"/>
    <w:rsid w:val="007D5F5F"/>
    <w:rsid w:val="007D611F"/>
    <w:rsid w:val="007D637F"/>
    <w:rsid w:val="007D6530"/>
    <w:rsid w:val="007D66D1"/>
    <w:rsid w:val="007D6887"/>
    <w:rsid w:val="007D6A36"/>
    <w:rsid w:val="007D6A93"/>
    <w:rsid w:val="007D6B36"/>
    <w:rsid w:val="007D6D1D"/>
    <w:rsid w:val="007D6EBF"/>
    <w:rsid w:val="007D6F39"/>
    <w:rsid w:val="007D6F3E"/>
    <w:rsid w:val="007D6F65"/>
    <w:rsid w:val="007D6FEC"/>
    <w:rsid w:val="007D71E1"/>
    <w:rsid w:val="007D71F9"/>
    <w:rsid w:val="007D73FC"/>
    <w:rsid w:val="007D7456"/>
    <w:rsid w:val="007D7492"/>
    <w:rsid w:val="007D75B9"/>
    <w:rsid w:val="007D7630"/>
    <w:rsid w:val="007D76D6"/>
    <w:rsid w:val="007D76E2"/>
    <w:rsid w:val="007D77A9"/>
    <w:rsid w:val="007D78A5"/>
    <w:rsid w:val="007D7956"/>
    <w:rsid w:val="007D79BF"/>
    <w:rsid w:val="007D79E1"/>
    <w:rsid w:val="007D7BA7"/>
    <w:rsid w:val="007D7BB4"/>
    <w:rsid w:val="007D7C1D"/>
    <w:rsid w:val="007D7D0F"/>
    <w:rsid w:val="007D7E15"/>
    <w:rsid w:val="007E02F1"/>
    <w:rsid w:val="007E041B"/>
    <w:rsid w:val="007E04D9"/>
    <w:rsid w:val="007E061E"/>
    <w:rsid w:val="007E0711"/>
    <w:rsid w:val="007E0898"/>
    <w:rsid w:val="007E0905"/>
    <w:rsid w:val="007E091D"/>
    <w:rsid w:val="007E09F6"/>
    <w:rsid w:val="007E0B88"/>
    <w:rsid w:val="007E0BBC"/>
    <w:rsid w:val="007E0BD1"/>
    <w:rsid w:val="007E0C70"/>
    <w:rsid w:val="007E0C87"/>
    <w:rsid w:val="007E0CA5"/>
    <w:rsid w:val="007E0CE9"/>
    <w:rsid w:val="007E0D08"/>
    <w:rsid w:val="007E0E57"/>
    <w:rsid w:val="007E10AE"/>
    <w:rsid w:val="007E10F4"/>
    <w:rsid w:val="007E1182"/>
    <w:rsid w:val="007E13BE"/>
    <w:rsid w:val="007E142E"/>
    <w:rsid w:val="007E155E"/>
    <w:rsid w:val="007E1583"/>
    <w:rsid w:val="007E15A1"/>
    <w:rsid w:val="007E1775"/>
    <w:rsid w:val="007E182F"/>
    <w:rsid w:val="007E1963"/>
    <w:rsid w:val="007E19DF"/>
    <w:rsid w:val="007E1A30"/>
    <w:rsid w:val="007E1BB8"/>
    <w:rsid w:val="007E1C67"/>
    <w:rsid w:val="007E1D1F"/>
    <w:rsid w:val="007E1D66"/>
    <w:rsid w:val="007E1EB5"/>
    <w:rsid w:val="007E2008"/>
    <w:rsid w:val="007E20DA"/>
    <w:rsid w:val="007E2135"/>
    <w:rsid w:val="007E21B8"/>
    <w:rsid w:val="007E22BB"/>
    <w:rsid w:val="007E2320"/>
    <w:rsid w:val="007E23B2"/>
    <w:rsid w:val="007E23E3"/>
    <w:rsid w:val="007E25E7"/>
    <w:rsid w:val="007E263B"/>
    <w:rsid w:val="007E2A36"/>
    <w:rsid w:val="007E2BAE"/>
    <w:rsid w:val="007E2D98"/>
    <w:rsid w:val="007E2E96"/>
    <w:rsid w:val="007E2EEC"/>
    <w:rsid w:val="007E3065"/>
    <w:rsid w:val="007E3177"/>
    <w:rsid w:val="007E329A"/>
    <w:rsid w:val="007E341C"/>
    <w:rsid w:val="007E344D"/>
    <w:rsid w:val="007E34ED"/>
    <w:rsid w:val="007E3531"/>
    <w:rsid w:val="007E362C"/>
    <w:rsid w:val="007E37F4"/>
    <w:rsid w:val="007E3821"/>
    <w:rsid w:val="007E38CA"/>
    <w:rsid w:val="007E39D3"/>
    <w:rsid w:val="007E3A62"/>
    <w:rsid w:val="007E3A8D"/>
    <w:rsid w:val="007E3B67"/>
    <w:rsid w:val="007E3D9A"/>
    <w:rsid w:val="007E3D9C"/>
    <w:rsid w:val="007E3DB0"/>
    <w:rsid w:val="007E3F31"/>
    <w:rsid w:val="007E433B"/>
    <w:rsid w:val="007E43A2"/>
    <w:rsid w:val="007E43DD"/>
    <w:rsid w:val="007E44EB"/>
    <w:rsid w:val="007E46AA"/>
    <w:rsid w:val="007E477C"/>
    <w:rsid w:val="007E4808"/>
    <w:rsid w:val="007E4AD4"/>
    <w:rsid w:val="007E4B37"/>
    <w:rsid w:val="007E4C4A"/>
    <w:rsid w:val="007E4CA7"/>
    <w:rsid w:val="007E4D11"/>
    <w:rsid w:val="007E4E04"/>
    <w:rsid w:val="007E4E51"/>
    <w:rsid w:val="007E4F09"/>
    <w:rsid w:val="007E4F59"/>
    <w:rsid w:val="007E5334"/>
    <w:rsid w:val="007E5381"/>
    <w:rsid w:val="007E547C"/>
    <w:rsid w:val="007E55C1"/>
    <w:rsid w:val="007E56A0"/>
    <w:rsid w:val="007E5871"/>
    <w:rsid w:val="007E5966"/>
    <w:rsid w:val="007E5B4B"/>
    <w:rsid w:val="007E5B61"/>
    <w:rsid w:val="007E5CF3"/>
    <w:rsid w:val="007E5CF4"/>
    <w:rsid w:val="007E5EA7"/>
    <w:rsid w:val="007E5EC5"/>
    <w:rsid w:val="007E604D"/>
    <w:rsid w:val="007E60A5"/>
    <w:rsid w:val="007E60C2"/>
    <w:rsid w:val="007E6531"/>
    <w:rsid w:val="007E6619"/>
    <w:rsid w:val="007E6928"/>
    <w:rsid w:val="007E6943"/>
    <w:rsid w:val="007E699B"/>
    <w:rsid w:val="007E69B7"/>
    <w:rsid w:val="007E69F9"/>
    <w:rsid w:val="007E6A3D"/>
    <w:rsid w:val="007E6BF7"/>
    <w:rsid w:val="007E6C2D"/>
    <w:rsid w:val="007E6CCC"/>
    <w:rsid w:val="007E6D46"/>
    <w:rsid w:val="007E7088"/>
    <w:rsid w:val="007E7252"/>
    <w:rsid w:val="007E7275"/>
    <w:rsid w:val="007E7386"/>
    <w:rsid w:val="007E7415"/>
    <w:rsid w:val="007E74BF"/>
    <w:rsid w:val="007E774A"/>
    <w:rsid w:val="007E778C"/>
    <w:rsid w:val="007E7799"/>
    <w:rsid w:val="007E78F8"/>
    <w:rsid w:val="007E7BA0"/>
    <w:rsid w:val="007E7BB6"/>
    <w:rsid w:val="007E7EED"/>
    <w:rsid w:val="007E7F02"/>
    <w:rsid w:val="007E7F22"/>
    <w:rsid w:val="007E7F31"/>
    <w:rsid w:val="007F00FD"/>
    <w:rsid w:val="007F0236"/>
    <w:rsid w:val="007F0246"/>
    <w:rsid w:val="007F0296"/>
    <w:rsid w:val="007F0337"/>
    <w:rsid w:val="007F0694"/>
    <w:rsid w:val="007F0A9D"/>
    <w:rsid w:val="007F0AC2"/>
    <w:rsid w:val="007F0BCE"/>
    <w:rsid w:val="007F0C93"/>
    <w:rsid w:val="007F0D7D"/>
    <w:rsid w:val="007F0D9E"/>
    <w:rsid w:val="007F0EE2"/>
    <w:rsid w:val="007F0F86"/>
    <w:rsid w:val="007F0FCA"/>
    <w:rsid w:val="007F103A"/>
    <w:rsid w:val="007F1117"/>
    <w:rsid w:val="007F1441"/>
    <w:rsid w:val="007F1529"/>
    <w:rsid w:val="007F15A7"/>
    <w:rsid w:val="007F15BC"/>
    <w:rsid w:val="007F15ED"/>
    <w:rsid w:val="007F16EC"/>
    <w:rsid w:val="007F173A"/>
    <w:rsid w:val="007F1922"/>
    <w:rsid w:val="007F1987"/>
    <w:rsid w:val="007F19DB"/>
    <w:rsid w:val="007F19EC"/>
    <w:rsid w:val="007F1A86"/>
    <w:rsid w:val="007F1C04"/>
    <w:rsid w:val="007F1C42"/>
    <w:rsid w:val="007F20B3"/>
    <w:rsid w:val="007F215D"/>
    <w:rsid w:val="007F21BA"/>
    <w:rsid w:val="007F22CB"/>
    <w:rsid w:val="007F2519"/>
    <w:rsid w:val="007F253E"/>
    <w:rsid w:val="007F264E"/>
    <w:rsid w:val="007F272B"/>
    <w:rsid w:val="007F27C3"/>
    <w:rsid w:val="007F2ACC"/>
    <w:rsid w:val="007F2B1B"/>
    <w:rsid w:val="007F2BA4"/>
    <w:rsid w:val="007F2BAD"/>
    <w:rsid w:val="007F2BE9"/>
    <w:rsid w:val="007F2C4D"/>
    <w:rsid w:val="007F2D2F"/>
    <w:rsid w:val="007F2E94"/>
    <w:rsid w:val="007F2F26"/>
    <w:rsid w:val="007F305D"/>
    <w:rsid w:val="007F30B4"/>
    <w:rsid w:val="007F3101"/>
    <w:rsid w:val="007F3157"/>
    <w:rsid w:val="007F31B4"/>
    <w:rsid w:val="007F32F2"/>
    <w:rsid w:val="007F3339"/>
    <w:rsid w:val="007F33C9"/>
    <w:rsid w:val="007F34E3"/>
    <w:rsid w:val="007F34EA"/>
    <w:rsid w:val="007F3662"/>
    <w:rsid w:val="007F36D8"/>
    <w:rsid w:val="007F37FD"/>
    <w:rsid w:val="007F38B4"/>
    <w:rsid w:val="007F3984"/>
    <w:rsid w:val="007F3BE0"/>
    <w:rsid w:val="007F3C71"/>
    <w:rsid w:val="007F3C89"/>
    <w:rsid w:val="007F3D56"/>
    <w:rsid w:val="007F3FB0"/>
    <w:rsid w:val="007F3FFB"/>
    <w:rsid w:val="007F4046"/>
    <w:rsid w:val="007F40B3"/>
    <w:rsid w:val="007F414B"/>
    <w:rsid w:val="007F428B"/>
    <w:rsid w:val="007F4375"/>
    <w:rsid w:val="007F43EE"/>
    <w:rsid w:val="007F44DA"/>
    <w:rsid w:val="007F4696"/>
    <w:rsid w:val="007F4773"/>
    <w:rsid w:val="007F4AC9"/>
    <w:rsid w:val="007F4B29"/>
    <w:rsid w:val="007F4BF4"/>
    <w:rsid w:val="007F4FE5"/>
    <w:rsid w:val="007F50B5"/>
    <w:rsid w:val="007F50D1"/>
    <w:rsid w:val="007F5192"/>
    <w:rsid w:val="007F5499"/>
    <w:rsid w:val="007F5606"/>
    <w:rsid w:val="007F5622"/>
    <w:rsid w:val="007F5702"/>
    <w:rsid w:val="007F571E"/>
    <w:rsid w:val="007F5806"/>
    <w:rsid w:val="007F5848"/>
    <w:rsid w:val="007F59C6"/>
    <w:rsid w:val="007F5AE0"/>
    <w:rsid w:val="007F5B7C"/>
    <w:rsid w:val="007F5DA3"/>
    <w:rsid w:val="007F5FC1"/>
    <w:rsid w:val="007F615C"/>
    <w:rsid w:val="007F61C0"/>
    <w:rsid w:val="007F61E4"/>
    <w:rsid w:val="007F622A"/>
    <w:rsid w:val="007F6443"/>
    <w:rsid w:val="007F64B8"/>
    <w:rsid w:val="007F650E"/>
    <w:rsid w:val="007F65E0"/>
    <w:rsid w:val="007F6618"/>
    <w:rsid w:val="007F6796"/>
    <w:rsid w:val="007F69D6"/>
    <w:rsid w:val="007F6A83"/>
    <w:rsid w:val="007F6B8E"/>
    <w:rsid w:val="007F6BA6"/>
    <w:rsid w:val="007F6BF0"/>
    <w:rsid w:val="007F6EAE"/>
    <w:rsid w:val="007F70A9"/>
    <w:rsid w:val="007F71C2"/>
    <w:rsid w:val="007F71E9"/>
    <w:rsid w:val="007F722E"/>
    <w:rsid w:val="007F72E0"/>
    <w:rsid w:val="007F73AB"/>
    <w:rsid w:val="007F757F"/>
    <w:rsid w:val="007F774D"/>
    <w:rsid w:val="007F795F"/>
    <w:rsid w:val="007F796B"/>
    <w:rsid w:val="007F7A00"/>
    <w:rsid w:val="007F7B2D"/>
    <w:rsid w:val="007F7B71"/>
    <w:rsid w:val="007F7BEC"/>
    <w:rsid w:val="007F7DAD"/>
    <w:rsid w:val="007F7DCF"/>
    <w:rsid w:val="007F7EC9"/>
    <w:rsid w:val="007F7F40"/>
    <w:rsid w:val="007F7FC0"/>
    <w:rsid w:val="008000A4"/>
    <w:rsid w:val="00800199"/>
    <w:rsid w:val="008001B8"/>
    <w:rsid w:val="00800288"/>
    <w:rsid w:val="00800328"/>
    <w:rsid w:val="008004A5"/>
    <w:rsid w:val="0080056F"/>
    <w:rsid w:val="0080072C"/>
    <w:rsid w:val="00800889"/>
    <w:rsid w:val="008008A6"/>
    <w:rsid w:val="00800972"/>
    <w:rsid w:val="00800A33"/>
    <w:rsid w:val="00800B6D"/>
    <w:rsid w:val="00800BE5"/>
    <w:rsid w:val="00800C41"/>
    <w:rsid w:val="00800DE7"/>
    <w:rsid w:val="00800EA2"/>
    <w:rsid w:val="00800ED9"/>
    <w:rsid w:val="00800F03"/>
    <w:rsid w:val="00800F56"/>
    <w:rsid w:val="008010B6"/>
    <w:rsid w:val="008010B9"/>
    <w:rsid w:val="008011BF"/>
    <w:rsid w:val="00801214"/>
    <w:rsid w:val="00801400"/>
    <w:rsid w:val="0080146E"/>
    <w:rsid w:val="00801523"/>
    <w:rsid w:val="008016CC"/>
    <w:rsid w:val="0080175F"/>
    <w:rsid w:val="008017FD"/>
    <w:rsid w:val="0080189E"/>
    <w:rsid w:val="008018A6"/>
    <w:rsid w:val="008019DC"/>
    <w:rsid w:val="008019EC"/>
    <w:rsid w:val="00801A82"/>
    <w:rsid w:val="00801C48"/>
    <w:rsid w:val="00801C85"/>
    <w:rsid w:val="00801EFF"/>
    <w:rsid w:val="00801F4B"/>
    <w:rsid w:val="008021AE"/>
    <w:rsid w:val="00802216"/>
    <w:rsid w:val="008022D3"/>
    <w:rsid w:val="00802492"/>
    <w:rsid w:val="008026B4"/>
    <w:rsid w:val="008026F8"/>
    <w:rsid w:val="00802781"/>
    <w:rsid w:val="00802883"/>
    <w:rsid w:val="008029B4"/>
    <w:rsid w:val="008029E6"/>
    <w:rsid w:val="00802A16"/>
    <w:rsid w:val="00802A94"/>
    <w:rsid w:val="00802B92"/>
    <w:rsid w:val="00802D1D"/>
    <w:rsid w:val="00802D3A"/>
    <w:rsid w:val="00802D52"/>
    <w:rsid w:val="00802D58"/>
    <w:rsid w:val="00802FBE"/>
    <w:rsid w:val="00802FEB"/>
    <w:rsid w:val="00803051"/>
    <w:rsid w:val="0080305D"/>
    <w:rsid w:val="0080308F"/>
    <w:rsid w:val="008030A9"/>
    <w:rsid w:val="008030AC"/>
    <w:rsid w:val="008030E8"/>
    <w:rsid w:val="00803125"/>
    <w:rsid w:val="0080326B"/>
    <w:rsid w:val="008032A5"/>
    <w:rsid w:val="008033E2"/>
    <w:rsid w:val="00803481"/>
    <w:rsid w:val="0080362C"/>
    <w:rsid w:val="0080369C"/>
    <w:rsid w:val="008036B3"/>
    <w:rsid w:val="0080386A"/>
    <w:rsid w:val="00803A38"/>
    <w:rsid w:val="00803ABE"/>
    <w:rsid w:val="00803BCF"/>
    <w:rsid w:val="00803BF2"/>
    <w:rsid w:val="00803E93"/>
    <w:rsid w:val="00804038"/>
    <w:rsid w:val="00804343"/>
    <w:rsid w:val="00804393"/>
    <w:rsid w:val="0080443A"/>
    <w:rsid w:val="0080446A"/>
    <w:rsid w:val="00804588"/>
    <w:rsid w:val="008045CC"/>
    <w:rsid w:val="0080479B"/>
    <w:rsid w:val="008047F9"/>
    <w:rsid w:val="0080488C"/>
    <w:rsid w:val="00804A19"/>
    <w:rsid w:val="00804BDA"/>
    <w:rsid w:val="00804C48"/>
    <w:rsid w:val="00804CB0"/>
    <w:rsid w:val="00804CCA"/>
    <w:rsid w:val="00804D04"/>
    <w:rsid w:val="00804DD1"/>
    <w:rsid w:val="00804DF1"/>
    <w:rsid w:val="00804F29"/>
    <w:rsid w:val="00805136"/>
    <w:rsid w:val="008052D1"/>
    <w:rsid w:val="00805349"/>
    <w:rsid w:val="008053E6"/>
    <w:rsid w:val="008053FD"/>
    <w:rsid w:val="00805475"/>
    <w:rsid w:val="0080564E"/>
    <w:rsid w:val="0080573D"/>
    <w:rsid w:val="0080580D"/>
    <w:rsid w:val="00805865"/>
    <w:rsid w:val="00805938"/>
    <w:rsid w:val="008059D6"/>
    <w:rsid w:val="00805CB2"/>
    <w:rsid w:val="00805D99"/>
    <w:rsid w:val="00805DB4"/>
    <w:rsid w:val="00805E39"/>
    <w:rsid w:val="00805F6F"/>
    <w:rsid w:val="00806103"/>
    <w:rsid w:val="0080610C"/>
    <w:rsid w:val="00806318"/>
    <w:rsid w:val="00806398"/>
    <w:rsid w:val="00806448"/>
    <w:rsid w:val="00806627"/>
    <w:rsid w:val="0080681E"/>
    <w:rsid w:val="008068F7"/>
    <w:rsid w:val="0080696E"/>
    <w:rsid w:val="008069E3"/>
    <w:rsid w:val="00806A33"/>
    <w:rsid w:val="00806AB2"/>
    <w:rsid w:val="00806C16"/>
    <w:rsid w:val="00806D3E"/>
    <w:rsid w:val="00806DF5"/>
    <w:rsid w:val="00806E0D"/>
    <w:rsid w:val="00806F99"/>
    <w:rsid w:val="0080712B"/>
    <w:rsid w:val="00807168"/>
    <w:rsid w:val="0080717D"/>
    <w:rsid w:val="0080719C"/>
    <w:rsid w:val="00807218"/>
    <w:rsid w:val="00807280"/>
    <w:rsid w:val="0080728E"/>
    <w:rsid w:val="00807424"/>
    <w:rsid w:val="0080786D"/>
    <w:rsid w:val="00807890"/>
    <w:rsid w:val="00807AC9"/>
    <w:rsid w:val="00807F81"/>
    <w:rsid w:val="0081003A"/>
    <w:rsid w:val="00810103"/>
    <w:rsid w:val="0081013A"/>
    <w:rsid w:val="008104B3"/>
    <w:rsid w:val="008106BE"/>
    <w:rsid w:val="008107B3"/>
    <w:rsid w:val="00810818"/>
    <w:rsid w:val="008108DE"/>
    <w:rsid w:val="008108F2"/>
    <w:rsid w:val="00810A3E"/>
    <w:rsid w:val="00810A53"/>
    <w:rsid w:val="00810B11"/>
    <w:rsid w:val="00810BAC"/>
    <w:rsid w:val="00810CC0"/>
    <w:rsid w:val="00810DBC"/>
    <w:rsid w:val="00810E14"/>
    <w:rsid w:val="00810E57"/>
    <w:rsid w:val="00810F42"/>
    <w:rsid w:val="00810F88"/>
    <w:rsid w:val="00810F8A"/>
    <w:rsid w:val="00811273"/>
    <w:rsid w:val="00811326"/>
    <w:rsid w:val="0081132F"/>
    <w:rsid w:val="00811355"/>
    <w:rsid w:val="00811468"/>
    <w:rsid w:val="0081151C"/>
    <w:rsid w:val="00811576"/>
    <w:rsid w:val="008116D6"/>
    <w:rsid w:val="008116FE"/>
    <w:rsid w:val="00811709"/>
    <w:rsid w:val="008117BF"/>
    <w:rsid w:val="0081190C"/>
    <w:rsid w:val="0081197F"/>
    <w:rsid w:val="0081198D"/>
    <w:rsid w:val="00811A2F"/>
    <w:rsid w:val="00811AF0"/>
    <w:rsid w:val="00811C63"/>
    <w:rsid w:val="00811DAF"/>
    <w:rsid w:val="00811F19"/>
    <w:rsid w:val="00812011"/>
    <w:rsid w:val="00812134"/>
    <w:rsid w:val="008121FE"/>
    <w:rsid w:val="0081223A"/>
    <w:rsid w:val="00812366"/>
    <w:rsid w:val="008123FC"/>
    <w:rsid w:val="00812480"/>
    <w:rsid w:val="008126F8"/>
    <w:rsid w:val="0081272B"/>
    <w:rsid w:val="00812757"/>
    <w:rsid w:val="008129D8"/>
    <w:rsid w:val="00812A08"/>
    <w:rsid w:val="00812A46"/>
    <w:rsid w:val="00812B34"/>
    <w:rsid w:val="00812B6D"/>
    <w:rsid w:val="00812BED"/>
    <w:rsid w:val="00812DCB"/>
    <w:rsid w:val="00812ED4"/>
    <w:rsid w:val="0081308B"/>
    <w:rsid w:val="008131D6"/>
    <w:rsid w:val="008135F7"/>
    <w:rsid w:val="0081363B"/>
    <w:rsid w:val="008136F1"/>
    <w:rsid w:val="008138EC"/>
    <w:rsid w:val="0081399B"/>
    <w:rsid w:val="00813B4E"/>
    <w:rsid w:val="00813ED9"/>
    <w:rsid w:val="00813F1E"/>
    <w:rsid w:val="00814329"/>
    <w:rsid w:val="0081449B"/>
    <w:rsid w:val="00814599"/>
    <w:rsid w:val="008145A1"/>
    <w:rsid w:val="00814715"/>
    <w:rsid w:val="008147DD"/>
    <w:rsid w:val="00814A11"/>
    <w:rsid w:val="00814B56"/>
    <w:rsid w:val="00814B68"/>
    <w:rsid w:val="00814CA8"/>
    <w:rsid w:val="00814D75"/>
    <w:rsid w:val="00814F66"/>
    <w:rsid w:val="0081501F"/>
    <w:rsid w:val="00815181"/>
    <w:rsid w:val="008151AB"/>
    <w:rsid w:val="008151D8"/>
    <w:rsid w:val="008151D9"/>
    <w:rsid w:val="00815277"/>
    <w:rsid w:val="0081532E"/>
    <w:rsid w:val="00815348"/>
    <w:rsid w:val="0081562D"/>
    <w:rsid w:val="008157CF"/>
    <w:rsid w:val="0081585D"/>
    <w:rsid w:val="008158C3"/>
    <w:rsid w:val="00815B74"/>
    <w:rsid w:val="00815BD8"/>
    <w:rsid w:val="00815C72"/>
    <w:rsid w:val="00815D08"/>
    <w:rsid w:val="00815D22"/>
    <w:rsid w:val="0081610C"/>
    <w:rsid w:val="00816134"/>
    <w:rsid w:val="00816236"/>
    <w:rsid w:val="008165A2"/>
    <w:rsid w:val="00816706"/>
    <w:rsid w:val="0081671B"/>
    <w:rsid w:val="00816776"/>
    <w:rsid w:val="008167F0"/>
    <w:rsid w:val="0081683F"/>
    <w:rsid w:val="00816868"/>
    <w:rsid w:val="00816919"/>
    <w:rsid w:val="0081694E"/>
    <w:rsid w:val="008169F9"/>
    <w:rsid w:val="00816A41"/>
    <w:rsid w:val="00816B75"/>
    <w:rsid w:val="00816D63"/>
    <w:rsid w:val="00816E93"/>
    <w:rsid w:val="00816F36"/>
    <w:rsid w:val="00817108"/>
    <w:rsid w:val="0081724E"/>
    <w:rsid w:val="0081736C"/>
    <w:rsid w:val="008173C0"/>
    <w:rsid w:val="008173D9"/>
    <w:rsid w:val="0081754F"/>
    <w:rsid w:val="00817585"/>
    <w:rsid w:val="00817704"/>
    <w:rsid w:val="00817784"/>
    <w:rsid w:val="008177D9"/>
    <w:rsid w:val="0081796E"/>
    <w:rsid w:val="00817AE4"/>
    <w:rsid w:val="00817B23"/>
    <w:rsid w:val="00817B6F"/>
    <w:rsid w:val="00817D9E"/>
    <w:rsid w:val="00817F45"/>
    <w:rsid w:val="0082004A"/>
    <w:rsid w:val="008201B4"/>
    <w:rsid w:val="008201C7"/>
    <w:rsid w:val="008202D2"/>
    <w:rsid w:val="0082041B"/>
    <w:rsid w:val="00820491"/>
    <w:rsid w:val="008204DF"/>
    <w:rsid w:val="00820731"/>
    <w:rsid w:val="008208AC"/>
    <w:rsid w:val="00820970"/>
    <w:rsid w:val="00820AC0"/>
    <w:rsid w:val="00820E36"/>
    <w:rsid w:val="00820EA3"/>
    <w:rsid w:val="00820F2F"/>
    <w:rsid w:val="00820F47"/>
    <w:rsid w:val="00821456"/>
    <w:rsid w:val="0082150A"/>
    <w:rsid w:val="0082153B"/>
    <w:rsid w:val="00821580"/>
    <w:rsid w:val="008215D6"/>
    <w:rsid w:val="00821633"/>
    <w:rsid w:val="008216DC"/>
    <w:rsid w:val="00821705"/>
    <w:rsid w:val="00821760"/>
    <w:rsid w:val="00821971"/>
    <w:rsid w:val="0082199E"/>
    <w:rsid w:val="00821AE9"/>
    <w:rsid w:val="00821B32"/>
    <w:rsid w:val="00821B37"/>
    <w:rsid w:val="00821C2B"/>
    <w:rsid w:val="00821D9C"/>
    <w:rsid w:val="00821DE3"/>
    <w:rsid w:val="00821DEA"/>
    <w:rsid w:val="00821E1B"/>
    <w:rsid w:val="00821E2F"/>
    <w:rsid w:val="00821E44"/>
    <w:rsid w:val="008220F0"/>
    <w:rsid w:val="008221E8"/>
    <w:rsid w:val="0082239B"/>
    <w:rsid w:val="0082248C"/>
    <w:rsid w:val="008224BE"/>
    <w:rsid w:val="008224D0"/>
    <w:rsid w:val="00822915"/>
    <w:rsid w:val="008229AC"/>
    <w:rsid w:val="00822CAB"/>
    <w:rsid w:val="00822CF0"/>
    <w:rsid w:val="00822D43"/>
    <w:rsid w:val="00822D75"/>
    <w:rsid w:val="00822F35"/>
    <w:rsid w:val="00822F59"/>
    <w:rsid w:val="0082317D"/>
    <w:rsid w:val="0082320F"/>
    <w:rsid w:val="0082325C"/>
    <w:rsid w:val="008233E6"/>
    <w:rsid w:val="00823570"/>
    <w:rsid w:val="008235ED"/>
    <w:rsid w:val="00823669"/>
    <w:rsid w:val="00823896"/>
    <w:rsid w:val="00823910"/>
    <w:rsid w:val="00823B39"/>
    <w:rsid w:val="00823B53"/>
    <w:rsid w:val="00823BCA"/>
    <w:rsid w:val="00823BFC"/>
    <w:rsid w:val="00823C14"/>
    <w:rsid w:val="00823DC5"/>
    <w:rsid w:val="00823E1E"/>
    <w:rsid w:val="00823E44"/>
    <w:rsid w:val="00823F57"/>
    <w:rsid w:val="00824034"/>
    <w:rsid w:val="008240EE"/>
    <w:rsid w:val="0082420D"/>
    <w:rsid w:val="0082434A"/>
    <w:rsid w:val="0082434F"/>
    <w:rsid w:val="008243B6"/>
    <w:rsid w:val="008244B2"/>
    <w:rsid w:val="00824682"/>
    <w:rsid w:val="0082482D"/>
    <w:rsid w:val="008248AF"/>
    <w:rsid w:val="008249D2"/>
    <w:rsid w:val="00824A15"/>
    <w:rsid w:val="00824A89"/>
    <w:rsid w:val="00824B52"/>
    <w:rsid w:val="00824C38"/>
    <w:rsid w:val="00824D83"/>
    <w:rsid w:val="008255E5"/>
    <w:rsid w:val="00825748"/>
    <w:rsid w:val="008258CB"/>
    <w:rsid w:val="008259D8"/>
    <w:rsid w:val="00825AB7"/>
    <w:rsid w:val="00825B78"/>
    <w:rsid w:val="00825BEA"/>
    <w:rsid w:val="00825D60"/>
    <w:rsid w:val="00825E44"/>
    <w:rsid w:val="00825EEE"/>
    <w:rsid w:val="00825F33"/>
    <w:rsid w:val="00825F74"/>
    <w:rsid w:val="00825FBD"/>
    <w:rsid w:val="0082634A"/>
    <w:rsid w:val="00826453"/>
    <w:rsid w:val="0082659A"/>
    <w:rsid w:val="00826733"/>
    <w:rsid w:val="00826917"/>
    <w:rsid w:val="00826C3B"/>
    <w:rsid w:val="00826C48"/>
    <w:rsid w:val="00826F24"/>
    <w:rsid w:val="00826FB0"/>
    <w:rsid w:val="00827234"/>
    <w:rsid w:val="008273DB"/>
    <w:rsid w:val="0082748E"/>
    <w:rsid w:val="0082751F"/>
    <w:rsid w:val="008276A5"/>
    <w:rsid w:val="00827757"/>
    <w:rsid w:val="00827768"/>
    <w:rsid w:val="00827A25"/>
    <w:rsid w:val="00827B8B"/>
    <w:rsid w:val="00827CA8"/>
    <w:rsid w:val="00827CEC"/>
    <w:rsid w:val="00827D99"/>
    <w:rsid w:val="00827EB8"/>
    <w:rsid w:val="00830080"/>
    <w:rsid w:val="008302F6"/>
    <w:rsid w:val="0083054A"/>
    <w:rsid w:val="00830727"/>
    <w:rsid w:val="008307AB"/>
    <w:rsid w:val="0083090E"/>
    <w:rsid w:val="00830974"/>
    <w:rsid w:val="00830A6D"/>
    <w:rsid w:val="00830B9A"/>
    <w:rsid w:val="00830C91"/>
    <w:rsid w:val="00830D64"/>
    <w:rsid w:val="00830DD4"/>
    <w:rsid w:val="00830EB9"/>
    <w:rsid w:val="00830F42"/>
    <w:rsid w:val="0083104B"/>
    <w:rsid w:val="008310C6"/>
    <w:rsid w:val="00831103"/>
    <w:rsid w:val="00831257"/>
    <w:rsid w:val="00831353"/>
    <w:rsid w:val="008313DF"/>
    <w:rsid w:val="00831461"/>
    <w:rsid w:val="008314FE"/>
    <w:rsid w:val="00831618"/>
    <w:rsid w:val="008316AE"/>
    <w:rsid w:val="008316F7"/>
    <w:rsid w:val="00831745"/>
    <w:rsid w:val="00831796"/>
    <w:rsid w:val="008317AF"/>
    <w:rsid w:val="00831856"/>
    <w:rsid w:val="008318B9"/>
    <w:rsid w:val="0083192E"/>
    <w:rsid w:val="008319DD"/>
    <w:rsid w:val="00831A3A"/>
    <w:rsid w:val="00831AAB"/>
    <w:rsid w:val="00831B80"/>
    <w:rsid w:val="00831BA5"/>
    <w:rsid w:val="00831C70"/>
    <w:rsid w:val="00831C9D"/>
    <w:rsid w:val="00831DA3"/>
    <w:rsid w:val="00831E24"/>
    <w:rsid w:val="00831EAE"/>
    <w:rsid w:val="00831FE3"/>
    <w:rsid w:val="00832183"/>
    <w:rsid w:val="008321AC"/>
    <w:rsid w:val="008322A8"/>
    <w:rsid w:val="008323EA"/>
    <w:rsid w:val="00832422"/>
    <w:rsid w:val="00832567"/>
    <w:rsid w:val="0083266E"/>
    <w:rsid w:val="00832A51"/>
    <w:rsid w:val="00832B9B"/>
    <w:rsid w:val="00832C80"/>
    <w:rsid w:val="00832CC1"/>
    <w:rsid w:val="00832CEE"/>
    <w:rsid w:val="00832D7F"/>
    <w:rsid w:val="00832EA5"/>
    <w:rsid w:val="00832F92"/>
    <w:rsid w:val="00833069"/>
    <w:rsid w:val="008331D5"/>
    <w:rsid w:val="0083320A"/>
    <w:rsid w:val="00833366"/>
    <w:rsid w:val="00833403"/>
    <w:rsid w:val="008334CB"/>
    <w:rsid w:val="008335ED"/>
    <w:rsid w:val="008335F9"/>
    <w:rsid w:val="00833707"/>
    <w:rsid w:val="0083371E"/>
    <w:rsid w:val="00833799"/>
    <w:rsid w:val="008338C6"/>
    <w:rsid w:val="00833910"/>
    <w:rsid w:val="0083391C"/>
    <w:rsid w:val="00833B8A"/>
    <w:rsid w:val="00833CCB"/>
    <w:rsid w:val="008341CD"/>
    <w:rsid w:val="00834354"/>
    <w:rsid w:val="0083445B"/>
    <w:rsid w:val="008346D1"/>
    <w:rsid w:val="008347EA"/>
    <w:rsid w:val="008348E6"/>
    <w:rsid w:val="008348F6"/>
    <w:rsid w:val="0083495B"/>
    <w:rsid w:val="00834990"/>
    <w:rsid w:val="008349C1"/>
    <w:rsid w:val="008349D0"/>
    <w:rsid w:val="00834A81"/>
    <w:rsid w:val="00834B25"/>
    <w:rsid w:val="00834D55"/>
    <w:rsid w:val="00834E26"/>
    <w:rsid w:val="00834F75"/>
    <w:rsid w:val="00834FFF"/>
    <w:rsid w:val="008351E5"/>
    <w:rsid w:val="008352E7"/>
    <w:rsid w:val="008354BC"/>
    <w:rsid w:val="008355C9"/>
    <w:rsid w:val="008355E7"/>
    <w:rsid w:val="008357FB"/>
    <w:rsid w:val="00835809"/>
    <w:rsid w:val="008358DB"/>
    <w:rsid w:val="00835929"/>
    <w:rsid w:val="00835961"/>
    <w:rsid w:val="008359D1"/>
    <w:rsid w:val="00835B13"/>
    <w:rsid w:val="00835C2D"/>
    <w:rsid w:val="00835C40"/>
    <w:rsid w:val="00835C94"/>
    <w:rsid w:val="00835DF5"/>
    <w:rsid w:val="00835E5B"/>
    <w:rsid w:val="00835F71"/>
    <w:rsid w:val="00836003"/>
    <w:rsid w:val="0083601D"/>
    <w:rsid w:val="008360F3"/>
    <w:rsid w:val="00836175"/>
    <w:rsid w:val="008366EA"/>
    <w:rsid w:val="008366FC"/>
    <w:rsid w:val="0083682E"/>
    <w:rsid w:val="00836882"/>
    <w:rsid w:val="00836AA0"/>
    <w:rsid w:val="00836B3B"/>
    <w:rsid w:val="00836E55"/>
    <w:rsid w:val="00836EAF"/>
    <w:rsid w:val="00836F9E"/>
    <w:rsid w:val="00836FEF"/>
    <w:rsid w:val="0083703A"/>
    <w:rsid w:val="00837087"/>
    <w:rsid w:val="008370EF"/>
    <w:rsid w:val="0083714D"/>
    <w:rsid w:val="00837214"/>
    <w:rsid w:val="0083731E"/>
    <w:rsid w:val="00837325"/>
    <w:rsid w:val="008374BE"/>
    <w:rsid w:val="008374D7"/>
    <w:rsid w:val="0083762C"/>
    <w:rsid w:val="00837703"/>
    <w:rsid w:val="0083779A"/>
    <w:rsid w:val="00837B48"/>
    <w:rsid w:val="00837D03"/>
    <w:rsid w:val="00837D98"/>
    <w:rsid w:val="00837E0A"/>
    <w:rsid w:val="00840039"/>
    <w:rsid w:val="008400B5"/>
    <w:rsid w:val="0084012D"/>
    <w:rsid w:val="00840237"/>
    <w:rsid w:val="008402F6"/>
    <w:rsid w:val="008403B4"/>
    <w:rsid w:val="008404D8"/>
    <w:rsid w:val="0084052A"/>
    <w:rsid w:val="00840564"/>
    <w:rsid w:val="00840704"/>
    <w:rsid w:val="00840741"/>
    <w:rsid w:val="008407C4"/>
    <w:rsid w:val="008408B4"/>
    <w:rsid w:val="00840929"/>
    <w:rsid w:val="00840941"/>
    <w:rsid w:val="00840C12"/>
    <w:rsid w:val="00840C7A"/>
    <w:rsid w:val="00840DB0"/>
    <w:rsid w:val="00841049"/>
    <w:rsid w:val="0084108C"/>
    <w:rsid w:val="008410F9"/>
    <w:rsid w:val="008411D8"/>
    <w:rsid w:val="0084127A"/>
    <w:rsid w:val="00841286"/>
    <w:rsid w:val="008412CB"/>
    <w:rsid w:val="008413EE"/>
    <w:rsid w:val="0084149D"/>
    <w:rsid w:val="00841586"/>
    <w:rsid w:val="00841839"/>
    <w:rsid w:val="0084184B"/>
    <w:rsid w:val="008418FD"/>
    <w:rsid w:val="00841956"/>
    <w:rsid w:val="00841DEC"/>
    <w:rsid w:val="00841EAC"/>
    <w:rsid w:val="00841FD1"/>
    <w:rsid w:val="0084202A"/>
    <w:rsid w:val="008420CB"/>
    <w:rsid w:val="008420CE"/>
    <w:rsid w:val="008420EC"/>
    <w:rsid w:val="0084211D"/>
    <w:rsid w:val="00842341"/>
    <w:rsid w:val="008423BF"/>
    <w:rsid w:val="008424A4"/>
    <w:rsid w:val="00842701"/>
    <w:rsid w:val="00842848"/>
    <w:rsid w:val="008428E7"/>
    <w:rsid w:val="0084298F"/>
    <w:rsid w:val="008429C3"/>
    <w:rsid w:val="00842A8D"/>
    <w:rsid w:val="00842CF1"/>
    <w:rsid w:val="00842D06"/>
    <w:rsid w:val="008432A2"/>
    <w:rsid w:val="008433F3"/>
    <w:rsid w:val="0084344F"/>
    <w:rsid w:val="00843487"/>
    <w:rsid w:val="0084350E"/>
    <w:rsid w:val="00843587"/>
    <w:rsid w:val="008435C4"/>
    <w:rsid w:val="008435F8"/>
    <w:rsid w:val="0084365E"/>
    <w:rsid w:val="00843679"/>
    <w:rsid w:val="00843780"/>
    <w:rsid w:val="0084378E"/>
    <w:rsid w:val="00843AD3"/>
    <w:rsid w:val="00843AD4"/>
    <w:rsid w:val="00843AFA"/>
    <w:rsid w:val="00843B65"/>
    <w:rsid w:val="00843B72"/>
    <w:rsid w:val="00843B8B"/>
    <w:rsid w:val="00843C50"/>
    <w:rsid w:val="00843C57"/>
    <w:rsid w:val="00843E43"/>
    <w:rsid w:val="00843F9B"/>
    <w:rsid w:val="00843FFC"/>
    <w:rsid w:val="00844072"/>
    <w:rsid w:val="008441F9"/>
    <w:rsid w:val="0084422A"/>
    <w:rsid w:val="0084455E"/>
    <w:rsid w:val="008446A3"/>
    <w:rsid w:val="008447CC"/>
    <w:rsid w:val="008447D7"/>
    <w:rsid w:val="00844877"/>
    <w:rsid w:val="00844B89"/>
    <w:rsid w:val="00844C8E"/>
    <w:rsid w:val="00844E76"/>
    <w:rsid w:val="00844EC5"/>
    <w:rsid w:val="00844F32"/>
    <w:rsid w:val="0084512D"/>
    <w:rsid w:val="00845477"/>
    <w:rsid w:val="008454A1"/>
    <w:rsid w:val="0084556E"/>
    <w:rsid w:val="0084563B"/>
    <w:rsid w:val="0084572E"/>
    <w:rsid w:val="00845860"/>
    <w:rsid w:val="00845974"/>
    <w:rsid w:val="008459F1"/>
    <w:rsid w:val="00845AA0"/>
    <w:rsid w:val="00845B51"/>
    <w:rsid w:val="00845B62"/>
    <w:rsid w:val="00845C3F"/>
    <w:rsid w:val="00845C72"/>
    <w:rsid w:val="00845CC1"/>
    <w:rsid w:val="0084622C"/>
    <w:rsid w:val="008462DB"/>
    <w:rsid w:val="008463E2"/>
    <w:rsid w:val="00846463"/>
    <w:rsid w:val="00846470"/>
    <w:rsid w:val="00846624"/>
    <w:rsid w:val="008466F2"/>
    <w:rsid w:val="0084678F"/>
    <w:rsid w:val="0084682B"/>
    <w:rsid w:val="00846862"/>
    <w:rsid w:val="008468D3"/>
    <w:rsid w:val="008469C1"/>
    <w:rsid w:val="00846A6D"/>
    <w:rsid w:val="00846C13"/>
    <w:rsid w:val="00846CB3"/>
    <w:rsid w:val="00846DF2"/>
    <w:rsid w:val="00846E53"/>
    <w:rsid w:val="0084718F"/>
    <w:rsid w:val="00847277"/>
    <w:rsid w:val="00847298"/>
    <w:rsid w:val="0084737F"/>
    <w:rsid w:val="00847621"/>
    <w:rsid w:val="008476BD"/>
    <w:rsid w:val="00847A00"/>
    <w:rsid w:val="00847B49"/>
    <w:rsid w:val="00847CF5"/>
    <w:rsid w:val="00847D19"/>
    <w:rsid w:val="00847D7B"/>
    <w:rsid w:val="008500B3"/>
    <w:rsid w:val="00850199"/>
    <w:rsid w:val="008501DB"/>
    <w:rsid w:val="00850243"/>
    <w:rsid w:val="00850290"/>
    <w:rsid w:val="00850299"/>
    <w:rsid w:val="00850372"/>
    <w:rsid w:val="00850398"/>
    <w:rsid w:val="0085044A"/>
    <w:rsid w:val="00850486"/>
    <w:rsid w:val="008504D1"/>
    <w:rsid w:val="008505DE"/>
    <w:rsid w:val="00850693"/>
    <w:rsid w:val="0085091E"/>
    <w:rsid w:val="00850AE5"/>
    <w:rsid w:val="00850BC9"/>
    <w:rsid w:val="00850C18"/>
    <w:rsid w:val="00850CB0"/>
    <w:rsid w:val="00850D21"/>
    <w:rsid w:val="00850D62"/>
    <w:rsid w:val="00850F0B"/>
    <w:rsid w:val="00850FF7"/>
    <w:rsid w:val="0085115B"/>
    <w:rsid w:val="008514AD"/>
    <w:rsid w:val="008514F5"/>
    <w:rsid w:val="00851704"/>
    <w:rsid w:val="00851892"/>
    <w:rsid w:val="00851CA1"/>
    <w:rsid w:val="00851CEB"/>
    <w:rsid w:val="00851D31"/>
    <w:rsid w:val="00851F37"/>
    <w:rsid w:val="008520FB"/>
    <w:rsid w:val="00852109"/>
    <w:rsid w:val="0085216C"/>
    <w:rsid w:val="00852230"/>
    <w:rsid w:val="00852496"/>
    <w:rsid w:val="008524A7"/>
    <w:rsid w:val="008524F4"/>
    <w:rsid w:val="00852595"/>
    <w:rsid w:val="00852672"/>
    <w:rsid w:val="00852718"/>
    <w:rsid w:val="0085272B"/>
    <w:rsid w:val="00852850"/>
    <w:rsid w:val="00852988"/>
    <w:rsid w:val="00852B1B"/>
    <w:rsid w:val="00852BB3"/>
    <w:rsid w:val="00852EAA"/>
    <w:rsid w:val="00853035"/>
    <w:rsid w:val="00853059"/>
    <w:rsid w:val="00853221"/>
    <w:rsid w:val="0085343D"/>
    <w:rsid w:val="008535A7"/>
    <w:rsid w:val="008535D0"/>
    <w:rsid w:val="0085372C"/>
    <w:rsid w:val="0085384F"/>
    <w:rsid w:val="0085386E"/>
    <w:rsid w:val="00853875"/>
    <w:rsid w:val="00853911"/>
    <w:rsid w:val="00853A3E"/>
    <w:rsid w:val="00853A57"/>
    <w:rsid w:val="00853BA3"/>
    <w:rsid w:val="00853DD3"/>
    <w:rsid w:val="00853FAC"/>
    <w:rsid w:val="00854026"/>
    <w:rsid w:val="00854151"/>
    <w:rsid w:val="00854296"/>
    <w:rsid w:val="00854390"/>
    <w:rsid w:val="0085471E"/>
    <w:rsid w:val="00854796"/>
    <w:rsid w:val="008547E5"/>
    <w:rsid w:val="0085484B"/>
    <w:rsid w:val="008548C7"/>
    <w:rsid w:val="008548D4"/>
    <w:rsid w:val="0085491B"/>
    <w:rsid w:val="00854AE8"/>
    <w:rsid w:val="00854B9A"/>
    <w:rsid w:val="00854C55"/>
    <w:rsid w:val="00854C85"/>
    <w:rsid w:val="00854C8A"/>
    <w:rsid w:val="00854EE4"/>
    <w:rsid w:val="00854F83"/>
    <w:rsid w:val="00854F84"/>
    <w:rsid w:val="008550E1"/>
    <w:rsid w:val="0085526C"/>
    <w:rsid w:val="00855418"/>
    <w:rsid w:val="008554E2"/>
    <w:rsid w:val="008555F7"/>
    <w:rsid w:val="0085581B"/>
    <w:rsid w:val="00855829"/>
    <w:rsid w:val="008558BD"/>
    <w:rsid w:val="008558DA"/>
    <w:rsid w:val="00855970"/>
    <w:rsid w:val="008559A8"/>
    <w:rsid w:val="008559F6"/>
    <w:rsid w:val="00855A3E"/>
    <w:rsid w:val="00855A80"/>
    <w:rsid w:val="00855AE7"/>
    <w:rsid w:val="00855BCA"/>
    <w:rsid w:val="00855C11"/>
    <w:rsid w:val="00855C3B"/>
    <w:rsid w:val="00855DA1"/>
    <w:rsid w:val="00855E00"/>
    <w:rsid w:val="00855E54"/>
    <w:rsid w:val="00855EA7"/>
    <w:rsid w:val="00855FDE"/>
    <w:rsid w:val="00856137"/>
    <w:rsid w:val="008561BC"/>
    <w:rsid w:val="008564EB"/>
    <w:rsid w:val="0085695B"/>
    <w:rsid w:val="00856AD7"/>
    <w:rsid w:val="00856B35"/>
    <w:rsid w:val="00856BB9"/>
    <w:rsid w:val="00856D79"/>
    <w:rsid w:val="00856E31"/>
    <w:rsid w:val="00856E49"/>
    <w:rsid w:val="00856E57"/>
    <w:rsid w:val="00856F11"/>
    <w:rsid w:val="008570C8"/>
    <w:rsid w:val="0085743F"/>
    <w:rsid w:val="008574D7"/>
    <w:rsid w:val="00857503"/>
    <w:rsid w:val="0085751B"/>
    <w:rsid w:val="0085762F"/>
    <w:rsid w:val="0085777E"/>
    <w:rsid w:val="0085787B"/>
    <w:rsid w:val="00857942"/>
    <w:rsid w:val="00857A1D"/>
    <w:rsid w:val="00857A63"/>
    <w:rsid w:val="00857B0B"/>
    <w:rsid w:val="00857B3B"/>
    <w:rsid w:val="00857BAE"/>
    <w:rsid w:val="00857D2C"/>
    <w:rsid w:val="00857D5D"/>
    <w:rsid w:val="00857DA4"/>
    <w:rsid w:val="00857F5E"/>
    <w:rsid w:val="008601FC"/>
    <w:rsid w:val="0086033E"/>
    <w:rsid w:val="008603A7"/>
    <w:rsid w:val="008603E9"/>
    <w:rsid w:val="00860463"/>
    <w:rsid w:val="008604A8"/>
    <w:rsid w:val="0086072B"/>
    <w:rsid w:val="00860821"/>
    <w:rsid w:val="00860826"/>
    <w:rsid w:val="0086086D"/>
    <w:rsid w:val="008608D8"/>
    <w:rsid w:val="0086098E"/>
    <w:rsid w:val="008609F2"/>
    <w:rsid w:val="00860B6A"/>
    <w:rsid w:val="00860BBB"/>
    <w:rsid w:val="00860CBD"/>
    <w:rsid w:val="00860F19"/>
    <w:rsid w:val="00860FAC"/>
    <w:rsid w:val="0086113E"/>
    <w:rsid w:val="0086119D"/>
    <w:rsid w:val="00861225"/>
    <w:rsid w:val="00861291"/>
    <w:rsid w:val="008612C2"/>
    <w:rsid w:val="0086159E"/>
    <w:rsid w:val="008615D2"/>
    <w:rsid w:val="00861711"/>
    <w:rsid w:val="0086177A"/>
    <w:rsid w:val="0086179B"/>
    <w:rsid w:val="008617EE"/>
    <w:rsid w:val="0086183D"/>
    <w:rsid w:val="00861D88"/>
    <w:rsid w:val="00861E11"/>
    <w:rsid w:val="00862054"/>
    <w:rsid w:val="008620C1"/>
    <w:rsid w:val="00862151"/>
    <w:rsid w:val="008621CE"/>
    <w:rsid w:val="008622F0"/>
    <w:rsid w:val="00862385"/>
    <w:rsid w:val="0086240D"/>
    <w:rsid w:val="0086262E"/>
    <w:rsid w:val="0086265B"/>
    <w:rsid w:val="00862691"/>
    <w:rsid w:val="008629EB"/>
    <w:rsid w:val="00862A66"/>
    <w:rsid w:val="00862ABC"/>
    <w:rsid w:val="00862B4C"/>
    <w:rsid w:val="00862B96"/>
    <w:rsid w:val="00862E62"/>
    <w:rsid w:val="00862E79"/>
    <w:rsid w:val="00862EFB"/>
    <w:rsid w:val="00862F0A"/>
    <w:rsid w:val="00862FA0"/>
    <w:rsid w:val="0086330E"/>
    <w:rsid w:val="00863365"/>
    <w:rsid w:val="0086351B"/>
    <w:rsid w:val="0086365E"/>
    <w:rsid w:val="0086368B"/>
    <w:rsid w:val="00863990"/>
    <w:rsid w:val="0086399E"/>
    <w:rsid w:val="00863C00"/>
    <w:rsid w:val="00863C70"/>
    <w:rsid w:val="00863CDD"/>
    <w:rsid w:val="00863DF2"/>
    <w:rsid w:val="00863E20"/>
    <w:rsid w:val="00863E25"/>
    <w:rsid w:val="00863E6A"/>
    <w:rsid w:val="00863E9A"/>
    <w:rsid w:val="00863EA6"/>
    <w:rsid w:val="00863FAD"/>
    <w:rsid w:val="008641B7"/>
    <w:rsid w:val="00864343"/>
    <w:rsid w:val="008643D7"/>
    <w:rsid w:val="008644AC"/>
    <w:rsid w:val="008645B8"/>
    <w:rsid w:val="008648D1"/>
    <w:rsid w:val="00864951"/>
    <w:rsid w:val="0086498B"/>
    <w:rsid w:val="008649D1"/>
    <w:rsid w:val="00864AFD"/>
    <w:rsid w:val="00864C44"/>
    <w:rsid w:val="00864CCF"/>
    <w:rsid w:val="00864D13"/>
    <w:rsid w:val="00864D5A"/>
    <w:rsid w:val="00864EAE"/>
    <w:rsid w:val="00864F04"/>
    <w:rsid w:val="00864F5E"/>
    <w:rsid w:val="0086502D"/>
    <w:rsid w:val="0086512F"/>
    <w:rsid w:val="00865255"/>
    <w:rsid w:val="00865265"/>
    <w:rsid w:val="00865424"/>
    <w:rsid w:val="008655A9"/>
    <w:rsid w:val="008655D7"/>
    <w:rsid w:val="008655F2"/>
    <w:rsid w:val="00865680"/>
    <w:rsid w:val="008656FC"/>
    <w:rsid w:val="00865819"/>
    <w:rsid w:val="00865903"/>
    <w:rsid w:val="00865A9B"/>
    <w:rsid w:val="00865BC8"/>
    <w:rsid w:val="00865C6C"/>
    <w:rsid w:val="00865D07"/>
    <w:rsid w:val="00865EA7"/>
    <w:rsid w:val="00866390"/>
    <w:rsid w:val="00866401"/>
    <w:rsid w:val="00866421"/>
    <w:rsid w:val="00866460"/>
    <w:rsid w:val="008664CF"/>
    <w:rsid w:val="0086657C"/>
    <w:rsid w:val="0086667E"/>
    <w:rsid w:val="008667CA"/>
    <w:rsid w:val="00866972"/>
    <w:rsid w:val="00866A4C"/>
    <w:rsid w:val="00866BAE"/>
    <w:rsid w:val="00866DA3"/>
    <w:rsid w:val="00866DF4"/>
    <w:rsid w:val="00866F02"/>
    <w:rsid w:val="0086709E"/>
    <w:rsid w:val="00867172"/>
    <w:rsid w:val="00867203"/>
    <w:rsid w:val="00867345"/>
    <w:rsid w:val="00867933"/>
    <w:rsid w:val="008679B5"/>
    <w:rsid w:val="00867A1F"/>
    <w:rsid w:val="00867B5D"/>
    <w:rsid w:val="00867D4D"/>
    <w:rsid w:val="00867D82"/>
    <w:rsid w:val="00867E64"/>
    <w:rsid w:val="00867F63"/>
    <w:rsid w:val="00867F6D"/>
    <w:rsid w:val="00870024"/>
    <w:rsid w:val="00870131"/>
    <w:rsid w:val="008701A7"/>
    <w:rsid w:val="008702C1"/>
    <w:rsid w:val="00870335"/>
    <w:rsid w:val="0087037B"/>
    <w:rsid w:val="008703AB"/>
    <w:rsid w:val="0087044C"/>
    <w:rsid w:val="0087045B"/>
    <w:rsid w:val="008704EC"/>
    <w:rsid w:val="008705B8"/>
    <w:rsid w:val="00870697"/>
    <w:rsid w:val="0087073D"/>
    <w:rsid w:val="00870873"/>
    <w:rsid w:val="008708B5"/>
    <w:rsid w:val="00870933"/>
    <w:rsid w:val="00870B1B"/>
    <w:rsid w:val="00870BF9"/>
    <w:rsid w:val="00870C0C"/>
    <w:rsid w:val="00870C34"/>
    <w:rsid w:val="00870DBF"/>
    <w:rsid w:val="00870F0D"/>
    <w:rsid w:val="00870F8D"/>
    <w:rsid w:val="0087103A"/>
    <w:rsid w:val="008710AC"/>
    <w:rsid w:val="00871240"/>
    <w:rsid w:val="0087128B"/>
    <w:rsid w:val="008712F6"/>
    <w:rsid w:val="008714B0"/>
    <w:rsid w:val="0087161B"/>
    <w:rsid w:val="008717A1"/>
    <w:rsid w:val="00871879"/>
    <w:rsid w:val="0087191F"/>
    <w:rsid w:val="008719E3"/>
    <w:rsid w:val="00871A00"/>
    <w:rsid w:val="00871B59"/>
    <w:rsid w:val="00871F22"/>
    <w:rsid w:val="00871F84"/>
    <w:rsid w:val="00871F93"/>
    <w:rsid w:val="00871F9E"/>
    <w:rsid w:val="0087207E"/>
    <w:rsid w:val="0087215F"/>
    <w:rsid w:val="008721DB"/>
    <w:rsid w:val="008721FA"/>
    <w:rsid w:val="00872237"/>
    <w:rsid w:val="00872334"/>
    <w:rsid w:val="0087234A"/>
    <w:rsid w:val="00872544"/>
    <w:rsid w:val="00872565"/>
    <w:rsid w:val="008725CB"/>
    <w:rsid w:val="0087278F"/>
    <w:rsid w:val="0087284E"/>
    <w:rsid w:val="008729CC"/>
    <w:rsid w:val="00872E17"/>
    <w:rsid w:val="00872EB3"/>
    <w:rsid w:val="00872F68"/>
    <w:rsid w:val="008732E4"/>
    <w:rsid w:val="008733E7"/>
    <w:rsid w:val="0087341C"/>
    <w:rsid w:val="00873515"/>
    <w:rsid w:val="00873582"/>
    <w:rsid w:val="008735A1"/>
    <w:rsid w:val="008735DF"/>
    <w:rsid w:val="008736D3"/>
    <w:rsid w:val="00873770"/>
    <w:rsid w:val="00873854"/>
    <w:rsid w:val="00873928"/>
    <w:rsid w:val="00873A04"/>
    <w:rsid w:val="00873CB9"/>
    <w:rsid w:val="00873CEA"/>
    <w:rsid w:val="00873DBA"/>
    <w:rsid w:val="00873E7E"/>
    <w:rsid w:val="00873F37"/>
    <w:rsid w:val="00874012"/>
    <w:rsid w:val="008740CA"/>
    <w:rsid w:val="00874201"/>
    <w:rsid w:val="0087439E"/>
    <w:rsid w:val="008744F4"/>
    <w:rsid w:val="0087481B"/>
    <w:rsid w:val="0087483A"/>
    <w:rsid w:val="008748EE"/>
    <w:rsid w:val="0087496A"/>
    <w:rsid w:val="008749C4"/>
    <w:rsid w:val="00874B02"/>
    <w:rsid w:val="00874B91"/>
    <w:rsid w:val="00874BC0"/>
    <w:rsid w:val="00874BE5"/>
    <w:rsid w:val="00874C69"/>
    <w:rsid w:val="00874D8C"/>
    <w:rsid w:val="00874DCB"/>
    <w:rsid w:val="00874F86"/>
    <w:rsid w:val="00874F8B"/>
    <w:rsid w:val="00874FAF"/>
    <w:rsid w:val="00875007"/>
    <w:rsid w:val="00875294"/>
    <w:rsid w:val="0087539E"/>
    <w:rsid w:val="00875524"/>
    <w:rsid w:val="00875592"/>
    <w:rsid w:val="00875637"/>
    <w:rsid w:val="008757A3"/>
    <w:rsid w:val="008758CC"/>
    <w:rsid w:val="008758D9"/>
    <w:rsid w:val="0087594E"/>
    <w:rsid w:val="00875A67"/>
    <w:rsid w:val="00875B52"/>
    <w:rsid w:val="00875C86"/>
    <w:rsid w:val="00875E09"/>
    <w:rsid w:val="00875E37"/>
    <w:rsid w:val="00875F29"/>
    <w:rsid w:val="00875F78"/>
    <w:rsid w:val="0087609B"/>
    <w:rsid w:val="008760DC"/>
    <w:rsid w:val="00876252"/>
    <w:rsid w:val="008762F0"/>
    <w:rsid w:val="00876683"/>
    <w:rsid w:val="008766BA"/>
    <w:rsid w:val="008766D5"/>
    <w:rsid w:val="00876771"/>
    <w:rsid w:val="0087678D"/>
    <w:rsid w:val="008767A5"/>
    <w:rsid w:val="008767C4"/>
    <w:rsid w:val="0087687F"/>
    <w:rsid w:val="00876884"/>
    <w:rsid w:val="00876948"/>
    <w:rsid w:val="00876A33"/>
    <w:rsid w:val="00876A7F"/>
    <w:rsid w:val="00876D14"/>
    <w:rsid w:val="00876DC1"/>
    <w:rsid w:val="00876F71"/>
    <w:rsid w:val="00876FEA"/>
    <w:rsid w:val="008770D7"/>
    <w:rsid w:val="00877336"/>
    <w:rsid w:val="0087733B"/>
    <w:rsid w:val="00877428"/>
    <w:rsid w:val="00877571"/>
    <w:rsid w:val="008775B1"/>
    <w:rsid w:val="0087761F"/>
    <w:rsid w:val="00877674"/>
    <w:rsid w:val="008776EB"/>
    <w:rsid w:val="00877708"/>
    <w:rsid w:val="0087773E"/>
    <w:rsid w:val="00877764"/>
    <w:rsid w:val="00877837"/>
    <w:rsid w:val="0087788A"/>
    <w:rsid w:val="0087799F"/>
    <w:rsid w:val="008779B4"/>
    <w:rsid w:val="00877AFE"/>
    <w:rsid w:val="00877B90"/>
    <w:rsid w:val="00877BA4"/>
    <w:rsid w:val="00877BEF"/>
    <w:rsid w:val="00877C05"/>
    <w:rsid w:val="00877D62"/>
    <w:rsid w:val="00877E60"/>
    <w:rsid w:val="008800AD"/>
    <w:rsid w:val="00880124"/>
    <w:rsid w:val="00880174"/>
    <w:rsid w:val="008801E8"/>
    <w:rsid w:val="00880371"/>
    <w:rsid w:val="00880471"/>
    <w:rsid w:val="008808B0"/>
    <w:rsid w:val="008808C8"/>
    <w:rsid w:val="008808FA"/>
    <w:rsid w:val="008809F2"/>
    <w:rsid w:val="00880B09"/>
    <w:rsid w:val="00880B13"/>
    <w:rsid w:val="00880B3A"/>
    <w:rsid w:val="00880CA1"/>
    <w:rsid w:val="00880D24"/>
    <w:rsid w:val="00880FDF"/>
    <w:rsid w:val="00881007"/>
    <w:rsid w:val="00881012"/>
    <w:rsid w:val="008811DF"/>
    <w:rsid w:val="0088127E"/>
    <w:rsid w:val="008813F8"/>
    <w:rsid w:val="00881413"/>
    <w:rsid w:val="0088155A"/>
    <w:rsid w:val="0088155D"/>
    <w:rsid w:val="00881617"/>
    <w:rsid w:val="00881638"/>
    <w:rsid w:val="008817AF"/>
    <w:rsid w:val="00881891"/>
    <w:rsid w:val="008818AB"/>
    <w:rsid w:val="008818E3"/>
    <w:rsid w:val="00881902"/>
    <w:rsid w:val="00881946"/>
    <w:rsid w:val="00881958"/>
    <w:rsid w:val="00881A0B"/>
    <w:rsid w:val="00881A6C"/>
    <w:rsid w:val="00881A80"/>
    <w:rsid w:val="00881AA3"/>
    <w:rsid w:val="00881B3D"/>
    <w:rsid w:val="00881C23"/>
    <w:rsid w:val="00881C3C"/>
    <w:rsid w:val="00881C77"/>
    <w:rsid w:val="00881D23"/>
    <w:rsid w:val="00881EC3"/>
    <w:rsid w:val="00881F3A"/>
    <w:rsid w:val="00882217"/>
    <w:rsid w:val="008822E5"/>
    <w:rsid w:val="00882425"/>
    <w:rsid w:val="008824D3"/>
    <w:rsid w:val="008825E3"/>
    <w:rsid w:val="00882AC4"/>
    <w:rsid w:val="00882BB7"/>
    <w:rsid w:val="00882C0A"/>
    <w:rsid w:val="00882DEC"/>
    <w:rsid w:val="00882E7A"/>
    <w:rsid w:val="00882F6E"/>
    <w:rsid w:val="00882FC6"/>
    <w:rsid w:val="00883131"/>
    <w:rsid w:val="008831D8"/>
    <w:rsid w:val="00883227"/>
    <w:rsid w:val="008832EB"/>
    <w:rsid w:val="00883365"/>
    <w:rsid w:val="008834AD"/>
    <w:rsid w:val="008835C8"/>
    <w:rsid w:val="00883654"/>
    <w:rsid w:val="00883755"/>
    <w:rsid w:val="008837D2"/>
    <w:rsid w:val="00883876"/>
    <w:rsid w:val="008838E8"/>
    <w:rsid w:val="008839F5"/>
    <w:rsid w:val="00883A6A"/>
    <w:rsid w:val="00883AF4"/>
    <w:rsid w:val="00883B82"/>
    <w:rsid w:val="00883BBC"/>
    <w:rsid w:val="00883CED"/>
    <w:rsid w:val="00883D5B"/>
    <w:rsid w:val="00883E13"/>
    <w:rsid w:val="00883E1B"/>
    <w:rsid w:val="00883F63"/>
    <w:rsid w:val="00883FC1"/>
    <w:rsid w:val="00884083"/>
    <w:rsid w:val="008841C4"/>
    <w:rsid w:val="00884282"/>
    <w:rsid w:val="00884335"/>
    <w:rsid w:val="0088434C"/>
    <w:rsid w:val="008847E7"/>
    <w:rsid w:val="00884813"/>
    <w:rsid w:val="0088484B"/>
    <w:rsid w:val="00884B50"/>
    <w:rsid w:val="00884BBE"/>
    <w:rsid w:val="00884C17"/>
    <w:rsid w:val="00884C3E"/>
    <w:rsid w:val="00884FA9"/>
    <w:rsid w:val="0088519F"/>
    <w:rsid w:val="00885281"/>
    <w:rsid w:val="008852B7"/>
    <w:rsid w:val="00885414"/>
    <w:rsid w:val="00885473"/>
    <w:rsid w:val="00885574"/>
    <w:rsid w:val="008855A8"/>
    <w:rsid w:val="00885674"/>
    <w:rsid w:val="00885749"/>
    <w:rsid w:val="00885773"/>
    <w:rsid w:val="008857AA"/>
    <w:rsid w:val="00885823"/>
    <w:rsid w:val="00885921"/>
    <w:rsid w:val="00885999"/>
    <w:rsid w:val="008859B9"/>
    <w:rsid w:val="00885B2F"/>
    <w:rsid w:val="00885BDB"/>
    <w:rsid w:val="00885CD9"/>
    <w:rsid w:val="00885D11"/>
    <w:rsid w:val="00885D9A"/>
    <w:rsid w:val="0088636D"/>
    <w:rsid w:val="008863DB"/>
    <w:rsid w:val="00886578"/>
    <w:rsid w:val="00886700"/>
    <w:rsid w:val="0088689E"/>
    <w:rsid w:val="00886901"/>
    <w:rsid w:val="00886A15"/>
    <w:rsid w:val="00886E0A"/>
    <w:rsid w:val="00886E55"/>
    <w:rsid w:val="00886E6A"/>
    <w:rsid w:val="00886E7D"/>
    <w:rsid w:val="00886E88"/>
    <w:rsid w:val="00886F5F"/>
    <w:rsid w:val="00886FDE"/>
    <w:rsid w:val="008870AE"/>
    <w:rsid w:val="008870B5"/>
    <w:rsid w:val="00887201"/>
    <w:rsid w:val="00887209"/>
    <w:rsid w:val="00887293"/>
    <w:rsid w:val="008873C4"/>
    <w:rsid w:val="008875A3"/>
    <w:rsid w:val="00887635"/>
    <w:rsid w:val="0088764E"/>
    <w:rsid w:val="008876EB"/>
    <w:rsid w:val="00887715"/>
    <w:rsid w:val="0088787E"/>
    <w:rsid w:val="00887B2A"/>
    <w:rsid w:val="00887B9A"/>
    <w:rsid w:val="00887C5C"/>
    <w:rsid w:val="00887CA3"/>
    <w:rsid w:val="00887CA7"/>
    <w:rsid w:val="00887DC6"/>
    <w:rsid w:val="00887E3A"/>
    <w:rsid w:val="00887EB0"/>
    <w:rsid w:val="00887FC1"/>
    <w:rsid w:val="00887FCC"/>
    <w:rsid w:val="00887FD3"/>
    <w:rsid w:val="00887FE2"/>
    <w:rsid w:val="008901BB"/>
    <w:rsid w:val="00890252"/>
    <w:rsid w:val="00890258"/>
    <w:rsid w:val="00890317"/>
    <w:rsid w:val="0089042B"/>
    <w:rsid w:val="0089068A"/>
    <w:rsid w:val="008906B3"/>
    <w:rsid w:val="00890911"/>
    <w:rsid w:val="00890BF1"/>
    <w:rsid w:val="00890EAD"/>
    <w:rsid w:val="00890F9A"/>
    <w:rsid w:val="00890FB8"/>
    <w:rsid w:val="008911EC"/>
    <w:rsid w:val="0089132D"/>
    <w:rsid w:val="008913AA"/>
    <w:rsid w:val="008914A0"/>
    <w:rsid w:val="008914AD"/>
    <w:rsid w:val="00891619"/>
    <w:rsid w:val="008916B7"/>
    <w:rsid w:val="00891919"/>
    <w:rsid w:val="00891B87"/>
    <w:rsid w:val="00891D11"/>
    <w:rsid w:val="00891D5A"/>
    <w:rsid w:val="00891F6E"/>
    <w:rsid w:val="00891F75"/>
    <w:rsid w:val="00891F78"/>
    <w:rsid w:val="00891FB0"/>
    <w:rsid w:val="00892082"/>
    <w:rsid w:val="0089208B"/>
    <w:rsid w:val="0089209F"/>
    <w:rsid w:val="008920D0"/>
    <w:rsid w:val="0089224F"/>
    <w:rsid w:val="0089237D"/>
    <w:rsid w:val="0089239C"/>
    <w:rsid w:val="00892629"/>
    <w:rsid w:val="00892638"/>
    <w:rsid w:val="00892645"/>
    <w:rsid w:val="0089268A"/>
    <w:rsid w:val="008926BA"/>
    <w:rsid w:val="008927D3"/>
    <w:rsid w:val="00892C81"/>
    <w:rsid w:val="00892CD3"/>
    <w:rsid w:val="00892D98"/>
    <w:rsid w:val="00892F26"/>
    <w:rsid w:val="00893168"/>
    <w:rsid w:val="008931B4"/>
    <w:rsid w:val="00893365"/>
    <w:rsid w:val="00893372"/>
    <w:rsid w:val="008933E6"/>
    <w:rsid w:val="00893579"/>
    <w:rsid w:val="008936CB"/>
    <w:rsid w:val="008937D0"/>
    <w:rsid w:val="00893817"/>
    <w:rsid w:val="0089384B"/>
    <w:rsid w:val="00893850"/>
    <w:rsid w:val="008938DD"/>
    <w:rsid w:val="00893A5E"/>
    <w:rsid w:val="00893AC4"/>
    <w:rsid w:val="00893B00"/>
    <w:rsid w:val="00893B74"/>
    <w:rsid w:val="00893BF9"/>
    <w:rsid w:val="00893C43"/>
    <w:rsid w:val="00893C5F"/>
    <w:rsid w:val="00893CE3"/>
    <w:rsid w:val="00893CEE"/>
    <w:rsid w:val="00893D7A"/>
    <w:rsid w:val="00893D86"/>
    <w:rsid w:val="00893E1A"/>
    <w:rsid w:val="00893F37"/>
    <w:rsid w:val="00893F68"/>
    <w:rsid w:val="0089406F"/>
    <w:rsid w:val="00894630"/>
    <w:rsid w:val="00894840"/>
    <w:rsid w:val="0089493A"/>
    <w:rsid w:val="00894B2D"/>
    <w:rsid w:val="00894B50"/>
    <w:rsid w:val="00894C44"/>
    <w:rsid w:val="00894C4D"/>
    <w:rsid w:val="00894D76"/>
    <w:rsid w:val="008950E3"/>
    <w:rsid w:val="0089515E"/>
    <w:rsid w:val="00895169"/>
    <w:rsid w:val="008951B6"/>
    <w:rsid w:val="0089521A"/>
    <w:rsid w:val="00895352"/>
    <w:rsid w:val="008953AB"/>
    <w:rsid w:val="008953E6"/>
    <w:rsid w:val="00895505"/>
    <w:rsid w:val="00895510"/>
    <w:rsid w:val="00895535"/>
    <w:rsid w:val="00895559"/>
    <w:rsid w:val="00895614"/>
    <w:rsid w:val="008956F5"/>
    <w:rsid w:val="00895764"/>
    <w:rsid w:val="008958D6"/>
    <w:rsid w:val="008958EB"/>
    <w:rsid w:val="00895C34"/>
    <w:rsid w:val="00895C41"/>
    <w:rsid w:val="00895CF8"/>
    <w:rsid w:val="00895CFD"/>
    <w:rsid w:val="00895D16"/>
    <w:rsid w:val="00895E85"/>
    <w:rsid w:val="008960D5"/>
    <w:rsid w:val="008963A4"/>
    <w:rsid w:val="008963F5"/>
    <w:rsid w:val="00896487"/>
    <w:rsid w:val="00896497"/>
    <w:rsid w:val="0089657E"/>
    <w:rsid w:val="008965D5"/>
    <w:rsid w:val="00896785"/>
    <w:rsid w:val="008967C6"/>
    <w:rsid w:val="008968D7"/>
    <w:rsid w:val="0089694E"/>
    <w:rsid w:val="008969EB"/>
    <w:rsid w:val="00896A78"/>
    <w:rsid w:val="00896B69"/>
    <w:rsid w:val="00896DD0"/>
    <w:rsid w:val="00896DD7"/>
    <w:rsid w:val="00896E1D"/>
    <w:rsid w:val="00896FDE"/>
    <w:rsid w:val="00897117"/>
    <w:rsid w:val="00897375"/>
    <w:rsid w:val="008973F0"/>
    <w:rsid w:val="00897453"/>
    <w:rsid w:val="0089756F"/>
    <w:rsid w:val="008975B5"/>
    <w:rsid w:val="008978A1"/>
    <w:rsid w:val="008978F0"/>
    <w:rsid w:val="00897AB2"/>
    <w:rsid w:val="00897AFD"/>
    <w:rsid w:val="00897B09"/>
    <w:rsid w:val="00897CA1"/>
    <w:rsid w:val="00897CD8"/>
    <w:rsid w:val="00897CF7"/>
    <w:rsid w:val="00897DC7"/>
    <w:rsid w:val="00897E5E"/>
    <w:rsid w:val="00897F17"/>
    <w:rsid w:val="00897FE7"/>
    <w:rsid w:val="008A0017"/>
    <w:rsid w:val="008A0156"/>
    <w:rsid w:val="008A01B0"/>
    <w:rsid w:val="008A02F8"/>
    <w:rsid w:val="008A0419"/>
    <w:rsid w:val="008A0456"/>
    <w:rsid w:val="008A0606"/>
    <w:rsid w:val="008A071E"/>
    <w:rsid w:val="008A0788"/>
    <w:rsid w:val="008A090C"/>
    <w:rsid w:val="008A0981"/>
    <w:rsid w:val="008A09A0"/>
    <w:rsid w:val="008A0A0C"/>
    <w:rsid w:val="008A0A33"/>
    <w:rsid w:val="008A0AE0"/>
    <w:rsid w:val="008A0CA2"/>
    <w:rsid w:val="008A0D33"/>
    <w:rsid w:val="008A0D86"/>
    <w:rsid w:val="008A0D8E"/>
    <w:rsid w:val="008A0E1E"/>
    <w:rsid w:val="008A0FC3"/>
    <w:rsid w:val="008A10C8"/>
    <w:rsid w:val="008A10F6"/>
    <w:rsid w:val="008A124B"/>
    <w:rsid w:val="008A143D"/>
    <w:rsid w:val="008A1474"/>
    <w:rsid w:val="008A14E4"/>
    <w:rsid w:val="008A158F"/>
    <w:rsid w:val="008A167F"/>
    <w:rsid w:val="008A1748"/>
    <w:rsid w:val="008A176C"/>
    <w:rsid w:val="008A18CE"/>
    <w:rsid w:val="008A18D8"/>
    <w:rsid w:val="008A19C2"/>
    <w:rsid w:val="008A1A23"/>
    <w:rsid w:val="008A1D1B"/>
    <w:rsid w:val="008A1D33"/>
    <w:rsid w:val="008A1E1E"/>
    <w:rsid w:val="008A1FD7"/>
    <w:rsid w:val="008A212B"/>
    <w:rsid w:val="008A253A"/>
    <w:rsid w:val="008A25CC"/>
    <w:rsid w:val="008A25D3"/>
    <w:rsid w:val="008A25EE"/>
    <w:rsid w:val="008A26C5"/>
    <w:rsid w:val="008A2736"/>
    <w:rsid w:val="008A27ED"/>
    <w:rsid w:val="008A298F"/>
    <w:rsid w:val="008A2C34"/>
    <w:rsid w:val="008A2C75"/>
    <w:rsid w:val="008A2E7E"/>
    <w:rsid w:val="008A2E97"/>
    <w:rsid w:val="008A2F78"/>
    <w:rsid w:val="008A3041"/>
    <w:rsid w:val="008A3063"/>
    <w:rsid w:val="008A311E"/>
    <w:rsid w:val="008A3196"/>
    <w:rsid w:val="008A3252"/>
    <w:rsid w:val="008A337B"/>
    <w:rsid w:val="008A3448"/>
    <w:rsid w:val="008A351F"/>
    <w:rsid w:val="008A35DF"/>
    <w:rsid w:val="008A3931"/>
    <w:rsid w:val="008A3953"/>
    <w:rsid w:val="008A3A1B"/>
    <w:rsid w:val="008A3A7A"/>
    <w:rsid w:val="008A3A88"/>
    <w:rsid w:val="008A3C8C"/>
    <w:rsid w:val="008A3D75"/>
    <w:rsid w:val="008A410B"/>
    <w:rsid w:val="008A4177"/>
    <w:rsid w:val="008A4422"/>
    <w:rsid w:val="008A45DB"/>
    <w:rsid w:val="008A47AE"/>
    <w:rsid w:val="008A48F9"/>
    <w:rsid w:val="008A490F"/>
    <w:rsid w:val="008A4B3F"/>
    <w:rsid w:val="008A4B46"/>
    <w:rsid w:val="008A4BCA"/>
    <w:rsid w:val="008A4BF2"/>
    <w:rsid w:val="008A4C8A"/>
    <w:rsid w:val="008A4CC9"/>
    <w:rsid w:val="008A4D33"/>
    <w:rsid w:val="008A4E3A"/>
    <w:rsid w:val="008A4E8D"/>
    <w:rsid w:val="008A4F98"/>
    <w:rsid w:val="008A51B9"/>
    <w:rsid w:val="008A51F2"/>
    <w:rsid w:val="008A54B2"/>
    <w:rsid w:val="008A54C7"/>
    <w:rsid w:val="008A5510"/>
    <w:rsid w:val="008A55CD"/>
    <w:rsid w:val="008A55D4"/>
    <w:rsid w:val="008A561A"/>
    <w:rsid w:val="008A568F"/>
    <w:rsid w:val="008A58F7"/>
    <w:rsid w:val="008A5A8D"/>
    <w:rsid w:val="008A5AE6"/>
    <w:rsid w:val="008A5B59"/>
    <w:rsid w:val="008A5CC0"/>
    <w:rsid w:val="008A5CCE"/>
    <w:rsid w:val="008A5F50"/>
    <w:rsid w:val="008A5F97"/>
    <w:rsid w:val="008A608F"/>
    <w:rsid w:val="008A60F0"/>
    <w:rsid w:val="008A62A6"/>
    <w:rsid w:val="008A63DC"/>
    <w:rsid w:val="008A6412"/>
    <w:rsid w:val="008A64F0"/>
    <w:rsid w:val="008A6664"/>
    <w:rsid w:val="008A66B1"/>
    <w:rsid w:val="008A66D0"/>
    <w:rsid w:val="008A67A4"/>
    <w:rsid w:val="008A68BB"/>
    <w:rsid w:val="008A6AA7"/>
    <w:rsid w:val="008A6AB2"/>
    <w:rsid w:val="008A6B13"/>
    <w:rsid w:val="008A6B44"/>
    <w:rsid w:val="008A6B62"/>
    <w:rsid w:val="008A6D16"/>
    <w:rsid w:val="008A6D78"/>
    <w:rsid w:val="008A6E1F"/>
    <w:rsid w:val="008A6EDA"/>
    <w:rsid w:val="008A6FAB"/>
    <w:rsid w:val="008A6FAD"/>
    <w:rsid w:val="008A6FC4"/>
    <w:rsid w:val="008A743A"/>
    <w:rsid w:val="008A756B"/>
    <w:rsid w:val="008A757D"/>
    <w:rsid w:val="008A764E"/>
    <w:rsid w:val="008A7740"/>
    <w:rsid w:val="008A798E"/>
    <w:rsid w:val="008A7B75"/>
    <w:rsid w:val="008A7C26"/>
    <w:rsid w:val="008A7C53"/>
    <w:rsid w:val="008A7F0D"/>
    <w:rsid w:val="008B0040"/>
    <w:rsid w:val="008B01D5"/>
    <w:rsid w:val="008B01E8"/>
    <w:rsid w:val="008B0298"/>
    <w:rsid w:val="008B02F0"/>
    <w:rsid w:val="008B0335"/>
    <w:rsid w:val="008B042E"/>
    <w:rsid w:val="008B0531"/>
    <w:rsid w:val="008B0571"/>
    <w:rsid w:val="008B05BE"/>
    <w:rsid w:val="008B0763"/>
    <w:rsid w:val="008B0830"/>
    <w:rsid w:val="008B08F4"/>
    <w:rsid w:val="008B09AA"/>
    <w:rsid w:val="008B0A0F"/>
    <w:rsid w:val="008B0A12"/>
    <w:rsid w:val="008B0A67"/>
    <w:rsid w:val="008B0A91"/>
    <w:rsid w:val="008B0B0A"/>
    <w:rsid w:val="008B0B52"/>
    <w:rsid w:val="008B0B7F"/>
    <w:rsid w:val="008B0B8D"/>
    <w:rsid w:val="008B0C70"/>
    <w:rsid w:val="008B0D28"/>
    <w:rsid w:val="008B0D84"/>
    <w:rsid w:val="008B0DF1"/>
    <w:rsid w:val="008B0F3E"/>
    <w:rsid w:val="008B104F"/>
    <w:rsid w:val="008B1099"/>
    <w:rsid w:val="008B1368"/>
    <w:rsid w:val="008B1605"/>
    <w:rsid w:val="008B1720"/>
    <w:rsid w:val="008B17BB"/>
    <w:rsid w:val="008B1960"/>
    <w:rsid w:val="008B1A72"/>
    <w:rsid w:val="008B1AA2"/>
    <w:rsid w:val="008B1AC1"/>
    <w:rsid w:val="008B1BBD"/>
    <w:rsid w:val="008B1CB2"/>
    <w:rsid w:val="008B1E1C"/>
    <w:rsid w:val="008B2165"/>
    <w:rsid w:val="008B2260"/>
    <w:rsid w:val="008B23A5"/>
    <w:rsid w:val="008B23DA"/>
    <w:rsid w:val="008B245B"/>
    <w:rsid w:val="008B24E0"/>
    <w:rsid w:val="008B251A"/>
    <w:rsid w:val="008B2677"/>
    <w:rsid w:val="008B26CB"/>
    <w:rsid w:val="008B27CB"/>
    <w:rsid w:val="008B2AF6"/>
    <w:rsid w:val="008B2E02"/>
    <w:rsid w:val="008B2E92"/>
    <w:rsid w:val="008B2EEF"/>
    <w:rsid w:val="008B2F40"/>
    <w:rsid w:val="008B2F57"/>
    <w:rsid w:val="008B2FDD"/>
    <w:rsid w:val="008B313B"/>
    <w:rsid w:val="008B31C7"/>
    <w:rsid w:val="008B32C5"/>
    <w:rsid w:val="008B3493"/>
    <w:rsid w:val="008B35CF"/>
    <w:rsid w:val="008B35D5"/>
    <w:rsid w:val="008B364C"/>
    <w:rsid w:val="008B368A"/>
    <w:rsid w:val="008B3753"/>
    <w:rsid w:val="008B381E"/>
    <w:rsid w:val="008B3922"/>
    <w:rsid w:val="008B3968"/>
    <w:rsid w:val="008B3A5B"/>
    <w:rsid w:val="008B3A80"/>
    <w:rsid w:val="008B3C4E"/>
    <w:rsid w:val="008B3CD7"/>
    <w:rsid w:val="008B3D2A"/>
    <w:rsid w:val="008B3D2D"/>
    <w:rsid w:val="008B403C"/>
    <w:rsid w:val="008B4069"/>
    <w:rsid w:val="008B41DC"/>
    <w:rsid w:val="008B427B"/>
    <w:rsid w:val="008B4435"/>
    <w:rsid w:val="008B4937"/>
    <w:rsid w:val="008B4C5D"/>
    <w:rsid w:val="008B4CD7"/>
    <w:rsid w:val="008B4EA6"/>
    <w:rsid w:val="008B501F"/>
    <w:rsid w:val="008B5054"/>
    <w:rsid w:val="008B505A"/>
    <w:rsid w:val="008B509C"/>
    <w:rsid w:val="008B50C4"/>
    <w:rsid w:val="008B51D9"/>
    <w:rsid w:val="008B52C8"/>
    <w:rsid w:val="008B53DE"/>
    <w:rsid w:val="008B552E"/>
    <w:rsid w:val="008B55A5"/>
    <w:rsid w:val="008B55B7"/>
    <w:rsid w:val="008B5699"/>
    <w:rsid w:val="008B5881"/>
    <w:rsid w:val="008B5B49"/>
    <w:rsid w:val="008B5B5F"/>
    <w:rsid w:val="008B5BC1"/>
    <w:rsid w:val="008B5C2D"/>
    <w:rsid w:val="008B5C63"/>
    <w:rsid w:val="008B5E1B"/>
    <w:rsid w:val="008B5F55"/>
    <w:rsid w:val="008B5F5A"/>
    <w:rsid w:val="008B60C7"/>
    <w:rsid w:val="008B60F7"/>
    <w:rsid w:val="008B616C"/>
    <w:rsid w:val="008B6197"/>
    <w:rsid w:val="008B61A5"/>
    <w:rsid w:val="008B61D8"/>
    <w:rsid w:val="008B623A"/>
    <w:rsid w:val="008B63BA"/>
    <w:rsid w:val="008B6427"/>
    <w:rsid w:val="008B6476"/>
    <w:rsid w:val="008B64C0"/>
    <w:rsid w:val="008B6651"/>
    <w:rsid w:val="008B670E"/>
    <w:rsid w:val="008B672D"/>
    <w:rsid w:val="008B6769"/>
    <w:rsid w:val="008B68F2"/>
    <w:rsid w:val="008B69EA"/>
    <w:rsid w:val="008B6A12"/>
    <w:rsid w:val="008B6A43"/>
    <w:rsid w:val="008B6AE6"/>
    <w:rsid w:val="008B6AED"/>
    <w:rsid w:val="008B6C38"/>
    <w:rsid w:val="008B6D5F"/>
    <w:rsid w:val="008B7052"/>
    <w:rsid w:val="008B70F0"/>
    <w:rsid w:val="008B7161"/>
    <w:rsid w:val="008B71C2"/>
    <w:rsid w:val="008B71F2"/>
    <w:rsid w:val="008B7217"/>
    <w:rsid w:val="008B7284"/>
    <w:rsid w:val="008B772F"/>
    <w:rsid w:val="008B7754"/>
    <w:rsid w:val="008B798B"/>
    <w:rsid w:val="008B79D2"/>
    <w:rsid w:val="008B7AD9"/>
    <w:rsid w:val="008B7B59"/>
    <w:rsid w:val="008B7D0F"/>
    <w:rsid w:val="008B7E5F"/>
    <w:rsid w:val="008B7ECA"/>
    <w:rsid w:val="008B7ED7"/>
    <w:rsid w:val="008C0057"/>
    <w:rsid w:val="008C0109"/>
    <w:rsid w:val="008C0237"/>
    <w:rsid w:val="008C02CC"/>
    <w:rsid w:val="008C0312"/>
    <w:rsid w:val="008C0315"/>
    <w:rsid w:val="008C0563"/>
    <w:rsid w:val="008C05D2"/>
    <w:rsid w:val="008C071A"/>
    <w:rsid w:val="008C0743"/>
    <w:rsid w:val="008C0758"/>
    <w:rsid w:val="008C07F0"/>
    <w:rsid w:val="008C0980"/>
    <w:rsid w:val="008C09DD"/>
    <w:rsid w:val="008C0A02"/>
    <w:rsid w:val="008C0ACD"/>
    <w:rsid w:val="008C0BC1"/>
    <w:rsid w:val="008C0C60"/>
    <w:rsid w:val="008C0CF0"/>
    <w:rsid w:val="008C0D5B"/>
    <w:rsid w:val="008C0DFA"/>
    <w:rsid w:val="008C0E89"/>
    <w:rsid w:val="008C0EFF"/>
    <w:rsid w:val="008C0F62"/>
    <w:rsid w:val="008C1266"/>
    <w:rsid w:val="008C1362"/>
    <w:rsid w:val="008C13D8"/>
    <w:rsid w:val="008C147D"/>
    <w:rsid w:val="008C14E7"/>
    <w:rsid w:val="008C1509"/>
    <w:rsid w:val="008C15CE"/>
    <w:rsid w:val="008C16DF"/>
    <w:rsid w:val="008C1777"/>
    <w:rsid w:val="008C1874"/>
    <w:rsid w:val="008C1A4D"/>
    <w:rsid w:val="008C1AB9"/>
    <w:rsid w:val="008C1B42"/>
    <w:rsid w:val="008C1C23"/>
    <w:rsid w:val="008C1CF6"/>
    <w:rsid w:val="008C1DD1"/>
    <w:rsid w:val="008C1E6B"/>
    <w:rsid w:val="008C219B"/>
    <w:rsid w:val="008C2232"/>
    <w:rsid w:val="008C22D2"/>
    <w:rsid w:val="008C26AA"/>
    <w:rsid w:val="008C26AE"/>
    <w:rsid w:val="008C27CC"/>
    <w:rsid w:val="008C27D0"/>
    <w:rsid w:val="008C28B3"/>
    <w:rsid w:val="008C290A"/>
    <w:rsid w:val="008C2915"/>
    <w:rsid w:val="008C2A09"/>
    <w:rsid w:val="008C2B42"/>
    <w:rsid w:val="008C2BF3"/>
    <w:rsid w:val="008C2C18"/>
    <w:rsid w:val="008C2C8F"/>
    <w:rsid w:val="008C2D7F"/>
    <w:rsid w:val="008C2DEF"/>
    <w:rsid w:val="008C2F81"/>
    <w:rsid w:val="008C3159"/>
    <w:rsid w:val="008C3165"/>
    <w:rsid w:val="008C3431"/>
    <w:rsid w:val="008C3625"/>
    <w:rsid w:val="008C39E3"/>
    <w:rsid w:val="008C3A61"/>
    <w:rsid w:val="008C3ACC"/>
    <w:rsid w:val="008C3C5E"/>
    <w:rsid w:val="008C3D1E"/>
    <w:rsid w:val="008C3EF0"/>
    <w:rsid w:val="008C3FC8"/>
    <w:rsid w:val="008C3FE5"/>
    <w:rsid w:val="008C3FEB"/>
    <w:rsid w:val="008C409D"/>
    <w:rsid w:val="008C40E8"/>
    <w:rsid w:val="008C418B"/>
    <w:rsid w:val="008C43CF"/>
    <w:rsid w:val="008C449E"/>
    <w:rsid w:val="008C44E7"/>
    <w:rsid w:val="008C4531"/>
    <w:rsid w:val="008C45D2"/>
    <w:rsid w:val="008C4613"/>
    <w:rsid w:val="008C467D"/>
    <w:rsid w:val="008C4689"/>
    <w:rsid w:val="008C4872"/>
    <w:rsid w:val="008C48EF"/>
    <w:rsid w:val="008C48FB"/>
    <w:rsid w:val="008C4AEF"/>
    <w:rsid w:val="008C4BDF"/>
    <w:rsid w:val="008C4C25"/>
    <w:rsid w:val="008C4D97"/>
    <w:rsid w:val="008C4EF6"/>
    <w:rsid w:val="008C4F15"/>
    <w:rsid w:val="008C4F24"/>
    <w:rsid w:val="008C4F8B"/>
    <w:rsid w:val="008C5129"/>
    <w:rsid w:val="008C5168"/>
    <w:rsid w:val="008C520E"/>
    <w:rsid w:val="008C539A"/>
    <w:rsid w:val="008C53E6"/>
    <w:rsid w:val="008C540A"/>
    <w:rsid w:val="008C570E"/>
    <w:rsid w:val="008C573C"/>
    <w:rsid w:val="008C5813"/>
    <w:rsid w:val="008C5867"/>
    <w:rsid w:val="008C58D7"/>
    <w:rsid w:val="008C58E5"/>
    <w:rsid w:val="008C598C"/>
    <w:rsid w:val="008C59ED"/>
    <w:rsid w:val="008C5ADD"/>
    <w:rsid w:val="008C5BD4"/>
    <w:rsid w:val="008C5C12"/>
    <w:rsid w:val="008C5C2A"/>
    <w:rsid w:val="008C5C81"/>
    <w:rsid w:val="008C5D1F"/>
    <w:rsid w:val="008C5E99"/>
    <w:rsid w:val="008C5FB4"/>
    <w:rsid w:val="008C5FF4"/>
    <w:rsid w:val="008C608C"/>
    <w:rsid w:val="008C6161"/>
    <w:rsid w:val="008C6380"/>
    <w:rsid w:val="008C63F5"/>
    <w:rsid w:val="008C662C"/>
    <w:rsid w:val="008C6637"/>
    <w:rsid w:val="008C669B"/>
    <w:rsid w:val="008C66AF"/>
    <w:rsid w:val="008C67E8"/>
    <w:rsid w:val="008C689E"/>
    <w:rsid w:val="008C68DF"/>
    <w:rsid w:val="008C6932"/>
    <w:rsid w:val="008C6994"/>
    <w:rsid w:val="008C6A23"/>
    <w:rsid w:val="008C6BAA"/>
    <w:rsid w:val="008C6BF1"/>
    <w:rsid w:val="008C6C7F"/>
    <w:rsid w:val="008C6DE5"/>
    <w:rsid w:val="008C6F08"/>
    <w:rsid w:val="008C7081"/>
    <w:rsid w:val="008C72E3"/>
    <w:rsid w:val="008C73BA"/>
    <w:rsid w:val="008C7459"/>
    <w:rsid w:val="008C7587"/>
    <w:rsid w:val="008C765F"/>
    <w:rsid w:val="008C76B3"/>
    <w:rsid w:val="008C7949"/>
    <w:rsid w:val="008C7B88"/>
    <w:rsid w:val="008C7B9B"/>
    <w:rsid w:val="008C7BB8"/>
    <w:rsid w:val="008C7BDE"/>
    <w:rsid w:val="008C7D7F"/>
    <w:rsid w:val="008C7EB3"/>
    <w:rsid w:val="008C7F6C"/>
    <w:rsid w:val="008D008C"/>
    <w:rsid w:val="008D013B"/>
    <w:rsid w:val="008D026E"/>
    <w:rsid w:val="008D033E"/>
    <w:rsid w:val="008D036E"/>
    <w:rsid w:val="008D04E3"/>
    <w:rsid w:val="008D0647"/>
    <w:rsid w:val="008D087D"/>
    <w:rsid w:val="008D08D4"/>
    <w:rsid w:val="008D097F"/>
    <w:rsid w:val="008D0A1F"/>
    <w:rsid w:val="008D0C21"/>
    <w:rsid w:val="008D0CAC"/>
    <w:rsid w:val="008D0E9F"/>
    <w:rsid w:val="008D0ED7"/>
    <w:rsid w:val="008D0F0A"/>
    <w:rsid w:val="008D112A"/>
    <w:rsid w:val="008D120A"/>
    <w:rsid w:val="008D1284"/>
    <w:rsid w:val="008D13B8"/>
    <w:rsid w:val="008D13F8"/>
    <w:rsid w:val="008D143E"/>
    <w:rsid w:val="008D17E2"/>
    <w:rsid w:val="008D18F0"/>
    <w:rsid w:val="008D1AA0"/>
    <w:rsid w:val="008D1E86"/>
    <w:rsid w:val="008D1EEA"/>
    <w:rsid w:val="008D1EF7"/>
    <w:rsid w:val="008D1F7E"/>
    <w:rsid w:val="008D20A8"/>
    <w:rsid w:val="008D2266"/>
    <w:rsid w:val="008D2310"/>
    <w:rsid w:val="008D2324"/>
    <w:rsid w:val="008D2447"/>
    <w:rsid w:val="008D24EB"/>
    <w:rsid w:val="008D24F2"/>
    <w:rsid w:val="008D2582"/>
    <w:rsid w:val="008D2613"/>
    <w:rsid w:val="008D26A3"/>
    <w:rsid w:val="008D2784"/>
    <w:rsid w:val="008D280F"/>
    <w:rsid w:val="008D2C1C"/>
    <w:rsid w:val="008D2D99"/>
    <w:rsid w:val="008D2EB3"/>
    <w:rsid w:val="008D2F67"/>
    <w:rsid w:val="008D2FC1"/>
    <w:rsid w:val="008D30C7"/>
    <w:rsid w:val="008D3287"/>
    <w:rsid w:val="008D32C2"/>
    <w:rsid w:val="008D33C6"/>
    <w:rsid w:val="008D3411"/>
    <w:rsid w:val="008D35B1"/>
    <w:rsid w:val="008D35C2"/>
    <w:rsid w:val="008D3690"/>
    <w:rsid w:val="008D372B"/>
    <w:rsid w:val="008D37EB"/>
    <w:rsid w:val="008D38C9"/>
    <w:rsid w:val="008D3942"/>
    <w:rsid w:val="008D3A05"/>
    <w:rsid w:val="008D3CDE"/>
    <w:rsid w:val="008D3E0E"/>
    <w:rsid w:val="008D3F41"/>
    <w:rsid w:val="008D40A5"/>
    <w:rsid w:val="008D410F"/>
    <w:rsid w:val="008D4203"/>
    <w:rsid w:val="008D4219"/>
    <w:rsid w:val="008D4273"/>
    <w:rsid w:val="008D42E7"/>
    <w:rsid w:val="008D442D"/>
    <w:rsid w:val="008D443E"/>
    <w:rsid w:val="008D44E6"/>
    <w:rsid w:val="008D45E6"/>
    <w:rsid w:val="008D4946"/>
    <w:rsid w:val="008D4AD3"/>
    <w:rsid w:val="008D4DF5"/>
    <w:rsid w:val="008D4F61"/>
    <w:rsid w:val="008D4FCD"/>
    <w:rsid w:val="008D5074"/>
    <w:rsid w:val="008D5400"/>
    <w:rsid w:val="008D54B9"/>
    <w:rsid w:val="008D57E5"/>
    <w:rsid w:val="008D57FC"/>
    <w:rsid w:val="008D59B9"/>
    <w:rsid w:val="008D5A22"/>
    <w:rsid w:val="008D5AB0"/>
    <w:rsid w:val="008D5C36"/>
    <w:rsid w:val="008D5D2B"/>
    <w:rsid w:val="008D5E11"/>
    <w:rsid w:val="008D5ED3"/>
    <w:rsid w:val="008D5F76"/>
    <w:rsid w:val="008D6047"/>
    <w:rsid w:val="008D63B4"/>
    <w:rsid w:val="008D63B5"/>
    <w:rsid w:val="008D64FA"/>
    <w:rsid w:val="008D65DE"/>
    <w:rsid w:val="008D65F3"/>
    <w:rsid w:val="008D6722"/>
    <w:rsid w:val="008D69E0"/>
    <w:rsid w:val="008D6B65"/>
    <w:rsid w:val="008D6C40"/>
    <w:rsid w:val="008D6C5D"/>
    <w:rsid w:val="008D6CC9"/>
    <w:rsid w:val="008D6D27"/>
    <w:rsid w:val="008D6D60"/>
    <w:rsid w:val="008D6D87"/>
    <w:rsid w:val="008D6DA7"/>
    <w:rsid w:val="008D6E77"/>
    <w:rsid w:val="008D6ED8"/>
    <w:rsid w:val="008D6EDD"/>
    <w:rsid w:val="008D700F"/>
    <w:rsid w:val="008D738E"/>
    <w:rsid w:val="008D7621"/>
    <w:rsid w:val="008D771C"/>
    <w:rsid w:val="008D7779"/>
    <w:rsid w:val="008D78E6"/>
    <w:rsid w:val="008D797E"/>
    <w:rsid w:val="008D7C57"/>
    <w:rsid w:val="008D7C71"/>
    <w:rsid w:val="008D7C7C"/>
    <w:rsid w:val="008D7CD4"/>
    <w:rsid w:val="008D7D26"/>
    <w:rsid w:val="008D7E04"/>
    <w:rsid w:val="008D7E29"/>
    <w:rsid w:val="008D7EA4"/>
    <w:rsid w:val="008D7EB3"/>
    <w:rsid w:val="008D7FE7"/>
    <w:rsid w:val="008E0057"/>
    <w:rsid w:val="008E012C"/>
    <w:rsid w:val="008E0136"/>
    <w:rsid w:val="008E01B8"/>
    <w:rsid w:val="008E026A"/>
    <w:rsid w:val="008E03A5"/>
    <w:rsid w:val="008E03F7"/>
    <w:rsid w:val="008E0576"/>
    <w:rsid w:val="008E059C"/>
    <w:rsid w:val="008E065F"/>
    <w:rsid w:val="008E06B3"/>
    <w:rsid w:val="008E073F"/>
    <w:rsid w:val="008E0757"/>
    <w:rsid w:val="008E0768"/>
    <w:rsid w:val="008E07A3"/>
    <w:rsid w:val="008E09F3"/>
    <w:rsid w:val="008E0A5A"/>
    <w:rsid w:val="008E0AA1"/>
    <w:rsid w:val="008E0C02"/>
    <w:rsid w:val="008E0DD0"/>
    <w:rsid w:val="008E0E8F"/>
    <w:rsid w:val="008E0FD9"/>
    <w:rsid w:val="008E101C"/>
    <w:rsid w:val="008E11D6"/>
    <w:rsid w:val="008E1308"/>
    <w:rsid w:val="008E1561"/>
    <w:rsid w:val="008E1570"/>
    <w:rsid w:val="008E1599"/>
    <w:rsid w:val="008E15BE"/>
    <w:rsid w:val="008E175A"/>
    <w:rsid w:val="008E18AD"/>
    <w:rsid w:val="008E1A93"/>
    <w:rsid w:val="008E1C24"/>
    <w:rsid w:val="008E1CF0"/>
    <w:rsid w:val="008E1D87"/>
    <w:rsid w:val="008E1DB0"/>
    <w:rsid w:val="008E1FFF"/>
    <w:rsid w:val="008E2006"/>
    <w:rsid w:val="008E222B"/>
    <w:rsid w:val="008E223D"/>
    <w:rsid w:val="008E2323"/>
    <w:rsid w:val="008E246C"/>
    <w:rsid w:val="008E2510"/>
    <w:rsid w:val="008E25E5"/>
    <w:rsid w:val="008E28C3"/>
    <w:rsid w:val="008E28E3"/>
    <w:rsid w:val="008E2A63"/>
    <w:rsid w:val="008E2BE4"/>
    <w:rsid w:val="008E2C7C"/>
    <w:rsid w:val="008E2DDB"/>
    <w:rsid w:val="008E2DEC"/>
    <w:rsid w:val="008E2F5B"/>
    <w:rsid w:val="008E31AA"/>
    <w:rsid w:val="008E3256"/>
    <w:rsid w:val="008E325F"/>
    <w:rsid w:val="008E328A"/>
    <w:rsid w:val="008E3401"/>
    <w:rsid w:val="008E343F"/>
    <w:rsid w:val="008E345C"/>
    <w:rsid w:val="008E349E"/>
    <w:rsid w:val="008E35CE"/>
    <w:rsid w:val="008E35E0"/>
    <w:rsid w:val="008E3853"/>
    <w:rsid w:val="008E397B"/>
    <w:rsid w:val="008E3A6C"/>
    <w:rsid w:val="008E3CE3"/>
    <w:rsid w:val="008E3CFF"/>
    <w:rsid w:val="008E3DB9"/>
    <w:rsid w:val="008E3E31"/>
    <w:rsid w:val="008E3E8F"/>
    <w:rsid w:val="008E3EA1"/>
    <w:rsid w:val="008E3ED5"/>
    <w:rsid w:val="008E3F2D"/>
    <w:rsid w:val="008E406E"/>
    <w:rsid w:val="008E4140"/>
    <w:rsid w:val="008E41EB"/>
    <w:rsid w:val="008E4239"/>
    <w:rsid w:val="008E4273"/>
    <w:rsid w:val="008E42BD"/>
    <w:rsid w:val="008E43EA"/>
    <w:rsid w:val="008E453D"/>
    <w:rsid w:val="008E46A4"/>
    <w:rsid w:val="008E4A22"/>
    <w:rsid w:val="008E4C51"/>
    <w:rsid w:val="008E4D87"/>
    <w:rsid w:val="008E50A3"/>
    <w:rsid w:val="008E50DB"/>
    <w:rsid w:val="008E523E"/>
    <w:rsid w:val="008E55CC"/>
    <w:rsid w:val="008E55E6"/>
    <w:rsid w:val="008E5636"/>
    <w:rsid w:val="008E5694"/>
    <w:rsid w:val="008E57D7"/>
    <w:rsid w:val="008E5A5B"/>
    <w:rsid w:val="008E5B19"/>
    <w:rsid w:val="008E5B21"/>
    <w:rsid w:val="008E5B48"/>
    <w:rsid w:val="008E5B8C"/>
    <w:rsid w:val="008E5C6C"/>
    <w:rsid w:val="008E5E60"/>
    <w:rsid w:val="008E5E86"/>
    <w:rsid w:val="008E5EE4"/>
    <w:rsid w:val="008E5F02"/>
    <w:rsid w:val="008E5F69"/>
    <w:rsid w:val="008E6141"/>
    <w:rsid w:val="008E62CF"/>
    <w:rsid w:val="008E631E"/>
    <w:rsid w:val="008E6463"/>
    <w:rsid w:val="008E64B2"/>
    <w:rsid w:val="008E6902"/>
    <w:rsid w:val="008E6B8E"/>
    <w:rsid w:val="008E6C63"/>
    <w:rsid w:val="008E6C94"/>
    <w:rsid w:val="008E6E30"/>
    <w:rsid w:val="008E6E56"/>
    <w:rsid w:val="008E6F19"/>
    <w:rsid w:val="008E6F3D"/>
    <w:rsid w:val="008E70ED"/>
    <w:rsid w:val="008E71D7"/>
    <w:rsid w:val="008E7367"/>
    <w:rsid w:val="008E7437"/>
    <w:rsid w:val="008E77E1"/>
    <w:rsid w:val="008E7907"/>
    <w:rsid w:val="008E7936"/>
    <w:rsid w:val="008E79A5"/>
    <w:rsid w:val="008E79EA"/>
    <w:rsid w:val="008E7B0E"/>
    <w:rsid w:val="008E7E12"/>
    <w:rsid w:val="008E7E92"/>
    <w:rsid w:val="008E7F5E"/>
    <w:rsid w:val="008E7FEE"/>
    <w:rsid w:val="008F015B"/>
    <w:rsid w:val="008F024E"/>
    <w:rsid w:val="008F029D"/>
    <w:rsid w:val="008F052D"/>
    <w:rsid w:val="008F07C3"/>
    <w:rsid w:val="008F0ADD"/>
    <w:rsid w:val="008F0B56"/>
    <w:rsid w:val="008F0B96"/>
    <w:rsid w:val="008F0C0A"/>
    <w:rsid w:val="008F0E26"/>
    <w:rsid w:val="008F0F10"/>
    <w:rsid w:val="008F1000"/>
    <w:rsid w:val="008F1047"/>
    <w:rsid w:val="008F154D"/>
    <w:rsid w:val="008F160F"/>
    <w:rsid w:val="008F17B8"/>
    <w:rsid w:val="008F1802"/>
    <w:rsid w:val="008F18D9"/>
    <w:rsid w:val="008F19EF"/>
    <w:rsid w:val="008F1C79"/>
    <w:rsid w:val="008F1EC4"/>
    <w:rsid w:val="008F1F45"/>
    <w:rsid w:val="008F1FEB"/>
    <w:rsid w:val="008F20F9"/>
    <w:rsid w:val="008F217B"/>
    <w:rsid w:val="008F2276"/>
    <w:rsid w:val="008F234A"/>
    <w:rsid w:val="008F24CC"/>
    <w:rsid w:val="008F24CF"/>
    <w:rsid w:val="008F257D"/>
    <w:rsid w:val="008F2956"/>
    <w:rsid w:val="008F29AC"/>
    <w:rsid w:val="008F29E0"/>
    <w:rsid w:val="008F29F6"/>
    <w:rsid w:val="008F2A7A"/>
    <w:rsid w:val="008F2BC9"/>
    <w:rsid w:val="008F2DD5"/>
    <w:rsid w:val="008F3078"/>
    <w:rsid w:val="008F314C"/>
    <w:rsid w:val="008F31E8"/>
    <w:rsid w:val="008F320A"/>
    <w:rsid w:val="008F3264"/>
    <w:rsid w:val="008F3373"/>
    <w:rsid w:val="008F3485"/>
    <w:rsid w:val="008F3516"/>
    <w:rsid w:val="008F35E9"/>
    <w:rsid w:val="008F36B7"/>
    <w:rsid w:val="008F3788"/>
    <w:rsid w:val="008F37A6"/>
    <w:rsid w:val="008F37D6"/>
    <w:rsid w:val="008F380C"/>
    <w:rsid w:val="008F3C14"/>
    <w:rsid w:val="008F3CB9"/>
    <w:rsid w:val="008F3D60"/>
    <w:rsid w:val="008F4008"/>
    <w:rsid w:val="008F43B7"/>
    <w:rsid w:val="008F4422"/>
    <w:rsid w:val="008F45D6"/>
    <w:rsid w:val="008F46EA"/>
    <w:rsid w:val="008F48E7"/>
    <w:rsid w:val="008F49EA"/>
    <w:rsid w:val="008F4A50"/>
    <w:rsid w:val="008F4B4D"/>
    <w:rsid w:val="008F4BA7"/>
    <w:rsid w:val="008F4BDC"/>
    <w:rsid w:val="008F4C9B"/>
    <w:rsid w:val="008F4E83"/>
    <w:rsid w:val="008F5051"/>
    <w:rsid w:val="008F516E"/>
    <w:rsid w:val="008F51D0"/>
    <w:rsid w:val="008F52E5"/>
    <w:rsid w:val="008F550A"/>
    <w:rsid w:val="008F559E"/>
    <w:rsid w:val="008F5627"/>
    <w:rsid w:val="008F5639"/>
    <w:rsid w:val="008F56A5"/>
    <w:rsid w:val="008F56C1"/>
    <w:rsid w:val="008F56C9"/>
    <w:rsid w:val="008F570B"/>
    <w:rsid w:val="008F5714"/>
    <w:rsid w:val="008F5773"/>
    <w:rsid w:val="008F5790"/>
    <w:rsid w:val="008F5AB8"/>
    <w:rsid w:val="008F5BC0"/>
    <w:rsid w:val="008F5C60"/>
    <w:rsid w:val="008F5D33"/>
    <w:rsid w:val="008F5D8B"/>
    <w:rsid w:val="008F5E88"/>
    <w:rsid w:val="008F5EAF"/>
    <w:rsid w:val="008F5ECB"/>
    <w:rsid w:val="008F5F3B"/>
    <w:rsid w:val="008F600F"/>
    <w:rsid w:val="008F611C"/>
    <w:rsid w:val="008F647B"/>
    <w:rsid w:val="008F64EC"/>
    <w:rsid w:val="008F653C"/>
    <w:rsid w:val="008F655E"/>
    <w:rsid w:val="008F6719"/>
    <w:rsid w:val="008F6CF8"/>
    <w:rsid w:val="008F6E24"/>
    <w:rsid w:val="008F6E4A"/>
    <w:rsid w:val="008F71F5"/>
    <w:rsid w:val="008F7207"/>
    <w:rsid w:val="008F737B"/>
    <w:rsid w:val="008F759F"/>
    <w:rsid w:val="008F7601"/>
    <w:rsid w:val="008F77C4"/>
    <w:rsid w:val="008F7887"/>
    <w:rsid w:val="008F7A38"/>
    <w:rsid w:val="008F7A50"/>
    <w:rsid w:val="008F7AD5"/>
    <w:rsid w:val="008F7C06"/>
    <w:rsid w:val="008F7E05"/>
    <w:rsid w:val="009000D5"/>
    <w:rsid w:val="009001F2"/>
    <w:rsid w:val="009002EC"/>
    <w:rsid w:val="009003DF"/>
    <w:rsid w:val="00900601"/>
    <w:rsid w:val="00900737"/>
    <w:rsid w:val="009008D7"/>
    <w:rsid w:val="00900917"/>
    <w:rsid w:val="00900BCF"/>
    <w:rsid w:val="00900E35"/>
    <w:rsid w:val="00900E9E"/>
    <w:rsid w:val="00900ECF"/>
    <w:rsid w:val="00900EE1"/>
    <w:rsid w:val="00900F66"/>
    <w:rsid w:val="00900F73"/>
    <w:rsid w:val="00901195"/>
    <w:rsid w:val="009011BB"/>
    <w:rsid w:val="00901376"/>
    <w:rsid w:val="009015BF"/>
    <w:rsid w:val="009015D0"/>
    <w:rsid w:val="00901723"/>
    <w:rsid w:val="009017E4"/>
    <w:rsid w:val="00901959"/>
    <w:rsid w:val="00901977"/>
    <w:rsid w:val="00901A50"/>
    <w:rsid w:val="00901AB4"/>
    <w:rsid w:val="00901B52"/>
    <w:rsid w:val="00901B57"/>
    <w:rsid w:val="00901DA2"/>
    <w:rsid w:val="00901FD0"/>
    <w:rsid w:val="00902077"/>
    <w:rsid w:val="009021BF"/>
    <w:rsid w:val="009021DC"/>
    <w:rsid w:val="00902247"/>
    <w:rsid w:val="009023F8"/>
    <w:rsid w:val="00902462"/>
    <w:rsid w:val="00902469"/>
    <w:rsid w:val="009024E8"/>
    <w:rsid w:val="00902681"/>
    <w:rsid w:val="009026A6"/>
    <w:rsid w:val="009026E2"/>
    <w:rsid w:val="009026E7"/>
    <w:rsid w:val="00902860"/>
    <w:rsid w:val="009028AD"/>
    <w:rsid w:val="00902985"/>
    <w:rsid w:val="00902B0A"/>
    <w:rsid w:val="00902C7A"/>
    <w:rsid w:val="00902CCA"/>
    <w:rsid w:val="00902EEB"/>
    <w:rsid w:val="00902EF2"/>
    <w:rsid w:val="00902F30"/>
    <w:rsid w:val="009030A5"/>
    <w:rsid w:val="00903265"/>
    <w:rsid w:val="0090326D"/>
    <w:rsid w:val="009032FF"/>
    <w:rsid w:val="0090338E"/>
    <w:rsid w:val="009033CC"/>
    <w:rsid w:val="009034F0"/>
    <w:rsid w:val="009034F4"/>
    <w:rsid w:val="009037A8"/>
    <w:rsid w:val="00903945"/>
    <w:rsid w:val="009039AE"/>
    <w:rsid w:val="009039DB"/>
    <w:rsid w:val="009039E0"/>
    <w:rsid w:val="00903A82"/>
    <w:rsid w:val="00903ABC"/>
    <w:rsid w:val="00903CA2"/>
    <w:rsid w:val="00903D01"/>
    <w:rsid w:val="00903F8B"/>
    <w:rsid w:val="00904025"/>
    <w:rsid w:val="009041AC"/>
    <w:rsid w:val="00904367"/>
    <w:rsid w:val="009043CC"/>
    <w:rsid w:val="00904447"/>
    <w:rsid w:val="0090451C"/>
    <w:rsid w:val="0090459D"/>
    <w:rsid w:val="00904700"/>
    <w:rsid w:val="0090474F"/>
    <w:rsid w:val="0090476E"/>
    <w:rsid w:val="00904778"/>
    <w:rsid w:val="0090499F"/>
    <w:rsid w:val="00904AA1"/>
    <w:rsid w:val="00904AFF"/>
    <w:rsid w:val="00904C48"/>
    <w:rsid w:val="00904C82"/>
    <w:rsid w:val="00904CB4"/>
    <w:rsid w:val="00904D12"/>
    <w:rsid w:val="00904D71"/>
    <w:rsid w:val="00904F20"/>
    <w:rsid w:val="00904F27"/>
    <w:rsid w:val="00904F36"/>
    <w:rsid w:val="00905006"/>
    <w:rsid w:val="009051D6"/>
    <w:rsid w:val="009051E4"/>
    <w:rsid w:val="009052A0"/>
    <w:rsid w:val="0090531C"/>
    <w:rsid w:val="00905332"/>
    <w:rsid w:val="00905373"/>
    <w:rsid w:val="00905381"/>
    <w:rsid w:val="009053F9"/>
    <w:rsid w:val="0090540D"/>
    <w:rsid w:val="00905483"/>
    <w:rsid w:val="009054CA"/>
    <w:rsid w:val="00905540"/>
    <w:rsid w:val="0090556C"/>
    <w:rsid w:val="009055B6"/>
    <w:rsid w:val="009056E7"/>
    <w:rsid w:val="009058A5"/>
    <w:rsid w:val="009059A9"/>
    <w:rsid w:val="00905E2B"/>
    <w:rsid w:val="00905F63"/>
    <w:rsid w:val="00905FC0"/>
    <w:rsid w:val="00905FF1"/>
    <w:rsid w:val="00906003"/>
    <w:rsid w:val="0090601C"/>
    <w:rsid w:val="00906054"/>
    <w:rsid w:val="00906071"/>
    <w:rsid w:val="00906260"/>
    <w:rsid w:val="00906280"/>
    <w:rsid w:val="0090633A"/>
    <w:rsid w:val="00906402"/>
    <w:rsid w:val="00906418"/>
    <w:rsid w:val="0090642B"/>
    <w:rsid w:val="00906737"/>
    <w:rsid w:val="00906752"/>
    <w:rsid w:val="00906787"/>
    <w:rsid w:val="0090687E"/>
    <w:rsid w:val="009068B9"/>
    <w:rsid w:val="00906BCC"/>
    <w:rsid w:val="00906C55"/>
    <w:rsid w:val="00906D7C"/>
    <w:rsid w:val="00906DC5"/>
    <w:rsid w:val="00907120"/>
    <w:rsid w:val="00907156"/>
    <w:rsid w:val="00907230"/>
    <w:rsid w:val="009073C7"/>
    <w:rsid w:val="00907440"/>
    <w:rsid w:val="009075E0"/>
    <w:rsid w:val="0090760C"/>
    <w:rsid w:val="0090763F"/>
    <w:rsid w:val="00907776"/>
    <w:rsid w:val="00907825"/>
    <w:rsid w:val="009078C9"/>
    <w:rsid w:val="00907911"/>
    <w:rsid w:val="00907972"/>
    <w:rsid w:val="009079D6"/>
    <w:rsid w:val="00907BB3"/>
    <w:rsid w:val="00907C5B"/>
    <w:rsid w:val="00907CC1"/>
    <w:rsid w:val="00907DBA"/>
    <w:rsid w:val="00907DDD"/>
    <w:rsid w:val="00907E21"/>
    <w:rsid w:val="00907F8B"/>
    <w:rsid w:val="0091013B"/>
    <w:rsid w:val="0091015B"/>
    <w:rsid w:val="0091018A"/>
    <w:rsid w:val="00910240"/>
    <w:rsid w:val="009103EC"/>
    <w:rsid w:val="00910412"/>
    <w:rsid w:val="0091046A"/>
    <w:rsid w:val="0091048F"/>
    <w:rsid w:val="00910569"/>
    <w:rsid w:val="00910665"/>
    <w:rsid w:val="00910791"/>
    <w:rsid w:val="009107AF"/>
    <w:rsid w:val="00910844"/>
    <w:rsid w:val="009109BF"/>
    <w:rsid w:val="009109D0"/>
    <w:rsid w:val="009109EE"/>
    <w:rsid w:val="009109F8"/>
    <w:rsid w:val="00910A58"/>
    <w:rsid w:val="00910B76"/>
    <w:rsid w:val="00910D8A"/>
    <w:rsid w:val="00910DC2"/>
    <w:rsid w:val="00910EA9"/>
    <w:rsid w:val="00910EE3"/>
    <w:rsid w:val="00910FF2"/>
    <w:rsid w:val="00910FF9"/>
    <w:rsid w:val="00911026"/>
    <w:rsid w:val="00911181"/>
    <w:rsid w:val="009112EC"/>
    <w:rsid w:val="0091131C"/>
    <w:rsid w:val="00911329"/>
    <w:rsid w:val="00911337"/>
    <w:rsid w:val="00911378"/>
    <w:rsid w:val="0091155B"/>
    <w:rsid w:val="0091155C"/>
    <w:rsid w:val="00911636"/>
    <w:rsid w:val="00911A32"/>
    <w:rsid w:val="00911B4F"/>
    <w:rsid w:val="00911C98"/>
    <w:rsid w:val="00911DEB"/>
    <w:rsid w:val="00911F92"/>
    <w:rsid w:val="00912007"/>
    <w:rsid w:val="009120E3"/>
    <w:rsid w:val="00912192"/>
    <w:rsid w:val="009121E4"/>
    <w:rsid w:val="00912200"/>
    <w:rsid w:val="009123D8"/>
    <w:rsid w:val="00912423"/>
    <w:rsid w:val="009124EC"/>
    <w:rsid w:val="0091268F"/>
    <w:rsid w:val="009126C5"/>
    <w:rsid w:val="0091280F"/>
    <w:rsid w:val="009128F1"/>
    <w:rsid w:val="00912AAA"/>
    <w:rsid w:val="00912AC3"/>
    <w:rsid w:val="00912C9D"/>
    <w:rsid w:val="00912DC1"/>
    <w:rsid w:val="00912E22"/>
    <w:rsid w:val="00912F15"/>
    <w:rsid w:val="00912F2A"/>
    <w:rsid w:val="0091304C"/>
    <w:rsid w:val="009130BA"/>
    <w:rsid w:val="009130C4"/>
    <w:rsid w:val="009130DE"/>
    <w:rsid w:val="00913306"/>
    <w:rsid w:val="009134FA"/>
    <w:rsid w:val="00913580"/>
    <w:rsid w:val="009137E3"/>
    <w:rsid w:val="009138F8"/>
    <w:rsid w:val="00913ABA"/>
    <w:rsid w:val="00913B5B"/>
    <w:rsid w:val="00913B84"/>
    <w:rsid w:val="00913BF0"/>
    <w:rsid w:val="00913C0B"/>
    <w:rsid w:val="00913C6C"/>
    <w:rsid w:val="00913E61"/>
    <w:rsid w:val="00913EF1"/>
    <w:rsid w:val="00913FD4"/>
    <w:rsid w:val="009141E8"/>
    <w:rsid w:val="00914208"/>
    <w:rsid w:val="00914251"/>
    <w:rsid w:val="009142B8"/>
    <w:rsid w:val="009142C5"/>
    <w:rsid w:val="00914331"/>
    <w:rsid w:val="00914372"/>
    <w:rsid w:val="0091440C"/>
    <w:rsid w:val="009144E4"/>
    <w:rsid w:val="00914528"/>
    <w:rsid w:val="009146D5"/>
    <w:rsid w:val="00914742"/>
    <w:rsid w:val="009147F6"/>
    <w:rsid w:val="00914853"/>
    <w:rsid w:val="00914A14"/>
    <w:rsid w:val="00914A44"/>
    <w:rsid w:val="00914B00"/>
    <w:rsid w:val="00914C8C"/>
    <w:rsid w:val="00914CB7"/>
    <w:rsid w:val="00914E0C"/>
    <w:rsid w:val="00914EE2"/>
    <w:rsid w:val="00915100"/>
    <w:rsid w:val="009152EE"/>
    <w:rsid w:val="0091530E"/>
    <w:rsid w:val="009156E5"/>
    <w:rsid w:val="00915704"/>
    <w:rsid w:val="00915718"/>
    <w:rsid w:val="00915737"/>
    <w:rsid w:val="009158A0"/>
    <w:rsid w:val="00915A8E"/>
    <w:rsid w:val="00915AA7"/>
    <w:rsid w:val="00915B9B"/>
    <w:rsid w:val="00915C13"/>
    <w:rsid w:val="00915FF7"/>
    <w:rsid w:val="00916079"/>
    <w:rsid w:val="009161FD"/>
    <w:rsid w:val="0091649C"/>
    <w:rsid w:val="00916515"/>
    <w:rsid w:val="009167AD"/>
    <w:rsid w:val="00916805"/>
    <w:rsid w:val="00916B59"/>
    <w:rsid w:val="00916B9E"/>
    <w:rsid w:val="00916C9D"/>
    <w:rsid w:val="00916D6B"/>
    <w:rsid w:val="00916D6C"/>
    <w:rsid w:val="00916DEC"/>
    <w:rsid w:val="00916DFD"/>
    <w:rsid w:val="00916E37"/>
    <w:rsid w:val="00916F0E"/>
    <w:rsid w:val="00917269"/>
    <w:rsid w:val="009174AB"/>
    <w:rsid w:val="00917550"/>
    <w:rsid w:val="009176C5"/>
    <w:rsid w:val="009176EB"/>
    <w:rsid w:val="009178DD"/>
    <w:rsid w:val="009178FE"/>
    <w:rsid w:val="009179E7"/>
    <w:rsid w:val="00917A16"/>
    <w:rsid w:val="00917A7A"/>
    <w:rsid w:val="00917A92"/>
    <w:rsid w:val="00917AF4"/>
    <w:rsid w:val="00917B3E"/>
    <w:rsid w:val="00917BE9"/>
    <w:rsid w:val="00917CA0"/>
    <w:rsid w:val="00917CEF"/>
    <w:rsid w:val="00917D7F"/>
    <w:rsid w:val="00917E34"/>
    <w:rsid w:val="00917F90"/>
    <w:rsid w:val="00917FB9"/>
    <w:rsid w:val="009201E7"/>
    <w:rsid w:val="009201ED"/>
    <w:rsid w:val="00920336"/>
    <w:rsid w:val="009204EC"/>
    <w:rsid w:val="009204FA"/>
    <w:rsid w:val="009204FD"/>
    <w:rsid w:val="0092055A"/>
    <w:rsid w:val="0092059E"/>
    <w:rsid w:val="009205D3"/>
    <w:rsid w:val="00920769"/>
    <w:rsid w:val="00920770"/>
    <w:rsid w:val="0092084A"/>
    <w:rsid w:val="00920860"/>
    <w:rsid w:val="00920A0E"/>
    <w:rsid w:val="00920A89"/>
    <w:rsid w:val="00920B1A"/>
    <w:rsid w:val="00920BC7"/>
    <w:rsid w:val="00920DEA"/>
    <w:rsid w:val="00920EDF"/>
    <w:rsid w:val="00920F31"/>
    <w:rsid w:val="00920F9A"/>
    <w:rsid w:val="009210EF"/>
    <w:rsid w:val="00921150"/>
    <w:rsid w:val="0092121B"/>
    <w:rsid w:val="0092121D"/>
    <w:rsid w:val="00921334"/>
    <w:rsid w:val="0092136A"/>
    <w:rsid w:val="009214FA"/>
    <w:rsid w:val="0092150E"/>
    <w:rsid w:val="0092176D"/>
    <w:rsid w:val="0092178D"/>
    <w:rsid w:val="0092181D"/>
    <w:rsid w:val="009218ED"/>
    <w:rsid w:val="00921B4C"/>
    <w:rsid w:val="00921E57"/>
    <w:rsid w:val="00921EA9"/>
    <w:rsid w:val="00921ECC"/>
    <w:rsid w:val="00921F01"/>
    <w:rsid w:val="00921F1B"/>
    <w:rsid w:val="00921FD9"/>
    <w:rsid w:val="0092203E"/>
    <w:rsid w:val="009221A5"/>
    <w:rsid w:val="00922280"/>
    <w:rsid w:val="009222F7"/>
    <w:rsid w:val="009223B7"/>
    <w:rsid w:val="009223E8"/>
    <w:rsid w:val="00922559"/>
    <w:rsid w:val="009226A3"/>
    <w:rsid w:val="009227A2"/>
    <w:rsid w:val="0092296B"/>
    <w:rsid w:val="009229BA"/>
    <w:rsid w:val="009229EC"/>
    <w:rsid w:val="00922B99"/>
    <w:rsid w:val="00922CA5"/>
    <w:rsid w:val="00922D2C"/>
    <w:rsid w:val="00922D72"/>
    <w:rsid w:val="00922F04"/>
    <w:rsid w:val="00922F90"/>
    <w:rsid w:val="00922FAD"/>
    <w:rsid w:val="00922FBF"/>
    <w:rsid w:val="009231A3"/>
    <w:rsid w:val="009231FE"/>
    <w:rsid w:val="009232D9"/>
    <w:rsid w:val="009234DF"/>
    <w:rsid w:val="00923725"/>
    <w:rsid w:val="009238E1"/>
    <w:rsid w:val="00923909"/>
    <w:rsid w:val="00923946"/>
    <w:rsid w:val="009239B2"/>
    <w:rsid w:val="009239E6"/>
    <w:rsid w:val="00923A59"/>
    <w:rsid w:val="00923A63"/>
    <w:rsid w:val="00923A7E"/>
    <w:rsid w:val="00923B47"/>
    <w:rsid w:val="00923BC0"/>
    <w:rsid w:val="00923D2E"/>
    <w:rsid w:val="00923DD5"/>
    <w:rsid w:val="00923FA6"/>
    <w:rsid w:val="00924013"/>
    <w:rsid w:val="009240F2"/>
    <w:rsid w:val="009241E1"/>
    <w:rsid w:val="009243DF"/>
    <w:rsid w:val="00924413"/>
    <w:rsid w:val="00924463"/>
    <w:rsid w:val="009244EC"/>
    <w:rsid w:val="0092458E"/>
    <w:rsid w:val="00924676"/>
    <w:rsid w:val="00924696"/>
    <w:rsid w:val="00924718"/>
    <w:rsid w:val="00924909"/>
    <w:rsid w:val="00924A09"/>
    <w:rsid w:val="00924B90"/>
    <w:rsid w:val="00924BD0"/>
    <w:rsid w:val="00924C6C"/>
    <w:rsid w:val="00924CCB"/>
    <w:rsid w:val="00924D68"/>
    <w:rsid w:val="00924DF9"/>
    <w:rsid w:val="009250E3"/>
    <w:rsid w:val="00925118"/>
    <w:rsid w:val="00925161"/>
    <w:rsid w:val="0092517D"/>
    <w:rsid w:val="009251A5"/>
    <w:rsid w:val="0092556C"/>
    <w:rsid w:val="00925594"/>
    <w:rsid w:val="009255B6"/>
    <w:rsid w:val="009255E6"/>
    <w:rsid w:val="0092562B"/>
    <w:rsid w:val="009258B1"/>
    <w:rsid w:val="009258EC"/>
    <w:rsid w:val="0092592D"/>
    <w:rsid w:val="00925B9C"/>
    <w:rsid w:val="00925C98"/>
    <w:rsid w:val="00926053"/>
    <w:rsid w:val="00926330"/>
    <w:rsid w:val="00926436"/>
    <w:rsid w:val="00926469"/>
    <w:rsid w:val="00926550"/>
    <w:rsid w:val="00926825"/>
    <w:rsid w:val="00926B05"/>
    <w:rsid w:val="00926BD5"/>
    <w:rsid w:val="00926C6D"/>
    <w:rsid w:val="00926C96"/>
    <w:rsid w:val="00926C9E"/>
    <w:rsid w:val="00926CBC"/>
    <w:rsid w:val="00926DD9"/>
    <w:rsid w:val="00926F08"/>
    <w:rsid w:val="00927032"/>
    <w:rsid w:val="009270A9"/>
    <w:rsid w:val="00927397"/>
    <w:rsid w:val="00927434"/>
    <w:rsid w:val="00927739"/>
    <w:rsid w:val="0092780F"/>
    <w:rsid w:val="009278F2"/>
    <w:rsid w:val="00927971"/>
    <w:rsid w:val="009279D6"/>
    <w:rsid w:val="00927D4C"/>
    <w:rsid w:val="00927D65"/>
    <w:rsid w:val="00927EAF"/>
    <w:rsid w:val="00927FD8"/>
    <w:rsid w:val="00930066"/>
    <w:rsid w:val="0093021B"/>
    <w:rsid w:val="009302B0"/>
    <w:rsid w:val="00930472"/>
    <w:rsid w:val="009306E6"/>
    <w:rsid w:val="009306FD"/>
    <w:rsid w:val="00930843"/>
    <w:rsid w:val="0093090E"/>
    <w:rsid w:val="00930920"/>
    <w:rsid w:val="00930946"/>
    <w:rsid w:val="00930B57"/>
    <w:rsid w:val="00930E21"/>
    <w:rsid w:val="00930F5C"/>
    <w:rsid w:val="00931053"/>
    <w:rsid w:val="00931125"/>
    <w:rsid w:val="00931336"/>
    <w:rsid w:val="009313A9"/>
    <w:rsid w:val="00931411"/>
    <w:rsid w:val="0093147B"/>
    <w:rsid w:val="00931746"/>
    <w:rsid w:val="009317BB"/>
    <w:rsid w:val="009317C5"/>
    <w:rsid w:val="00931800"/>
    <w:rsid w:val="00931CA1"/>
    <w:rsid w:val="00931CBA"/>
    <w:rsid w:val="00931D3E"/>
    <w:rsid w:val="00931F20"/>
    <w:rsid w:val="00931FC6"/>
    <w:rsid w:val="0093206B"/>
    <w:rsid w:val="009320CB"/>
    <w:rsid w:val="00932265"/>
    <w:rsid w:val="00932457"/>
    <w:rsid w:val="00932570"/>
    <w:rsid w:val="009328F3"/>
    <w:rsid w:val="0093292D"/>
    <w:rsid w:val="00932B4E"/>
    <w:rsid w:val="00932BA0"/>
    <w:rsid w:val="00932BAC"/>
    <w:rsid w:val="00932CA8"/>
    <w:rsid w:val="00932EBB"/>
    <w:rsid w:val="00932F3B"/>
    <w:rsid w:val="00933003"/>
    <w:rsid w:val="0093305B"/>
    <w:rsid w:val="009332B2"/>
    <w:rsid w:val="00933384"/>
    <w:rsid w:val="0093339C"/>
    <w:rsid w:val="0093340A"/>
    <w:rsid w:val="0093349B"/>
    <w:rsid w:val="009334A6"/>
    <w:rsid w:val="00933790"/>
    <w:rsid w:val="00933849"/>
    <w:rsid w:val="00933874"/>
    <w:rsid w:val="0093396C"/>
    <w:rsid w:val="0093397F"/>
    <w:rsid w:val="009339DE"/>
    <w:rsid w:val="009339F2"/>
    <w:rsid w:val="00933C93"/>
    <w:rsid w:val="00933D08"/>
    <w:rsid w:val="00933D0A"/>
    <w:rsid w:val="00933D10"/>
    <w:rsid w:val="00933DD6"/>
    <w:rsid w:val="00933DF0"/>
    <w:rsid w:val="009340D8"/>
    <w:rsid w:val="00934212"/>
    <w:rsid w:val="009342F1"/>
    <w:rsid w:val="0093434C"/>
    <w:rsid w:val="00934586"/>
    <w:rsid w:val="0093463D"/>
    <w:rsid w:val="00934745"/>
    <w:rsid w:val="00934795"/>
    <w:rsid w:val="00934AA6"/>
    <w:rsid w:val="00934B51"/>
    <w:rsid w:val="00934D23"/>
    <w:rsid w:val="00934D82"/>
    <w:rsid w:val="00934F2F"/>
    <w:rsid w:val="00934F4B"/>
    <w:rsid w:val="00934FFA"/>
    <w:rsid w:val="009351A3"/>
    <w:rsid w:val="009351F5"/>
    <w:rsid w:val="00935487"/>
    <w:rsid w:val="009354AF"/>
    <w:rsid w:val="009356B6"/>
    <w:rsid w:val="00935731"/>
    <w:rsid w:val="00935993"/>
    <w:rsid w:val="009359B9"/>
    <w:rsid w:val="00935AA9"/>
    <w:rsid w:val="00935B59"/>
    <w:rsid w:val="00935B71"/>
    <w:rsid w:val="00935CA9"/>
    <w:rsid w:val="00935CF8"/>
    <w:rsid w:val="00935F7C"/>
    <w:rsid w:val="00935F8E"/>
    <w:rsid w:val="00935FAF"/>
    <w:rsid w:val="0093614B"/>
    <w:rsid w:val="00936243"/>
    <w:rsid w:val="0093624C"/>
    <w:rsid w:val="009362DC"/>
    <w:rsid w:val="00936401"/>
    <w:rsid w:val="00936492"/>
    <w:rsid w:val="009365B7"/>
    <w:rsid w:val="009365C6"/>
    <w:rsid w:val="009365CB"/>
    <w:rsid w:val="00936935"/>
    <w:rsid w:val="0093699E"/>
    <w:rsid w:val="009369F0"/>
    <w:rsid w:val="00936A60"/>
    <w:rsid w:val="00936CBC"/>
    <w:rsid w:val="00936CDA"/>
    <w:rsid w:val="00936FD5"/>
    <w:rsid w:val="0093713E"/>
    <w:rsid w:val="009371E3"/>
    <w:rsid w:val="0093727E"/>
    <w:rsid w:val="009372B8"/>
    <w:rsid w:val="0093743E"/>
    <w:rsid w:val="009374E6"/>
    <w:rsid w:val="0093764E"/>
    <w:rsid w:val="0093770B"/>
    <w:rsid w:val="00937757"/>
    <w:rsid w:val="00937866"/>
    <w:rsid w:val="0093787C"/>
    <w:rsid w:val="009378B7"/>
    <w:rsid w:val="00937A0C"/>
    <w:rsid w:val="00937AEA"/>
    <w:rsid w:val="00937BE9"/>
    <w:rsid w:val="00937C3E"/>
    <w:rsid w:val="00937E89"/>
    <w:rsid w:val="00937F74"/>
    <w:rsid w:val="00937FF4"/>
    <w:rsid w:val="0093F124"/>
    <w:rsid w:val="0094000A"/>
    <w:rsid w:val="009400B0"/>
    <w:rsid w:val="009400D9"/>
    <w:rsid w:val="009404E2"/>
    <w:rsid w:val="00940520"/>
    <w:rsid w:val="009406AC"/>
    <w:rsid w:val="009406FD"/>
    <w:rsid w:val="00940748"/>
    <w:rsid w:val="009407B7"/>
    <w:rsid w:val="00940AB1"/>
    <w:rsid w:val="00940B2E"/>
    <w:rsid w:val="00940B9B"/>
    <w:rsid w:val="00940C61"/>
    <w:rsid w:val="00940C70"/>
    <w:rsid w:val="00940C92"/>
    <w:rsid w:val="00940F8C"/>
    <w:rsid w:val="00940FD9"/>
    <w:rsid w:val="00941023"/>
    <w:rsid w:val="009410C8"/>
    <w:rsid w:val="00941585"/>
    <w:rsid w:val="00941671"/>
    <w:rsid w:val="009416FC"/>
    <w:rsid w:val="00941800"/>
    <w:rsid w:val="00941847"/>
    <w:rsid w:val="009419FE"/>
    <w:rsid w:val="00941A67"/>
    <w:rsid w:val="00941BD7"/>
    <w:rsid w:val="00941CCB"/>
    <w:rsid w:val="00941E18"/>
    <w:rsid w:val="00941EA3"/>
    <w:rsid w:val="00941F40"/>
    <w:rsid w:val="00941F6F"/>
    <w:rsid w:val="009420A7"/>
    <w:rsid w:val="009421FF"/>
    <w:rsid w:val="0094221A"/>
    <w:rsid w:val="009422AA"/>
    <w:rsid w:val="009422B9"/>
    <w:rsid w:val="009422CA"/>
    <w:rsid w:val="00942308"/>
    <w:rsid w:val="00942386"/>
    <w:rsid w:val="00942399"/>
    <w:rsid w:val="00942420"/>
    <w:rsid w:val="0094243A"/>
    <w:rsid w:val="0094244F"/>
    <w:rsid w:val="0094255E"/>
    <w:rsid w:val="00942625"/>
    <w:rsid w:val="009427B9"/>
    <w:rsid w:val="00942806"/>
    <w:rsid w:val="0094282A"/>
    <w:rsid w:val="009428DA"/>
    <w:rsid w:val="00942989"/>
    <w:rsid w:val="00942993"/>
    <w:rsid w:val="009429FE"/>
    <w:rsid w:val="00942AB8"/>
    <w:rsid w:val="00942AE4"/>
    <w:rsid w:val="00942B78"/>
    <w:rsid w:val="00942C1C"/>
    <w:rsid w:val="00942C2A"/>
    <w:rsid w:val="00942D34"/>
    <w:rsid w:val="00942E20"/>
    <w:rsid w:val="00942EEB"/>
    <w:rsid w:val="00942F0C"/>
    <w:rsid w:val="00943053"/>
    <w:rsid w:val="0094305A"/>
    <w:rsid w:val="0094316B"/>
    <w:rsid w:val="009431E3"/>
    <w:rsid w:val="0094339E"/>
    <w:rsid w:val="0094346F"/>
    <w:rsid w:val="0094347E"/>
    <w:rsid w:val="009434DE"/>
    <w:rsid w:val="009438D0"/>
    <w:rsid w:val="00943979"/>
    <w:rsid w:val="009439D1"/>
    <w:rsid w:val="00943B89"/>
    <w:rsid w:val="00943C5C"/>
    <w:rsid w:val="00943CD6"/>
    <w:rsid w:val="00943CF8"/>
    <w:rsid w:val="00943D5F"/>
    <w:rsid w:val="00943EC4"/>
    <w:rsid w:val="00943F41"/>
    <w:rsid w:val="00944087"/>
    <w:rsid w:val="009440B7"/>
    <w:rsid w:val="009440BC"/>
    <w:rsid w:val="009441A8"/>
    <w:rsid w:val="009441D0"/>
    <w:rsid w:val="0094454B"/>
    <w:rsid w:val="00944737"/>
    <w:rsid w:val="009447FA"/>
    <w:rsid w:val="009449BF"/>
    <w:rsid w:val="00944A43"/>
    <w:rsid w:val="00944A82"/>
    <w:rsid w:val="00944E03"/>
    <w:rsid w:val="00944EA2"/>
    <w:rsid w:val="00945093"/>
    <w:rsid w:val="009451E8"/>
    <w:rsid w:val="009451F3"/>
    <w:rsid w:val="009453F2"/>
    <w:rsid w:val="0094541B"/>
    <w:rsid w:val="00945460"/>
    <w:rsid w:val="00945950"/>
    <w:rsid w:val="00945981"/>
    <w:rsid w:val="00945A55"/>
    <w:rsid w:val="00945CA2"/>
    <w:rsid w:val="00945CF8"/>
    <w:rsid w:val="00945D67"/>
    <w:rsid w:val="00945FE6"/>
    <w:rsid w:val="00945FF3"/>
    <w:rsid w:val="00946014"/>
    <w:rsid w:val="00946054"/>
    <w:rsid w:val="009461A9"/>
    <w:rsid w:val="0094624C"/>
    <w:rsid w:val="009462BB"/>
    <w:rsid w:val="0094669F"/>
    <w:rsid w:val="00946821"/>
    <w:rsid w:val="00946876"/>
    <w:rsid w:val="0094695F"/>
    <w:rsid w:val="00946A49"/>
    <w:rsid w:val="00946A9C"/>
    <w:rsid w:val="00946B33"/>
    <w:rsid w:val="00946B63"/>
    <w:rsid w:val="00946B98"/>
    <w:rsid w:val="00946B9D"/>
    <w:rsid w:val="00946BB3"/>
    <w:rsid w:val="00946C0F"/>
    <w:rsid w:val="00946D24"/>
    <w:rsid w:val="00946D31"/>
    <w:rsid w:val="00946E9F"/>
    <w:rsid w:val="00946EFF"/>
    <w:rsid w:val="00946F26"/>
    <w:rsid w:val="00946F5E"/>
    <w:rsid w:val="0094708A"/>
    <w:rsid w:val="00947279"/>
    <w:rsid w:val="009472E4"/>
    <w:rsid w:val="0094739B"/>
    <w:rsid w:val="009474C7"/>
    <w:rsid w:val="00947538"/>
    <w:rsid w:val="00947585"/>
    <w:rsid w:val="00947663"/>
    <w:rsid w:val="009476B8"/>
    <w:rsid w:val="009476E1"/>
    <w:rsid w:val="009477A3"/>
    <w:rsid w:val="00947815"/>
    <w:rsid w:val="00947CDB"/>
    <w:rsid w:val="00947E1E"/>
    <w:rsid w:val="00947ED6"/>
    <w:rsid w:val="00947F5A"/>
    <w:rsid w:val="009500EA"/>
    <w:rsid w:val="00950219"/>
    <w:rsid w:val="00950357"/>
    <w:rsid w:val="009503B0"/>
    <w:rsid w:val="009505F2"/>
    <w:rsid w:val="0095079A"/>
    <w:rsid w:val="009508C3"/>
    <w:rsid w:val="009509AD"/>
    <w:rsid w:val="00950A00"/>
    <w:rsid w:val="00950B00"/>
    <w:rsid w:val="00950B24"/>
    <w:rsid w:val="00950E3F"/>
    <w:rsid w:val="00951002"/>
    <w:rsid w:val="00951007"/>
    <w:rsid w:val="009510B5"/>
    <w:rsid w:val="0095141E"/>
    <w:rsid w:val="00951434"/>
    <w:rsid w:val="0095147E"/>
    <w:rsid w:val="009515CE"/>
    <w:rsid w:val="00951B5A"/>
    <w:rsid w:val="00951B95"/>
    <w:rsid w:val="00951C0B"/>
    <w:rsid w:val="00951E97"/>
    <w:rsid w:val="00951F8E"/>
    <w:rsid w:val="00952106"/>
    <w:rsid w:val="00952158"/>
    <w:rsid w:val="009521DF"/>
    <w:rsid w:val="009521F9"/>
    <w:rsid w:val="0095220D"/>
    <w:rsid w:val="009522C2"/>
    <w:rsid w:val="0095252D"/>
    <w:rsid w:val="00952583"/>
    <w:rsid w:val="00952652"/>
    <w:rsid w:val="00952656"/>
    <w:rsid w:val="009526CD"/>
    <w:rsid w:val="00952796"/>
    <w:rsid w:val="00952911"/>
    <w:rsid w:val="009529D1"/>
    <w:rsid w:val="00952A64"/>
    <w:rsid w:val="00952AFD"/>
    <w:rsid w:val="00952B94"/>
    <w:rsid w:val="00952C35"/>
    <w:rsid w:val="00952C7D"/>
    <w:rsid w:val="00952E8F"/>
    <w:rsid w:val="00952EA1"/>
    <w:rsid w:val="00952FEC"/>
    <w:rsid w:val="00953561"/>
    <w:rsid w:val="009535DF"/>
    <w:rsid w:val="009535FE"/>
    <w:rsid w:val="00953609"/>
    <w:rsid w:val="0095366A"/>
    <w:rsid w:val="00953889"/>
    <w:rsid w:val="009538ED"/>
    <w:rsid w:val="00953921"/>
    <w:rsid w:val="00953A80"/>
    <w:rsid w:val="00953CE9"/>
    <w:rsid w:val="00953E1E"/>
    <w:rsid w:val="00953F54"/>
    <w:rsid w:val="00953F6B"/>
    <w:rsid w:val="00953FA0"/>
    <w:rsid w:val="00954024"/>
    <w:rsid w:val="00954059"/>
    <w:rsid w:val="009540EB"/>
    <w:rsid w:val="0095414A"/>
    <w:rsid w:val="00954194"/>
    <w:rsid w:val="009541B3"/>
    <w:rsid w:val="00954261"/>
    <w:rsid w:val="00954323"/>
    <w:rsid w:val="00954349"/>
    <w:rsid w:val="009543E6"/>
    <w:rsid w:val="0095444E"/>
    <w:rsid w:val="009544DA"/>
    <w:rsid w:val="009544EF"/>
    <w:rsid w:val="00954540"/>
    <w:rsid w:val="009545C7"/>
    <w:rsid w:val="009545E1"/>
    <w:rsid w:val="009547D8"/>
    <w:rsid w:val="009548DD"/>
    <w:rsid w:val="00954916"/>
    <w:rsid w:val="009549E1"/>
    <w:rsid w:val="00954B3B"/>
    <w:rsid w:val="00954E2E"/>
    <w:rsid w:val="00954E49"/>
    <w:rsid w:val="00954E7F"/>
    <w:rsid w:val="00954EEF"/>
    <w:rsid w:val="00954FC1"/>
    <w:rsid w:val="009550B1"/>
    <w:rsid w:val="00955121"/>
    <w:rsid w:val="0095516F"/>
    <w:rsid w:val="009551C8"/>
    <w:rsid w:val="009554FD"/>
    <w:rsid w:val="0095555A"/>
    <w:rsid w:val="00955563"/>
    <w:rsid w:val="009555CA"/>
    <w:rsid w:val="00955778"/>
    <w:rsid w:val="009557C4"/>
    <w:rsid w:val="00955873"/>
    <w:rsid w:val="009558AD"/>
    <w:rsid w:val="0095594C"/>
    <w:rsid w:val="00955CD7"/>
    <w:rsid w:val="00955D47"/>
    <w:rsid w:val="00955DA0"/>
    <w:rsid w:val="00955DC1"/>
    <w:rsid w:val="00955E3B"/>
    <w:rsid w:val="00955E56"/>
    <w:rsid w:val="00955F06"/>
    <w:rsid w:val="0095605D"/>
    <w:rsid w:val="00956093"/>
    <w:rsid w:val="00956290"/>
    <w:rsid w:val="0095632F"/>
    <w:rsid w:val="00956447"/>
    <w:rsid w:val="009565BF"/>
    <w:rsid w:val="009565C7"/>
    <w:rsid w:val="009566DB"/>
    <w:rsid w:val="009567D7"/>
    <w:rsid w:val="009568B0"/>
    <w:rsid w:val="00956A3A"/>
    <w:rsid w:val="00956B31"/>
    <w:rsid w:val="00956C0D"/>
    <w:rsid w:val="00956C75"/>
    <w:rsid w:val="00956CBC"/>
    <w:rsid w:val="00956E3A"/>
    <w:rsid w:val="00956E79"/>
    <w:rsid w:val="00956F1B"/>
    <w:rsid w:val="009570D0"/>
    <w:rsid w:val="00957105"/>
    <w:rsid w:val="00957138"/>
    <w:rsid w:val="00957141"/>
    <w:rsid w:val="0095718A"/>
    <w:rsid w:val="009572CD"/>
    <w:rsid w:val="00957511"/>
    <w:rsid w:val="00957611"/>
    <w:rsid w:val="0095778E"/>
    <w:rsid w:val="009577DC"/>
    <w:rsid w:val="00957823"/>
    <w:rsid w:val="00957851"/>
    <w:rsid w:val="00957A09"/>
    <w:rsid w:val="00957A0D"/>
    <w:rsid w:val="00957A8A"/>
    <w:rsid w:val="00957AD6"/>
    <w:rsid w:val="00957B5C"/>
    <w:rsid w:val="00957C02"/>
    <w:rsid w:val="00957C86"/>
    <w:rsid w:val="00957D1C"/>
    <w:rsid w:val="00957E1F"/>
    <w:rsid w:val="00957E57"/>
    <w:rsid w:val="00957EA1"/>
    <w:rsid w:val="00957FA5"/>
    <w:rsid w:val="00960073"/>
    <w:rsid w:val="009600F0"/>
    <w:rsid w:val="0096015D"/>
    <w:rsid w:val="009601C9"/>
    <w:rsid w:val="009602C7"/>
    <w:rsid w:val="009603F5"/>
    <w:rsid w:val="0096049D"/>
    <w:rsid w:val="009604BD"/>
    <w:rsid w:val="009604BE"/>
    <w:rsid w:val="009605DD"/>
    <w:rsid w:val="00960752"/>
    <w:rsid w:val="009607E5"/>
    <w:rsid w:val="009608FD"/>
    <w:rsid w:val="00960A9B"/>
    <w:rsid w:val="00960B38"/>
    <w:rsid w:val="00960BDC"/>
    <w:rsid w:val="00960D87"/>
    <w:rsid w:val="00960DB5"/>
    <w:rsid w:val="00960ED7"/>
    <w:rsid w:val="00960F0B"/>
    <w:rsid w:val="009610E4"/>
    <w:rsid w:val="009612D3"/>
    <w:rsid w:val="009612DF"/>
    <w:rsid w:val="00961421"/>
    <w:rsid w:val="0096158B"/>
    <w:rsid w:val="00961745"/>
    <w:rsid w:val="00961746"/>
    <w:rsid w:val="00961817"/>
    <w:rsid w:val="00961981"/>
    <w:rsid w:val="009619D2"/>
    <w:rsid w:val="00961AC8"/>
    <w:rsid w:val="00961B98"/>
    <w:rsid w:val="00961C79"/>
    <w:rsid w:val="00961CAF"/>
    <w:rsid w:val="00961CF3"/>
    <w:rsid w:val="00961EE1"/>
    <w:rsid w:val="00962157"/>
    <w:rsid w:val="0096223C"/>
    <w:rsid w:val="0096223E"/>
    <w:rsid w:val="00962374"/>
    <w:rsid w:val="00962487"/>
    <w:rsid w:val="0096251A"/>
    <w:rsid w:val="00962671"/>
    <w:rsid w:val="0096294F"/>
    <w:rsid w:val="00962950"/>
    <w:rsid w:val="00962987"/>
    <w:rsid w:val="00962A55"/>
    <w:rsid w:val="00962D0C"/>
    <w:rsid w:val="00962DBB"/>
    <w:rsid w:val="00962DF7"/>
    <w:rsid w:val="00962E0C"/>
    <w:rsid w:val="00962ED2"/>
    <w:rsid w:val="00962ED7"/>
    <w:rsid w:val="00962F79"/>
    <w:rsid w:val="00962FDB"/>
    <w:rsid w:val="009632A8"/>
    <w:rsid w:val="00963336"/>
    <w:rsid w:val="0096338D"/>
    <w:rsid w:val="009633C0"/>
    <w:rsid w:val="00963489"/>
    <w:rsid w:val="009634A2"/>
    <w:rsid w:val="0096364D"/>
    <w:rsid w:val="00963693"/>
    <w:rsid w:val="00963712"/>
    <w:rsid w:val="00963766"/>
    <w:rsid w:val="009637C1"/>
    <w:rsid w:val="00963867"/>
    <w:rsid w:val="0096399D"/>
    <w:rsid w:val="00963A26"/>
    <w:rsid w:val="00963A52"/>
    <w:rsid w:val="00963A59"/>
    <w:rsid w:val="00963A6D"/>
    <w:rsid w:val="00963AA7"/>
    <w:rsid w:val="00963AF2"/>
    <w:rsid w:val="00963BA7"/>
    <w:rsid w:val="00963BDA"/>
    <w:rsid w:val="00963BE5"/>
    <w:rsid w:val="00963C83"/>
    <w:rsid w:val="00963EBB"/>
    <w:rsid w:val="00963F09"/>
    <w:rsid w:val="00963FF6"/>
    <w:rsid w:val="00964134"/>
    <w:rsid w:val="0096418E"/>
    <w:rsid w:val="0096430A"/>
    <w:rsid w:val="00964336"/>
    <w:rsid w:val="0096475B"/>
    <w:rsid w:val="00964806"/>
    <w:rsid w:val="00964826"/>
    <w:rsid w:val="009648BF"/>
    <w:rsid w:val="0096499C"/>
    <w:rsid w:val="00964B27"/>
    <w:rsid w:val="00964DB7"/>
    <w:rsid w:val="00964F7A"/>
    <w:rsid w:val="0096502B"/>
    <w:rsid w:val="009650DF"/>
    <w:rsid w:val="009652C7"/>
    <w:rsid w:val="009652D6"/>
    <w:rsid w:val="009654B3"/>
    <w:rsid w:val="0096552A"/>
    <w:rsid w:val="00965761"/>
    <w:rsid w:val="00965809"/>
    <w:rsid w:val="00965908"/>
    <w:rsid w:val="00965978"/>
    <w:rsid w:val="00965AEC"/>
    <w:rsid w:val="00965AF1"/>
    <w:rsid w:val="00965BB7"/>
    <w:rsid w:val="00965C8C"/>
    <w:rsid w:val="00965D98"/>
    <w:rsid w:val="00965E2A"/>
    <w:rsid w:val="00965E47"/>
    <w:rsid w:val="00965F9C"/>
    <w:rsid w:val="00966153"/>
    <w:rsid w:val="00966159"/>
    <w:rsid w:val="0096617F"/>
    <w:rsid w:val="009662C6"/>
    <w:rsid w:val="0096634E"/>
    <w:rsid w:val="00966395"/>
    <w:rsid w:val="00966403"/>
    <w:rsid w:val="009664B0"/>
    <w:rsid w:val="009665A1"/>
    <w:rsid w:val="009665F4"/>
    <w:rsid w:val="0096679F"/>
    <w:rsid w:val="0096681F"/>
    <w:rsid w:val="00966890"/>
    <w:rsid w:val="009668A8"/>
    <w:rsid w:val="00966938"/>
    <w:rsid w:val="0096695D"/>
    <w:rsid w:val="00966B68"/>
    <w:rsid w:val="00966BAE"/>
    <w:rsid w:val="00966CAD"/>
    <w:rsid w:val="00966EEB"/>
    <w:rsid w:val="00966F11"/>
    <w:rsid w:val="00966F5D"/>
    <w:rsid w:val="00966FB2"/>
    <w:rsid w:val="00967130"/>
    <w:rsid w:val="00967168"/>
    <w:rsid w:val="00967185"/>
    <w:rsid w:val="00967202"/>
    <w:rsid w:val="009673B8"/>
    <w:rsid w:val="009675F2"/>
    <w:rsid w:val="0096764D"/>
    <w:rsid w:val="009677FA"/>
    <w:rsid w:val="009678D4"/>
    <w:rsid w:val="00967931"/>
    <w:rsid w:val="009679C3"/>
    <w:rsid w:val="00967B0B"/>
    <w:rsid w:val="00967C32"/>
    <w:rsid w:val="00967C4C"/>
    <w:rsid w:val="00967E95"/>
    <w:rsid w:val="00967EDB"/>
    <w:rsid w:val="00967F89"/>
    <w:rsid w:val="00970087"/>
    <w:rsid w:val="009700AA"/>
    <w:rsid w:val="00970122"/>
    <w:rsid w:val="00970331"/>
    <w:rsid w:val="00970347"/>
    <w:rsid w:val="009703A6"/>
    <w:rsid w:val="009703E3"/>
    <w:rsid w:val="009704F1"/>
    <w:rsid w:val="0097052C"/>
    <w:rsid w:val="0097055F"/>
    <w:rsid w:val="00970584"/>
    <w:rsid w:val="00970670"/>
    <w:rsid w:val="00970785"/>
    <w:rsid w:val="00970917"/>
    <w:rsid w:val="009709D6"/>
    <w:rsid w:val="009709E7"/>
    <w:rsid w:val="00970A6B"/>
    <w:rsid w:val="00970AF6"/>
    <w:rsid w:val="00970BBA"/>
    <w:rsid w:val="00970D92"/>
    <w:rsid w:val="00970DFB"/>
    <w:rsid w:val="00970E73"/>
    <w:rsid w:val="00970EBA"/>
    <w:rsid w:val="00970EC9"/>
    <w:rsid w:val="00970F5C"/>
    <w:rsid w:val="0097121D"/>
    <w:rsid w:val="009712C2"/>
    <w:rsid w:val="0097137B"/>
    <w:rsid w:val="0097138E"/>
    <w:rsid w:val="009714D2"/>
    <w:rsid w:val="0097161C"/>
    <w:rsid w:val="009718D5"/>
    <w:rsid w:val="0097199B"/>
    <w:rsid w:val="00971A72"/>
    <w:rsid w:val="00971BB0"/>
    <w:rsid w:val="00971C0B"/>
    <w:rsid w:val="00971C2B"/>
    <w:rsid w:val="00971D35"/>
    <w:rsid w:val="00971D41"/>
    <w:rsid w:val="00971D49"/>
    <w:rsid w:val="00971E25"/>
    <w:rsid w:val="00971EAA"/>
    <w:rsid w:val="00971EB7"/>
    <w:rsid w:val="00971FE2"/>
    <w:rsid w:val="0097200D"/>
    <w:rsid w:val="00972209"/>
    <w:rsid w:val="0097230A"/>
    <w:rsid w:val="00972318"/>
    <w:rsid w:val="00972670"/>
    <w:rsid w:val="0097278A"/>
    <w:rsid w:val="00972882"/>
    <w:rsid w:val="0097291C"/>
    <w:rsid w:val="00972A11"/>
    <w:rsid w:val="00972B5D"/>
    <w:rsid w:val="00972BE6"/>
    <w:rsid w:val="00972D74"/>
    <w:rsid w:val="00972DD2"/>
    <w:rsid w:val="00972F02"/>
    <w:rsid w:val="0097315E"/>
    <w:rsid w:val="0097319F"/>
    <w:rsid w:val="009731B5"/>
    <w:rsid w:val="0097320A"/>
    <w:rsid w:val="009732A6"/>
    <w:rsid w:val="00973428"/>
    <w:rsid w:val="00973469"/>
    <w:rsid w:val="009734B2"/>
    <w:rsid w:val="00973572"/>
    <w:rsid w:val="00973766"/>
    <w:rsid w:val="0097393A"/>
    <w:rsid w:val="00973952"/>
    <w:rsid w:val="009739E9"/>
    <w:rsid w:val="00973AC1"/>
    <w:rsid w:val="00973B92"/>
    <w:rsid w:val="00973CB5"/>
    <w:rsid w:val="00973CEE"/>
    <w:rsid w:val="00973D8D"/>
    <w:rsid w:val="00973DC6"/>
    <w:rsid w:val="00973EC0"/>
    <w:rsid w:val="00973F28"/>
    <w:rsid w:val="009741EA"/>
    <w:rsid w:val="00974251"/>
    <w:rsid w:val="00974683"/>
    <w:rsid w:val="009746C4"/>
    <w:rsid w:val="00974791"/>
    <w:rsid w:val="0097487B"/>
    <w:rsid w:val="009748F6"/>
    <w:rsid w:val="00974935"/>
    <w:rsid w:val="009749F0"/>
    <w:rsid w:val="00974A4F"/>
    <w:rsid w:val="00974AA4"/>
    <w:rsid w:val="00974AB2"/>
    <w:rsid w:val="00974B39"/>
    <w:rsid w:val="00974BAB"/>
    <w:rsid w:val="00974CA6"/>
    <w:rsid w:val="00974E1D"/>
    <w:rsid w:val="00974F6B"/>
    <w:rsid w:val="009752DE"/>
    <w:rsid w:val="009754E2"/>
    <w:rsid w:val="00975530"/>
    <w:rsid w:val="009755CC"/>
    <w:rsid w:val="00975632"/>
    <w:rsid w:val="009756A0"/>
    <w:rsid w:val="0097599F"/>
    <w:rsid w:val="00975BA2"/>
    <w:rsid w:val="00975CAD"/>
    <w:rsid w:val="00975F4E"/>
    <w:rsid w:val="009760C3"/>
    <w:rsid w:val="00976144"/>
    <w:rsid w:val="00976157"/>
    <w:rsid w:val="00976271"/>
    <w:rsid w:val="009762F9"/>
    <w:rsid w:val="009763F4"/>
    <w:rsid w:val="009765B3"/>
    <w:rsid w:val="00976CDD"/>
    <w:rsid w:val="00976CF6"/>
    <w:rsid w:val="00976E6E"/>
    <w:rsid w:val="00976EF1"/>
    <w:rsid w:val="0097701D"/>
    <w:rsid w:val="009771EC"/>
    <w:rsid w:val="00977243"/>
    <w:rsid w:val="009774F5"/>
    <w:rsid w:val="009775AF"/>
    <w:rsid w:val="009776C7"/>
    <w:rsid w:val="0097793F"/>
    <w:rsid w:val="00977CF7"/>
    <w:rsid w:val="00977D51"/>
    <w:rsid w:val="00977DE0"/>
    <w:rsid w:val="00977E4A"/>
    <w:rsid w:val="00977F11"/>
    <w:rsid w:val="0098001F"/>
    <w:rsid w:val="0098002A"/>
    <w:rsid w:val="009800D9"/>
    <w:rsid w:val="00980157"/>
    <w:rsid w:val="00980200"/>
    <w:rsid w:val="00980431"/>
    <w:rsid w:val="00980482"/>
    <w:rsid w:val="009808E2"/>
    <w:rsid w:val="0098091D"/>
    <w:rsid w:val="00980984"/>
    <w:rsid w:val="00980BC1"/>
    <w:rsid w:val="00980E70"/>
    <w:rsid w:val="00980E92"/>
    <w:rsid w:val="00980EB1"/>
    <w:rsid w:val="00980EBA"/>
    <w:rsid w:val="00980ECC"/>
    <w:rsid w:val="00980F9B"/>
    <w:rsid w:val="00980FCF"/>
    <w:rsid w:val="009811D7"/>
    <w:rsid w:val="009812D7"/>
    <w:rsid w:val="00981354"/>
    <w:rsid w:val="0098145B"/>
    <w:rsid w:val="00981511"/>
    <w:rsid w:val="00981547"/>
    <w:rsid w:val="00981640"/>
    <w:rsid w:val="0098176C"/>
    <w:rsid w:val="00981A4E"/>
    <w:rsid w:val="00981A66"/>
    <w:rsid w:val="00981CE1"/>
    <w:rsid w:val="00981E3E"/>
    <w:rsid w:val="0098216A"/>
    <w:rsid w:val="00982191"/>
    <w:rsid w:val="009821AD"/>
    <w:rsid w:val="0098260B"/>
    <w:rsid w:val="009827E8"/>
    <w:rsid w:val="00982809"/>
    <w:rsid w:val="009829E2"/>
    <w:rsid w:val="00982B8D"/>
    <w:rsid w:val="00982DA1"/>
    <w:rsid w:val="00982DC1"/>
    <w:rsid w:val="00982ED0"/>
    <w:rsid w:val="0098307F"/>
    <w:rsid w:val="009831F2"/>
    <w:rsid w:val="0098322E"/>
    <w:rsid w:val="00983272"/>
    <w:rsid w:val="0098333B"/>
    <w:rsid w:val="00983483"/>
    <w:rsid w:val="00983621"/>
    <w:rsid w:val="00983675"/>
    <w:rsid w:val="00983833"/>
    <w:rsid w:val="0098384F"/>
    <w:rsid w:val="00983893"/>
    <w:rsid w:val="009839AA"/>
    <w:rsid w:val="00983A0F"/>
    <w:rsid w:val="00983A20"/>
    <w:rsid w:val="00983AB5"/>
    <w:rsid w:val="00983BA9"/>
    <w:rsid w:val="00983BC3"/>
    <w:rsid w:val="00983CBB"/>
    <w:rsid w:val="00983FCE"/>
    <w:rsid w:val="00983FE3"/>
    <w:rsid w:val="00983FF9"/>
    <w:rsid w:val="009841B5"/>
    <w:rsid w:val="009841FD"/>
    <w:rsid w:val="00984396"/>
    <w:rsid w:val="009843F0"/>
    <w:rsid w:val="00984434"/>
    <w:rsid w:val="00984607"/>
    <w:rsid w:val="009847C2"/>
    <w:rsid w:val="009848EB"/>
    <w:rsid w:val="00984922"/>
    <w:rsid w:val="00984ABD"/>
    <w:rsid w:val="00984B5F"/>
    <w:rsid w:val="00984B94"/>
    <w:rsid w:val="00984B9C"/>
    <w:rsid w:val="00984C1F"/>
    <w:rsid w:val="00984E3A"/>
    <w:rsid w:val="00984EE7"/>
    <w:rsid w:val="009850BC"/>
    <w:rsid w:val="009850BD"/>
    <w:rsid w:val="009851C8"/>
    <w:rsid w:val="00985216"/>
    <w:rsid w:val="00985288"/>
    <w:rsid w:val="0098537E"/>
    <w:rsid w:val="00985419"/>
    <w:rsid w:val="0098545E"/>
    <w:rsid w:val="0098547E"/>
    <w:rsid w:val="0098562F"/>
    <w:rsid w:val="00985685"/>
    <w:rsid w:val="0098581B"/>
    <w:rsid w:val="00985909"/>
    <w:rsid w:val="00985965"/>
    <w:rsid w:val="009859C0"/>
    <w:rsid w:val="009859CA"/>
    <w:rsid w:val="00985BB1"/>
    <w:rsid w:val="00985C16"/>
    <w:rsid w:val="00985DF5"/>
    <w:rsid w:val="00985E02"/>
    <w:rsid w:val="00985EA7"/>
    <w:rsid w:val="0098601A"/>
    <w:rsid w:val="009860D9"/>
    <w:rsid w:val="009861BC"/>
    <w:rsid w:val="009862AA"/>
    <w:rsid w:val="009862F5"/>
    <w:rsid w:val="0098633C"/>
    <w:rsid w:val="0098640C"/>
    <w:rsid w:val="0098653F"/>
    <w:rsid w:val="0098678F"/>
    <w:rsid w:val="00986C7A"/>
    <w:rsid w:val="00986D65"/>
    <w:rsid w:val="00986DA5"/>
    <w:rsid w:val="00986E62"/>
    <w:rsid w:val="00986FBD"/>
    <w:rsid w:val="00987055"/>
    <w:rsid w:val="00987082"/>
    <w:rsid w:val="00987301"/>
    <w:rsid w:val="0098735C"/>
    <w:rsid w:val="00987417"/>
    <w:rsid w:val="009874E5"/>
    <w:rsid w:val="009874FB"/>
    <w:rsid w:val="00987530"/>
    <w:rsid w:val="009875D8"/>
    <w:rsid w:val="00987639"/>
    <w:rsid w:val="00987765"/>
    <w:rsid w:val="0098779A"/>
    <w:rsid w:val="00987822"/>
    <w:rsid w:val="00987A89"/>
    <w:rsid w:val="00987AB8"/>
    <w:rsid w:val="00987B21"/>
    <w:rsid w:val="00987B74"/>
    <w:rsid w:val="00987BF3"/>
    <w:rsid w:val="00987D74"/>
    <w:rsid w:val="00987DF8"/>
    <w:rsid w:val="00987FE2"/>
    <w:rsid w:val="0099004E"/>
    <w:rsid w:val="009900A2"/>
    <w:rsid w:val="0099015F"/>
    <w:rsid w:val="009901B5"/>
    <w:rsid w:val="009903C3"/>
    <w:rsid w:val="009903D4"/>
    <w:rsid w:val="00990420"/>
    <w:rsid w:val="0099045D"/>
    <w:rsid w:val="00990654"/>
    <w:rsid w:val="00990666"/>
    <w:rsid w:val="00990667"/>
    <w:rsid w:val="009906F1"/>
    <w:rsid w:val="00990769"/>
    <w:rsid w:val="0099089F"/>
    <w:rsid w:val="009908CD"/>
    <w:rsid w:val="009909ED"/>
    <w:rsid w:val="00990A59"/>
    <w:rsid w:val="00990A63"/>
    <w:rsid w:val="009910D9"/>
    <w:rsid w:val="00991183"/>
    <w:rsid w:val="009911B8"/>
    <w:rsid w:val="0099133D"/>
    <w:rsid w:val="009913CC"/>
    <w:rsid w:val="009913E7"/>
    <w:rsid w:val="0099143D"/>
    <w:rsid w:val="0099144D"/>
    <w:rsid w:val="009915D2"/>
    <w:rsid w:val="009915E3"/>
    <w:rsid w:val="00991672"/>
    <w:rsid w:val="00991688"/>
    <w:rsid w:val="0099172A"/>
    <w:rsid w:val="0099177B"/>
    <w:rsid w:val="0099188F"/>
    <w:rsid w:val="00991904"/>
    <w:rsid w:val="00991ADB"/>
    <w:rsid w:val="00991DC2"/>
    <w:rsid w:val="00991E28"/>
    <w:rsid w:val="00991F52"/>
    <w:rsid w:val="00991F74"/>
    <w:rsid w:val="00991FFA"/>
    <w:rsid w:val="00992094"/>
    <w:rsid w:val="00992097"/>
    <w:rsid w:val="009921B1"/>
    <w:rsid w:val="00992246"/>
    <w:rsid w:val="00992300"/>
    <w:rsid w:val="009923E1"/>
    <w:rsid w:val="0099241C"/>
    <w:rsid w:val="0099245A"/>
    <w:rsid w:val="00992484"/>
    <w:rsid w:val="00992565"/>
    <w:rsid w:val="00992660"/>
    <w:rsid w:val="00992A4D"/>
    <w:rsid w:val="00992B3A"/>
    <w:rsid w:val="00992C7B"/>
    <w:rsid w:val="00992C9B"/>
    <w:rsid w:val="00992CA3"/>
    <w:rsid w:val="00992DC9"/>
    <w:rsid w:val="00992E46"/>
    <w:rsid w:val="00993194"/>
    <w:rsid w:val="009933F8"/>
    <w:rsid w:val="0099348A"/>
    <w:rsid w:val="00993503"/>
    <w:rsid w:val="00993536"/>
    <w:rsid w:val="0099364A"/>
    <w:rsid w:val="00993677"/>
    <w:rsid w:val="00993779"/>
    <w:rsid w:val="009937DA"/>
    <w:rsid w:val="009939D5"/>
    <w:rsid w:val="00993A9C"/>
    <w:rsid w:val="00993AD5"/>
    <w:rsid w:val="00993B7F"/>
    <w:rsid w:val="00993CAA"/>
    <w:rsid w:val="00993E2D"/>
    <w:rsid w:val="00993E32"/>
    <w:rsid w:val="00993E53"/>
    <w:rsid w:val="00993E80"/>
    <w:rsid w:val="00993EF7"/>
    <w:rsid w:val="0099409E"/>
    <w:rsid w:val="00994147"/>
    <w:rsid w:val="0099416A"/>
    <w:rsid w:val="009941CF"/>
    <w:rsid w:val="00994365"/>
    <w:rsid w:val="0099439B"/>
    <w:rsid w:val="00994414"/>
    <w:rsid w:val="009946F3"/>
    <w:rsid w:val="0099488B"/>
    <w:rsid w:val="00994894"/>
    <w:rsid w:val="00994A31"/>
    <w:rsid w:val="00994AFF"/>
    <w:rsid w:val="00994B12"/>
    <w:rsid w:val="00994B98"/>
    <w:rsid w:val="00994C8B"/>
    <w:rsid w:val="00994DBE"/>
    <w:rsid w:val="00994DE2"/>
    <w:rsid w:val="00994E08"/>
    <w:rsid w:val="00994E65"/>
    <w:rsid w:val="0099502A"/>
    <w:rsid w:val="00995400"/>
    <w:rsid w:val="0099544B"/>
    <w:rsid w:val="0099582C"/>
    <w:rsid w:val="00995984"/>
    <w:rsid w:val="00995AA6"/>
    <w:rsid w:val="00995C28"/>
    <w:rsid w:val="00995D33"/>
    <w:rsid w:val="00995F6F"/>
    <w:rsid w:val="00995F78"/>
    <w:rsid w:val="00996371"/>
    <w:rsid w:val="009963B6"/>
    <w:rsid w:val="00996609"/>
    <w:rsid w:val="00996651"/>
    <w:rsid w:val="00996688"/>
    <w:rsid w:val="00996A2E"/>
    <w:rsid w:val="00996A54"/>
    <w:rsid w:val="00996E04"/>
    <w:rsid w:val="00996E5E"/>
    <w:rsid w:val="00996EC9"/>
    <w:rsid w:val="00997023"/>
    <w:rsid w:val="00997032"/>
    <w:rsid w:val="009972FE"/>
    <w:rsid w:val="0099741B"/>
    <w:rsid w:val="00997475"/>
    <w:rsid w:val="00997569"/>
    <w:rsid w:val="0099756F"/>
    <w:rsid w:val="00997678"/>
    <w:rsid w:val="00997749"/>
    <w:rsid w:val="009977C4"/>
    <w:rsid w:val="009977E5"/>
    <w:rsid w:val="00997802"/>
    <w:rsid w:val="00997811"/>
    <w:rsid w:val="00997965"/>
    <w:rsid w:val="00997A59"/>
    <w:rsid w:val="00997AB2"/>
    <w:rsid w:val="00997ABF"/>
    <w:rsid w:val="00997B1A"/>
    <w:rsid w:val="00997B41"/>
    <w:rsid w:val="00997C90"/>
    <w:rsid w:val="00997D34"/>
    <w:rsid w:val="009A00BE"/>
    <w:rsid w:val="009A014B"/>
    <w:rsid w:val="009A024E"/>
    <w:rsid w:val="009A02AD"/>
    <w:rsid w:val="009A0400"/>
    <w:rsid w:val="009A0402"/>
    <w:rsid w:val="009A0438"/>
    <w:rsid w:val="009A049C"/>
    <w:rsid w:val="009A05C1"/>
    <w:rsid w:val="009A06E8"/>
    <w:rsid w:val="009A074F"/>
    <w:rsid w:val="009A0790"/>
    <w:rsid w:val="009A07D6"/>
    <w:rsid w:val="009A0C9B"/>
    <w:rsid w:val="009A0CDF"/>
    <w:rsid w:val="009A0D0E"/>
    <w:rsid w:val="009A0F50"/>
    <w:rsid w:val="009A0FF2"/>
    <w:rsid w:val="009A1015"/>
    <w:rsid w:val="009A1194"/>
    <w:rsid w:val="009A11DF"/>
    <w:rsid w:val="009A1535"/>
    <w:rsid w:val="009A179E"/>
    <w:rsid w:val="009A17F7"/>
    <w:rsid w:val="009A1858"/>
    <w:rsid w:val="009A18B0"/>
    <w:rsid w:val="009A1CB5"/>
    <w:rsid w:val="009A1CB9"/>
    <w:rsid w:val="009A1D2B"/>
    <w:rsid w:val="009A1DEA"/>
    <w:rsid w:val="009A1E07"/>
    <w:rsid w:val="009A1E53"/>
    <w:rsid w:val="009A1E72"/>
    <w:rsid w:val="009A1F58"/>
    <w:rsid w:val="009A201C"/>
    <w:rsid w:val="009A2044"/>
    <w:rsid w:val="009A2163"/>
    <w:rsid w:val="009A2221"/>
    <w:rsid w:val="009A224B"/>
    <w:rsid w:val="009A238A"/>
    <w:rsid w:val="009A2416"/>
    <w:rsid w:val="009A24FF"/>
    <w:rsid w:val="009A26C1"/>
    <w:rsid w:val="009A296C"/>
    <w:rsid w:val="009A29DA"/>
    <w:rsid w:val="009A2A4F"/>
    <w:rsid w:val="009A2A50"/>
    <w:rsid w:val="009A2A77"/>
    <w:rsid w:val="009A2AB7"/>
    <w:rsid w:val="009A2C98"/>
    <w:rsid w:val="009A2E73"/>
    <w:rsid w:val="009A2E87"/>
    <w:rsid w:val="009A2EA1"/>
    <w:rsid w:val="009A2EC8"/>
    <w:rsid w:val="009A2F1B"/>
    <w:rsid w:val="009A2F64"/>
    <w:rsid w:val="009A2F73"/>
    <w:rsid w:val="009A2FBD"/>
    <w:rsid w:val="009A3099"/>
    <w:rsid w:val="009A313F"/>
    <w:rsid w:val="009A3320"/>
    <w:rsid w:val="009A33A6"/>
    <w:rsid w:val="009A3508"/>
    <w:rsid w:val="009A3596"/>
    <w:rsid w:val="009A3617"/>
    <w:rsid w:val="009A3675"/>
    <w:rsid w:val="009A3783"/>
    <w:rsid w:val="009A3849"/>
    <w:rsid w:val="009A396B"/>
    <w:rsid w:val="009A3A8D"/>
    <w:rsid w:val="009A3B40"/>
    <w:rsid w:val="009A3B54"/>
    <w:rsid w:val="009A3E4F"/>
    <w:rsid w:val="009A3E50"/>
    <w:rsid w:val="009A3ED8"/>
    <w:rsid w:val="009A3FFA"/>
    <w:rsid w:val="009A40B4"/>
    <w:rsid w:val="009A4149"/>
    <w:rsid w:val="009A41E0"/>
    <w:rsid w:val="009A4207"/>
    <w:rsid w:val="009A4263"/>
    <w:rsid w:val="009A42B8"/>
    <w:rsid w:val="009A438A"/>
    <w:rsid w:val="009A45C9"/>
    <w:rsid w:val="009A4645"/>
    <w:rsid w:val="009A467B"/>
    <w:rsid w:val="009A4825"/>
    <w:rsid w:val="009A48E9"/>
    <w:rsid w:val="009A49D6"/>
    <w:rsid w:val="009A4A3B"/>
    <w:rsid w:val="009A4C92"/>
    <w:rsid w:val="009A4CE7"/>
    <w:rsid w:val="009A4EF1"/>
    <w:rsid w:val="009A507D"/>
    <w:rsid w:val="009A517F"/>
    <w:rsid w:val="009A51C1"/>
    <w:rsid w:val="009A51C9"/>
    <w:rsid w:val="009A51D9"/>
    <w:rsid w:val="009A53EC"/>
    <w:rsid w:val="009A5492"/>
    <w:rsid w:val="009A55B4"/>
    <w:rsid w:val="009A57D7"/>
    <w:rsid w:val="009A5825"/>
    <w:rsid w:val="009A58CB"/>
    <w:rsid w:val="009A5A6F"/>
    <w:rsid w:val="009A5B60"/>
    <w:rsid w:val="009A5C33"/>
    <w:rsid w:val="009A5DB9"/>
    <w:rsid w:val="009A5F5D"/>
    <w:rsid w:val="009A5F85"/>
    <w:rsid w:val="009A6082"/>
    <w:rsid w:val="009A6095"/>
    <w:rsid w:val="009A631B"/>
    <w:rsid w:val="009A6331"/>
    <w:rsid w:val="009A63AD"/>
    <w:rsid w:val="009A64D2"/>
    <w:rsid w:val="009A684B"/>
    <w:rsid w:val="009A69D7"/>
    <w:rsid w:val="009A6A12"/>
    <w:rsid w:val="009A6A50"/>
    <w:rsid w:val="009A6AD0"/>
    <w:rsid w:val="009A6C12"/>
    <w:rsid w:val="009A6D33"/>
    <w:rsid w:val="009A6FA9"/>
    <w:rsid w:val="009A7205"/>
    <w:rsid w:val="009A7256"/>
    <w:rsid w:val="009A72B0"/>
    <w:rsid w:val="009A72F0"/>
    <w:rsid w:val="009A73F3"/>
    <w:rsid w:val="009A740C"/>
    <w:rsid w:val="009A76A0"/>
    <w:rsid w:val="009A77D6"/>
    <w:rsid w:val="009A79AE"/>
    <w:rsid w:val="009A7A74"/>
    <w:rsid w:val="009A7A9F"/>
    <w:rsid w:val="009A7B3D"/>
    <w:rsid w:val="009A7BC0"/>
    <w:rsid w:val="009A7C6D"/>
    <w:rsid w:val="009A7DB3"/>
    <w:rsid w:val="009A7E53"/>
    <w:rsid w:val="009B00A8"/>
    <w:rsid w:val="009B019B"/>
    <w:rsid w:val="009B0293"/>
    <w:rsid w:val="009B046A"/>
    <w:rsid w:val="009B05B6"/>
    <w:rsid w:val="009B06A4"/>
    <w:rsid w:val="009B0895"/>
    <w:rsid w:val="009B0948"/>
    <w:rsid w:val="009B095C"/>
    <w:rsid w:val="009B0B2F"/>
    <w:rsid w:val="009B0B48"/>
    <w:rsid w:val="009B0E55"/>
    <w:rsid w:val="009B11E2"/>
    <w:rsid w:val="009B131E"/>
    <w:rsid w:val="009B1426"/>
    <w:rsid w:val="009B1564"/>
    <w:rsid w:val="009B157C"/>
    <w:rsid w:val="009B16D6"/>
    <w:rsid w:val="009B1730"/>
    <w:rsid w:val="009B183A"/>
    <w:rsid w:val="009B1A02"/>
    <w:rsid w:val="009B1D5F"/>
    <w:rsid w:val="009B1D65"/>
    <w:rsid w:val="009B1E04"/>
    <w:rsid w:val="009B1F68"/>
    <w:rsid w:val="009B202E"/>
    <w:rsid w:val="009B219D"/>
    <w:rsid w:val="009B22FB"/>
    <w:rsid w:val="009B248E"/>
    <w:rsid w:val="009B2657"/>
    <w:rsid w:val="009B2742"/>
    <w:rsid w:val="009B2883"/>
    <w:rsid w:val="009B28E5"/>
    <w:rsid w:val="009B2937"/>
    <w:rsid w:val="009B2987"/>
    <w:rsid w:val="009B2BA8"/>
    <w:rsid w:val="009B2E2D"/>
    <w:rsid w:val="009B2EB2"/>
    <w:rsid w:val="009B2FD0"/>
    <w:rsid w:val="009B31E7"/>
    <w:rsid w:val="009B3252"/>
    <w:rsid w:val="009B34EF"/>
    <w:rsid w:val="009B3587"/>
    <w:rsid w:val="009B35E5"/>
    <w:rsid w:val="009B3759"/>
    <w:rsid w:val="009B3801"/>
    <w:rsid w:val="009B39B6"/>
    <w:rsid w:val="009B3A38"/>
    <w:rsid w:val="009B3BAB"/>
    <w:rsid w:val="009B3C56"/>
    <w:rsid w:val="009B3C88"/>
    <w:rsid w:val="009B3D62"/>
    <w:rsid w:val="009B3DD7"/>
    <w:rsid w:val="009B3E3C"/>
    <w:rsid w:val="009B3EB8"/>
    <w:rsid w:val="009B3EEC"/>
    <w:rsid w:val="009B4063"/>
    <w:rsid w:val="009B412A"/>
    <w:rsid w:val="009B414C"/>
    <w:rsid w:val="009B426E"/>
    <w:rsid w:val="009B42CF"/>
    <w:rsid w:val="009B432A"/>
    <w:rsid w:val="009B43A9"/>
    <w:rsid w:val="009B443C"/>
    <w:rsid w:val="009B46E8"/>
    <w:rsid w:val="009B473C"/>
    <w:rsid w:val="009B489A"/>
    <w:rsid w:val="009B4916"/>
    <w:rsid w:val="009B4CA4"/>
    <w:rsid w:val="009B4ED5"/>
    <w:rsid w:val="009B4FDF"/>
    <w:rsid w:val="009B5060"/>
    <w:rsid w:val="009B50B1"/>
    <w:rsid w:val="009B50ED"/>
    <w:rsid w:val="009B51B8"/>
    <w:rsid w:val="009B51F6"/>
    <w:rsid w:val="009B526F"/>
    <w:rsid w:val="009B52FF"/>
    <w:rsid w:val="009B54CF"/>
    <w:rsid w:val="009B5546"/>
    <w:rsid w:val="009B55C7"/>
    <w:rsid w:val="009B5645"/>
    <w:rsid w:val="009B565A"/>
    <w:rsid w:val="009B5812"/>
    <w:rsid w:val="009B58E2"/>
    <w:rsid w:val="009B59FA"/>
    <w:rsid w:val="009B5CD9"/>
    <w:rsid w:val="009B5D59"/>
    <w:rsid w:val="009B5E42"/>
    <w:rsid w:val="009B5F28"/>
    <w:rsid w:val="009B607E"/>
    <w:rsid w:val="009B61CD"/>
    <w:rsid w:val="009B626F"/>
    <w:rsid w:val="009B6544"/>
    <w:rsid w:val="009B65A4"/>
    <w:rsid w:val="009B65F2"/>
    <w:rsid w:val="009B6658"/>
    <w:rsid w:val="009B66B4"/>
    <w:rsid w:val="009B676E"/>
    <w:rsid w:val="009B6786"/>
    <w:rsid w:val="009B6AB0"/>
    <w:rsid w:val="009B6AE7"/>
    <w:rsid w:val="009B6BB1"/>
    <w:rsid w:val="009B6BBF"/>
    <w:rsid w:val="009B70CF"/>
    <w:rsid w:val="009B7145"/>
    <w:rsid w:val="009B71CD"/>
    <w:rsid w:val="009B71E4"/>
    <w:rsid w:val="009B71F6"/>
    <w:rsid w:val="009B748E"/>
    <w:rsid w:val="009B755B"/>
    <w:rsid w:val="009B76A4"/>
    <w:rsid w:val="009B7826"/>
    <w:rsid w:val="009B7863"/>
    <w:rsid w:val="009B789E"/>
    <w:rsid w:val="009B79D4"/>
    <w:rsid w:val="009B7B60"/>
    <w:rsid w:val="009B7CE8"/>
    <w:rsid w:val="009B7D59"/>
    <w:rsid w:val="009B7DE2"/>
    <w:rsid w:val="009C00E9"/>
    <w:rsid w:val="009C02A3"/>
    <w:rsid w:val="009C0339"/>
    <w:rsid w:val="009C0378"/>
    <w:rsid w:val="009C05AB"/>
    <w:rsid w:val="009C06CF"/>
    <w:rsid w:val="009C0834"/>
    <w:rsid w:val="009C0905"/>
    <w:rsid w:val="009C0AFE"/>
    <w:rsid w:val="009C0C6B"/>
    <w:rsid w:val="009C0C73"/>
    <w:rsid w:val="009C0C88"/>
    <w:rsid w:val="009C0D83"/>
    <w:rsid w:val="009C0D94"/>
    <w:rsid w:val="009C0F69"/>
    <w:rsid w:val="009C11E4"/>
    <w:rsid w:val="009C1692"/>
    <w:rsid w:val="009C1766"/>
    <w:rsid w:val="009C1799"/>
    <w:rsid w:val="009C1A14"/>
    <w:rsid w:val="009C1D6B"/>
    <w:rsid w:val="009C1FAF"/>
    <w:rsid w:val="009C2007"/>
    <w:rsid w:val="009C2241"/>
    <w:rsid w:val="009C2360"/>
    <w:rsid w:val="009C23AB"/>
    <w:rsid w:val="009C23BB"/>
    <w:rsid w:val="009C244C"/>
    <w:rsid w:val="009C24DB"/>
    <w:rsid w:val="009C2B8C"/>
    <w:rsid w:val="009C2CC3"/>
    <w:rsid w:val="009C2EB3"/>
    <w:rsid w:val="009C2FE8"/>
    <w:rsid w:val="009C2FE9"/>
    <w:rsid w:val="009C3144"/>
    <w:rsid w:val="009C31FD"/>
    <w:rsid w:val="009C33FD"/>
    <w:rsid w:val="009C3824"/>
    <w:rsid w:val="009C39EA"/>
    <w:rsid w:val="009C3A62"/>
    <w:rsid w:val="009C3A8D"/>
    <w:rsid w:val="009C3CA7"/>
    <w:rsid w:val="009C3E2B"/>
    <w:rsid w:val="009C3E91"/>
    <w:rsid w:val="009C3EAF"/>
    <w:rsid w:val="009C3F15"/>
    <w:rsid w:val="009C3F42"/>
    <w:rsid w:val="009C3FDB"/>
    <w:rsid w:val="009C4002"/>
    <w:rsid w:val="009C401B"/>
    <w:rsid w:val="009C4055"/>
    <w:rsid w:val="009C40C4"/>
    <w:rsid w:val="009C40E2"/>
    <w:rsid w:val="009C4129"/>
    <w:rsid w:val="009C4184"/>
    <w:rsid w:val="009C42B1"/>
    <w:rsid w:val="009C435B"/>
    <w:rsid w:val="009C4394"/>
    <w:rsid w:val="009C44D8"/>
    <w:rsid w:val="009C45AC"/>
    <w:rsid w:val="009C473D"/>
    <w:rsid w:val="009C48B5"/>
    <w:rsid w:val="009C48D5"/>
    <w:rsid w:val="009C493F"/>
    <w:rsid w:val="009C4A2C"/>
    <w:rsid w:val="009C4CA8"/>
    <w:rsid w:val="009C4CFD"/>
    <w:rsid w:val="009C4D06"/>
    <w:rsid w:val="009C4D91"/>
    <w:rsid w:val="009C4E94"/>
    <w:rsid w:val="009C4FD5"/>
    <w:rsid w:val="009C5396"/>
    <w:rsid w:val="009C549C"/>
    <w:rsid w:val="009C54E7"/>
    <w:rsid w:val="009C5514"/>
    <w:rsid w:val="009C56A5"/>
    <w:rsid w:val="009C56D6"/>
    <w:rsid w:val="009C5756"/>
    <w:rsid w:val="009C581A"/>
    <w:rsid w:val="009C5903"/>
    <w:rsid w:val="009C59C2"/>
    <w:rsid w:val="009C59F8"/>
    <w:rsid w:val="009C5E34"/>
    <w:rsid w:val="009C5F1C"/>
    <w:rsid w:val="009C5F61"/>
    <w:rsid w:val="009C5FA2"/>
    <w:rsid w:val="009C5FAD"/>
    <w:rsid w:val="009C5FCB"/>
    <w:rsid w:val="009C5FCC"/>
    <w:rsid w:val="009C5FDC"/>
    <w:rsid w:val="009C602A"/>
    <w:rsid w:val="009C6044"/>
    <w:rsid w:val="009C607A"/>
    <w:rsid w:val="009C60A4"/>
    <w:rsid w:val="009C6532"/>
    <w:rsid w:val="009C68BE"/>
    <w:rsid w:val="009C6903"/>
    <w:rsid w:val="009C69FE"/>
    <w:rsid w:val="009C6AE5"/>
    <w:rsid w:val="009C6DB9"/>
    <w:rsid w:val="009C6E5A"/>
    <w:rsid w:val="009C6F9B"/>
    <w:rsid w:val="009C7013"/>
    <w:rsid w:val="009C70EE"/>
    <w:rsid w:val="009C7223"/>
    <w:rsid w:val="009C7328"/>
    <w:rsid w:val="009C7364"/>
    <w:rsid w:val="009C73BC"/>
    <w:rsid w:val="009C73E3"/>
    <w:rsid w:val="009C75AF"/>
    <w:rsid w:val="009C7A2E"/>
    <w:rsid w:val="009C7AA6"/>
    <w:rsid w:val="009C7B26"/>
    <w:rsid w:val="009C7B47"/>
    <w:rsid w:val="009C7B4B"/>
    <w:rsid w:val="009C7BA7"/>
    <w:rsid w:val="009C7C02"/>
    <w:rsid w:val="009C7D3D"/>
    <w:rsid w:val="009C7EE2"/>
    <w:rsid w:val="009C7EFF"/>
    <w:rsid w:val="009C7F52"/>
    <w:rsid w:val="009D005D"/>
    <w:rsid w:val="009D006A"/>
    <w:rsid w:val="009D0097"/>
    <w:rsid w:val="009D0160"/>
    <w:rsid w:val="009D01B6"/>
    <w:rsid w:val="009D01BB"/>
    <w:rsid w:val="009D01FB"/>
    <w:rsid w:val="009D038C"/>
    <w:rsid w:val="009D0394"/>
    <w:rsid w:val="009D039D"/>
    <w:rsid w:val="009D03B2"/>
    <w:rsid w:val="009D08D2"/>
    <w:rsid w:val="009D09A4"/>
    <w:rsid w:val="009D0A9B"/>
    <w:rsid w:val="009D0B16"/>
    <w:rsid w:val="009D0C16"/>
    <w:rsid w:val="009D0D1C"/>
    <w:rsid w:val="009D0DE5"/>
    <w:rsid w:val="009D10C5"/>
    <w:rsid w:val="009D112F"/>
    <w:rsid w:val="009D1273"/>
    <w:rsid w:val="009D131F"/>
    <w:rsid w:val="009D146C"/>
    <w:rsid w:val="009D1636"/>
    <w:rsid w:val="009D17F4"/>
    <w:rsid w:val="009D1AD9"/>
    <w:rsid w:val="009D1B7F"/>
    <w:rsid w:val="009D1F74"/>
    <w:rsid w:val="009D2064"/>
    <w:rsid w:val="009D2153"/>
    <w:rsid w:val="009D2175"/>
    <w:rsid w:val="009D21D5"/>
    <w:rsid w:val="009D220B"/>
    <w:rsid w:val="009D2352"/>
    <w:rsid w:val="009D24A9"/>
    <w:rsid w:val="009D2659"/>
    <w:rsid w:val="009D2661"/>
    <w:rsid w:val="009D27BE"/>
    <w:rsid w:val="009D28A2"/>
    <w:rsid w:val="009D2985"/>
    <w:rsid w:val="009D29C8"/>
    <w:rsid w:val="009D29D5"/>
    <w:rsid w:val="009D2A55"/>
    <w:rsid w:val="009D2B16"/>
    <w:rsid w:val="009D2BDF"/>
    <w:rsid w:val="009D2BF1"/>
    <w:rsid w:val="009D2CC6"/>
    <w:rsid w:val="009D2D4D"/>
    <w:rsid w:val="009D2DCF"/>
    <w:rsid w:val="009D2E5A"/>
    <w:rsid w:val="009D322E"/>
    <w:rsid w:val="009D3313"/>
    <w:rsid w:val="009D3315"/>
    <w:rsid w:val="009D3325"/>
    <w:rsid w:val="009D34BD"/>
    <w:rsid w:val="009D34F8"/>
    <w:rsid w:val="009D358B"/>
    <w:rsid w:val="009D3710"/>
    <w:rsid w:val="009D378A"/>
    <w:rsid w:val="009D3942"/>
    <w:rsid w:val="009D3AC2"/>
    <w:rsid w:val="009D3B7F"/>
    <w:rsid w:val="009D3CF7"/>
    <w:rsid w:val="009D3DD5"/>
    <w:rsid w:val="009D3F50"/>
    <w:rsid w:val="009D3FCA"/>
    <w:rsid w:val="009D3FF2"/>
    <w:rsid w:val="009D400B"/>
    <w:rsid w:val="009D417D"/>
    <w:rsid w:val="009D427A"/>
    <w:rsid w:val="009D465B"/>
    <w:rsid w:val="009D47E0"/>
    <w:rsid w:val="009D4829"/>
    <w:rsid w:val="009D49E9"/>
    <w:rsid w:val="009D4A3D"/>
    <w:rsid w:val="009D4B39"/>
    <w:rsid w:val="009D4BFC"/>
    <w:rsid w:val="009D4F20"/>
    <w:rsid w:val="009D51A6"/>
    <w:rsid w:val="009D51F3"/>
    <w:rsid w:val="009D525C"/>
    <w:rsid w:val="009D52B6"/>
    <w:rsid w:val="009D537E"/>
    <w:rsid w:val="009D5427"/>
    <w:rsid w:val="009D545B"/>
    <w:rsid w:val="009D5468"/>
    <w:rsid w:val="009D5600"/>
    <w:rsid w:val="009D5928"/>
    <w:rsid w:val="009D5994"/>
    <w:rsid w:val="009D5B0B"/>
    <w:rsid w:val="009D5B76"/>
    <w:rsid w:val="009D5BE3"/>
    <w:rsid w:val="009D5E5D"/>
    <w:rsid w:val="009D5F8D"/>
    <w:rsid w:val="009D5FF9"/>
    <w:rsid w:val="009D6091"/>
    <w:rsid w:val="009D6180"/>
    <w:rsid w:val="009D6196"/>
    <w:rsid w:val="009D61BE"/>
    <w:rsid w:val="009D63CB"/>
    <w:rsid w:val="009D6596"/>
    <w:rsid w:val="009D687F"/>
    <w:rsid w:val="009D68CB"/>
    <w:rsid w:val="009D690E"/>
    <w:rsid w:val="009D69E6"/>
    <w:rsid w:val="009D6B08"/>
    <w:rsid w:val="009D6B80"/>
    <w:rsid w:val="009D6E9A"/>
    <w:rsid w:val="009D6EC7"/>
    <w:rsid w:val="009D7035"/>
    <w:rsid w:val="009D72B3"/>
    <w:rsid w:val="009D73E6"/>
    <w:rsid w:val="009D73EA"/>
    <w:rsid w:val="009D74EE"/>
    <w:rsid w:val="009D780E"/>
    <w:rsid w:val="009D78B5"/>
    <w:rsid w:val="009D7AC6"/>
    <w:rsid w:val="009D7AF6"/>
    <w:rsid w:val="009D7B22"/>
    <w:rsid w:val="009D7CF5"/>
    <w:rsid w:val="009D7E13"/>
    <w:rsid w:val="009D7E65"/>
    <w:rsid w:val="009D7EE4"/>
    <w:rsid w:val="009D7FB8"/>
    <w:rsid w:val="009E00BE"/>
    <w:rsid w:val="009E014B"/>
    <w:rsid w:val="009E0242"/>
    <w:rsid w:val="009E026C"/>
    <w:rsid w:val="009E03D5"/>
    <w:rsid w:val="009E0453"/>
    <w:rsid w:val="009E04E0"/>
    <w:rsid w:val="009E0676"/>
    <w:rsid w:val="009E07D8"/>
    <w:rsid w:val="009E0852"/>
    <w:rsid w:val="009E0904"/>
    <w:rsid w:val="009E0958"/>
    <w:rsid w:val="009E0C3D"/>
    <w:rsid w:val="009E0D3B"/>
    <w:rsid w:val="009E0D54"/>
    <w:rsid w:val="009E0D80"/>
    <w:rsid w:val="009E0DA6"/>
    <w:rsid w:val="009E0F0E"/>
    <w:rsid w:val="009E0FB5"/>
    <w:rsid w:val="009E1026"/>
    <w:rsid w:val="009E11DF"/>
    <w:rsid w:val="009E122B"/>
    <w:rsid w:val="009E12BC"/>
    <w:rsid w:val="009E12C0"/>
    <w:rsid w:val="009E1505"/>
    <w:rsid w:val="009E1617"/>
    <w:rsid w:val="009E1649"/>
    <w:rsid w:val="009E174D"/>
    <w:rsid w:val="009E17DE"/>
    <w:rsid w:val="009E187D"/>
    <w:rsid w:val="009E18A2"/>
    <w:rsid w:val="009E18D6"/>
    <w:rsid w:val="009E19A9"/>
    <w:rsid w:val="009E19CA"/>
    <w:rsid w:val="009E1A42"/>
    <w:rsid w:val="009E1A80"/>
    <w:rsid w:val="009E1CE9"/>
    <w:rsid w:val="009E1D3E"/>
    <w:rsid w:val="009E20E1"/>
    <w:rsid w:val="009E2149"/>
    <w:rsid w:val="009E24AF"/>
    <w:rsid w:val="009E254F"/>
    <w:rsid w:val="009E2604"/>
    <w:rsid w:val="009E26B4"/>
    <w:rsid w:val="009E26B6"/>
    <w:rsid w:val="009E26EB"/>
    <w:rsid w:val="009E273E"/>
    <w:rsid w:val="009E27A9"/>
    <w:rsid w:val="009E2838"/>
    <w:rsid w:val="009E2956"/>
    <w:rsid w:val="009E2BCE"/>
    <w:rsid w:val="009E2C12"/>
    <w:rsid w:val="009E2C21"/>
    <w:rsid w:val="009E2DFE"/>
    <w:rsid w:val="009E2E70"/>
    <w:rsid w:val="009E33DA"/>
    <w:rsid w:val="009E3492"/>
    <w:rsid w:val="009E3495"/>
    <w:rsid w:val="009E364A"/>
    <w:rsid w:val="009E3738"/>
    <w:rsid w:val="009E37FD"/>
    <w:rsid w:val="009E3874"/>
    <w:rsid w:val="009E3949"/>
    <w:rsid w:val="009E3A2D"/>
    <w:rsid w:val="009E3A4F"/>
    <w:rsid w:val="009E3CCE"/>
    <w:rsid w:val="009E3D56"/>
    <w:rsid w:val="009E3E64"/>
    <w:rsid w:val="009E3E6B"/>
    <w:rsid w:val="009E3E9B"/>
    <w:rsid w:val="009E3F1B"/>
    <w:rsid w:val="009E4084"/>
    <w:rsid w:val="009E40A1"/>
    <w:rsid w:val="009E4413"/>
    <w:rsid w:val="009E44DF"/>
    <w:rsid w:val="009E45B9"/>
    <w:rsid w:val="009E45BE"/>
    <w:rsid w:val="009E469E"/>
    <w:rsid w:val="009E46C9"/>
    <w:rsid w:val="009E475B"/>
    <w:rsid w:val="009E4779"/>
    <w:rsid w:val="009E4834"/>
    <w:rsid w:val="009E48DF"/>
    <w:rsid w:val="009E4A1B"/>
    <w:rsid w:val="009E4D86"/>
    <w:rsid w:val="009E4ECA"/>
    <w:rsid w:val="009E4ECD"/>
    <w:rsid w:val="009E4FCA"/>
    <w:rsid w:val="009E52F5"/>
    <w:rsid w:val="009E53DB"/>
    <w:rsid w:val="009E540D"/>
    <w:rsid w:val="009E5427"/>
    <w:rsid w:val="009E547D"/>
    <w:rsid w:val="009E54A4"/>
    <w:rsid w:val="009E54CB"/>
    <w:rsid w:val="009E5572"/>
    <w:rsid w:val="009E568A"/>
    <w:rsid w:val="009E56A5"/>
    <w:rsid w:val="009E56E9"/>
    <w:rsid w:val="009E57B4"/>
    <w:rsid w:val="009E590C"/>
    <w:rsid w:val="009E5BFB"/>
    <w:rsid w:val="009E5CF2"/>
    <w:rsid w:val="009E5F65"/>
    <w:rsid w:val="009E5F74"/>
    <w:rsid w:val="009E6101"/>
    <w:rsid w:val="009E61A7"/>
    <w:rsid w:val="009E62DF"/>
    <w:rsid w:val="009E6397"/>
    <w:rsid w:val="009E6418"/>
    <w:rsid w:val="009E64F1"/>
    <w:rsid w:val="009E66AC"/>
    <w:rsid w:val="009E678E"/>
    <w:rsid w:val="009E6985"/>
    <w:rsid w:val="009E6BA9"/>
    <w:rsid w:val="009E7028"/>
    <w:rsid w:val="009E70C5"/>
    <w:rsid w:val="009E7227"/>
    <w:rsid w:val="009E72FF"/>
    <w:rsid w:val="009E7303"/>
    <w:rsid w:val="009E73DF"/>
    <w:rsid w:val="009E7470"/>
    <w:rsid w:val="009E74BA"/>
    <w:rsid w:val="009E74BD"/>
    <w:rsid w:val="009E7518"/>
    <w:rsid w:val="009E7595"/>
    <w:rsid w:val="009E76FA"/>
    <w:rsid w:val="009E77C0"/>
    <w:rsid w:val="009E78FC"/>
    <w:rsid w:val="009E79E1"/>
    <w:rsid w:val="009E7BB9"/>
    <w:rsid w:val="009E7CFB"/>
    <w:rsid w:val="009E7D48"/>
    <w:rsid w:val="009E7D95"/>
    <w:rsid w:val="009E7E0B"/>
    <w:rsid w:val="009E7EB7"/>
    <w:rsid w:val="009F002A"/>
    <w:rsid w:val="009F0036"/>
    <w:rsid w:val="009F00BA"/>
    <w:rsid w:val="009F02AB"/>
    <w:rsid w:val="009F035E"/>
    <w:rsid w:val="009F0531"/>
    <w:rsid w:val="009F0597"/>
    <w:rsid w:val="009F06F4"/>
    <w:rsid w:val="009F070A"/>
    <w:rsid w:val="009F0749"/>
    <w:rsid w:val="009F07D1"/>
    <w:rsid w:val="009F096A"/>
    <w:rsid w:val="009F09AC"/>
    <w:rsid w:val="009F0B2E"/>
    <w:rsid w:val="009F0BFD"/>
    <w:rsid w:val="009F0C19"/>
    <w:rsid w:val="009F0C89"/>
    <w:rsid w:val="009F0CFB"/>
    <w:rsid w:val="009F0E24"/>
    <w:rsid w:val="009F0F12"/>
    <w:rsid w:val="009F0F19"/>
    <w:rsid w:val="009F10E6"/>
    <w:rsid w:val="009F1135"/>
    <w:rsid w:val="009F1242"/>
    <w:rsid w:val="009F128D"/>
    <w:rsid w:val="009F1361"/>
    <w:rsid w:val="009F1450"/>
    <w:rsid w:val="009F160F"/>
    <w:rsid w:val="009F16E4"/>
    <w:rsid w:val="009F1964"/>
    <w:rsid w:val="009F19C2"/>
    <w:rsid w:val="009F1A73"/>
    <w:rsid w:val="009F1AEC"/>
    <w:rsid w:val="009F1B17"/>
    <w:rsid w:val="009F1C0D"/>
    <w:rsid w:val="009F1FA4"/>
    <w:rsid w:val="009F2041"/>
    <w:rsid w:val="009F20C4"/>
    <w:rsid w:val="009F2185"/>
    <w:rsid w:val="009F233B"/>
    <w:rsid w:val="009F236D"/>
    <w:rsid w:val="009F240C"/>
    <w:rsid w:val="009F2413"/>
    <w:rsid w:val="009F242D"/>
    <w:rsid w:val="009F24A2"/>
    <w:rsid w:val="009F25F1"/>
    <w:rsid w:val="009F261C"/>
    <w:rsid w:val="009F2647"/>
    <w:rsid w:val="009F2797"/>
    <w:rsid w:val="009F29D9"/>
    <w:rsid w:val="009F2A9C"/>
    <w:rsid w:val="009F2CA6"/>
    <w:rsid w:val="009F2CF3"/>
    <w:rsid w:val="009F2D80"/>
    <w:rsid w:val="009F2DFB"/>
    <w:rsid w:val="009F2E74"/>
    <w:rsid w:val="009F2FE3"/>
    <w:rsid w:val="009F32CE"/>
    <w:rsid w:val="009F33F6"/>
    <w:rsid w:val="009F33F7"/>
    <w:rsid w:val="009F36E8"/>
    <w:rsid w:val="009F3911"/>
    <w:rsid w:val="009F3AA0"/>
    <w:rsid w:val="009F3BBE"/>
    <w:rsid w:val="009F3C64"/>
    <w:rsid w:val="009F3DFA"/>
    <w:rsid w:val="009F3E0B"/>
    <w:rsid w:val="009F3E75"/>
    <w:rsid w:val="009F3E7E"/>
    <w:rsid w:val="009F3F0A"/>
    <w:rsid w:val="009F4049"/>
    <w:rsid w:val="009F4457"/>
    <w:rsid w:val="009F44D1"/>
    <w:rsid w:val="009F47DA"/>
    <w:rsid w:val="009F4906"/>
    <w:rsid w:val="009F4B58"/>
    <w:rsid w:val="009F4C1F"/>
    <w:rsid w:val="009F5116"/>
    <w:rsid w:val="009F51A0"/>
    <w:rsid w:val="009F5236"/>
    <w:rsid w:val="009F52D5"/>
    <w:rsid w:val="009F53BF"/>
    <w:rsid w:val="009F55A4"/>
    <w:rsid w:val="009F56F9"/>
    <w:rsid w:val="009F5765"/>
    <w:rsid w:val="009F583C"/>
    <w:rsid w:val="009F58A1"/>
    <w:rsid w:val="009F5931"/>
    <w:rsid w:val="009F59E9"/>
    <w:rsid w:val="009F5D4E"/>
    <w:rsid w:val="009F5D97"/>
    <w:rsid w:val="009F5E07"/>
    <w:rsid w:val="009F5FA7"/>
    <w:rsid w:val="009F6084"/>
    <w:rsid w:val="009F6136"/>
    <w:rsid w:val="009F61D1"/>
    <w:rsid w:val="009F6294"/>
    <w:rsid w:val="009F6378"/>
    <w:rsid w:val="009F63B3"/>
    <w:rsid w:val="009F6429"/>
    <w:rsid w:val="009F681C"/>
    <w:rsid w:val="009F6823"/>
    <w:rsid w:val="009F6918"/>
    <w:rsid w:val="009F6990"/>
    <w:rsid w:val="009F69F8"/>
    <w:rsid w:val="009F6E03"/>
    <w:rsid w:val="009F6E3C"/>
    <w:rsid w:val="009F6E83"/>
    <w:rsid w:val="009F6EC1"/>
    <w:rsid w:val="009F6F15"/>
    <w:rsid w:val="009F6F56"/>
    <w:rsid w:val="009F7143"/>
    <w:rsid w:val="009F727C"/>
    <w:rsid w:val="009F728E"/>
    <w:rsid w:val="009F735B"/>
    <w:rsid w:val="009F739C"/>
    <w:rsid w:val="009F73C6"/>
    <w:rsid w:val="009F7543"/>
    <w:rsid w:val="009F761D"/>
    <w:rsid w:val="009F7640"/>
    <w:rsid w:val="009F7684"/>
    <w:rsid w:val="009F769B"/>
    <w:rsid w:val="009F7A01"/>
    <w:rsid w:val="009F7B33"/>
    <w:rsid w:val="009F7BA2"/>
    <w:rsid w:val="009F7E83"/>
    <w:rsid w:val="009F7EF7"/>
    <w:rsid w:val="00A00110"/>
    <w:rsid w:val="00A0015A"/>
    <w:rsid w:val="00A001D8"/>
    <w:rsid w:val="00A00227"/>
    <w:rsid w:val="00A0022E"/>
    <w:rsid w:val="00A0035C"/>
    <w:rsid w:val="00A00423"/>
    <w:rsid w:val="00A0047D"/>
    <w:rsid w:val="00A004B9"/>
    <w:rsid w:val="00A005E0"/>
    <w:rsid w:val="00A008AC"/>
    <w:rsid w:val="00A0094B"/>
    <w:rsid w:val="00A00B19"/>
    <w:rsid w:val="00A00C53"/>
    <w:rsid w:val="00A00C6C"/>
    <w:rsid w:val="00A00DFA"/>
    <w:rsid w:val="00A00E9E"/>
    <w:rsid w:val="00A00EFA"/>
    <w:rsid w:val="00A00F6A"/>
    <w:rsid w:val="00A00FCF"/>
    <w:rsid w:val="00A01098"/>
    <w:rsid w:val="00A010ED"/>
    <w:rsid w:val="00A0151A"/>
    <w:rsid w:val="00A0174B"/>
    <w:rsid w:val="00A0176F"/>
    <w:rsid w:val="00A0187B"/>
    <w:rsid w:val="00A019A5"/>
    <w:rsid w:val="00A01F63"/>
    <w:rsid w:val="00A02056"/>
    <w:rsid w:val="00A0207E"/>
    <w:rsid w:val="00A0213D"/>
    <w:rsid w:val="00A021F7"/>
    <w:rsid w:val="00A02423"/>
    <w:rsid w:val="00A02539"/>
    <w:rsid w:val="00A025BC"/>
    <w:rsid w:val="00A0285B"/>
    <w:rsid w:val="00A02867"/>
    <w:rsid w:val="00A028B8"/>
    <w:rsid w:val="00A02A3B"/>
    <w:rsid w:val="00A02B4C"/>
    <w:rsid w:val="00A02D77"/>
    <w:rsid w:val="00A02DCC"/>
    <w:rsid w:val="00A02FAC"/>
    <w:rsid w:val="00A03048"/>
    <w:rsid w:val="00A0312D"/>
    <w:rsid w:val="00A03130"/>
    <w:rsid w:val="00A03271"/>
    <w:rsid w:val="00A03289"/>
    <w:rsid w:val="00A033A0"/>
    <w:rsid w:val="00A03487"/>
    <w:rsid w:val="00A0370C"/>
    <w:rsid w:val="00A0383B"/>
    <w:rsid w:val="00A039B9"/>
    <w:rsid w:val="00A03B49"/>
    <w:rsid w:val="00A03CCF"/>
    <w:rsid w:val="00A03E86"/>
    <w:rsid w:val="00A03FC6"/>
    <w:rsid w:val="00A04099"/>
    <w:rsid w:val="00A040F7"/>
    <w:rsid w:val="00A04160"/>
    <w:rsid w:val="00A041E6"/>
    <w:rsid w:val="00A04215"/>
    <w:rsid w:val="00A04238"/>
    <w:rsid w:val="00A04524"/>
    <w:rsid w:val="00A0457D"/>
    <w:rsid w:val="00A045EE"/>
    <w:rsid w:val="00A04640"/>
    <w:rsid w:val="00A04641"/>
    <w:rsid w:val="00A04648"/>
    <w:rsid w:val="00A047AF"/>
    <w:rsid w:val="00A0494A"/>
    <w:rsid w:val="00A0498F"/>
    <w:rsid w:val="00A04BB9"/>
    <w:rsid w:val="00A04F35"/>
    <w:rsid w:val="00A05028"/>
    <w:rsid w:val="00A05177"/>
    <w:rsid w:val="00A05259"/>
    <w:rsid w:val="00A052BC"/>
    <w:rsid w:val="00A05379"/>
    <w:rsid w:val="00A0538D"/>
    <w:rsid w:val="00A055AE"/>
    <w:rsid w:val="00A0568E"/>
    <w:rsid w:val="00A056D4"/>
    <w:rsid w:val="00A056EF"/>
    <w:rsid w:val="00A0570F"/>
    <w:rsid w:val="00A05735"/>
    <w:rsid w:val="00A058AA"/>
    <w:rsid w:val="00A059B6"/>
    <w:rsid w:val="00A05A01"/>
    <w:rsid w:val="00A05A1D"/>
    <w:rsid w:val="00A05BF2"/>
    <w:rsid w:val="00A05D5D"/>
    <w:rsid w:val="00A05EE9"/>
    <w:rsid w:val="00A05F82"/>
    <w:rsid w:val="00A0616B"/>
    <w:rsid w:val="00A061A4"/>
    <w:rsid w:val="00A0626D"/>
    <w:rsid w:val="00A062B0"/>
    <w:rsid w:val="00A0648E"/>
    <w:rsid w:val="00A06666"/>
    <w:rsid w:val="00A0669C"/>
    <w:rsid w:val="00A066EF"/>
    <w:rsid w:val="00A068B2"/>
    <w:rsid w:val="00A068B5"/>
    <w:rsid w:val="00A06916"/>
    <w:rsid w:val="00A06B44"/>
    <w:rsid w:val="00A06DB8"/>
    <w:rsid w:val="00A070A8"/>
    <w:rsid w:val="00A07124"/>
    <w:rsid w:val="00A071AA"/>
    <w:rsid w:val="00A072FB"/>
    <w:rsid w:val="00A07363"/>
    <w:rsid w:val="00A0736E"/>
    <w:rsid w:val="00A074CE"/>
    <w:rsid w:val="00A075A6"/>
    <w:rsid w:val="00A076FE"/>
    <w:rsid w:val="00A0780B"/>
    <w:rsid w:val="00A078AE"/>
    <w:rsid w:val="00A07974"/>
    <w:rsid w:val="00A07B16"/>
    <w:rsid w:val="00A07B3C"/>
    <w:rsid w:val="00A07CA5"/>
    <w:rsid w:val="00A07CB6"/>
    <w:rsid w:val="00A07D32"/>
    <w:rsid w:val="00A07D79"/>
    <w:rsid w:val="00A07E76"/>
    <w:rsid w:val="00A07F3A"/>
    <w:rsid w:val="00A100C4"/>
    <w:rsid w:val="00A1026B"/>
    <w:rsid w:val="00A1031F"/>
    <w:rsid w:val="00A10412"/>
    <w:rsid w:val="00A108FC"/>
    <w:rsid w:val="00A10B33"/>
    <w:rsid w:val="00A10B6F"/>
    <w:rsid w:val="00A10C6E"/>
    <w:rsid w:val="00A10C8F"/>
    <w:rsid w:val="00A10EFA"/>
    <w:rsid w:val="00A10FB9"/>
    <w:rsid w:val="00A11215"/>
    <w:rsid w:val="00A112D1"/>
    <w:rsid w:val="00A11326"/>
    <w:rsid w:val="00A1137B"/>
    <w:rsid w:val="00A1147F"/>
    <w:rsid w:val="00A11562"/>
    <w:rsid w:val="00A1157F"/>
    <w:rsid w:val="00A115FD"/>
    <w:rsid w:val="00A118BF"/>
    <w:rsid w:val="00A118DC"/>
    <w:rsid w:val="00A1190C"/>
    <w:rsid w:val="00A11A1B"/>
    <w:rsid w:val="00A11C86"/>
    <w:rsid w:val="00A11D67"/>
    <w:rsid w:val="00A11E2E"/>
    <w:rsid w:val="00A11EB1"/>
    <w:rsid w:val="00A11FD1"/>
    <w:rsid w:val="00A1215C"/>
    <w:rsid w:val="00A123D6"/>
    <w:rsid w:val="00A1262E"/>
    <w:rsid w:val="00A12690"/>
    <w:rsid w:val="00A12819"/>
    <w:rsid w:val="00A12A37"/>
    <w:rsid w:val="00A12A59"/>
    <w:rsid w:val="00A12A9F"/>
    <w:rsid w:val="00A12B5D"/>
    <w:rsid w:val="00A12BBE"/>
    <w:rsid w:val="00A12C6F"/>
    <w:rsid w:val="00A12D9C"/>
    <w:rsid w:val="00A12DAB"/>
    <w:rsid w:val="00A12F0F"/>
    <w:rsid w:val="00A12F6D"/>
    <w:rsid w:val="00A12F9D"/>
    <w:rsid w:val="00A1313F"/>
    <w:rsid w:val="00A1317E"/>
    <w:rsid w:val="00A13356"/>
    <w:rsid w:val="00A133E1"/>
    <w:rsid w:val="00A13503"/>
    <w:rsid w:val="00A13520"/>
    <w:rsid w:val="00A1357D"/>
    <w:rsid w:val="00A13886"/>
    <w:rsid w:val="00A138FB"/>
    <w:rsid w:val="00A13915"/>
    <w:rsid w:val="00A139DF"/>
    <w:rsid w:val="00A13A79"/>
    <w:rsid w:val="00A13CB2"/>
    <w:rsid w:val="00A13EF3"/>
    <w:rsid w:val="00A14060"/>
    <w:rsid w:val="00A1417D"/>
    <w:rsid w:val="00A141F4"/>
    <w:rsid w:val="00A14206"/>
    <w:rsid w:val="00A1421E"/>
    <w:rsid w:val="00A142BB"/>
    <w:rsid w:val="00A14378"/>
    <w:rsid w:val="00A143A8"/>
    <w:rsid w:val="00A143D6"/>
    <w:rsid w:val="00A14577"/>
    <w:rsid w:val="00A145C7"/>
    <w:rsid w:val="00A145EE"/>
    <w:rsid w:val="00A146E7"/>
    <w:rsid w:val="00A1473E"/>
    <w:rsid w:val="00A1497F"/>
    <w:rsid w:val="00A14980"/>
    <w:rsid w:val="00A14A82"/>
    <w:rsid w:val="00A14C97"/>
    <w:rsid w:val="00A14CB9"/>
    <w:rsid w:val="00A14D1F"/>
    <w:rsid w:val="00A14DD1"/>
    <w:rsid w:val="00A14ECC"/>
    <w:rsid w:val="00A151C3"/>
    <w:rsid w:val="00A15247"/>
    <w:rsid w:val="00A15256"/>
    <w:rsid w:val="00A1525B"/>
    <w:rsid w:val="00A153AA"/>
    <w:rsid w:val="00A15476"/>
    <w:rsid w:val="00A15683"/>
    <w:rsid w:val="00A156B0"/>
    <w:rsid w:val="00A156E8"/>
    <w:rsid w:val="00A157CF"/>
    <w:rsid w:val="00A15863"/>
    <w:rsid w:val="00A15870"/>
    <w:rsid w:val="00A158A6"/>
    <w:rsid w:val="00A1592A"/>
    <w:rsid w:val="00A1592B"/>
    <w:rsid w:val="00A1598C"/>
    <w:rsid w:val="00A15A6D"/>
    <w:rsid w:val="00A15B82"/>
    <w:rsid w:val="00A15BB4"/>
    <w:rsid w:val="00A15BDC"/>
    <w:rsid w:val="00A15D88"/>
    <w:rsid w:val="00A15E52"/>
    <w:rsid w:val="00A16032"/>
    <w:rsid w:val="00A160DF"/>
    <w:rsid w:val="00A161F4"/>
    <w:rsid w:val="00A162B3"/>
    <w:rsid w:val="00A162D9"/>
    <w:rsid w:val="00A1637F"/>
    <w:rsid w:val="00A163B1"/>
    <w:rsid w:val="00A1641D"/>
    <w:rsid w:val="00A1653B"/>
    <w:rsid w:val="00A16574"/>
    <w:rsid w:val="00A1659E"/>
    <w:rsid w:val="00A16651"/>
    <w:rsid w:val="00A16898"/>
    <w:rsid w:val="00A16947"/>
    <w:rsid w:val="00A169ED"/>
    <w:rsid w:val="00A169FF"/>
    <w:rsid w:val="00A16BC4"/>
    <w:rsid w:val="00A16BE2"/>
    <w:rsid w:val="00A16C62"/>
    <w:rsid w:val="00A16DDF"/>
    <w:rsid w:val="00A16E7C"/>
    <w:rsid w:val="00A16F07"/>
    <w:rsid w:val="00A16FEC"/>
    <w:rsid w:val="00A170D5"/>
    <w:rsid w:val="00A17247"/>
    <w:rsid w:val="00A1728D"/>
    <w:rsid w:val="00A172E8"/>
    <w:rsid w:val="00A173B5"/>
    <w:rsid w:val="00A173D8"/>
    <w:rsid w:val="00A17655"/>
    <w:rsid w:val="00A176A8"/>
    <w:rsid w:val="00A176F8"/>
    <w:rsid w:val="00A1772D"/>
    <w:rsid w:val="00A17A04"/>
    <w:rsid w:val="00A17ABA"/>
    <w:rsid w:val="00A17B40"/>
    <w:rsid w:val="00A17B4C"/>
    <w:rsid w:val="00A17C71"/>
    <w:rsid w:val="00A17CB6"/>
    <w:rsid w:val="00A17CF8"/>
    <w:rsid w:val="00A17D2E"/>
    <w:rsid w:val="00A17E65"/>
    <w:rsid w:val="00A17FBA"/>
    <w:rsid w:val="00A17FD8"/>
    <w:rsid w:val="00A2011D"/>
    <w:rsid w:val="00A20343"/>
    <w:rsid w:val="00A203B4"/>
    <w:rsid w:val="00A204C1"/>
    <w:rsid w:val="00A2067E"/>
    <w:rsid w:val="00A206AF"/>
    <w:rsid w:val="00A207CE"/>
    <w:rsid w:val="00A208FD"/>
    <w:rsid w:val="00A20922"/>
    <w:rsid w:val="00A2096B"/>
    <w:rsid w:val="00A20B47"/>
    <w:rsid w:val="00A20D9D"/>
    <w:rsid w:val="00A20EFF"/>
    <w:rsid w:val="00A2109A"/>
    <w:rsid w:val="00A211CE"/>
    <w:rsid w:val="00A2123F"/>
    <w:rsid w:val="00A2126F"/>
    <w:rsid w:val="00A21545"/>
    <w:rsid w:val="00A2160A"/>
    <w:rsid w:val="00A216C5"/>
    <w:rsid w:val="00A2177C"/>
    <w:rsid w:val="00A2182C"/>
    <w:rsid w:val="00A21858"/>
    <w:rsid w:val="00A21A4A"/>
    <w:rsid w:val="00A21AE9"/>
    <w:rsid w:val="00A21B2C"/>
    <w:rsid w:val="00A21C39"/>
    <w:rsid w:val="00A21C40"/>
    <w:rsid w:val="00A21CF6"/>
    <w:rsid w:val="00A21D20"/>
    <w:rsid w:val="00A21D5D"/>
    <w:rsid w:val="00A21EDA"/>
    <w:rsid w:val="00A21F63"/>
    <w:rsid w:val="00A21FAD"/>
    <w:rsid w:val="00A21FED"/>
    <w:rsid w:val="00A22020"/>
    <w:rsid w:val="00A22262"/>
    <w:rsid w:val="00A22277"/>
    <w:rsid w:val="00A22280"/>
    <w:rsid w:val="00A222ED"/>
    <w:rsid w:val="00A22651"/>
    <w:rsid w:val="00A2265C"/>
    <w:rsid w:val="00A22664"/>
    <w:rsid w:val="00A2278A"/>
    <w:rsid w:val="00A227D2"/>
    <w:rsid w:val="00A22807"/>
    <w:rsid w:val="00A22906"/>
    <w:rsid w:val="00A22A00"/>
    <w:rsid w:val="00A22AF5"/>
    <w:rsid w:val="00A22B01"/>
    <w:rsid w:val="00A22DAA"/>
    <w:rsid w:val="00A22DAD"/>
    <w:rsid w:val="00A22E58"/>
    <w:rsid w:val="00A22FB7"/>
    <w:rsid w:val="00A230A7"/>
    <w:rsid w:val="00A230AE"/>
    <w:rsid w:val="00A23180"/>
    <w:rsid w:val="00A23473"/>
    <w:rsid w:val="00A23482"/>
    <w:rsid w:val="00A234F6"/>
    <w:rsid w:val="00A23560"/>
    <w:rsid w:val="00A235C9"/>
    <w:rsid w:val="00A23736"/>
    <w:rsid w:val="00A237A9"/>
    <w:rsid w:val="00A23849"/>
    <w:rsid w:val="00A238BE"/>
    <w:rsid w:val="00A23903"/>
    <w:rsid w:val="00A23960"/>
    <w:rsid w:val="00A23BBA"/>
    <w:rsid w:val="00A23D6A"/>
    <w:rsid w:val="00A23D91"/>
    <w:rsid w:val="00A23D92"/>
    <w:rsid w:val="00A23DBE"/>
    <w:rsid w:val="00A23E40"/>
    <w:rsid w:val="00A23ED3"/>
    <w:rsid w:val="00A24021"/>
    <w:rsid w:val="00A24216"/>
    <w:rsid w:val="00A246D9"/>
    <w:rsid w:val="00A24827"/>
    <w:rsid w:val="00A24949"/>
    <w:rsid w:val="00A249DB"/>
    <w:rsid w:val="00A24AD6"/>
    <w:rsid w:val="00A24BA4"/>
    <w:rsid w:val="00A24CB5"/>
    <w:rsid w:val="00A24D2E"/>
    <w:rsid w:val="00A24D98"/>
    <w:rsid w:val="00A24E5A"/>
    <w:rsid w:val="00A24EB4"/>
    <w:rsid w:val="00A24FA8"/>
    <w:rsid w:val="00A250AC"/>
    <w:rsid w:val="00A250AF"/>
    <w:rsid w:val="00A250BE"/>
    <w:rsid w:val="00A2516B"/>
    <w:rsid w:val="00A2521C"/>
    <w:rsid w:val="00A25279"/>
    <w:rsid w:val="00A2539E"/>
    <w:rsid w:val="00A253EC"/>
    <w:rsid w:val="00A2556B"/>
    <w:rsid w:val="00A25865"/>
    <w:rsid w:val="00A2597E"/>
    <w:rsid w:val="00A25AA0"/>
    <w:rsid w:val="00A25AC8"/>
    <w:rsid w:val="00A25AE8"/>
    <w:rsid w:val="00A25BF8"/>
    <w:rsid w:val="00A25C2D"/>
    <w:rsid w:val="00A25C67"/>
    <w:rsid w:val="00A25CBD"/>
    <w:rsid w:val="00A25E28"/>
    <w:rsid w:val="00A262AA"/>
    <w:rsid w:val="00A262C6"/>
    <w:rsid w:val="00A263C5"/>
    <w:rsid w:val="00A2642D"/>
    <w:rsid w:val="00A26448"/>
    <w:rsid w:val="00A264F1"/>
    <w:rsid w:val="00A26751"/>
    <w:rsid w:val="00A26B3D"/>
    <w:rsid w:val="00A26D42"/>
    <w:rsid w:val="00A26D45"/>
    <w:rsid w:val="00A27073"/>
    <w:rsid w:val="00A2707E"/>
    <w:rsid w:val="00A270B0"/>
    <w:rsid w:val="00A274BB"/>
    <w:rsid w:val="00A275BE"/>
    <w:rsid w:val="00A2777E"/>
    <w:rsid w:val="00A27793"/>
    <w:rsid w:val="00A277DC"/>
    <w:rsid w:val="00A2784B"/>
    <w:rsid w:val="00A2786F"/>
    <w:rsid w:val="00A27AD4"/>
    <w:rsid w:val="00A27B2E"/>
    <w:rsid w:val="00A27DDB"/>
    <w:rsid w:val="00A27EA4"/>
    <w:rsid w:val="00A27EC6"/>
    <w:rsid w:val="00A27F15"/>
    <w:rsid w:val="00A27F76"/>
    <w:rsid w:val="00A27F87"/>
    <w:rsid w:val="00A27FF7"/>
    <w:rsid w:val="00A302B2"/>
    <w:rsid w:val="00A30314"/>
    <w:rsid w:val="00A303B7"/>
    <w:rsid w:val="00A3057E"/>
    <w:rsid w:val="00A30594"/>
    <w:rsid w:val="00A307BC"/>
    <w:rsid w:val="00A3085A"/>
    <w:rsid w:val="00A308BF"/>
    <w:rsid w:val="00A30913"/>
    <w:rsid w:val="00A30C85"/>
    <w:rsid w:val="00A30CF0"/>
    <w:rsid w:val="00A30E22"/>
    <w:rsid w:val="00A30EF9"/>
    <w:rsid w:val="00A30F92"/>
    <w:rsid w:val="00A30FDE"/>
    <w:rsid w:val="00A31010"/>
    <w:rsid w:val="00A31158"/>
    <w:rsid w:val="00A3129A"/>
    <w:rsid w:val="00A3135B"/>
    <w:rsid w:val="00A3162A"/>
    <w:rsid w:val="00A316EB"/>
    <w:rsid w:val="00A31701"/>
    <w:rsid w:val="00A31773"/>
    <w:rsid w:val="00A31807"/>
    <w:rsid w:val="00A31B65"/>
    <w:rsid w:val="00A31BF9"/>
    <w:rsid w:val="00A31D09"/>
    <w:rsid w:val="00A31DA4"/>
    <w:rsid w:val="00A31E79"/>
    <w:rsid w:val="00A31ED1"/>
    <w:rsid w:val="00A32080"/>
    <w:rsid w:val="00A3210F"/>
    <w:rsid w:val="00A3218D"/>
    <w:rsid w:val="00A321A9"/>
    <w:rsid w:val="00A321B4"/>
    <w:rsid w:val="00A32538"/>
    <w:rsid w:val="00A3263C"/>
    <w:rsid w:val="00A3264B"/>
    <w:rsid w:val="00A32653"/>
    <w:rsid w:val="00A326BB"/>
    <w:rsid w:val="00A32709"/>
    <w:rsid w:val="00A327A0"/>
    <w:rsid w:val="00A3284D"/>
    <w:rsid w:val="00A329F0"/>
    <w:rsid w:val="00A32DD3"/>
    <w:rsid w:val="00A32EAF"/>
    <w:rsid w:val="00A32F63"/>
    <w:rsid w:val="00A33034"/>
    <w:rsid w:val="00A331C9"/>
    <w:rsid w:val="00A332A1"/>
    <w:rsid w:val="00A332EB"/>
    <w:rsid w:val="00A3341C"/>
    <w:rsid w:val="00A334BC"/>
    <w:rsid w:val="00A3368D"/>
    <w:rsid w:val="00A33733"/>
    <w:rsid w:val="00A3380B"/>
    <w:rsid w:val="00A33888"/>
    <w:rsid w:val="00A33A7C"/>
    <w:rsid w:val="00A33B40"/>
    <w:rsid w:val="00A33D8A"/>
    <w:rsid w:val="00A34013"/>
    <w:rsid w:val="00A3401C"/>
    <w:rsid w:val="00A340CE"/>
    <w:rsid w:val="00A341A4"/>
    <w:rsid w:val="00A34476"/>
    <w:rsid w:val="00A344BE"/>
    <w:rsid w:val="00A34577"/>
    <w:rsid w:val="00A346B6"/>
    <w:rsid w:val="00A346FB"/>
    <w:rsid w:val="00A34AC7"/>
    <w:rsid w:val="00A34B37"/>
    <w:rsid w:val="00A34C82"/>
    <w:rsid w:val="00A34F8C"/>
    <w:rsid w:val="00A34FDF"/>
    <w:rsid w:val="00A35020"/>
    <w:rsid w:val="00A35077"/>
    <w:rsid w:val="00A351D9"/>
    <w:rsid w:val="00A352FE"/>
    <w:rsid w:val="00A355E5"/>
    <w:rsid w:val="00A356F8"/>
    <w:rsid w:val="00A35784"/>
    <w:rsid w:val="00A358CC"/>
    <w:rsid w:val="00A35972"/>
    <w:rsid w:val="00A359B6"/>
    <w:rsid w:val="00A35A00"/>
    <w:rsid w:val="00A35C18"/>
    <w:rsid w:val="00A35CDC"/>
    <w:rsid w:val="00A35DBF"/>
    <w:rsid w:val="00A35DF1"/>
    <w:rsid w:val="00A35E5E"/>
    <w:rsid w:val="00A35EC0"/>
    <w:rsid w:val="00A35EE8"/>
    <w:rsid w:val="00A35F15"/>
    <w:rsid w:val="00A35F49"/>
    <w:rsid w:val="00A36072"/>
    <w:rsid w:val="00A3608A"/>
    <w:rsid w:val="00A36099"/>
    <w:rsid w:val="00A362D1"/>
    <w:rsid w:val="00A3634B"/>
    <w:rsid w:val="00A3635A"/>
    <w:rsid w:val="00A364F4"/>
    <w:rsid w:val="00A3651E"/>
    <w:rsid w:val="00A3658E"/>
    <w:rsid w:val="00A366D3"/>
    <w:rsid w:val="00A36708"/>
    <w:rsid w:val="00A36868"/>
    <w:rsid w:val="00A368BF"/>
    <w:rsid w:val="00A369DD"/>
    <w:rsid w:val="00A36BD4"/>
    <w:rsid w:val="00A36BDF"/>
    <w:rsid w:val="00A36C54"/>
    <w:rsid w:val="00A36CCD"/>
    <w:rsid w:val="00A36D44"/>
    <w:rsid w:val="00A36D6D"/>
    <w:rsid w:val="00A36D95"/>
    <w:rsid w:val="00A36E7A"/>
    <w:rsid w:val="00A36FC2"/>
    <w:rsid w:val="00A36FEF"/>
    <w:rsid w:val="00A372A9"/>
    <w:rsid w:val="00A374A8"/>
    <w:rsid w:val="00A37572"/>
    <w:rsid w:val="00A3757D"/>
    <w:rsid w:val="00A375DF"/>
    <w:rsid w:val="00A3777D"/>
    <w:rsid w:val="00A37822"/>
    <w:rsid w:val="00A3782E"/>
    <w:rsid w:val="00A378CA"/>
    <w:rsid w:val="00A378E5"/>
    <w:rsid w:val="00A3798C"/>
    <w:rsid w:val="00A37994"/>
    <w:rsid w:val="00A379FF"/>
    <w:rsid w:val="00A37A7C"/>
    <w:rsid w:val="00A37AEE"/>
    <w:rsid w:val="00A37B11"/>
    <w:rsid w:val="00A37C8A"/>
    <w:rsid w:val="00A37D3F"/>
    <w:rsid w:val="00A37DCB"/>
    <w:rsid w:val="00A37DD8"/>
    <w:rsid w:val="00A37E98"/>
    <w:rsid w:val="00A37F3A"/>
    <w:rsid w:val="00A40197"/>
    <w:rsid w:val="00A401A4"/>
    <w:rsid w:val="00A401F5"/>
    <w:rsid w:val="00A40317"/>
    <w:rsid w:val="00A403A5"/>
    <w:rsid w:val="00A4042B"/>
    <w:rsid w:val="00A40476"/>
    <w:rsid w:val="00A40525"/>
    <w:rsid w:val="00A40554"/>
    <w:rsid w:val="00A40621"/>
    <w:rsid w:val="00A40664"/>
    <w:rsid w:val="00A406E5"/>
    <w:rsid w:val="00A407F5"/>
    <w:rsid w:val="00A409A1"/>
    <w:rsid w:val="00A40A11"/>
    <w:rsid w:val="00A40A25"/>
    <w:rsid w:val="00A40A42"/>
    <w:rsid w:val="00A40AFB"/>
    <w:rsid w:val="00A40F7D"/>
    <w:rsid w:val="00A41173"/>
    <w:rsid w:val="00A41226"/>
    <w:rsid w:val="00A41256"/>
    <w:rsid w:val="00A4135B"/>
    <w:rsid w:val="00A41366"/>
    <w:rsid w:val="00A414EE"/>
    <w:rsid w:val="00A41536"/>
    <w:rsid w:val="00A415F5"/>
    <w:rsid w:val="00A4168C"/>
    <w:rsid w:val="00A4171A"/>
    <w:rsid w:val="00A41723"/>
    <w:rsid w:val="00A41786"/>
    <w:rsid w:val="00A41A57"/>
    <w:rsid w:val="00A41AD1"/>
    <w:rsid w:val="00A41BA1"/>
    <w:rsid w:val="00A41E3C"/>
    <w:rsid w:val="00A42007"/>
    <w:rsid w:val="00A4222D"/>
    <w:rsid w:val="00A42323"/>
    <w:rsid w:val="00A42433"/>
    <w:rsid w:val="00A4266F"/>
    <w:rsid w:val="00A426A2"/>
    <w:rsid w:val="00A427A6"/>
    <w:rsid w:val="00A427D3"/>
    <w:rsid w:val="00A42945"/>
    <w:rsid w:val="00A42994"/>
    <w:rsid w:val="00A42A5F"/>
    <w:rsid w:val="00A42CB4"/>
    <w:rsid w:val="00A42D0C"/>
    <w:rsid w:val="00A42D88"/>
    <w:rsid w:val="00A42DE5"/>
    <w:rsid w:val="00A42EEE"/>
    <w:rsid w:val="00A42F93"/>
    <w:rsid w:val="00A42FB9"/>
    <w:rsid w:val="00A4311A"/>
    <w:rsid w:val="00A43222"/>
    <w:rsid w:val="00A4329E"/>
    <w:rsid w:val="00A43388"/>
    <w:rsid w:val="00A43398"/>
    <w:rsid w:val="00A43463"/>
    <w:rsid w:val="00A434FF"/>
    <w:rsid w:val="00A4351C"/>
    <w:rsid w:val="00A43655"/>
    <w:rsid w:val="00A4378F"/>
    <w:rsid w:val="00A437D4"/>
    <w:rsid w:val="00A43982"/>
    <w:rsid w:val="00A4399B"/>
    <w:rsid w:val="00A439A9"/>
    <w:rsid w:val="00A43A53"/>
    <w:rsid w:val="00A43AD8"/>
    <w:rsid w:val="00A43AD9"/>
    <w:rsid w:val="00A43BDD"/>
    <w:rsid w:val="00A43E32"/>
    <w:rsid w:val="00A43E5D"/>
    <w:rsid w:val="00A43E67"/>
    <w:rsid w:val="00A43EF2"/>
    <w:rsid w:val="00A43F4A"/>
    <w:rsid w:val="00A43F59"/>
    <w:rsid w:val="00A43FDF"/>
    <w:rsid w:val="00A441A4"/>
    <w:rsid w:val="00A44759"/>
    <w:rsid w:val="00A447A3"/>
    <w:rsid w:val="00A447DE"/>
    <w:rsid w:val="00A4480B"/>
    <w:rsid w:val="00A44811"/>
    <w:rsid w:val="00A44932"/>
    <w:rsid w:val="00A449BA"/>
    <w:rsid w:val="00A44A0C"/>
    <w:rsid w:val="00A44A11"/>
    <w:rsid w:val="00A44BDA"/>
    <w:rsid w:val="00A44F15"/>
    <w:rsid w:val="00A44F77"/>
    <w:rsid w:val="00A4503B"/>
    <w:rsid w:val="00A4510E"/>
    <w:rsid w:val="00A4515F"/>
    <w:rsid w:val="00A4554C"/>
    <w:rsid w:val="00A4568B"/>
    <w:rsid w:val="00A45905"/>
    <w:rsid w:val="00A45AD6"/>
    <w:rsid w:val="00A45B22"/>
    <w:rsid w:val="00A45D49"/>
    <w:rsid w:val="00A45DF1"/>
    <w:rsid w:val="00A45EF5"/>
    <w:rsid w:val="00A45F4B"/>
    <w:rsid w:val="00A46068"/>
    <w:rsid w:val="00A46101"/>
    <w:rsid w:val="00A46139"/>
    <w:rsid w:val="00A46191"/>
    <w:rsid w:val="00A4645E"/>
    <w:rsid w:val="00A46461"/>
    <w:rsid w:val="00A464A7"/>
    <w:rsid w:val="00A4653B"/>
    <w:rsid w:val="00A46596"/>
    <w:rsid w:val="00A46606"/>
    <w:rsid w:val="00A46648"/>
    <w:rsid w:val="00A46942"/>
    <w:rsid w:val="00A4696C"/>
    <w:rsid w:val="00A469EF"/>
    <w:rsid w:val="00A46A96"/>
    <w:rsid w:val="00A46ABA"/>
    <w:rsid w:val="00A46BA5"/>
    <w:rsid w:val="00A46BDC"/>
    <w:rsid w:val="00A46C1A"/>
    <w:rsid w:val="00A46DBD"/>
    <w:rsid w:val="00A46F89"/>
    <w:rsid w:val="00A46FC4"/>
    <w:rsid w:val="00A470FD"/>
    <w:rsid w:val="00A471C3"/>
    <w:rsid w:val="00A47298"/>
    <w:rsid w:val="00A473BC"/>
    <w:rsid w:val="00A476FE"/>
    <w:rsid w:val="00A4776B"/>
    <w:rsid w:val="00A47804"/>
    <w:rsid w:val="00A4781F"/>
    <w:rsid w:val="00A47957"/>
    <w:rsid w:val="00A47A07"/>
    <w:rsid w:val="00A47AB7"/>
    <w:rsid w:val="00A47C3D"/>
    <w:rsid w:val="00A47C9D"/>
    <w:rsid w:val="00A47D41"/>
    <w:rsid w:val="00A47D82"/>
    <w:rsid w:val="00A47DE2"/>
    <w:rsid w:val="00A47E1A"/>
    <w:rsid w:val="00A47FC9"/>
    <w:rsid w:val="00A5013C"/>
    <w:rsid w:val="00A5031B"/>
    <w:rsid w:val="00A50389"/>
    <w:rsid w:val="00A50408"/>
    <w:rsid w:val="00A5062F"/>
    <w:rsid w:val="00A5075A"/>
    <w:rsid w:val="00A508E6"/>
    <w:rsid w:val="00A508F4"/>
    <w:rsid w:val="00A50B59"/>
    <w:rsid w:val="00A50B8F"/>
    <w:rsid w:val="00A50C1A"/>
    <w:rsid w:val="00A50C3D"/>
    <w:rsid w:val="00A50D11"/>
    <w:rsid w:val="00A50DCC"/>
    <w:rsid w:val="00A50F21"/>
    <w:rsid w:val="00A51007"/>
    <w:rsid w:val="00A51017"/>
    <w:rsid w:val="00A511B6"/>
    <w:rsid w:val="00A5126E"/>
    <w:rsid w:val="00A51406"/>
    <w:rsid w:val="00A514FA"/>
    <w:rsid w:val="00A515CA"/>
    <w:rsid w:val="00A515CC"/>
    <w:rsid w:val="00A51873"/>
    <w:rsid w:val="00A51904"/>
    <w:rsid w:val="00A51991"/>
    <w:rsid w:val="00A519D8"/>
    <w:rsid w:val="00A51A79"/>
    <w:rsid w:val="00A51AE2"/>
    <w:rsid w:val="00A51B68"/>
    <w:rsid w:val="00A51BAA"/>
    <w:rsid w:val="00A51C99"/>
    <w:rsid w:val="00A51D80"/>
    <w:rsid w:val="00A51E13"/>
    <w:rsid w:val="00A51EF4"/>
    <w:rsid w:val="00A52160"/>
    <w:rsid w:val="00A52253"/>
    <w:rsid w:val="00A5236A"/>
    <w:rsid w:val="00A523AB"/>
    <w:rsid w:val="00A52547"/>
    <w:rsid w:val="00A52550"/>
    <w:rsid w:val="00A52652"/>
    <w:rsid w:val="00A52665"/>
    <w:rsid w:val="00A52781"/>
    <w:rsid w:val="00A52951"/>
    <w:rsid w:val="00A52998"/>
    <w:rsid w:val="00A52A97"/>
    <w:rsid w:val="00A52B2E"/>
    <w:rsid w:val="00A52CBE"/>
    <w:rsid w:val="00A52DD8"/>
    <w:rsid w:val="00A52F44"/>
    <w:rsid w:val="00A52F7B"/>
    <w:rsid w:val="00A52FA9"/>
    <w:rsid w:val="00A53064"/>
    <w:rsid w:val="00A53089"/>
    <w:rsid w:val="00A532EC"/>
    <w:rsid w:val="00A533BC"/>
    <w:rsid w:val="00A5349C"/>
    <w:rsid w:val="00A534A7"/>
    <w:rsid w:val="00A535A1"/>
    <w:rsid w:val="00A5360C"/>
    <w:rsid w:val="00A53694"/>
    <w:rsid w:val="00A53750"/>
    <w:rsid w:val="00A53759"/>
    <w:rsid w:val="00A537BC"/>
    <w:rsid w:val="00A53845"/>
    <w:rsid w:val="00A5387E"/>
    <w:rsid w:val="00A538E1"/>
    <w:rsid w:val="00A53957"/>
    <w:rsid w:val="00A53AE6"/>
    <w:rsid w:val="00A53B9F"/>
    <w:rsid w:val="00A53BED"/>
    <w:rsid w:val="00A53C06"/>
    <w:rsid w:val="00A53C3F"/>
    <w:rsid w:val="00A53D75"/>
    <w:rsid w:val="00A53F2D"/>
    <w:rsid w:val="00A53FC3"/>
    <w:rsid w:val="00A53FEF"/>
    <w:rsid w:val="00A54372"/>
    <w:rsid w:val="00A543B9"/>
    <w:rsid w:val="00A543FC"/>
    <w:rsid w:val="00A5442F"/>
    <w:rsid w:val="00A54449"/>
    <w:rsid w:val="00A5460B"/>
    <w:rsid w:val="00A54629"/>
    <w:rsid w:val="00A5485F"/>
    <w:rsid w:val="00A54C11"/>
    <w:rsid w:val="00A54D0F"/>
    <w:rsid w:val="00A54E49"/>
    <w:rsid w:val="00A54FC8"/>
    <w:rsid w:val="00A5509E"/>
    <w:rsid w:val="00A55152"/>
    <w:rsid w:val="00A551EF"/>
    <w:rsid w:val="00A5526D"/>
    <w:rsid w:val="00A5528C"/>
    <w:rsid w:val="00A55320"/>
    <w:rsid w:val="00A553AD"/>
    <w:rsid w:val="00A553B8"/>
    <w:rsid w:val="00A554AD"/>
    <w:rsid w:val="00A554BC"/>
    <w:rsid w:val="00A554E1"/>
    <w:rsid w:val="00A5562F"/>
    <w:rsid w:val="00A558F9"/>
    <w:rsid w:val="00A55944"/>
    <w:rsid w:val="00A55DB7"/>
    <w:rsid w:val="00A55DD3"/>
    <w:rsid w:val="00A55EFD"/>
    <w:rsid w:val="00A55FAE"/>
    <w:rsid w:val="00A560E0"/>
    <w:rsid w:val="00A561D8"/>
    <w:rsid w:val="00A56214"/>
    <w:rsid w:val="00A56293"/>
    <w:rsid w:val="00A562BA"/>
    <w:rsid w:val="00A562CB"/>
    <w:rsid w:val="00A56337"/>
    <w:rsid w:val="00A56487"/>
    <w:rsid w:val="00A564B2"/>
    <w:rsid w:val="00A566A2"/>
    <w:rsid w:val="00A566CB"/>
    <w:rsid w:val="00A56700"/>
    <w:rsid w:val="00A5673C"/>
    <w:rsid w:val="00A56761"/>
    <w:rsid w:val="00A567EC"/>
    <w:rsid w:val="00A56A5B"/>
    <w:rsid w:val="00A56C15"/>
    <w:rsid w:val="00A56D29"/>
    <w:rsid w:val="00A56E9B"/>
    <w:rsid w:val="00A56EB7"/>
    <w:rsid w:val="00A56F78"/>
    <w:rsid w:val="00A56FB2"/>
    <w:rsid w:val="00A5701E"/>
    <w:rsid w:val="00A57038"/>
    <w:rsid w:val="00A5711A"/>
    <w:rsid w:val="00A5714A"/>
    <w:rsid w:val="00A573B0"/>
    <w:rsid w:val="00A573F5"/>
    <w:rsid w:val="00A5748F"/>
    <w:rsid w:val="00A574ED"/>
    <w:rsid w:val="00A575A6"/>
    <w:rsid w:val="00A578B9"/>
    <w:rsid w:val="00A578E3"/>
    <w:rsid w:val="00A5795B"/>
    <w:rsid w:val="00A57A2F"/>
    <w:rsid w:val="00A57BB5"/>
    <w:rsid w:val="00A57BFA"/>
    <w:rsid w:val="00A57C0E"/>
    <w:rsid w:val="00A57CF5"/>
    <w:rsid w:val="00A57DAC"/>
    <w:rsid w:val="00A57E65"/>
    <w:rsid w:val="00A57EAD"/>
    <w:rsid w:val="00A60118"/>
    <w:rsid w:val="00A60296"/>
    <w:rsid w:val="00A60390"/>
    <w:rsid w:val="00A60393"/>
    <w:rsid w:val="00A603D1"/>
    <w:rsid w:val="00A603F2"/>
    <w:rsid w:val="00A60426"/>
    <w:rsid w:val="00A6042E"/>
    <w:rsid w:val="00A6048D"/>
    <w:rsid w:val="00A604D5"/>
    <w:rsid w:val="00A604DC"/>
    <w:rsid w:val="00A60570"/>
    <w:rsid w:val="00A60716"/>
    <w:rsid w:val="00A6095C"/>
    <w:rsid w:val="00A60A23"/>
    <w:rsid w:val="00A60B46"/>
    <w:rsid w:val="00A60C01"/>
    <w:rsid w:val="00A60C04"/>
    <w:rsid w:val="00A60CF9"/>
    <w:rsid w:val="00A60DA2"/>
    <w:rsid w:val="00A60E34"/>
    <w:rsid w:val="00A60F43"/>
    <w:rsid w:val="00A60FF0"/>
    <w:rsid w:val="00A61012"/>
    <w:rsid w:val="00A61111"/>
    <w:rsid w:val="00A6147F"/>
    <w:rsid w:val="00A61564"/>
    <w:rsid w:val="00A61603"/>
    <w:rsid w:val="00A61713"/>
    <w:rsid w:val="00A617A2"/>
    <w:rsid w:val="00A617DF"/>
    <w:rsid w:val="00A6195A"/>
    <w:rsid w:val="00A61A0B"/>
    <w:rsid w:val="00A61B35"/>
    <w:rsid w:val="00A61DFD"/>
    <w:rsid w:val="00A6203A"/>
    <w:rsid w:val="00A6203B"/>
    <w:rsid w:val="00A6215E"/>
    <w:rsid w:val="00A624A7"/>
    <w:rsid w:val="00A62583"/>
    <w:rsid w:val="00A62610"/>
    <w:rsid w:val="00A62783"/>
    <w:rsid w:val="00A62848"/>
    <w:rsid w:val="00A62849"/>
    <w:rsid w:val="00A62EDF"/>
    <w:rsid w:val="00A62F4A"/>
    <w:rsid w:val="00A62FC0"/>
    <w:rsid w:val="00A6307A"/>
    <w:rsid w:val="00A63294"/>
    <w:rsid w:val="00A632FA"/>
    <w:rsid w:val="00A63334"/>
    <w:rsid w:val="00A63675"/>
    <w:rsid w:val="00A638AE"/>
    <w:rsid w:val="00A638C7"/>
    <w:rsid w:val="00A639A1"/>
    <w:rsid w:val="00A639CF"/>
    <w:rsid w:val="00A63AB3"/>
    <w:rsid w:val="00A63B2F"/>
    <w:rsid w:val="00A63BA3"/>
    <w:rsid w:val="00A63BBF"/>
    <w:rsid w:val="00A63C2F"/>
    <w:rsid w:val="00A63D62"/>
    <w:rsid w:val="00A63F10"/>
    <w:rsid w:val="00A63F2F"/>
    <w:rsid w:val="00A640F2"/>
    <w:rsid w:val="00A641D3"/>
    <w:rsid w:val="00A642F4"/>
    <w:rsid w:val="00A643A5"/>
    <w:rsid w:val="00A644DE"/>
    <w:rsid w:val="00A645B9"/>
    <w:rsid w:val="00A6473B"/>
    <w:rsid w:val="00A64828"/>
    <w:rsid w:val="00A64848"/>
    <w:rsid w:val="00A648FC"/>
    <w:rsid w:val="00A64942"/>
    <w:rsid w:val="00A6499A"/>
    <w:rsid w:val="00A64A25"/>
    <w:rsid w:val="00A64BC0"/>
    <w:rsid w:val="00A64EA8"/>
    <w:rsid w:val="00A64F5B"/>
    <w:rsid w:val="00A65319"/>
    <w:rsid w:val="00A653E5"/>
    <w:rsid w:val="00A654E4"/>
    <w:rsid w:val="00A65547"/>
    <w:rsid w:val="00A6554E"/>
    <w:rsid w:val="00A6558F"/>
    <w:rsid w:val="00A65798"/>
    <w:rsid w:val="00A65A7E"/>
    <w:rsid w:val="00A65CCE"/>
    <w:rsid w:val="00A65E7E"/>
    <w:rsid w:val="00A65E81"/>
    <w:rsid w:val="00A65F29"/>
    <w:rsid w:val="00A65F75"/>
    <w:rsid w:val="00A65FA5"/>
    <w:rsid w:val="00A65FBE"/>
    <w:rsid w:val="00A662A7"/>
    <w:rsid w:val="00A662E1"/>
    <w:rsid w:val="00A66461"/>
    <w:rsid w:val="00A664EF"/>
    <w:rsid w:val="00A6674B"/>
    <w:rsid w:val="00A6676F"/>
    <w:rsid w:val="00A667E6"/>
    <w:rsid w:val="00A6685B"/>
    <w:rsid w:val="00A66AD1"/>
    <w:rsid w:val="00A66B38"/>
    <w:rsid w:val="00A66EA6"/>
    <w:rsid w:val="00A66EAA"/>
    <w:rsid w:val="00A66EE2"/>
    <w:rsid w:val="00A67048"/>
    <w:rsid w:val="00A670E0"/>
    <w:rsid w:val="00A6734B"/>
    <w:rsid w:val="00A6737E"/>
    <w:rsid w:val="00A67655"/>
    <w:rsid w:val="00A6767A"/>
    <w:rsid w:val="00A677AD"/>
    <w:rsid w:val="00A6787D"/>
    <w:rsid w:val="00A67B10"/>
    <w:rsid w:val="00A67BE1"/>
    <w:rsid w:val="00A67C71"/>
    <w:rsid w:val="00A67CA0"/>
    <w:rsid w:val="00A67DAE"/>
    <w:rsid w:val="00A67FC4"/>
    <w:rsid w:val="00A7002A"/>
    <w:rsid w:val="00A7017C"/>
    <w:rsid w:val="00A70221"/>
    <w:rsid w:val="00A70328"/>
    <w:rsid w:val="00A70564"/>
    <w:rsid w:val="00A70630"/>
    <w:rsid w:val="00A7066E"/>
    <w:rsid w:val="00A706CB"/>
    <w:rsid w:val="00A707C2"/>
    <w:rsid w:val="00A707CD"/>
    <w:rsid w:val="00A70801"/>
    <w:rsid w:val="00A709A1"/>
    <w:rsid w:val="00A709D0"/>
    <w:rsid w:val="00A70AC5"/>
    <w:rsid w:val="00A70B92"/>
    <w:rsid w:val="00A70B9A"/>
    <w:rsid w:val="00A70CC3"/>
    <w:rsid w:val="00A70F4C"/>
    <w:rsid w:val="00A70F57"/>
    <w:rsid w:val="00A70FF1"/>
    <w:rsid w:val="00A710CB"/>
    <w:rsid w:val="00A7155B"/>
    <w:rsid w:val="00A7156F"/>
    <w:rsid w:val="00A716BD"/>
    <w:rsid w:val="00A71722"/>
    <w:rsid w:val="00A71851"/>
    <w:rsid w:val="00A71879"/>
    <w:rsid w:val="00A71898"/>
    <w:rsid w:val="00A71959"/>
    <w:rsid w:val="00A719CE"/>
    <w:rsid w:val="00A71A6A"/>
    <w:rsid w:val="00A71B20"/>
    <w:rsid w:val="00A71B56"/>
    <w:rsid w:val="00A71BF6"/>
    <w:rsid w:val="00A71D69"/>
    <w:rsid w:val="00A71E03"/>
    <w:rsid w:val="00A71E76"/>
    <w:rsid w:val="00A71F3B"/>
    <w:rsid w:val="00A72114"/>
    <w:rsid w:val="00A72433"/>
    <w:rsid w:val="00A72490"/>
    <w:rsid w:val="00A724A1"/>
    <w:rsid w:val="00A726E4"/>
    <w:rsid w:val="00A728F5"/>
    <w:rsid w:val="00A72964"/>
    <w:rsid w:val="00A729FC"/>
    <w:rsid w:val="00A72A45"/>
    <w:rsid w:val="00A72A52"/>
    <w:rsid w:val="00A72AA6"/>
    <w:rsid w:val="00A72F0E"/>
    <w:rsid w:val="00A730FC"/>
    <w:rsid w:val="00A7310F"/>
    <w:rsid w:val="00A731EA"/>
    <w:rsid w:val="00A73293"/>
    <w:rsid w:val="00A73418"/>
    <w:rsid w:val="00A7343F"/>
    <w:rsid w:val="00A7344C"/>
    <w:rsid w:val="00A73468"/>
    <w:rsid w:val="00A735BE"/>
    <w:rsid w:val="00A735CF"/>
    <w:rsid w:val="00A735E1"/>
    <w:rsid w:val="00A736C3"/>
    <w:rsid w:val="00A736C5"/>
    <w:rsid w:val="00A736C9"/>
    <w:rsid w:val="00A7370E"/>
    <w:rsid w:val="00A7396F"/>
    <w:rsid w:val="00A73B83"/>
    <w:rsid w:val="00A73C98"/>
    <w:rsid w:val="00A73CA5"/>
    <w:rsid w:val="00A73D59"/>
    <w:rsid w:val="00A73E1B"/>
    <w:rsid w:val="00A73EB1"/>
    <w:rsid w:val="00A73F50"/>
    <w:rsid w:val="00A73F55"/>
    <w:rsid w:val="00A7404C"/>
    <w:rsid w:val="00A741B3"/>
    <w:rsid w:val="00A741D0"/>
    <w:rsid w:val="00A74388"/>
    <w:rsid w:val="00A7440D"/>
    <w:rsid w:val="00A745F8"/>
    <w:rsid w:val="00A747C8"/>
    <w:rsid w:val="00A74A21"/>
    <w:rsid w:val="00A74A92"/>
    <w:rsid w:val="00A74C7A"/>
    <w:rsid w:val="00A74D61"/>
    <w:rsid w:val="00A74E2A"/>
    <w:rsid w:val="00A74E2F"/>
    <w:rsid w:val="00A74E78"/>
    <w:rsid w:val="00A74ECD"/>
    <w:rsid w:val="00A74ED5"/>
    <w:rsid w:val="00A74F57"/>
    <w:rsid w:val="00A75070"/>
    <w:rsid w:val="00A750C3"/>
    <w:rsid w:val="00A7512C"/>
    <w:rsid w:val="00A751F4"/>
    <w:rsid w:val="00A751FD"/>
    <w:rsid w:val="00A7523C"/>
    <w:rsid w:val="00A75351"/>
    <w:rsid w:val="00A75358"/>
    <w:rsid w:val="00A7541D"/>
    <w:rsid w:val="00A75432"/>
    <w:rsid w:val="00A754AB"/>
    <w:rsid w:val="00A75660"/>
    <w:rsid w:val="00A75751"/>
    <w:rsid w:val="00A757B7"/>
    <w:rsid w:val="00A7590E"/>
    <w:rsid w:val="00A75A71"/>
    <w:rsid w:val="00A75B0E"/>
    <w:rsid w:val="00A75B68"/>
    <w:rsid w:val="00A75B92"/>
    <w:rsid w:val="00A75C3E"/>
    <w:rsid w:val="00A75CD5"/>
    <w:rsid w:val="00A75E1A"/>
    <w:rsid w:val="00A76200"/>
    <w:rsid w:val="00A76222"/>
    <w:rsid w:val="00A76335"/>
    <w:rsid w:val="00A764C6"/>
    <w:rsid w:val="00A764CD"/>
    <w:rsid w:val="00A76655"/>
    <w:rsid w:val="00A7669D"/>
    <w:rsid w:val="00A7687E"/>
    <w:rsid w:val="00A769FB"/>
    <w:rsid w:val="00A76B04"/>
    <w:rsid w:val="00A76B1A"/>
    <w:rsid w:val="00A76B4A"/>
    <w:rsid w:val="00A76D83"/>
    <w:rsid w:val="00A76D8F"/>
    <w:rsid w:val="00A76D97"/>
    <w:rsid w:val="00A76F6D"/>
    <w:rsid w:val="00A76F8D"/>
    <w:rsid w:val="00A7702D"/>
    <w:rsid w:val="00A771AB"/>
    <w:rsid w:val="00A771F8"/>
    <w:rsid w:val="00A77230"/>
    <w:rsid w:val="00A7738C"/>
    <w:rsid w:val="00A7742E"/>
    <w:rsid w:val="00A774A1"/>
    <w:rsid w:val="00A774F7"/>
    <w:rsid w:val="00A776A9"/>
    <w:rsid w:val="00A7776C"/>
    <w:rsid w:val="00A777C4"/>
    <w:rsid w:val="00A777F2"/>
    <w:rsid w:val="00A77878"/>
    <w:rsid w:val="00A77A7F"/>
    <w:rsid w:val="00A77B2D"/>
    <w:rsid w:val="00A77D58"/>
    <w:rsid w:val="00A77D9E"/>
    <w:rsid w:val="00A77F09"/>
    <w:rsid w:val="00A77FEC"/>
    <w:rsid w:val="00A8002C"/>
    <w:rsid w:val="00A8002D"/>
    <w:rsid w:val="00A80087"/>
    <w:rsid w:val="00A802E2"/>
    <w:rsid w:val="00A80303"/>
    <w:rsid w:val="00A803E5"/>
    <w:rsid w:val="00A804A7"/>
    <w:rsid w:val="00A806C0"/>
    <w:rsid w:val="00A80740"/>
    <w:rsid w:val="00A807B4"/>
    <w:rsid w:val="00A8084F"/>
    <w:rsid w:val="00A808F0"/>
    <w:rsid w:val="00A80ACB"/>
    <w:rsid w:val="00A80BC9"/>
    <w:rsid w:val="00A80D1C"/>
    <w:rsid w:val="00A80E34"/>
    <w:rsid w:val="00A8111F"/>
    <w:rsid w:val="00A8117C"/>
    <w:rsid w:val="00A8135E"/>
    <w:rsid w:val="00A813AD"/>
    <w:rsid w:val="00A815A8"/>
    <w:rsid w:val="00A815E4"/>
    <w:rsid w:val="00A815F1"/>
    <w:rsid w:val="00A816C3"/>
    <w:rsid w:val="00A816E4"/>
    <w:rsid w:val="00A81708"/>
    <w:rsid w:val="00A81720"/>
    <w:rsid w:val="00A819E9"/>
    <w:rsid w:val="00A81AD5"/>
    <w:rsid w:val="00A81CCC"/>
    <w:rsid w:val="00A81E3C"/>
    <w:rsid w:val="00A81EC7"/>
    <w:rsid w:val="00A81F01"/>
    <w:rsid w:val="00A81F84"/>
    <w:rsid w:val="00A81F86"/>
    <w:rsid w:val="00A82024"/>
    <w:rsid w:val="00A820AF"/>
    <w:rsid w:val="00A820B0"/>
    <w:rsid w:val="00A821E3"/>
    <w:rsid w:val="00A8222B"/>
    <w:rsid w:val="00A82432"/>
    <w:rsid w:val="00A8246D"/>
    <w:rsid w:val="00A824DE"/>
    <w:rsid w:val="00A8264E"/>
    <w:rsid w:val="00A82688"/>
    <w:rsid w:val="00A826D0"/>
    <w:rsid w:val="00A82732"/>
    <w:rsid w:val="00A8283C"/>
    <w:rsid w:val="00A828C9"/>
    <w:rsid w:val="00A828FD"/>
    <w:rsid w:val="00A82AA1"/>
    <w:rsid w:val="00A82BC3"/>
    <w:rsid w:val="00A82CCA"/>
    <w:rsid w:val="00A82D1F"/>
    <w:rsid w:val="00A82EE6"/>
    <w:rsid w:val="00A82F84"/>
    <w:rsid w:val="00A82F9A"/>
    <w:rsid w:val="00A82FC4"/>
    <w:rsid w:val="00A830A5"/>
    <w:rsid w:val="00A830A7"/>
    <w:rsid w:val="00A8326C"/>
    <w:rsid w:val="00A83281"/>
    <w:rsid w:val="00A832B9"/>
    <w:rsid w:val="00A8343A"/>
    <w:rsid w:val="00A8347E"/>
    <w:rsid w:val="00A8374A"/>
    <w:rsid w:val="00A8381D"/>
    <w:rsid w:val="00A838AA"/>
    <w:rsid w:val="00A8397A"/>
    <w:rsid w:val="00A83991"/>
    <w:rsid w:val="00A839CA"/>
    <w:rsid w:val="00A83A94"/>
    <w:rsid w:val="00A83B4D"/>
    <w:rsid w:val="00A83B96"/>
    <w:rsid w:val="00A83BA0"/>
    <w:rsid w:val="00A83DA7"/>
    <w:rsid w:val="00A83E23"/>
    <w:rsid w:val="00A83F46"/>
    <w:rsid w:val="00A83FBF"/>
    <w:rsid w:val="00A83FE1"/>
    <w:rsid w:val="00A841C5"/>
    <w:rsid w:val="00A841DB"/>
    <w:rsid w:val="00A8438D"/>
    <w:rsid w:val="00A843C9"/>
    <w:rsid w:val="00A84425"/>
    <w:rsid w:val="00A84548"/>
    <w:rsid w:val="00A84634"/>
    <w:rsid w:val="00A846A3"/>
    <w:rsid w:val="00A8473F"/>
    <w:rsid w:val="00A84764"/>
    <w:rsid w:val="00A849C5"/>
    <w:rsid w:val="00A84AAC"/>
    <w:rsid w:val="00A84B92"/>
    <w:rsid w:val="00A84DD3"/>
    <w:rsid w:val="00A84F01"/>
    <w:rsid w:val="00A84FD8"/>
    <w:rsid w:val="00A85024"/>
    <w:rsid w:val="00A85129"/>
    <w:rsid w:val="00A851E1"/>
    <w:rsid w:val="00A85553"/>
    <w:rsid w:val="00A85686"/>
    <w:rsid w:val="00A857C7"/>
    <w:rsid w:val="00A8598F"/>
    <w:rsid w:val="00A85CBB"/>
    <w:rsid w:val="00A85DC4"/>
    <w:rsid w:val="00A85EDF"/>
    <w:rsid w:val="00A85FF3"/>
    <w:rsid w:val="00A8612F"/>
    <w:rsid w:val="00A86220"/>
    <w:rsid w:val="00A86680"/>
    <w:rsid w:val="00A866C9"/>
    <w:rsid w:val="00A86969"/>
    <w:rsid w:val="00A86B5B"/>
    <w:rsid w:val="00A86D31"/>
    <w:rsid w:val="00A86D78"/>
    <w:rsid w:val="00A86F89"/>
    <w:rsid w:val="00A8722E"/>
    <w:rsid w:val="00A874A7"/>
    <w:rsid w:val="00A8775D"/>
    <w:rsid w:val="00A877AE"/>
    <w:rsid w:val="00A87A4A"/>
    <w:rsid w:val="00A87B3B"/>
    <w:rsid w:val="00A87D22"/>
    <w:rsid w:val="00A87D7B"/>
    <w:rsid w:val="00A87DF6"/>
    <w:rsid w:val="00A87E9B"/>
    <w:rsid w:val="00A87F3E"/>
    <w:rsid w:val="00A87F9C"/>
    <w:rsid w:val="00A90011"/>
    <w:rsid w:val="00A900D9"/>
    <w:rsid w:val="00A90187"/>
    <w:rsid w:val="00A901E8"/>
    <w:rsid w:val="00A90276"/>
    <w:rsid w:val="00A90315"/>
    <w:rsid w:val="00A90356"/>
    <w:rsid w:val="00A904A1"/>
    <w:rsid w:val="00A904D3"/>
    <w:rsid w:val="00A906FF"/>
    <w:rsid w:val="00A90740"/>
    <w:rsid w:val="00A90855"/>
    <w:rsid w:val="00A90866"/>
    <w:rsid w:val="00A9093B"/>
    <w:rsid w:val="00A90A85"/>
    <w:rsid w:val="00A90AC1"/>
    <w:rsid w:val="00A90B07"/>
    <w:rsid w:val="00A90BF4"/>
    <w:rsid w:val="00A90EF6"/>
    <w:rsid w:val="00A90F6E"/>
    <w:rsid w:val="00A90F8A"/>
    <w:rsid w:val="00A910A5"/>
    <w:rsid w:val="00A912E1"/>
    <w:rsid w:val="00A9137A"/>
    <w:rsid w:val="00A913E8"/>
    <w:rsid w:val="00A913EC"/>
    <w:rsid w:val="00A91402"/>
    <w:rsid w:val="00A91424"/>
    <w:rsid w:val="00A915DA"/>
    <w:rsid w:val="00A916D3"/>
    <w:rsid w:val="00A91812"/>
    <w:rsid w:val="00A918B6"/>
    <w:rsid w:val="00A918CD"/>
    <w:rsid w:val="00A91AE8"/>
    <w:rsid w:val="00A91B9B"/>
    <w:rsid w:val="00A91CB0"/>
    <w:rsid w:val="00A91DCD"/>
    <w:rsid w:val="00A91DE5"/>
    <w:rsid w:val="00A9215E"/>
    <w:rsid w:val="00A923FB"/>
    <w:rsid w:val="00A9242A"/>
    <w:rsid w:val="00A92487"/>
    <w:rsid w:val="00A92681"/>
    <w:rsid w:val="00A926D0"/>
    <w:rsid w:val="00A92863"/>
    <w:rsid w:val="00A92878"/>
    <w:rsid w:val="00A92908"/>
    <w:rsid w:val="00A92A30"/>
    <w:rsid w:val="00A92CD5"/>
    <w:rsid w:val="00A92D10"/>
    <w:rsid w:val="00A92D68"/>
    <w:rsid w:val="00A92F9B"/>
    <w:rsid w:val="00A92FD2"/>
    <w:rsid w:val="00A93033"/>
    <w:rsid w:val="00A931B3"/>
    <w:rsid w:val="00A931E4"/>
    <w:rsid w:val="00A93396"/>
    <w:rsid w:val="00A933BA"/>
    <w:rsid w:val="00A9352C"/>
    <w:rsid w:val="00A93663"/>
    <w:rsid w:val="00A93686"/>
    <w:rsid w:val="00A9378A"/>
    <w:rsid w:val="00A937A8"/>
    <w:rsid w:val="00A9391D"/>
    <w:rsid w:val="00A93CDA"/>
    <w:rsid w:val="00A93CF7"/>
    <w:rsid w:val="00A93D15"/>
    <w:rsid w:val="00A93DF1"/>
    <w:rsid w:val="00A93EBF"/>
    <w:rsid w:val="00A93F77"/>
    <w:rsid w:val="00A93FE8"/>
    <w:rsid w:val="00A94136"/>
    <w:rsid w:val="00A942E9"/>
    <w:rsid w:val="00A94323"/>
    <w:rsid w:val="00A943BF"/>
    <w:rsid w:val="00A9443E"/>
    <w:rsid w:val="00A94551"/>
    <w:rsid w:val="00A94559"/>
    <w:rsid w:val="00A947BD"/>
    <w:rsid w:val="00A94A90"/>
    <w:rsid w:val="00A94B1D"/>
    <w:rsid w:val="00A94B67"/>
    <w:rsid w:val="00A94BF2"/>
    <w:rsid w:val="00A94D1E"/>
    <w:rsid w:val="00A95307"/>
    <w:rsid w:val="00A9537F"/>
    <w:rsid w:val="00A95432"/>
    <w:rsid w:val="00A954BF"/>
    <w:rsid w:val="00A955F3"/>
    <w:rsid w:val="00A9565E"/>
    <w:rsid w:val="00A9571F"/>
    <w:rsid w:val="00A95788"/>
    <w:rsid w:val="00A957B8"/>
    <w:rsid w:val="00A957CF"/>
    <w:rsid w:val="00A957EC"/>
    <w:rsid w:val="00A9588E"/>
    <w:rsid w:val="00A958FE"/>
    <w:rsid w:val="00A95904"/>
    <w:rsid w:val="00A959F5"/>
    <w:rsid w:val="00A95A20"/>
    <w:rsid w:val="00A95E83"/>
    <w:rsid w:val="00A95EB9"/>
    <w:rsid w:val="00A95FD8"/>
    <w:rsid w:val="00A962E1"/>
    <w:rsid w:val="00A96416"/>
    <w:rsid w:val="00A9641B"/>
    <w:rsid w:val="00A964EC"/>
    <w:rsid w:val="00A967CA"/>
    <w:rsid w:val="00A96843"/>
    <w:rsid w:val="00A9693D"/>
    <w:rsid w:val="00A9694B"/>
    <w:rsid w:val="00A96B07"/>
    <w:rsid w:val="00A96CC8"/>
    <w:rsid w:val="00A96E3C"/>
    <w:rsid w:val="00A96E6B"/>
    <w:rsid w:val="00A96E96"/>
    <w:rsid w:val="00A96F9F"/>
    <w:rsid w:val="00A96FCF"/>
    <w:rsid w:val="00A970CA"/>
    <w:rsid w:val="00A97135"/>
    <w:rsid w:val="00A973A9"/>
    <w:rsid w:val="00A9748B"/>
    <w:rsid w:val="00A975BF"/>
    <w:rsid w:val="00A975DD"/>
    <w:rsid w:val="00A97894"/>
    <w:rsid w:val="00A978B1"/>
    <w:rsid w:val="00A97A23"/>
    <w:rsid w:val="00A97A95"/>
    <w:rsid w:val="00A97CBA"/>
    <w:rsid w:val="00A97D4B"/>
    <w:rsid w:val="00A97F82"/>
    <w:rsid w:val="00A97F8A"/>
    <w:rsid w:val="00A97FD3"/>
    <w:rsid w:val="00AA00B8"/>
    <w:rsid w:val="00AA00BE"/>
    <w:rsid w:val="00AA01C1"/>
    <w:rsid w:val="00AA01E3"/>
    <w:rsid w:val="00AA01FC"/>
    <w:rsid w:val="00AA0521"/>
    <w:rsid w:val="00AA06EC"/>
    <w:rsid w:val="00AA0724"/>
    <w:rsid w:val="00AA0726"/>
    <w:rsid w:val="00AA074D"/>
    <w:rsid w:val="00AA077F"/>
    <w:rsid w:val="00AA0905"/>
    <w:rsid w:val="00AA0A50"/>
    <w:rsid w:val="00AA0A6F"/>
    <w:rsid w:val="00AA0A99"/>
    <w:rsid w:val="00AA0BA9"/>
    <w:rsid w:val="00AA0C69"/>
    <w:rsid w:val="00AA0D0C"/>
    <w:rsid w:val="00AA0D4A"/>
    <w:rsid w:val="00AA0D4F"/>
    <w:rsid w:val="00AA0E6D"/>
    <w:rsid w:val="00AA109B"/>
    <w:rsid w:val="00AA1122"/>
    <w:rsid w:val="00AA1263"/>
    <w:rsid w:val="00AA14B6"/>
    <w:rsid w:val="00AA1597"/>
    <w:rsid w:val="00AA16AF"/>
    <w:rsid w:val="00AA16D3"/>
    <w:rsid w:val="00AA187E"/>
    <w:rsid w:val="00AA18AD"/>
    <w:rsid w:val="00AA18D4"/>
    <w:rsid w:val="00AA1A1D"/>
    <w:rsid w:val="00AA1AFA"/>
    <w:rsid w:val="00AA1B82"/>
    <w:rsid w:val="00AA1BF3"/>
    <w:rsid w:val="00AA1CB5"/>
    <w:rsid w:val="00AA1D00"/>
    <w:rsid w:val="00AA1D42"/>
    <w:rsid w:val="00AA1D4E"/>
    <w:rsid w:val="00AA1DF7"/>
    <w:rsid w:val="00AA210B"/>
    <w:rsid w:val="00AA2170"/>
    <w:rsid w:val="00AA217D"/>
    <w:rsid w:val="00AA23CF"/>
    <w:rsid w:val="00AA2584"/>
    <w:rsid w:val="00AA28A5"/>
    <w:rsid w:val="00AA2A3E"/>
    <w:rsid w:val="00AA2AAB"/>
    <w:rsid w:val="00AA2B70"/>
    <w:rsid w:val="00AA2C0D"/>
    <w:rsid w:val="00AA2C71"/>
    <w:rsid w:val="00AA2CBE"/>
    <w:rsid w:val="00AA2DF1"/>
    <w:rsid w:val="00AA2E17"/>
    <w:rsid w:val="00AA2E20"/>
    <w:rsid w:val="00AA2EC3"/>
    <w:rsid w:val="00AA2EF1"/>
    <w:rsid w:val="00AA2FCE"/>
    <w:rsid w:val="00AA3081"/>
    <w:rsid w:val="00AA3099"/>
    <w:rsid w:val="00AA30D1"/>
    <w:rsid w:val="00AA32BE"/>
    <w:rsid w:val="00AA32F0"/>
    <w:rsid w:val="00AA359E"/>
    <w:rsid w:val="00AA359F"/>
    <w:rsid w:val="00AA36F1"/>
    <w:rsid w:val="00AA3717"/>
    <w:rsid w:val="00AA39F8"/>
    <w:rsid w:val="00AA3B19"/>
    <w:rsid w:val="00AA3D48"/>
    <w:rsid w:val="00AA3E8A"/>
    <w:rsid w:val="00AA402E"/>
    <w:rsid w:val="00AA434E"/>
    <w:rsid w:val="00AA4351"/>
    <w:rsid w:val="00AA43AB"/>
    <w:rsid w:val="00AA4696"/>
    <w:rsid w:val="00AA4700"/>
    <w:rsid w:val="00AA4915"/>
    <w:rsid w:val="00AA4BA7"/>
    <w:rsid w:val="00AA4BB5"/>
    <w:rsid w:val="00AA4CF2"/>
    <w:rsid w:val="00AA4E66"/>
    <w:rsid w:val="00AA4FC2"/>
    <w:rsid w:val="00AA4FF3"/>
    <w:rsid w:val="00AA507A"/>
    <w:rsid w:val="00AA5191"/>
    <w:rsid w:val="00AA5288"/>
    <w:rsid w:val="00AA535A"/>
    <w:rsid w:val="00AA5425"/>
    <w:rsid w:val="00AA5478"/>
    <w:rsid w:val="00AA54D0"/>
    <w:rsid w:val="00AA56DE"/>
    <w:rsid w:val="00AA58AD"/>
    <w:rsid w:val="00AA5AB6"/>
    <w:rsid w:val="00AA5AD9"/>
    <w:rsid w:val="00AA5AF7"/>
    <w:rsid w:val="00AA5B2E"/>
    <w:rsid w:val="00AA5BC0"/>
    <w:rsid w:val="00AA5D2A"/>
    <w:rsid w:val="00AA624F"/>
    <w:rsid w:val="00AA6604"/>
    <w:rsid w:val="00AA6611"/>
    <w:rsid w:val="00AA6693"/>
    <w:rsid w:val="00AA673E"/>
    <w:rsid w:val="00AA690E"/>
    <w:rsid w:val="00AA698A"/>
    <w:rsid w:val="00AA69E8"/>
    <w:rsid w:val="00AA6A2A"/>
    <w:rsid w:val="00AA6AC2"/>
    <w:rsid w:val="00AA6ACC"/>
    <w:rsid w:val="00AA6B6E"/>
    <w:rsid w:val="00AA6BE8"/>
    <w:rsid w:val="00AA6C0F"/>
    <w:rsid w:val="00AA6E11"/>
    <w:rsid w:val="00AA6E54"/>
    <w:rsid w:val="00AA6E6E"/>
    <w:rsid w:val="00AA6FDE"/>
    <w:rsid w:val="00AA7023"/>
    <w:rsid w:val="00AA70B7"/>
    <w:rsid w:val="00AA70CA"/>
    <w:rsid w:val="00AA71F1"/>
    <w:rsid w:val="00AA7388"/>
    <w:rsid w:val="00AA7559"/>
    <w:rsid w:val="00AA7649"/>
    <w:rsid w:val="00AA7650"/>
    <w:rsid w:val="00AA76C2"/>
    <w:rsid w:val="00AA77ED"/>
    <w:rsid w:val="00AA7952"/>
    <w:rsid w:val="00AA7989"/>
    <w:rsid w:val="00AA7A47"/>
    <w:rsid w:val="00AA7AAD"/>
    <w:rsid w:val="00AA7DDF"/>
    <w:rsid w:val="00AA7E16"/>
    <w:rsid w:val="00AA7E1A"/>
    <w:rsid w:val="00AA7E7B"/>
    <w:rsid w:val="00AA7E87"/>
    <w:rsid w:val="00AA7F35"/>
    <w:rsid w:val="00AA7F88"/>
    <w:rsid w:val="00AB02EA"/>
    <w:rsid w:val="00AB02EF"/>
    <w:rsid w:val="00AB0441"/>
    <w:rsid w:val="00AB04B3"/>
    <w:rsid w:val="00AB04C8"/>
    <w:rsid w:val="00AB05FF"/>
    <w:rsid w:val="00AB0640"/>
    <w:rsid w:val="00AB06BA"/>
    <w:rsid w:val="00AB06C0"/>
    <w:rsid w:val="00AB0727"/>
    <w:rsid w:val="00AB07B8"/>
    <w:rsid w:val="00AB085A"/>
    <w:rsid w:val="00AB0B57"/>
    <w:rsid w:val="00AB0CA1"/>
    <w:rsid w:val="00AB0CA2"/>
    <w:rsid w:val="00AB11BC"/>
    <w:rsid w:val="00AB1217"/>
    <w:rsid w:val="00AB12CC"/>
    <w:rsid w:val="00AB130D"/>
    <w:rsid w:val="00AB133F"/>
    <w:rsid w:val="00AB18E1"/>
    <w:rsid w:val="00AB1A4B"/>
    <w:rsid w:val="00AB1A58"/>
    <w:rsid w:val="00AB1A9D"/>
    <w:rsid w:val="00AB1B42"/>
    <w:rsid w:val="00AB1B63"/>
    <w:rsid w:val="00AB1B67"/>
    <w:rsid w:val="00AB1DF2"/>
    <w:rsid w:val="00AB1E9C"/>
    <w:rsid w:val="00AB1EFA"/>
    <w:rsid w:val="00AB2203"/>
    <w:rsid w:val="00AB232B"/>
    <w:rsid w:val="00AB23B5"/>
    <w:rsid w:val="00AB247F"/>
    <w:rsid w:val="00AB248F"/>
    <w:rsid w:val="00AB25ED"/>
    <w:rsid w:val="00AB26D0"/>
    <w:rsid w:val="00AB28DA"/>
    <w:rsid w:val="00AB2AE2"/>
    <w:rsid w:val="00AB2B0A"/>
    <w:rsid w:val="00AB2B36"/>
    <w:rsid w:val="00AB2BC6"/>
    <w:rsid w:val="00AB2CD8"/>
    <w:rsid w:val="00AB2F70"/>
    <w:rsid w:val="00AB3092"/>
    <w:rsid w:val="00AB30F3"/>
    <w:rsid w:val="00AB3117"/>
    <w:rsid w:val="00AB3189"/>
    <w:rsid w:val="00AB321A"/>
    <w:rsid w:val="00AB33F7"/>
    <w:rsid w:val="00AB3436"/>
    <w:rsid w:val="00AB343A"/>
    <w:rsid w:val="00AB34B0"/>
    <w:rsid w:val="00AB3507"/>
    <w:rsid w:val="00AB35A6"/>
    <w:rsid w:val="00AB3707"/>
    <w:rsid w:val="00AB370B"/>
    <w:rsid w:val="00AB39EF"/>
    <w:rsid w:val="00AB3ABB"/>
    <w:rsid w:val="00AB3D89"/>
    <w:rsid w:val="00AB3D90"/>
    <w:rsid w:val="00AB3E5A"/>
    <w:rsid w:val="00AB3EEB"/>
    <w:rsid w:val="00AB3F74"/>
    <w:rsid w:val="00AB3FDC"/>
    <w:rsid w:val="00AB47B4"/>
    <w:rsid w:val="00AB4855"/>
    <w:rsid w:val="00AB48E7"/>
    <w:rsid w:val="00AB4933"/>
    <w:rsid w:val="00AB49A1"/>
    <w:rsid w:val="00AB4A7C"/>
    <w:rsid w:val="00AB4B02"/>
    <w:rsid w:val="00AB4B13"/>
    <w:rsid w:val="00AB51F1"/>
    <w:rsid w:val="00AB5678"/>
    <w:rsid w:val="00AB56B4"/>
    <w:rsid w:val="00AB56EE"/>
    <w:rsid w:val="00AB591F"/>
    <w:rsid w:val="00AB597A"/>
    <w:rsid w:val="00AB5B27"/>
    <w:rsid w:val="00AB5C71"/>
    <w:rsid w:val="00AB5CD5"/>
    <w:rsid w:val="00AB5CE5"/>
    <w:rsid w:val="00AB5F3F"/>
    <w:rsid w:val="00AB5F5B"/>
    <w:rsid w:val="00AB61F0"/>
    <w:rsid w:val="00AB63A1"/>
    <w:rsid w:val="00AB63C4"/>
    <w:rsid w:val="00AB647E"/>
    <w:rsid w:val="00AB667C"/>
    <w:rsid w:val="00AB685E"/>
    <w:rsid w:val="00AB6A1B"/>
    <w:rsid w:val="00AB6A63"/>
    <w:rsid w:val="00AB6B99"/>
    <w:rsid w:val="00AB6C64"/>
    <w:rsid w:val="00AB6DA4"/>
    <w:rsid w:val="00AB6E17"/>
    <w:rsid w:val="00AB6E8D"/>
    <w:rsid w:val="00AB6F5E"/>
    <w:rsid w:val="00AB6F66"/>
    <w:rsid w:val="00AB705A"/>
    <w:rsid w:val="00AB718B"/>
    <w:rsid w:val="00AB71C6"/>
    <w:rsid w:val="00AB734E"/>
    <w:rsid w:val="00AB739D"/>
    <w:rsid w:val="00AB73CD"/>
    <w:rsid w:val="00AB747D"/>
    <w:rsid w:val="00AB74F7"/>
    <w:rsid w:val="00AB7981"/>
    <w:rsid w:val="00AB7B15"/>
    <w:rsid w:val="00AB7C1D"/>
    <w:rsid w:val="00AB7E42"/>
    <w:rsid w:val="00AB7E96"/>
    <w:rsid w:val="00AC0036"/>
    <w:rsid w:val="00AC006B"/>
    <w:rsid w:val="00AC0131"/>
    <w:rsid w:val="00AC026D"/>
    <w:rsid w:val="00AC0330"/>
    <w:rsid w:val="00AC04A7"/>
    <w:rsid w:val="00AC0636"/>
    <w:rsid w:val="00AC09D1"/>
    <w:rsid w:val="00AC0C64"/>
    <w:rsid w:val="00AC0CAA"/>
    <w:rsid w:val="00AC0CC4"/>
    <w:rsid w:val="00AC0CF4"/>
    <w:rsid w:val="00AC0ED3"/>
    <w:rsid w:val="00AC1018"/>
    <w:rsid w:val="00AC10D5"/>
    <w:rsid w:val="00AC117A"/>
    <w:rsid w:val="00AC1289"/>
    <w:rsid w:val="00AC12C0"/>
    <w:rsid w:val="00AC13BB"/>
    <w:rsid w:val="00AC1443"/>
    <w:rsid w:val="00AC1491"/>
    <w:rsid w:val="00AC156D"/>
    <w:rsid w:val="00AC15B5"/>
    <w:rsid w:val="00AC16CB"/>
    <w:rsid w:val="00AC174B"/>
    <w:rsid w:val="00AC1859"/>
    <w:rsid w:val="00AC19BF"/>
    <w:rsid w:val="00AC19CF"/>
    <w:rsid w:val="00AC1B7F"/>
    <w:rsid w:val="00AC1BB0"/>
    <w:rsid w:val="00AC1C76"/>
    <w:rsid w:val="00AC1D27"/>
    <w:rsid w:val="00AC1EC9"/>
    <w:rsid w:val="00AC1F03"/>
    <w:rsid w:val="00AC2034"/>
    <w:rsid w:val="00AC218A"/>
    <w:rsid w:val="00AC2331"/>
    <w:rsid w:val="00AC23E7"/>
    <w:rsid w:val="00AC241E"/>
    <w:rsid w:val="00AC26C0"/>
    <w:rsid w:val="00AC26C6"/>
    <w:rsid w:val="00AC26D0"/>
    <w:rsid w:val="00AC2732"/>
    <w:rsid w:val="00AC2CDF"/>
    <w:rsid w:val="00AC2D0E"/>
    <w:rsid w:val="00AC2EA5"/>
    <w:rsid w:val="00AC2ECC"/>
    <w:rsid w:val="00AC2FAC"/>
    <w:rsid w:val="00AC315A"/>
    <w:rsid w:val="00AC315E"/>
    <w:rsid w:val="00AC31A5"/>
    <w:rsid w:val="00AC3200"/>
    <w:rsid w:val="00AC3236"/>
    <w:rsid w:val="00AC323F"/>
    <w:rsid w:val="00AC351E"/>
    <w:rsid w:val="00AC3568"/>
    <w:rsid w:val="00AC3628"/>
    <w:rsid w:val="00AC3692"/>
    <w:rsid w:val="00AC36DC"/>
    <w:rsid w:val="00AC36FA"/>
    <w:rsid w:val="00AC372F"/>
    <w:rsid w:val="00AC382C"/>
    <w:rsid w:val="00AC3927"/>
    <w:rsid w:val="00AC3A15"/>
    <w:rsid w:val="00AC3A53"/>
    <w:rsid w:val="00AC3B7E"/>
    <w:rsid w:val="00AC3BF3"/>
    <w:rsid w:val="00AC3C8D"/>
    <w:rsid w:val="00AC3CD7"/>
    <w:rsid w:val="00AC3D08"/>
    <w:rsid w:val="00AC3D7F"/>
    <w:rsid w:val="00AC3E7A"/>
    <w:rsid w:val="00AC3EBF"/>
    <w:rsid w:val="00AC3FF1"/>
    <w:rsid w:val="00AC4068"/>
    <w:rsid w:val="00AC4270"/>
    <w:rsid w:val="00AC436D"/>
    <w:rsid w:val="00AC43C4"/>
    <w:rsid w:val="00AC446E"/>
    <w:rsid w:val="00AC457C"/>
    <w:rsid w:val="00AC4593"/>
    <w:rsid w:val="00AC4703"/>
    <w:rsid w:val="00AC470D"/>
    <w:rsid w:val="00AC47F4"/>
    <w:rsid w:val="00AC4835"/>
    <w:rsid w:val="00AC4874"/>
    <w:rsid w:val="00AC4878"/>
    <w:rsid w:val="00AC489B"/>
    <w:rsid w:val="00AC49F8"/>
    <w:rsid w:val="00AC4A60"/>
    <w:rsid w:val="00AC4A8D"/>
    <w:rsid w:val="00AC4B4B"/>
    <w:rsid w:val="00AC4D00"/>
    <w:rsid w:val="00AC4F6A"/>
    <w:rsid w:val="00AC4F6F"/>
    <w:rsid w:val="00AC4F87"/>
    <w:rsid w:val="00AC4F99"/>
    <w:rsid w:val="00AC4FC9"/>
    <w:rsid w:val="00AC4FF3"/>
    <w:rsid w:val="00AC5024"/>
    <w:rsid w:val="00AC5041"/>
    <w:rsid w:val="00AC5061"/>
    <w:rsid w:val="00AC50A6"/>
    <w:rsid w:val="00AC5136"/>
    <w:rsid w:val="00AC5209"/>
    <w:rsid w:val="00AC520E"/>
    <w:rsid w:val="00AC5217"/>
    <w:rsid w:val="00AC52C6"/>
    <w:rsid w:val="00AC52E8"/>
    <w:rsid w:val="00AC556C"/>
    <w:rsid w:val="00AC5671"/>
    <w:rsid w:val="00AC56AA"/>
    <w:rsid w:val="00AC5704"/>
    <w:rsid w:val="00AC5717"/>
    <w:rsid w:val="00AC5C2C"/>
    <w:rsid w:val="00AC5C4E"/>
    <w:rsid w:val="00AC5CAC"/>
    <w:rsid w:val="00AC5E15"/>
    <w:rsid w:val="00AC5ED0"/>
    <w:rsid w:val="00AC635A"/>
    <w:rsid w:val="00AC63EA"/>
    <w:rsid w:val="00AC64E3"/>
    <w:rsid w:val="00AC654F"/>
    <w:rsid w:val="00AC66CC"/>
    <w:rsid w:val="00AC66D9"/>
    <w:rsid w:val="00AC6801"/>
    <w:rsid w:val="00AC6822"/>
    <w:rsid w:val="00AC689C"/>
    <w:rsid w:val="00AC68A6"/>
    <w:rsid w:val="00AC69FB"/>
    <w:rsid w:val="00AC6B8C"/>
    <w:rsid w:val="00AC6C7E"/>
    <w:rsid w:val="00AC6E3D"/>
    <w:rsid w:val="00AC7138"/>
    <w:rsid w:val="00AC721D"/>
    <w:rsid w:val="00AC72AF"/>
    <w:rsid w:val="00AC739D"/>
    <w:rsid w:val="00AC742E"/>
    <w:rsid w:val="00AC76E9"/>
    <w:rsid w:val="00AC772A"/>
    <w:rsid w:val="00AC7796"/>
    <w:rsid w:val="00AC7888"/>
    <w:rsid w:val="00AC7982"/>
    <w:rsid w:val="00AC798C"/>
    <w:rsid w:val="00AC7A52"/>
    <w:rsid w:val="00AC7AE6"/>
    <w:rsid w:val="00AC7E23"/>
    <w:rsid w:val="00AC7F65"/>
    <w:rsid w:val="00AD0156"/>
    <w:rsid w:val="00AD0172"/>
    <w:rsid w:val="00AD0283"/>
    <w:rsid w:val="00AD035C"/>
    <w:rsid w:val="00AD036C"/>
    <w:rsid w:val="00AD0442"/>
    <w:rsid w:val="00AD053A"/>
    <w:rsid w:val="00AD0561"/>
    <w:rsid w:val="00AD0570"/>
    <w:rsid w:val="00AD06F3"/>
    <w:rsid w:val="00AD081D"/>
    <w:rsid w:val="00AD08AB"/>
    <w:rsid w:val="00AD094C"/>
    <w:rsid w:val="00AD09A2"/>
    <w:rsid w:val="00AD0A7D"/>
    <w:rsid w:val="00AD0AF4"/>
    <w:rsid w:val="00AD0B0C"/>
    <w:rsid w:val="00AD0C74"/>
    <w:rsid w:val="00AD0D32"/>
    <w:rsid w:val="00AD0DD3"/>
    <w:rsid w:val="00AD1079"/>
    <w:rsid w:val="00AD11BB"/>
    <w:rsid w:val="00AD122D"/>
    <w:rsid w:val="00AD12B2"/>
    <w:rsid w:val="00AD133D"/>
    <w:rsid w:val="00AD13AF"/>
    <w:rsid w:val="00AD1448"/>
    <w:rsid w:val="00AD167D"/>
    <w:rsid w:val="00AD16E8"/>
    <w:rsid w:val="00AD172A"/>
    <w:rsid w:val="00AD18C4"/>
    <w:rsid w:val="00AD18D9"/>
    <w:rsid w:val="00AD1B1F"/>
    <w:rsid w:val="00AD1B9B"/>
    <w:rsid w:val="00AD1C84"/>
    <w:rsid w:val="00AD1D21"/>
    <w:rsid w:val="00AD1EE6"/>
    <w:rsid w:val="00AD2268"/>
    <w:rsid w:val="00AD2290"/>
    <w:rsid w:val="00AD22ED"/>
    <w:rsid w:val="00AD23CA"/>
    <w:rsid w:val="00AD23F6"/>
    <w:rsid w:val="00AD2425"/>
    <w:rsid w:val="00AD2445"/>
    <w:rsid w:val="00AD25A4"/>
    <w:rsid w:val="00AD271A"/>
    <w:rsid w:val="00AD2872"/>
    <w:rsid w:val="00AD2A0A"/>
    <w:rsid w:val="00AD2AA9"/>
    <w:rsid w:val="00AD2B05"/>
    <w:rsid w:val="00AD2EA3"/>
    <w:rsid w:val="00AD300C"/>
    <w:rsid w:val="00AD3235"/>
    <w:rsid w:val="00AD3295"/>
    <w:rsid w:val="00AD33D2"/>
    <w:rsid w:val="00AD3501"/>
    <w:rsid w:val="00AD353B"/>
    <w:rsid w:val="00AD3581"/>
    <w:rsid w:val="00AD35EE"/>
    <w:rsid w:val="00AD36C3"/>
    <w:rsid w:val="00AD36FA"/>
    <w:rsid w:val="00AD3798"/>
    <w:rsid w:val="00AD3828"/>
    <w:rsid w:val="00AD390F"/>
    <w:rsid w:val="00AD39BC"/>
    <w:rsid w:val="00AD3C4E"/>
    <w:rsid w:val="00AD3CA4"/>
    <w:rsid w:val="00AD3DEF"/>
    <w:rsid w:val="00AD3EBF"/>
    <w:rsid w:val="00AD41CF"/>
    <w:rsid w:val="00AD420F"/>
    <w:rsid w:val="00AD4244"/>
    <w:rsid w:val="00AD4271"/>
    <w:rsid w:val="00AD42EE"/>
    <w:rsid w:val="00AD42FF"/>
    <w:rsid w:val="00AD43BB"/>
    <w:rsid w:val="00AD44DD"/>
    <w:rsid w:val="00AD4517"/>
    <w:rsid w:val="00AD4645"/>
    <w:rsid w:val="00AD468B"/>
    <w:rsid w:val="00AD4775"/>
    <w:rsid w:val="00AD4AE6"/>
    <w:rsid w:val="00AD4BFA"/>
    <w:rsid w:val="00AD4D15"/>
    <w:rsid w:val="00AD4D33"/>
    <w:rsid w:val="00AD4D94"/>
    <w:rsid w:val="00AD4F2B"/>
    <w:rsid w:val="00AD5311"/>
    <w:rsid w:val="00AD5384"/>
    <w:rsid w:val="00AD5471"/>
    <w:rsid w:val="00AD56E8"/>
    <w:rsid w:val="00AD5766"/>
    <w:rsid w:val="00AD57E1"/>
    <w:rsid w:val="00AD5AE9"/>
    <w:rsid w:val="00AD5B5C"/>
    <w:rsid w:val="00AD5DE0"/>
    <w:rsid w:val="00AD5E24"/>
    <w:rsid w:val="00AD5F0F"/>
    <w:rsid w:val="00AD6105"/>
    <w:rsid w:val="00AD61EF"/>
    <w:rsid w:val="00AD62E3"/>
    <w:rsid w:val="00AD62F3"/>
    <w:rsid w:val="00AD67CF"/>
    <w:rsid w:val="00AD6873"/>
    <w:rsid w:val="00AD693A"/>
    <w:rsid w:val="00AD6972"/>
    <w:rsid w:val="00AD69B4"/>
    <w:rsid w:val="00AD69B5"/>
    <w:rsid w:val="00AD6B01"/>
    <w:rsid w:val="00AD6DFF"/>
    <w:rsid w:val="00AD6E5D"/>
    <w:rsid w:val="00AD6EC7"/>
    <w:rsid w:val="00AD6F1E"/>
    <w:rsid w:val="00AD6FCF"/>
    <w:rsid w:val="00AD7043"/>
    <w:rsid w:val="00AD70A5"/>
    <w:rsid w:val="00AD7121"/>
    <w:rsid w:val="00AD7264"/>
    <w:rsid w:val="00AD733A"/>
    <w:rsid w:val="00AD7381"/>
    <w:rsid w:val="00AD75D4"/>
    <w:rsid w:val="00AD76C2"/>
    <w:rsid w:val="00AD774F"/>
    <w:rsid w:val="00AD7867"/>
    <w:rsid w:val="00AD7882"/>
    <w:rsid w:val="00AD78DC"/>
    <w:rsid w:val="00AD7A63"/>
    <w:rsid w:val="00AD7ACF"/>
    <w:rsid w:val="00AD7C43"/>
    <w:rsid w:val="00AD7E51"/>
    <w:rsid w:val="00AE035D"/>
    <w:rsid w:val="00AE05B7"/>
    <w:rsid w:val="00AE091A"/>
    <w:rsid w:val="00AE09D4"/>
    <w:rsid w:val="00AE0AA4"/>
    <w:rsid w:val="00AE0AF1"/>
    <w:rsid w:val="00AE0AF7"/>
    <w:rsid w:val="00AE0CFD"/>
    <w:rsid w:val="00AE0E65"/>
    <w:rsid w:val="00AE0F45"/>
    <w:rsid w:val="00AE1030"/>
    <w:rsid w:val="00AE10BB"/>
    <w:rsid w:val="00AE114F"/>
    <w:rsid w:val="00AE13F8"/>
    <w:rsid w:val="00AE1447"/>
    <w:rsid w:val="00AE14CF"/>
    <w:rsid w:val="00AE1689"/>
    <w:rsid w:val="00AE178C"/>
    <w:rsid w:val="00AE184F"/>
    <w:rsid w:val="00AE1BAA"/>
    <w:rsid w:val="00AE1CA6"/>
    <w:rsid w:val="00AE1E9C"/>
    <w:rsid w:val="00AE1EB3"/>
    <w:rsid w:val="00AE2037"/>
    <w:rsid w:val="00AE207D"/>
    <w:rsid w:val="00AE223D"/>
    <w:rsid w:val="00AE22DD"/>
    <w:rsid w:val="00AE2396"/>
    <w:rsid w:val="00AE25B0"/>
    <w:rsid w:val="00AE25CD"/>
    <w:rsid w:val="00AE27C1"/>
    <w:rsid w:val="00AE28EE"/>
    <w:rsid w:val="00AE2A38"/>
    <w:rsid w:val="00AE2B11"/>
    <w:rsid w:val="00AE2B52"/>
    <w:rsid w:val="00AE2B8C"/>
    <w:rsid w:val="00AE2B90"/>
    <w:rsid w:val="00AE2C59"/>
    <w:rsid w:val="00AE2D41"/>
    <w:rsid w:val="00AE2D60"/>
    <w:rsid w:val="00AE30AD"/>
    <w:rsid w:val="00AE3174"/>
    <w:rsid w:val="00AE317F"/>
    <w:rsid w:val="00AE3249"/>
    <w:rsid w:val="00AE3264"/>
    <w:rsid w:val="00AE367F"/>
    <w:rsid w:val="00AE37FE"/>
    <w:rsid w:val="00AE39A8"/>
    <w:rsid w:val="00AE3A34"/>
    <w:rsid w:val="00AE3A9C"/>
    <w:rsid w:val="00AE3E7A"/>
    <w:rsid w:val="00AE3F11"/>
    <w:rsid w:val="00AE407B"/>
    <w:rsid w:val="00AE41C8"/>
    <w:rsid w:val="00AE4242"/>
    <w:rsid w:val="00AE4269"/>
    <w:rsid w:val="00AE450D"/>
    <w:rsid w:val="00AE4665"/>
    <w:rsid w:val="00AE46A1"/>
    <w:rsid w:val="00AE4769"/>
    <w:rsid w:val="00AE476F"/>
    <w:rsid w:val="00AE479A"/>
    <w:rsid w:val="00AE47C3"/>
    <w:rsid w:val="00AE48B0"/>
    <w:rsid w:val="00AE48EE"/>
    <w:rsid w:val="00AE4987"/>
    <w:rsid w:val="00AE4A77"/>
    <w:rsid w:val="00AE4B5B"/>
    <w:rsid w:val="00AE4BAF"/>
    <w:rsid w:val="00AE4C57"/>
    <w:rsid w:val="00AE4C8C"/>
    <w:rsid w:val="00AE4D66"/>
    <w:rsid w:val="00AE5053"/>
    <w:rsid w:val="00AE5101"/>
    <w:rsid w:val="00AE5149"/>
    <w:rsid w:val="00AE53AC"/>
    <w:rsid w:val="00AE54FF"/>
    <w:rsid w:val="00AE553A"/>
    <w:rsid w:val="00AE55C4"/>
    <w:rsid w:val="00AE55DB"/>
    <w:rsid w:val="00AE5665"/>
    <w:rsid w:val="00AE5724"/>
    <w:rsid w:val="00AE5793"/>
    <w:rsid w:val="00AE58DC"/>
    <w:rsid w:val="00AE5B03"/>
    <w:rsid w:val="00AE5B63"/>
    <w:rsid w:val="00AE5B6E"/>
    <w:rsid w:val="00AE5BDF"/>
    <w:rsid w:val="00AE5BFB"/>
    <w:rsid w:val="00AE5C57"/>
    <w:rsid w:val="00AE5CAE"/>
    <w:rsid w:val="00AE5DD6"/>
    <w:rsid w:val="00AE5F12"/>
    <w:rsid w:val="00AE5F16"/>
    <w:rsid w:val="00AE6138"/>
    <w:rsid w:val="00AE646E"/>
    <w:rsid w:val="00AE6484"/>
    <w:rsid w:val="00AE6585"/>
    <w:rsid w:val="00AE65ED"/>
    <w:rsid w:val="00AE6644"/>
    <w:rsid w:val="00AE6A04"/>
    <w:rsid w:val="00AE6B70"/>
    <w:rsid w:val="00AE6C2E"/>
    <w:rsid w:val="00AE6C34"/>
    <w:rsid w:val="00AE6D4B"/>
    <w:rsid w:val="00AE6D55"/>
    <w:rsid w:val="00AE6F64"/>
    <w:rsid w:val="00AE6F96"/>
    <w:rsid w:val="00AE7016"/>
    <w:rsid w:val="00AE70F1"/>
    <w:rsid w:val="00AE716C"/>
    <w:rsid w:val="00AE71E9"/>
    <w:rsid w:val="00AE7357"/>
    <w:rsid w:val="00AE7377"/>
    <w:rsid w:val="00AE74C3"/>
    <w:rsid w:val="00AE755D"/>
    <w:rsid w:val="00AE7609"/>
    <w:rsid w:val="00AE765F"/>
    <w:rsid w:val="00AE77EA"/>
    <w:rsid w:val="00AE79D2"/>
    <w:rsid w:val="00AE7A95"/>
    <w:rsid w:val="00AE7AC4"/>
    <w:rsid w:val="00AE7AE3"/>
    <w:rsid w:val="00AE7AF8"/>
    <w:rsid w:val="00AE7C09"/>
    <w:rsid w:val="00AE7C0D"/>
    <w:rsid w:val="00AE7D89"/>
    <w:rsid w:val="00AE7EF4"/>
    <w:rsid w:val="00AE7EF9"/>
    <w:rsid w:val="00AF0048"/>
    <w:rsid w:val="00AF01CC"/>
    <w:rsid w:val="00AF029D"/>
    <w:rsid w:val="00AF0486"/>
    <w:rsid w:val="00AF04F4"/>
    <w:rsid w:val="00AF0629"/>
    <w:rsid w:val="00AF0886"/>
    <w:rsid w:val="00AF09A1"/>
    <w:rsid w:val="00AF0A4D"/>
    <w:rsid w:val="00AF0A78"/>
    <w:rsid w:val="00AF0ADE"/>
    <w:rsid w:val="00AF0B58"/>
    <w:rsid w:val="00AF0BF2"/>
    <w:rsid w:val="00AF0C56"/>
    <w:rsid w:val="00AF0D00"/>
    <w:rsid w:val="00AF0D51"/>
    <w:rsid w:val="00AF0DEE"/>
    <w:rsid w:val="00AF10DF"/>
    <w:rsid w:val="00AF10FC"/>
    <w:rsid w:val="00AF11B4"/>
    <w:rsid w:val="00AF13E2"/>
    <w:rsid w:val="00AF1514"/>
    <w:rsid w:val="00AF1648"/>
    <w:rsid w:val="00AF179B"/>
    <w:rsid w:val="00AF185A"/>
    <w:rsid w:val="00AF19B8"/>
    <w:rsid w:val="00AF1AEA"/>
    <w:rsid w:val="00AF1B4E"/>
    <w:rsid w:val="00AF1B6C"/>
    <w:rsid w:val="00AF1B91"/>
    <w:rsid w:val="00AF1E2D"/>
    <w:rsid w:val="00AF1E49"/>
    <w:rsid w:val="00AF1E54"/>
    <w:rsid w:val="00AF202F"/>
    <w:rsid w:val="00AF2228"/>
    <w:rsid w:val="00AF2338"/>
    <w:rsid w:val="00AF23A8"/>
    <w:rsid w:val="00AF241B"/>
    <w:rsid w:val="00AF2559"/>
    <w:rsid w:val="00AF2624"/>
    <w:rsid w:val="00AF2702"/>
    <w:rsid w:val="00AF280B"/>
    <w:rsid w:val="00AF2938"/>
    <w:rsid w:val="00AF2963"/>
    <w:rsid w:val="00AF2A16"/>
    <w:rsid w:val="00AF2A1F"/>
    <w:rsid w:val="00AF2AF4"/>
    <w:rsid w:val="00AF2B2F"/>
    <w:rsid w:val="00AF2D13"/>
    <w:rsid w:val="00AF2D6E"/>
    <w:rsid w:val="00AF2E8D"/>
    <w:rsid w:val="00AF2EAF"/>
    <w:rsid w:val="00AF2FC9"/>
    <w:rsid w:val="00AF3098"/>
    <w:rsid w:val="00AF3150"/>
    <w:rsid w:val="00AF3180"/>
    <w:rsid w:val="00AF31F6"/>
    <w:rsid w:val="00AF3284"/>
    <w:rsid w:val="00AF33DC"/>
    <w:rsid w:val="00AF33FC"/>
    <w:rsid w:val="00AF356C"/>
    <w:rsid w:val="00AF371E"/>
    <w:rsid w:val="00AF37EA"/>
    <w:rsid w:val="00AF38C3"/>
    <w:rsid w:val="00AF39F7"/>
    <w:rsid w:val="00AF3A12"/>
    <w:rsid w:val="00AF3AB3"/>
    <w:rsid w:val="00AF3B6D"/>
    <w:rsid w:val="00AF3CE3"/>
    <w:rsid w:val="00AF3CEF"/>
    <w:rsid w:val="00AF3ED5"/>
    <w:rsid w:val="00AF3FBF"/>
    <w:rsid w:val="00AF422F"/>
    <w:rsid w:val="00AF4341"/>
    <w:rsid w:val="00AF4354"/>
    <w:rsid w:val="00AF45D9"/>
    <w:rsid w:val="00AF47D6"/>
    <w:rsid w:val="00AF4811"/>
    <w:rsid w:val="00AF4820"/>
    <w:rsid w:val="00AF4A40"/>
    <w:rsid w:val="00AF4B20"/>
    <w:rsid w:val="00AF4B43"/>
    <w:rsid w:val="00AF4E23"/>
    <w:rsid w:val="00AF5133"/>
    <w:rsid w:val="00AF515D"/>
    <w:rsid w:val="00AF5162"/>
    <w:rsid w:val="00AF526F"/>
    <w:rsid w:val="00AF527C"/>
    <w:rsid w:val="00AF52AD"/>
    <w:rsid w:val="00AF5348"/>
    <w:rsid w:val="00AF53D9"/>
    <w:rsid w:val="00AF54AB"/>
    <w:rsid w:val="00AF5565"/>
    <w:rsid w:val="00AF55E9"/>
    <w:rsid w:val="00AF56D9"/>
    <w:rsid w:val="00AF5740"/>
    <w:rsid w:val="00AF578C"/>
    <w:rsid w:val="00AF57FB"/>
    <w:rsid w:val="00AF5828"/>
    <w:rsid w:val="00AF5A1E"/>
    <w:rsid w:val="00AF5A35"/>
    <w:rsid w:val="00AF5C68"/>
    <w:rsid w:val="00AF5D8E"/>
    <w:rsid w:val="00AF5E4E"/>
    <w:rsid w:val="00AF5E50"/>
    <w:rsid w:val="00AF5F3E"/>
    <w:rsid w:val="00AF6276"/>
    <w:rsid w:val="00AF6636"/>
    <w:rsid w:val="00AF66AA"/>
    <w:rsid w:val="00AF68C0"/>
    <w:rsid w:val="00AF6A0C"/>
    <w:rsid w:val="00AF6A28"/>
    <w:rsid w:val="00AF6A6C"/>
    <w:rsid w:val="00AF6C96"/>
    <w:rsid w:val="00AF6E95"/>
    <w:rsid w:val="00AF6EF4"/>
    <w:rsid w:val="00AF6FAC"/>
    <w:rsid w:val="00AF70B4"/>
    <w:rsid w:val="00AF70B5"/>
    <w:rsid w:val="00AF72F6"/>
    <w:rsid w:val="00AF7317"/>
    <w:rsid w:val="00AF736A"/>
    <w:rsid w:val="00AF7441"/>
    <w:rsid w:val="00AF75A2"/>
    <w:rsid w:val="00AF7676"/>
    <w:rsid w:val="00AF777E"/>
    <w:rsid w:val="00AF77CC"/>
    <w:rsid w:val="00AF78B9"/>
    <w:rsid w:val="00AF7AF3"/>
    <w:rsid w:val="00AF7B03"/>
    <w:rsid w:val="00AF7B5F"/>
    <w:rsid w:val="00AF7BD7"/>
    <w:rsid w:val="00AF7D7E"/>
    <w:rsid w:val="00AF7EAD"/>
    <w:rsid w:val="00B00078"/>
    <w:rsid w:val="00B000F1"/>
    <w:rsid w:val="00B002E1"/>
    <w:rsid w:val="00B0038F"/>
    <w:rsid w:val="00B003D8"/>
    <w:rsid w:val="00B00407"/>
    <w:rsid w:val="00B005F6"/>
    <w:rsid w:val="00B0060C"/>
    <w:rsid w:val="00B00752"/>
    <w:rsid w:val="00B00789"/>
    <w:rsid w:val="00B007E0"/>
    <w:rsid w:val="00B00949"/>
    <w:rsid w:val="00B009BA"/>
    <w:rsid w:val="00B00B40"/>
    <w:rsid w:val="00B00C3F"/>
    <w:rsid w:val="00B00C81"/>
    <w:rsid w:val="00B00E90"/>
    <w:rsid w:val="00B00EE9"/>
    <w:rsid w:val="00B0103A"/>
    <w:rsid w:val="00B011EE"/>
    <w:rsid w:val="00B0121A"/>
    <w:rsid w:val="00B012A6"/>
    <w:rsid w:val="00B0136F"/>
    <w:rsid w:val="00B013B1"/>
    <w:rsid w:val="00B0148C"/>
    <w:rsid w:val="00B016C5"/>
    <w:rsid w:val="00B016EA"/>
    <w:rsid w:val="00B01723"/>
    <w:rsid w:val="00B018C2"/>
    <w:rsid w:val="00B0196F"/>
    <w:rsid w:val="00B01A7B"/>
    <w:rsid w:val="00B01B21"/>
    <w:rsid w:val="00B01B81"/>
    <w:rsid w:val="00B01C15"/>
    <w:rsid w:val="00B01C5A"/>
    <w:rsid w:val="00B01D15"/>
    <w:rsid w:val="00B01E0E"/>
    <w:rsid w:val="00B01E4A"/>
    <w:rsid w:val="00B01E86"/>
    <w:rsid w:val="00B01F3D"/>
    <w:rsid w:val="00B01F96"/>
    <w:rsid w:val="00B021B5"/>
    <w:rsid w:val="00B021E9"/>
    <w:rsid w:val="00B02219"/>
    <w:rsid w:val="00B0225E"/>
    <w:rsid w:val="00B022A1"/>
    <w:rsid w:val="00B023AF"/>
    <w:rsid w:val="00B0240A"/>
    <w:rsid w:val="00B02480"/>
    <w:rsid w:val="00B0251A"/>
    <w:rsid w:val="00B028D0"/>
    <w:rsid w:val="00B028F8"/>
    <w:rsid w:val="00B0295D"/>
    <w:rsid w:val="00B029AF"/>
    <w:rsid w:val="00B02B45"/>
    <w:rsid w:val="00B02B49"/>
    <w:rsid w:val="00B02BB0"/>
    <w:rsid w:val="00B02D14"/>
    <w:rsid w:val="00B02D9C"/>
    <w:rsid w:val="00B02D9E"/>
    <w:rsid w:val="00B02FDB"/>
    <w:rsid w:val="00B0314B"/>
    <w:rsid w:val="00B03184"/>
    <w:rsid w:val="00B031E3"/>
    <w:rsid w:val="00B034C7"/>
    <w:rsid w:val="00B0352A"/>
    <w:rsid w:val="00B03547"/>
    <w:rsid w:val="00B03764"/>
    <w:rsid w:val="00B039E1"/>
    <w:rsid w:val="00B03AD2"/>
    <w:rsid w:val="00B03C42"/>
    <w:rsid w:val="00B03E25"/>
    <w:rsid w:val="00B03EE5"/>
    <w:rsid w:val="00B03F18"/>
    <w:rsid w:val="00B040B9"/>
    <w:rsid w:val="00B04138"/>
    <w:rsid w:val="00B04232"/>
    <w:rsid w:val="00B04243"/>
    <w:rsid w:val="00B0427F"/>
    <w:rsid w:val="00B042C7"/>
    <w:rsid w:val="00B043AA"/>
    <w:rsid w:val="00B043B4"/>
    <w:rsid w:val="00B04572"/>
    <w:rsid w:val="00B045E3"/>
    <w:rsid w:val="00B045F1"/>
    <w:rsid w:val="00B04BD1"/>
    <w:rsid w:val="00B04EC3"/>
    <w:rsid w:val="00B04F12"/>
    <w:rsid w:val="00B04FE8"/>
    <w:rsid w:val="00B050B8"/>
    <w:rsid w:val="00B050F6"/>
    <w:rsid w:val="00B0531F"/>
    <w:rsid w:val="00B0532E"/>
    <w:rsid w:val="00B05387"/>
    <w:rsid w:val="00B053E5"/>
    <w:rsid w:val="00B05415"/>
    <w:rsid w:val="00B0548B"/>
    <w:rsid w:val="00B0549D"/>
    <w:rsid w:val="00B055A7"/>
    <w:rsid w:val="00B0569D"/>
    <w:rsid w:val="00B0582C"/>
    <w:rsid w:val="00B05872"/>
    <w:rsid w:val="00B0593B"/>
    <w:rsid w:val="00B05974"/>
    <w:rsid w:val="00B059B7"/>
    <w:rsid w:val="00B05B1B"/>
    <w:rsid w:val="00B05C97"/>
    <w:rsid w:val="00B05CD4"/>
    <w:rsid w:val="00B05DA2"/>
    <w:rsid w:val="00B05E94"/>
    <w:rsid w:val="00B05E95"/>
    <w:rsid w:val="00B05EA2"/>
    <w:rsid w:val="00B05F0A"/>
    <w:rsid w:val="00B05FAE"/>
    <w:rsid w:val="00B06297"/>
    <w:rsid w:val="00B062E1"/>
    <w:rsid w:val="00B064F6"/>
    <w:rsid w:val="00B06685"/>
    <w:rsid w:val="00B06731"/>
    <w:rsid w:val="00B067FA"/>
    <w:rsid w:val="00B06830"/>
    <w:rsid w:val="00B06852"/>
    <w:rsid w:val="00B06882"/>
    <w:rsid w:val="00B068CB"/>
    <w:rsid w:val="00B0694D"/>
    <w:rsid w:val="00B069DC"/>
    <w:rsid w:val="00B06C91"/>
    <w:rsid w:val="00B06CD4"/>
    <w:rsid w:val="00B06F87"/>
    <w:rsid w:val="00B0738E"/>
    <w:rsid w:val="00B073F9"/>
    <w:rsid w:val="00B0742A"/>
    <w:rsid w:val="00B07453"/>
    <w:rsid w:val="00B07502"/>
    <w:rsid w:val="00B075AD"/>
    <w:rsid w:val="00B07851"/>
    <w:rsid w:val="00B0787C"/>
    <w:rsid w:val="00B07917"/>
    <w:rsid w:val="00B0792B"/>
    <w:rsid w:val="00B07A7D"/>
    <w:rsid w:val="00B07F5D"/>
    <w:rsid w:val="00B07FDA"/>
    <w:rsid w:val="00B100D4"/>
    <w:rsid w:val="00B10163"/>
    <w:rsid w:val="00B10288"/>
    <w:rsid w:val="00B103BB"/>
    <w:rsid w:val="00B1045E"/>
    <w:rsid w:val="00B10595"/>
    <w:rsid w:val="00B10726"/>
    <w:rsid w:val="00B107BE"/>
    <w:rsid w:val="00B108F2"/>
    <w:rsid w:val="00B10AD1"/>
    <w:rsid w:val="00B10ADC"/>
    <w:rsid w:val="00B10B48"/>
    <w:rsid w:val="00B10B7F"/>
    <w:rsid w:val="00B10EC5"/>
    <w:rsid w:val="00B1100B"/>
    <w:rsid w:val="00B11090"/>
    <w:rsid w:val="00B110C7"/>
    <w:rsid w:val="00B111D7"/>
    <w:rsid w:val="00B111E8"/>
    <w:rsid w:val="00B11269"/>
    <w:rsid w:val="00B11337"/>
    <w:rsid w:val="00B11344"/>
    <w:rsid w:val="00B114BE"/>
    <w:rsid w:val="00B115A7"/>
    <w:rsid w:val="00B1168C"/>
    <w:rsid w:val="00B1173C"/>
    <w:rsid w:val="00B118C2"/>
    <w:rsid w:val="00B11A04"/>
    <w:rsid w:val="00B11C43"/>
    <w:rsid w:val="00B11C7A"/>
    <w:rsid w:val="00B11D17"/>
    <w:rsid w:val="00B11D37"/>
    <w:rsid w:val="00B11D80"/>
    <w:rsid w:val="00B11E52"/>
    <w:rsid w:val="00B11E72"/>
    <w:rsid w:val="00B11ECC"/>
    <w:rsid w:val="00B11EF8"/>
    <w:rsid w:val="00B11F0C"/>
    <w:rsid w:val="00B120DC"/>
    <w:rsid w:val="00B12166"/>
    <w:rsid w:val="00B12168"/>
    <w:rsid w:val="00B12418"/>
    <w:rsid w:val="00B1248B"/>
    <w:rsid w:val="00B12494"/>
    <w:rsid w:val="00B124EA"/>
    <w:rsid w:val="00B12558"/>
    <w:rsid w:val="00B125C4"/>
    <w:rsid w:val="00B126F3"/>
    <w:rsid w:val="00B127A0"/>
    <w:rsid w:val="00B12820"/>
    <w:rsid w:val="00B12A22"/>
    <w:rsid w:val="00B12AC2"/>
    <w:rsid w:val="00B12B00"/>
    <w:rsid w:val="00B12D8F"/>
    <w:rsid w:val="00B12F03"/>
    <w:rsid w:val="00B12FD2"/>
    <w:rsid w:val="00B13026"/>
    <w:rsid w:val="00B130BC"/>
    <w:rsid w:val="00B13161"/>
    <w:rsid w:val="00B13268"/>
    <w:rsid w:val="00B132E3"/>
    <w:rsid w:val="00B133E9"/>
    <w:rsid w:val="00B1356A"/>
    <w:rsid w:val="00B1370C"/>
    <w:rsid w:val="00B137E4"/>
    <w:rsid w:val="00B13A67"/>
    <w:rsid w:val="00B13B0A"/>
    <w:rsid w:val="00B13B75"/>
    <w:rsid w:val="00B13B78"/>
    <w:rsid w:val="00B13CD7"/>
    <w:rsid w:val="00B13CE5"/>
    <w:rsid w:val="00B13D75"/>
    <w:rsid w:val="00B13E06"/>
    <w:rsid w:val="00B14023"/>
    <w:rsid w:val="00B141AE"/>
    <w:rsid w:val="00B14410"/>
    <w:rsid w:val="00B14442"/>
    <w:rsid w:val="00B14596"/>
    <w:rsid w:val="00B145C9"/>
    <w:rsid w:val="00B1460A"/>
    <w:rsid w:val="00B147DA"/>
    <w:rsid w:val="00B1491D"/>
    <w:rsid w:val="00B1499A"/>
    <w:rsid w:val="00B14B8A"/>
    <w:rsid w:val="00B14C30"/>
    <w:rsid w:val="00B14F7C"/>
    <w:rsid w:val="00B150F1"/>
    <w:rsid w:val="00B1520E"/>
    <w:rsid w:val="00B152BA"/>
    <w:rsid w:val="00B153A5"/>
    <w:rsid w:val="00B154B1"/>
    <w:rsid w:val="00B154B3"/>
    <w:rsid w:val="00B154F0"/>
    <w:rsid w:val="00B156E0"/>
    <w:rsid w:val="00B15794"/>
    <w:rsid w:val="00B157AF"/>
    <w:rsid w:val="00B15899"/>
    <w:rsid w:val="00B158F2"/>
    <w:rsid w:val="00B1594E"/>
    <w:rsid w:val="00B15CD2"/>
    <w:rsid w:val="00B15D26"/>
    <w:rsid w:val="00B15D92"/>
    <w:rsid w:val="00B15F75"/>
    <w:rsid w:val="00B15FCB"/>
    <w:rsid w:val="00B1605B"/>
    <w:rsid w:val="00B1605F"/>
    <w:rsid w:val="00B160CD"/>
    <w:rsid w:val="00B1616D"/>
    <w:rsid w:val="00B162BB"/>
    <w:rsid w:val="00B16384"/>
    <w:rsid w:val="00B166E3"/>
    <w:rsid w:val="00B16AB1"/>
    <w:rsid w:val="00B16AB3"/>
    <w:rsid w:val="00B16C61"/>
    <w:rsid w:val="00B16D17"/>
    <w:rsid w:val="00B16F93"/>
    <w:rsid w:val="00B170EA"/>
    <w:rsid w:val="00B1713F"/>
    <w:rsid w:val="00B17163"/>
    <w:rsid w:val="00B172E2"/>
    <w:rsid w:val="00B17328"/>
    <w:rsid w:val="00B1732D"/>
    <w:rsid w:val="00B1742A"/>
    <w:rsid w:val="00B175D8"/>
    <w:rsid w:val="00B1762F"/>
    <w:rsid w:val="00B179FE"/>
    <w:rsid w:val="00B17A70"/>
    <w:rsid w:val="00B17B7A"/>
    <w:rsid w:val="00B17B8E"/>
    <w:rsid w:val="00B17C13"/>
    <w:rsid w:val="00B17CDC"/>
    <w:rsid w:val="00B17D68"/>
    <w:rsid w:val="00B17F03"/>
    <w:rsid w:val="00B20004"/>
    <w:rsid w:val="00B200CE"/>
    <w:rsid w:val="00B200D5"/>
    <w:rsid w:val="00B201D9"/>
    <w:rsid w:val="00B20367"/>
    <w:rsid w:val="00B2039E"/>
    <w:rsid w:val="00B20425"/>
    <w:rsid w:val="00B205F8"/>
    <w:rsid w:val="00B20788"/>
    <w:rsid w:val="00B2089F"/>
    <w:rsid w:val="00B209B0"/>
    <w:rsid w:val="00B20A9F"/>
    <w:rsid w:val="00B20AA6"/>
    <w:rsid w:val="00B20AC2"/>
    <w:rsid w:val="00B20BA5"/>
    <w:rsid w:val="00B20C4F"/>
    <w:rsid w:val="00B20CBF"/>
    <w:rsid w:val="00B20DB7"/>
    <w:rsid w:val="00B20EAB"/>
    <w:rsid w:val="00B20ED1"/>
    <w:rsid w:val="00B20FAE"/>
    <w:rsid w:val="00B2126D"/>
    <w:rsid w:val="00B212E7"/>
    <w:rsid w:val="00B21302"/>
    <w:rsid w:val="00B21315"/>
    <w:rsid w:val="00B21317"/>
    <w:rsid w:val="00B21320"/>
    <w:rsid w:val="00B2132D"/>
    <w:rsid w:val="00B2147B"/>
    <w:rsid w:val="00B2155A"/>
    <w:rsid w:val="00B21A33"/>
    <w:rsid w:val="00B21A46"/>
    <w:rsid w:val="00B21B79"/>
    <w:rsid w:val="00B21BE4"/>
    <w:rsid w:val="00B22058"/>
    <w:rsid w:val="00B2239F"/>
    <w:rsid w:val="00B223B0"/>
    <w:rsid w:val="00B225C5"/>
    <w:rsid w:val="00B226CB"/>
    <w:rsid w:val="00B22721"/>
    <w:rsid w:val="00B2272C"/>
    <w:rsid w:val="00B22CF8"/>
    <w:rsid w:val="00B22D60"/>
    <w:rsid w:val="00B22E01"/>
    <w:rsid w:val="00B22E1A"/>
    <w:rsid w:val="00B22E70"/>
    <w:rsid w:val="00B22EBB"/>
    <w:rsid w:val="00B23089"/>
    <w:rsid w:val="00B23161"/>
    <w:rsid w:val="00B23186"/>
    <w:rsid w:val="00B231F3"/>
    <w:rsid w:val="00B23237"/>
    <w:rsid w:val="00B23290"/>
    <w:rsid w:val="00B232E5"/>
    <w:rsid w:val="00B2334B"/>
    <w:rsid w:val="00B2337D"/>
    <w:rsid w:val="00B234A1"/>
    <w:rsid w:val="00B234EC"/>
    <w:rsid w:val="00B235B1"/>
    <w:rsid w:val="00B23718"/>
    <w:rsid w:val="00B23790"/>
    <w:rsid w:val="00B237B8"/>
    <w:rsid w:val="00B23893"/>
    <w:rsid w:val="00B23AA1"/>
    <w:rsid w:val="00B23B69"/>
    <w:rsid w:val="00B23BD1"/>
    <w:rsid w:val="00B23BF3"/>
    <w:rsid w:val="00B23CC7"/>
    <w:rsid w:val="00B23D5F"/>
    <w:rsid w:val="00B23E12"/>
    <w:rsid w:val="00B23E78"/>
    <w:rsid w:val="00B23F6A"/>
    <w:rsid w:val="00B24080"/>
    <w:rsid w:val="00B240C3"/>
    <w:rsid w:val="00B2432A"/>
    <w:rsid w:val="00B24491"/>
    <w:rsid w:val="00B2458A"/>
    <w:rsid w:val="00B24681"/>
    <w:rsid w:val="00B246CD"/>
    <w:rsid w:val="00B247FB"/>
    <w:rsid w:val="00B24879"/>
    <w:rsid w:val="00B2494C"/>
    <w:rsid w:val="00B24A7A"/>
    <w:rsid w:val="00B24B30"/>
    <w:rsid w:val="00B24B79"/>
    <w:rsid w:val="00B24C98"/>
    <w:rsid w:val="00B24D87"/>
    <w:rsid w:val="00B24DA4"/>
    <w:rsid w:val="00B24EBF"/>
    <w:rsid w:val="00B24FD8"/>
    <w:rsid w:val="00B25048"/>
    <w:rsid w:val="00B2513E"/>
    <w:rsid w:val="00B251E5"/>
    <w:rsid w:val="00B25323"/>
    <w:rsid w:val="00B253D4"/>
    <w:rsid w:val="00B2546A"/>
    <w:rsid w:val="00B255D4"/>
    <w:rsid w:val="00B255E8"/>
    <w:rsid w:val="00B2562E"/>
    <w:rsid w:val="00B25666"/>
    <w:rsid w:val="00B25717"/>
    <w:rsid w:val="00B2574E"/>
    <w:rsid w:val="00B2584E"/>
    <w:rsid w:val="00B25ABD"/>
    <w:rsid w:val="00B25ADF"/>
    <w:rsid w:val="00B25DAB"/>
    <w:rsid w:val="00B25ED0"/>
    <w:rsid w:val="00B26024"/>
    <w:rsid w:val="00B26096"/>
    <w:rsid w:val="00B2614F"/>
    <w:rsid w:val="00B261AD"/>
    <w:rsid w:val="00B2621A"/>
    <w:rsid w:val="00B2641F"/>
    <w:rsid w:val="00B2644C"/>
    <w:rsid w:val="00B26477"/>
    <w:rsid w:val="00B2648C"/>
    <w:rsid w:val="00B26643"/>
    <w:rsid w:val="00B269EC"/>
    <w:rsid w:val="00B26A72"/>
    <w:rsid w:val="00B26B1B"/>
    <w:rsid w:val="00B26B49"/>
    <w:rsid w:val="00B26CE5"/>
    <w:rsid w:val="00B26CFD"/>
    <w:rsid w:val="00B26D68"/>
    <w:rsid w:val="00B26D7D"/>
    <w:rsid w:val="00B26E66"/>
    <w:rsid w:val="00B26E9C"/>
    <w:rsid w:val="00B2710E"/>
    <w:rsid w:val="00B27162"/>
    <w:rsid w:val="00B271B1"/>
    <w:rsid w:val="00B27267"/>
    <w:rsid w:val="00B272FB"/>
    <w:rsid w:val="00B27519"/>
    <w:rsid w:val="00B27522"/>
    <w:rsid w:val="00B275AD"/>
    <w:rsid w:val="00B275F0"/>
    <w:rsid w:val="00B2763E"/>
    <w:rsid w:val="00B27693"/>
    <w:rsid w:val="00B276B4"/>
    <w:rsid w:val="00B278B4"/>
    <w:rsid w:val="00B2798A"/>
    <w:rsid w:val="00B27997"/>
    <w:rsid w:val="00B27A08"/>
    <w:rsid w:val="00B27B89"/>
    <w:rsid w:val="00B27BCA"/>
    <w:rsid w:val="00B27BCE"/>
    <w:rsid w:val="00B27C82"/>
    <w:rsid w:val="00B27E8E"/>
    <w:rsid w:val="00B27F5D"/>
    <w:rsid w:val="00B3001B"/>
    <w:rsid w:val="00B300A4"/>
    <w:rsid w:val="00B3018B"/>
    <w:rsid w:val="00B30396"/>
    <w:rsid w:val="00B3056E"/>
    <w:rsid w:val="00B30B63"/>
    <w:rsid w:val="00B30D4E"/>
    <w:rsid w:val="00B30F42"/>
    <w:rsid w:val="00B3111E"/>
    <w:rsid w:val="00B31121"/>
    <w:rsid w:val="00B311FF"/>
    <w:rsid w:val="00B312C2"/>
    <w:rsid w:val="00B313B1"/>
    <w:rsid w:val="00B315A4"/>
    <w:rsid w:val="00B315B4"/>
    <w:rsid w:val="00B31621"/>
    <w:rsid w:val="00B318F1"/>
    <w:rsid w:val="00B31988"/>
    <w:rsid w:val="00B31A56"/>
    <w:rsid w:val="00B31C40"/>
    <w:rsid w:val="00B31D98"/>
    <w:rsid w:val="00B31D9F"/>
    <w:rsid w:val="00B31DE7"/>
    <w:rsid w:val="00B31E9E"/>
    <w:rsid w:val="00B31EF5"/>
    <w:rsid w:val="00B31F98"/>
    <w:rsid w:val="00B31F9F"/>
    <w:rsid w:val="00B31FC8"/>
    <w:rsid w:val="00B32010"/>
    <w:rsid w:val="00B32104"/>
    <w:rsid w:val="00B321A2"/>
    <w:rsid w:val="00B323F5"/>
    <w:rsid w:val="00B324EC"/>
    <w:rsid w:val="00B32509"/>
    <w:rsid w:val="00B3266E"/>
    <w:rsid w:val="00B3286B"/>
    <w:rsid w:val="00B328BB"/>
    <w:rsid w:val="00B3298C"/>
    <w:rsid w:val="00B32A27"/>
    <w:rsid w:val="00B32D16"/>
    <w:rsid w:val="00B32D68"/>
    <w:rsid w:val="00B32DAA"/>
    <w:rsid w:val="00B32EAB"/>
    <w:rsid w:val="00B32F8A"/>
    <w:rsid w:val="00B3303C"/>
    <w:rsid w:val="00B3305B"/>
    <w:rsid w:val="00B3316B"/>
    <w:rsid w:val="00B33190"/>
    <w:rsid w:val="00B331EF"/>
    <w:rsid w:val="00B33286"/>
    <w:rsid w:val="00B334A8"/>
    <w:rsid w:val="00B334AF"/>
    <w:rsid w:val="00B334D0"/>
    <w:rsid w:val="00B3356F"/>
    <w:rsid w:val="00B335A3"/>
    <w:rsid w:val="00B33626"/>
    <w:rsid w:val="00B336AD"/>
    <w:rsid w:val="00B33839"/>
    <w:rsid w:val="00B33880"/>
    <w:rsid w:val="00B339C0"/>
    <w:rsid w:val="00B33B36"/>
    <w:rsid w:val="00B33BA6"/>
    <w:rsid w:val="00B33BA7"/>
    <w:rsid w:val="00B33CC9"/>
    <w:rsid w:val="00B33D32"/>
    <w:rsid w:val="00B33DFE"/>
    <w:rsid w:val="00B33F02"/>
    <w:rsid w:val="00B33FAF"/>
    <w:rsid w:val="00B34131"/>
    <w:rsid w:val="00B3426D"/>
    <w:rsid w:val="00B344F2"/>
    <w:rsid w:val="00B34551"/>
    <w:rsid w:val="00B3468D"/>
    <w:rsid w:val="00B34865"/>
    <w:rsid w:val="00B34936"/>
    <w:rsid w:val="00B34AE6"/>
    <w:rsid w:val="00B34AF4"/>
    <w:rsid w:val="00B34B3E"/>
    <w:rsid w:val="00B34BF5"/>
    <w:rsid w:val="00B34C35"/>
    <w:rsid w:val="00B34DD1"/>
    <w:rsid w:val="00B34E90"/>
    <w:rsid w:val="00B34ECA"/>
    <w:rsid w:val="00B35217"/>
    <w:rsid w:val="00B3529A"/>
    <w:rsid w:val="00B3534D"/>
    <w:rsid w:val="00B353A0"/>
    <w:rsid w:val="00B354A6"/>
    <w:rsid w:val="00B355AD"/>
    <w:rsid w:val="00B3573C"/>
    <w:rsid w:val="00B357C7"/>
    <w:rsid w:val="00B35A2B"/>
    <w:rsid w:val="00B35B99"/>
    <w:rsid w:val="00B35BCB"/>
    <w:rsid w:val="00B35BF2"/>
    <w:rsid w:val="00B35CAD"/>
    <w:rsid w:val="00B35DA0"/>
    <w:rsid w:val="00B35F56"/>
    <w:rsid w:val="00B35FA0"/>
    <w:rsid w:val="00B35FA1"/>
    <w:rsid w:val="00B36135"/>
    <w:rsid w:val="00B361D2"/>
    <w:rsid w:val="00B3632E"/>
    <w:rsid w:val="00B363A1"/>
    <w:rsid w:val="00B36449"/>
    <w:rsid w:val="00B3646C"/>
    <w:rsid w:val="00B365AF"/>
    <w:rsid w:val="00B36874"/>
    <w:rsid w:val="00B36A84"/>
    <w:rsid w:val="00B36B71"/>
    <w:rsid w:val="00B36B85"/>
    <w:rsid w:val="00B36B8A"/>
    <w:rsid w:val="00B36E5A"/>
    <w:rsid w:val="00B370B5"/>
    <w:rsid w:val="00B370D5"/>
    <w:rsid w:val="00B37134"/>
    <w:rsid w:val="00B373AE"/>
    <w:rsid w:val="00B3744C"/>
    <w:rsid w:val="00B375C6"/>
    <w:rsid w:val="00B37693"/>
    <w:rsid w:val="00B378B3"/>
    <w:rsid w:val="00B378E6"/>
    <w:rsid w:val="00B379F7"/>
    <w:rsid w:val="00B37B5C"/>
    <w:rsid w:val="00B37E47"/>
    <w:rsid w:val="00B37E6B"/>
    <w:rsid w:val="00B37EAC"/>
    <w:rsid w:val="00B37F0B"/>
    <w:rsid w:val="00B37F1F"/>
    <w:rsid w:val="00B40085"/>
    <w:rsid w:val="00B40118"/>
    <w:rsid w:val="00B4013F"/>
    <w:rsid w:val="00B40174"/>
    <w:rsid w:val="00B401E3"/>
    <w:rsid w:val="00B4020F"/>
    <w:rsid w:val="00B4030B"/>
    <w:rsid w:val="00B403F5"/>
    <w:rsid w:val="00B4046A"/>
    <w:rsid w:val="00B404B8"/>
    <w:rsid w:val="00B405D8"/>
    <w:rsid w:val="00B406D6"/>
    <w:rsid w:val="00B408E9"/>
    <w:rsid w:val="00B40BAC"/>
    <w:rsid w:val="00B40D2A"/>
    <w:rsid w:val="00B40ED5"/>
    <w:rsid w:val="00B40FE0"/>
    <w:rsid w:val="00B41047"/>
    <w:rsid w:val="00B410F0"/>
    <w:rsid w:val="00B4117F"/>
    <w:rsid w:val="00B411D8"/>
    <w:rsid w:val="00B4134E"/>
    <w:rsid w:val="00B41473"/>
    <w:rsid w:val="00B41781"/>
    <w:rsid w:val="00B4181C"/>
    <w:rsid w:val="00B41BB7"/>
    <w:rsid w:val="00B41BBD"/>
    <w:rsid w:val="00B41EDE"/>
    <w:rsid w:val="00B41FB4"/>
    <w:rsid w:val="00B41FE6"/>
    <w:rsid w:val="00B4206B"/>
    <w:rsid w:val="00B4207F"/>
    <w:rsid w:val="00B42099"/>
    <w:rsid w:val="00B42178"/>
    <w:rsid w:val="00B4222F"/>
    <w:rsid w:val="00B42277"/>
    <w:rsid w:val="00B4229F"/>
    <w:rsid w:val="00B4231F"/>
    <w:rsid w:val="00B423D9"/>
    <w:rsid w:val="00B4255A"/>
    <w:rsid w:val="00B42613"/>
    <w:rsid w:val="00B42883"/>
    <w:rsid w:val="00B42895"/>
    <w:rsid w:val="00B4297F"/>
    <w:rsid w:val="00B42B8A"/>
    <w:rsid w:val="00B42C2A"/>
    <w:rsid w:val="00B42C3A"/>
    <w:rsid w:val="00B42CF7"/>
    <w:rsid w:val="00B42E5D"/>
    <w:rsid w:val="00B4302B"/>
    <w:rsid w:val="00B4306A"/>
    <w:rsid w:val="00B431B5"/>
    <w:rsid w:val="00B4321D"/>
    <w:rsid w:val="00B43232"/>
    <w:rsid w:val="00B4332A"/>
    <w:rsid w:val="00B434D4"/>
    <w:rsid w:val="00B43596"/>
    <w:rsid w:val="00B435CB"/>
    <w:rsid w:val="00B435D2"/>
    <w:rsid w:val="00B435D3"/>
    <w:rsid w:val="00B43696"/>
    <w:rsid w:val="00B436B0"/>
    <w:rsid w:val="00B4381F"/>
    <w:rsid w:val="00B43956"/>
    <w:rsid w:val="00B439C2"/>
    <w:rsid w:val="00B43AE4"/>
    <w:rsid w:val="00B43B0D"/>
    <w:rsid w:val="00B43B7D"/>
    <w:rsid w:val="00B43C04"/>
    <w:rsid w:val="00B43C4A"/>
    <w:rsid w:val="00B43DD1"/>
    <w:rsid w:val="00B43EB6"/>
    <w:rsid w:val="00B43F05"/>
    <w:rsid w:val="00B43F2A"/>
    <w:rsid w:val="00B44074"/>
    <w:rsid w:val="00B44180"/>
    <w:rsid w:val="00B44205"/>
    <w:rsid w:val="00B442B8"/>
    <w:rsid w:val="00B44350"/>
    <w:rsid w:val="00B44394"/>
    <w:rsid w:val="00B44526"/>
    <w:rsid w:val="00B4458A"/>
    <w:rsid w:val="00B445AD"/>
    <w:rsid w:val="00B44849"/>
    <w:rsid w:val="00B4486F"/>
    <w:rsid w:val="00B44A31"/>
    <w:rsid w:val="00B44A3D"/>
    <w:rsid w:val="00B44B30"/>
    <w:rsid w:val="00B44C12"/>
    <w:rsid w:val="00B44DFB"/>
    <w:rsid w:val="00B44E4A"/>
    <w:rsid w:val="00B44E72"/>
    <w:rsid w:val="00B44ECE"/>
    <w:rsid w:val="00B44F3F"/>
    <w:rsid w:val="00B4505A"/>
    <w:rsid w:val="00B451F8"/>
    <w:rsid w:val="00B45257"/>
    <w:rsid w:val="00B45271"/>
    <w:rsid w:val="00B452CA"/>
    <w:rsid w:val="00B452ED"/>
    <w:rsid w:val="00B454C4"/>
    <w:rsid w:val="00B4561E"/>
    <w:rsid w:val="00B4567E"/>
    <w:rsid w:val="00B456CD"/>
    <w:rsid w:val="00B456E3"/>
    <w:rsid w:val="00B45807"/>
    <w:rsid w:val="00B459A7"/>
    <w:rsid w:val="00B45BCA"/>
    <w:rsid w:val="00B45C80"/>
    <w:rsid w:val="00B45D53"/>
    <w:rsid w:val="00B45D80"/>
    <w:rsid w:val="00B45DC2"/>
    <w:rsid w:val="00B45DD6"/>
    <w:rsid w:val="00B45E2D"/>
    <w:rsid w:val="00B45FD6"/>
    <w:rsid w:val="00B46197"/>
    <w:rsid w:val="00B46578"/>
    <w:rsid w:val="00B46648"/>
    <w:rsid w:val="00B46670"/>
    <w:rsid w:val="00B4669F"/>
    <w:rsid w:val="00B466E0"/>
    <w:rsid w:val="00B467A6"/>
    <w:rsid w:val="00B468D8"/>
    <w:rsid w:val="00B46942"/>
    <w:rsid w:val="00B46953"/>
    <w:rsid w:val="00B469B9"/>
    <w:rsid w:val="00B46A45"/>
    <w:rsid w:val="00B46A9B"/>
    <w:rsid w:val="00B46AB3"/>
    <w:rsid w:val="00B46B5F"/>
    <w:rsid w:val="00B46BFE"/>
    <w:rsid w:val="00B46D08"/>
    <w:rsid w:val="00B46DD7"/>
    <w:rsid w:val="00B46EBD"/>
    <w:rsid w:val="00B46F24"/>
    <w:rsid w:val="00B46F43"/>
    <w:rsid w:val="00B471FC"/>
    <w:rsid w:val="00B47375"/>
    <w:rsid w:val="00B473DE"/>
    <w:rsid w:val="00B47403"/>
    <w:rsid w:val="00B474AC"/>
    <w:rsid w:val="00B475E8"/>
    <w:rsid w:val="00B47674"/>
    <w:rsid w:val="00B47683"/>
    <w:rsid w:val="00B47782"/>
    <w:rsid w:val="00B478C2"/>
    <w:rsid w:val="00B47AA3"/>
    <w:rsid w:val="00B47B8B"/>
    <w:rsid w:val="00B47C42"/>
    <w:rsid w:val="00B47CF7"/>
    <w:rsid w:val="00B47D2A"/>
    <w:rsid w:val="00B47D59"/>
    <w:rsid w:val="00B47E63"/>
    <w:rsid w:val="00B47FED"/>
    <w:rsid w:val="00B50099"/>
    <w:rsid w:val="00B500F4"/>
    <w:rsid w:val="00B500FF"/>
    <w:rsid w:val="00B50149"/>
    <w:rsid w:val="00B5033B"/>
    <w:rsid w:val="00B5052E"/>
    <w:rsid w:val="00B50556"/>
    <w:rsid w:val="00B50593"/>
    <w:rsid w:val="00B505D0"/>
    <w:rsid w:val="00B50679"/>
    <w:rsid w:val="00B50A27"/>
    <w:rsid w:val="00B50A78"/>
    <w:rsid w:val="00B50A88"/>
    <w:rsid w:val="00B50B86"/>
    <w:rsid w:val="00B50CF6"/>
    <w:rsid w:val="00B50DBB"/>
    <w:rsid w:val="00B50E1A"/>
    <w:rsid w:val="00B50F6B"/>
    <w:rsid w:val="00B5103B"/>
    <w:rsid w:val="00B51207"/>
    <w:rsid w:val="00B5124D"/>
    <w:rsid w:val="00B51270"/>
    <w:rsid w:val="00B513BB"/>
    <w:rsid w:val="00B516A9"/>
    <w:rsid w:val="00B516CA"/>
    <w:rsid w:val="00B51725"/>
    <w:rsid w:val="00B5183B"/>
    <w:rsid w:val="00B51868"/>
    <w:rsid w:val="00B51929"/>
    <w:rsid w:val="00B5195A"/>
    <w:rsid w:val="00B51A11"/>
    <w:rsid w:val="00B51BD3"/>
    <w:rsid w:val="00B51C01"/>
    <w:rsid w:val="00B51CF1"/>
    <w:rsid w:val="00B51E30"/>
    <w:rsid w:val="00B51F6F"/>
    <w:rsid w:val="00B51F80"/>
    <w:rsid w:val="00B52086"/>
    <w:rsid w:val="00B52377"/>
    <w:rsid w:val="00B524D9"/>
    <w:rsid w:val="00B525F6"/>
    <w:rsid w:val="00B525FD"/>
    <w:rsid w:val="00B526C9"/>
    <w:rsid w:val="00B52752"/>
    <w:rsid w:val="00B52799"/>
    <w:rsid w:val="00B527CD"/>
    <w:rsid w:val="00B52BF8"/>
    <w:rsid w:val="00B52C3B"/>
    <w:rsid w:val="00B52E76"/>
    <w:rsid w:val="00B52FAC"/>
    <w:rsid w:val="00B5328D"/>
    <w:rsid w:val="00B5328E"/>
    <w:rsid w:val="00B53331"/>
    <w:rsid w:val="00B53422"/>
    <w:rsid w:val="00B53606"/>
    <w:rsid w:val="00B53620"/>
    <w:rsid w:val="00B53674"/>
    <w:rsid w:val="00B5392E"/>
    <w:rsid w:val="00B5395C"/>
    <w:rsid w:val="00B53CB8"/>
    <w:rsid w:val="00B53CEB"/>
    <w:rsid w:val="00B53E3B"/>
    <w:rsid w:val="00B53EB3"/>
    <w:rsid w:val="00B53F1A"/>
    <w:rsid w:val="00B53FA3"/>
    <w:rsid w:val="00B540F6"/>
    <w:rsid w:val="00B54185"/>
    <w:rsid w:val="00B54256"/>
    <w:rsid w:val="00B542C1"/>
    <w:rsid w:val="00B542D7"/>
    <w:rsid w:val="00B5445D"/>
    <w:rsid w:val="00B54534"/>
    <w:rsid w:val="00B5463C"/>
    <w:rsid w:val="00B546FB"/>
    <w:rsid w:val="00B5471B"/>
    <w:rsid w:val="00B54798"/>
    <w:rsid w:val="00B547AB"/>
    <w:rsid w:val="00B54832"/>
    <w:rsid w:val="00B54876"/>
    <w:rsid w:val="00B54B15"/>
    <w:rsid w:val="00B54B39"/>
    <w:rsid w:val="00B54BF8"/>
    <w:rsid w:val="00B54CF9"/>
    <w:rsid w:val="00B54E18"/>
    <w:rsid w:val="00B54F10"/>
    <w:rsid w:val="00B54F36"/>
    <w:rsid w:val="00B54F57"/>
    <w:rsid w:val="00B54FA6"/>
    <w:rsid w:val="00B5502F"/>
    <w:rsid w:val="00B550BD"/>
    <w:rsid w:val="00B550D2"/>
    <w:rsid w:val="00B5520B"/>
    <w:rsid w:val="00B55223"/>
    <w:rsid w:val="00B552AF"/>
    <w:rsid w:val="00B556AA"/>
    <w:rsid w:val="00B556FC"/>
    <w:rsid w:val="00B557CF"/>
    <w:rsid w:val="00B55B83"/>
    <w:rsid w:val="00B55CB9"/>
    <w:rsid w:val="00B55D39"/>
    <w:rsid w:val="00B55F93"/>
    <w:rsid w:val="00B560C6"/>
    <w:rsid w:val="00B5611D"/>
    <w:rsid w:val="00B56367"/>
    <w:rsid w:val="00B563E5"/>
    <w:rsid w:val="00B56459"/>
    <w:rsid w:val="00B564DA"/>
    <w:rsid w:val="00B56510"/>
    <w:rsid w:val="00B5665D"/>
    <w:rsid w:val="00B56720"/>
    <w:rsid w:val="00B5675D"/>
    <w:rsid w:val="00B567BA"/>
    <w:rsid w:val="00B567D5"/>
    <w:rsid w:val="00B56811"/>
    <w:rsid w:val="00B568DB"/>
    <w:rsid w:val="00B56B98"/>
    <w:rsid w:val="00B56F3E"/>
    <w:rsid w:val="00B56F3F"/>
    <w:rsid w:val="00B57313"/>
    <w:rsid w:val="00B573CD"/>
    <w:rsid w:val="00B575B3"/>
    <w:rsid w:val="00B576A3"/>
    <w:rsid w:val="00B576B6"/>
    <w:rsid w:val="00B57812"/>
    <w:rsid w:val="00B57B57"/>
    <w:rsid w:val="00B57BDA"/>
    <w:rsid w:val="00B57C36"/>
    <w:rsid w:val="00B57CD7"/>
    <w:rsid w:val="00B57D12"/>
    <w:rsid w:val="00B57D47"/>
    <w:rsid w:val="00B57FAC"/>
    <w:rsid w:val="00B600F2"/>
    <w:rsid w:val="00B6019C"/>
    <w:rsid w:val="00B60215"/>
    <w:rsid w:val="00B602F8"/>
    <w:rsid w:val="00B60317"/>
    <w:rsid w:val="00B60572"/>
    <w:rsid w:val="00B606B1"/>
    <w:rsid w:val="00B606B2"/>
    <w:rsid w:val="00B60719"/>
    <w:rsid w:val="00B607B2"/>
    <w:rsid w:val="00B60822"/>
    <w:rsid w:val="00B60BBF"/>
    <w:rsid w:val="00B60D12"/>
    <w:rsid w:val="00B60DB8"/>
    <w:rsid w:val="00B60DB9"/>
    <w:rsid w:val="00B60E79"/>
    <w:rsid w:val="00B60F2A"/>
    <w:rsid w:val="00B60F4B"/>
    <w:rsid w:val="00B60F5D"/>
    <w:rsid w:val="00B61020"/>
    <w:rsid w:val="00B61027"/>
    <w:rsid w:val="00B61111"/>
    <w:rsid w:val="00B61141"/>
    <w:rsid w:val="00B612CF"/>
    <w:rsid w:val="00B6136B"/>
    <w:rsid w:val="00B6139A"/>
    <w:rsid w:val="00B619A7"/>
    <w:rsid w:val="00B61BC3"/>
    <w:rsid w:val="00B61C52"/>
    <w:rsid w:val="00B61C62"/>
    <w:rsid w:val="00B61E05"/>
    <w:rsid w:val="00B61ED9"/>
    <w:rsid w:val="00B61F93"/>
    <w:rsid w:val="00B62015"/>
    <w:rsid w:val="00B620B4"/>
    <w:rsid w:val="00B620E6"/>
    <w:rsid w:val="00B6211F"/>
    <w:rsid w:val="00B62233"/>
    <w:rsid w:val="00B62289"/>
    <w:rsid w:val="00B62550"/>
    <w:rsid w:val="00B625B2"/>
    <w:rsid w:val="00B625B4"/>
    <w:rsid w:val="00B62836"/>
    <w:rsid w:val="00B62A03"/>
    <w:rsid w:val="00B62A28"/>
    <w:rsid w:val="00B62AB7"/>
    <w:rsid w:val="00B62AE5"/>
    <w:rsid w:val="00B62B1F"/>
    <w:rsid w:val="00B62B2D"/>
    <w:rsid w:val="00B62C9E"/>
    <w:rsid w:val="00B62E07"/>
    <w:rsid w:val="00B62E17"/>
    <w:rsid w:val="00B62E40"/>
    <w:rsid w:val="00B62EDC"/>
    <w:rsid w:val="00B62EE2"/>
    <w:rsid w:val="00B62F27"/>
    <w:rsid w:val="00B62F7C"/>
    <w:rsid w:val="00B62F8F"/>
    <w:rsid w:val="00B62FC1"/>
    <w:rsid w:val="00B62FF6"/>
    <w:rsid w:val="00B6311A"/>
    <w:rsid w:val="00B6317F"/>
    <w:rsid w:val="00B632AF"/>
    <w:rsid w:val="00B6346A"/>
    <w:rsid w:val="00B6355B"/>
    <w:rsid w:val="00B63CDC"/>
    <w:rsid w:val="00B63D69"/>
    <w:rsid w:val="00B63E10"/>
    <w:rsid w:val="00B63FB1"/>
    <w:rsid w:val="00B6405F"/>
    <w:rsid w:val="00B64107"/>
    <w:rsid w:val="00B64110"/>
    <w:rsid w:val="00B64135"/>
    <w:rsid w:val="00B64139"/>
    <w:rsid w:val="00B644DD"/>
    <w:rsid w:val="00B6469B"/>
    <w:rsid w:val="00B6491D"/>
    <w:rsid w:val="00B64988"/>
    <w:rsid w:val="00B64A49"/>
    <w:rsid w:val="00B64AAE"/>
    <w:rsid w:val="00B64CC0"/>
    <w:rsid w:val="00B64CD4"/>
    <w:rsid w:val="00B64D2B"/>
    <w:rsid w:val="00B64D61"/>
    <w:rsid w:val="00B64DEB"/>
    <w:rsid w:val="00B64E89"/>
    <w:rsid w:val="00B65041"/>
    <w:rsid w:val="00B653D9"/>
    <w:rsid w:val="00B65493"/>
    <w:rsid w:val="00B6552F"/>
    <w:rsid w:val="00B655F3"/>
    <w:rsid w:val="00B6563D"/>
    <w:rsid w:val="00B6573D"/>
    <w:rsid w:val="00B657F8"/>
    <w:rsid w:val="00B65A7E"/>
    <w:rsid w:val="00B65C1F"/>
    <w:rsid w:val="00B65DBA"/>
    <w:rsid w:val="00B65E0D"/>
    <w:rsid w:val="00B66083"/>
    <w:rsid w:val="00B661EF"/>
    <w:rsid w:val="00B662A1"/>
    <w:rsid w:val="00B6683D"/>
    <w:rsid w:val="00B6686D"/>
    <w:rsid w:val="00B66930"/>
    <w:rsid w:val="00B669BE"/>
    <w:rsid w:val="00B669E9"/>
    <w:rsid w:val="00B66A47"/>
    <w:rsid w:val="00B66A65"/>
    <w:rsid w:val="00B66C44"/>
    <w:rsid w:val="00B66C86"/>
    <w:rsid w:val="00B66E8F"/>
    <w:rsid w:val="00B66F6B"/>
    <w:rsid w:val="00B66F9C"/>
    <w:rsid w:val="00B66FBF"/>
    <w:rsid w:val="00B6705A"/>
    <w:rsid w:val="00B671A0"/>
    <w:rsid w:val="00B6722B"/>
    <w:rsid w:val="00B67317"/>
    <w:rsid w:val="00B67336"/>
    <w:rsid w:val="00B6751A"/>
    <w:rsid w:val="00B675B3"/>
    <w:rsid w:val="00B675D3"/>
    <w:rsid w:val="00B67624"/>
    <w:rsid w:val="00B67632"/>
    <w:rsid w:val="00B67799"/>
    <w:rsid w:val="00B67848"/>
    <w:rsid w:val="00B6784D"/>
    <w:rsid w:val="00B67878"/>
    <w:rsid w:val="00B67908"/>
    <w:rsid w:val="00B6795D"/>
    <w:rsid w:val="00B67A3B"/>
    <w:rsid w:val="00B67A4F"/>
    <w:rsid w:val="00B67B54"/>
    <w:rsid w:val="00B67C69"/>
    <w:rsid w:val="00B67DA3"/>
    <w:rsid w:val="00B67E51"/>
    <w:rsid w:val="00B67ED8"/>
    <w:rsid w:val="00B67F97"/>
    <w:rsid w:val="00B700D6"/>
    <w:rsid w:val="00B70177"/>
    <w:rsid w:val="00B70242"/>
    <w:rsid w:val="00B702FE"/>
    <w:rsid w:val="00B7066B"/>
    <w:rsid w:val="00B70822"/>
    <w:rsid w:val="00B708E3"/>
    <w:rsid w:val="00B70B68"/>
    <w:rsid w:val="00B70B91"/>
    <w:rsid w:val="00B70D9F"/>
    <w:rsid w:val="00B71019"/>
    <w:rsid w:val="00B7118D"/>
    <w:rsid w:val="00B71423"/>
    <w:rsid w:val="00B715E6"/>
    <w:rsid w:val="00B71724"/>
    <w:rsid w:val="00B7184D"/>
    <w:rsid w:val="00B7188D"/>
    <w:rsid w:val="00B719A9"/>
    <w:rsid w:val="00B71A75"/>
    <w:rsid w:val="00B71CE7"/>
    <w:rsid w:val="00B71D22"/>
    <w:rsid w:val="00B71E0D"/>
    <w:rsid w:val="00B71EA6"/>
    <w:rsid w:val="00B71EA7"/>
    <w:rsid w:val="00B71F20"/>
    <w:rsid w:val="00B71FBD"/>
    <w:rsid w:val="00B71FED"/>
    <w:rsid w:val="00B72142"/>
    <w:rsid w:val="00B7237B"/>
    <w:rsid w:val="00B723C2"/>
    <w:rsid w:val="00B72518"/>
    <w:rsid w:val="00B7256E"/>
    <w:rsid w:val="00B72702"/>
    <w:rsid w:val="00B7278F"/>
    <w:rsid w:val="00B72958"/>
    <w:rsid w:val="00B729BF"/>
    <w:rsid w:val="00B729C0"/>
    <w:rsid w:val="00B72A2A"/>
    <w:rsid w:val="00B72B20"/>
    <w:rsid w:val="00B72B55"/>
    <w:rsid w:val="00B72BB8"/>
    <w:rsid w:val="00B72C10"/>
    <w:rsid w:val="00B72E8B"/>
    <w:rsid w:val="00B72EB1"/>
    <w:rsid w:val="00B72F34"/>
    <w:rsid w:val="00B72F7B"/>
    <w:rsid w:val="00B73072"/>
    <w:rsid w:val="00B730B4"/>
    <w:rsid w:val="00B73103"/>
    <w:rsid w:val="00B7315C"/>
    <w:rsid w:val="00B731A3"/>
    <w:rsid w:val="00B731EB"/>
    <w:rsid w:val="00B731FE"/>
    <w:rsid w:val="00B733A1"/>
    <w:rsid w:val="00B7345F"/>
    <w:rsid w:val="00B734F8"/>
    <w:rsid w:val="00B735E7"/>
    <w:rsid w:val="00B736DC"/>
    <w:rsid w:val="00B7384D"/>
    <w:rsid w:val="00B738A0"/>
    <w:rsid w:val="00B73A61"/>
    <w:rsid w:val="00B73A63"/>
    <w:rsid w:val="00B73BE4"/>
    <w:rsid w:val="00B73D40"/>
    <w:rsid w:val="00B73D66"/>
    <w:rsid w:val="00B73D86"/>
    <w:rsid w:val="00B73F2B"/>
    <w:rsid w:val="00B73F6A"/>
    <w:rsid w:val="00B741EC"/>
    <w:rsid w:val="00B743F3"/>
    <w:rsid w:val="00B745C6"/>
    <w:rsid w:val="00B746C6"/>
    <w:rsid w:val="00B74805"/>
    <w:rsid w:val="00B748A7"/>
    <w:rsid w:val="00B74961"/>
    <w:rsid w:val="00B749D1"/>
    <w:rsid w:val="00B74A9F"/>
    <w:rsid w:val="00B74ABA"/>
    <w:rsid w:val="00B74BEF"/>
    <w:rsid w:val="00B74BF2"/>
    <w:rsid w:val="00B74DF9"/>
    <w:rsid w:val="00B75089"/>
    <w:rsid w:val="00B7522C"/>
    <w:rsid w:val="00B75291"/>
    <w:rsid w:val="00B7535C"/>
    <w:rsid w:val="00B753A7"/>
    <w:rsid w:val="00B75831"/>
    <w:rsid w:val="00B758B5"/>
    <w:rsid w:val="00B75949"/>
    <w:rsid w:val="00B75B1F"/>
    <w:rsid w:val="00B75BA9"/>
    <w:rsid w:val="00B75BD1"/>
    <w:rsid w:val="00B75D39"/>
    <w:rsid w:val="00B75DB6"/>
    <w:rsid w:val="00B75DE2"/>
    <w:rsid w:val="00B75E3B"/>
    <w:rsid w:val="00B75EBD"/>
    <w:rsid w:val="00B75F28"/>
    <w:rsid w:val="00B75F84"/>
    <w:rsid w:val="00B7611C"/>
    <w:rsid w:val="00B76138"/>
    <w:rsid w:val="00B76343"/>
    <w:rsid w:val="00B764D7"/>
    <w:rsid w:val="00B76524"/>
    <w:rsid w:val="00B76585"/>
    <w:rsid w:val="00B767C1"/>
    <w:rsid w:val="00B76866"/>
    <w:rsid w:val="00B76944"/>
    <w:rsid w:val="00B76A9D"/>
    <w:rsid w:val="00B76AD9"/>
    <w:rsid w:val="00B76AFB"/>
    <w:rsid w:val="00B76E27"/>
    <w:rsid w:val="00B76E32"/>
    <w:rsid w:val="00B76E76"/>
    <w:rsid w:val="00B77041"/>
    <w:rsid w:val="00B77109"/>
    <w:rsid w:val="00B7713D"/>
    <w:rsid w:val="00B771A7"/>
    <w:rsid w:val="00B771BF"/>
    <w:rsid w:val="00B77225"/>
    <w:rsid w:val="00B776B4"/>
    <w:rsid w:val="00B776F9"/>
    <w:rsid w:val="00B7776F"/>
    <w:rsid w:val="00B778FC"/>
    <w:rsid w:val="00B77A52"/>
    <w:rsid w:val="00B77A91"/>
    <w:rsid w:val="00B77CF5"/>
    <w:rsid w:val="00B77F9E"/>
    <w:rsid w:val="00B800F3"/>
    <w:rsid w:val="00B800F4"/>
    <w:rsid w:val="00B8019E"/>
    <w:rsid w:val="00B80275"/>
    <w:rsid w:val="00B802D9"/>
    <w:rsid w:val="00B80492"/>
    <w:rsid w:val="00B805B5"/>
    <w:rsid w:val="00B805E1"/>
    <w:rsid w:val="00B806FA"/>
    <w:rsid w:val="00B80913"/>
    <w:rsid w:val="00B80997"/>
    <w:rsid w:val="00B80A0D"/>
    <w:rsid w:val="00B80A37"/>
    <w:rsid w:val="00B80A72"/>
    <w:rsid w:val="00B80B8F"/>
    <w:rsid w:val="00B80D5D"/>
    <w:rsid w:val="00B80E29"/>
    <w:rsid w:val="00B80E80"/>
    <w:rsid w:val="00B80F6D"/>
    <w:rsid w:val="00B81073"/>
    <w:rsid w:val="00B810B8"/>
    <w:rsid w:val="00B810BF"/>
    <w:rsid w:val="00B811A3"/>
    <w:rsid w:val="00B81238"/>
    <w:rsid w:val="00B8129F"/>
    <w:rsid w:val="00B81348"/>
    <w:rsid w:val="00B813CE"/>
    <w:rsid w:val="00B8145F"/>
    <w:rsid w:val="00B814FD"/>
    <w:rsid w:val="00B8152A"/>
    <w:rsid w:val="00B81603"/>
    <w:rsid w:val="00B8181A"/>
    <w:rsid w:val="00B81826"/>
    <w:rsid w:val="00B819E5"/>
    <w:rsid w:val="00B81A89"/>
    <w:rsid w:val="00B81B9C"/>
    <w:rsid w:val="00B81C4C"/>
    <w:rsid w:val="00B81DB0"/>
    <w:rsid w:val="00B81E05"/>
    <w:rsid w:val="00B8221E"/>
    <w:rsid w:val="00B8222A"/>
    <w:rsid w:val="00B82490"/>
    <w:rsid w:val="00B8250B"/>
    <w:rsid w:val="00B82547"/>
    <w:rsid w:val="00B8257F"/>
    <w:rsid w:val="00B827BA"/>
    <w:rsid w:val="00B82807"/>
    <w:rsid w:val="00B828C5"/>
    <w:rsid w:val="00B82A88"/>
    <w:rsid w:val="00B82ADD"/>
    <w:rsid w:val="00B82B51"/>
    <w:rsid w:val="00B82BAC"/>
    <w:rsid w:val="00B82BE8"/>
    <w:rsid w:val="00B82C14"/>
    <w:rsid w:val="00B82C82"/>
    <w:rsid w:val="00B82EBC"/>
    <w:rsid w:val="00B82F75"/>
    <w:rsid w:val="00B82F94"/>
    <w:rsid w:val="00B8301F"/>
    <w:rsid w:val="00B83040"/>
    <w:rsid w:val="00B830FA"/>
    <w:rsid w:val="00B83196"/>
    <w:rsid w:val="00B83268"/>
    <w:rsid w:val="00B832B9"/>
    <w:rsid w:val="00B832D3"/>
    <w:rsid w:val="00B832E7"/>
    <w:rsid w:val="00B83320"/>
    <w:rsid w:val="00B833F9"/>
    <w:rsid w:val="00B8343C"/>
    <w:rsid w:val="00B83508"/>
    <w:rsid w:val="00B8350A"/>
    <w:rsid w:val="00B8362B"/>
    <w:rsid w:val="00B83631"/>
    <w:rsid w:val="00B8371E"/>
    <w:rsid w:val="00B83774"/>
    <w:rsid w:val="00B83778"/>
    <w:rsid w:val="00B8381D"/>
    <w:rsid w:val="00B8384F"/>
    <w:rsid w:val="00B838E1"/>
    <w:rsid w:val="00B83B1C"/>
    <w:rsid w:val="00B83B58"/>
    <w:rsid w:val="00B83B73"/>
    <w:rsid w:val="00B83CBF"/>
    <w:rsid w:val="00B83D4C"/>
    <w:rsid w:val="00B83E0F"/>
    <w:rsid w:val="00B83E78"/>
    <w:rsid w:val="00B83F4C"/>
    <w:rsid w:val="00B8410A"/>
    <w:rsid w:val="00B84165"/>
    <w:rsid w:val="00B842F8"/>
    <w:rsid w:val="00B84467"/>
    <w:rsid w:val="00B84505"/>
    <w:rsid w:val="00B84606"/>
    <w:rsid w:val="00B8460E"/>
    <w:rsid w:val="00B84662"/>
    <w:rsid w:val="00B846EF"/>
    <w:rsid w:val="00B84719"/>
    <w:rsid w:val="00B84789"/>
    <w:rsid w:val="00B84805"/>
    <w:rsid w:val="00B84895"/>
    <w:rsid w:val="00B849C6"/>
    <w:rsid w:val="00B849FD"/>
    <w:rsid w:val="00B84A07"/>
    <w:rsid w:val="00B84A08"/>
    <w:rsid w:val="00B84B45"/>
    <w:rsid w:val="00B84CE8"/>
    <w:rsid w:val="00B84D73"/>
    <w:rsid w:val="00B84E21"/>
    <w:rsid w:val="00B84EC0"/>
    <w:rsid w:val="00B84ED0"/>
    <w:rsid w:val="00B85029"/>
    <w:rsid w:val="00B850D7"/>
    <w:rsid w:val="00B85192"/>
    <w:rsid w:val="00B853B9"/>
    <w:rsid w:val="00B855C9"/>
    <w:rsid w:val="00B857B1"/>
    <w:rsid w:val="00B85831"/>
    <w:rsid w:val="00B8586E"/>
    <w:rsid w:val="00B8588D"/>
    <w:rsid w:val="00B85B70"/>
    <w:rsid w:val="00B85D20"/>
    <w:rsid w:val="00B85DA7"/>
    <w:rsid w:val="00B85DB0"/>
    <w:rsid w:val="00B85EB9"/>
    <w:rsid w:val="00B86012"/>
    <w:rsid w:val="00B86039"/>
    <w:rsid w:val="00B86044"/>
    <w:rsid w:val="00B860C5"/>
    <w:rsid w:val="00B86317"/>
    <w:rsid w:val="00B8635F"/>
    <w:rsid w:val="00B8655C"/>
    <w:rsid w:val="00B866BD"/>
    <w:rsid w:val="00B86842"/>
    <w:rsid w:val="00B86857"/>
    <w:rsid w:val="00B86906"/>
    <w:rsid w:val="00B8694A"/>
    <w:rsid w:val="00B869DD"/>
    <w:rsid w:val="00B86AF0"/>
    <w:rsid w:val="00B86EB5"/>
    <w:rsid w:val="00B86EF5"/>
    <w:rsid w:val="00B86F16"/>
    <w:rsid w:val="00B8726A"/>
    <w:rsid w:val="00B87312"/>
    <w:rsid w:val="00B87372"/>
    <w:rsid w:val="00B87454"/>
    <w:rsid w:val="00B87484"/>
    <w:rsid w:val="00B87549"/>
    <w:rsid w:val="00B875D9"/>
    <w:rsid w:val="00B877A0"/>
    <w:rsid w:val="00B877B8"/>
    <w:rsid w:val="00B877C0"/>
    <w:rsid w:val="00B877E8"/>
    <w:rsid w:val="00B8786C"/>
    <w:rsid w:val="00B8787A"/>
    <w:rsid w:val="00B878FE"/>
    <w:rsid w:val="00B87A41"/>
    <w:rsid w:val="00B87B28"/>
    <w:rsid w:val="00B87B66"/>
    <w:rsid w:val="00B87B83"/>
    <w:rsid w:val="00B87C3B"/>
    <w:rsid w:val="00B87C78"/>
    <w:rsid w:val="00B87D1D"/>
    <w:rsid w:val="00B87D69"/>
    <w:rsid w:val="00B87FC2"/>
    <w:rsid w:val="00B90041"/>
    <w:rsid w:val="00B900A5"/>
    <w:rsid w:val="00B900B9"/>
    <w:rsid w:val="00B900C9"/>
    <w:rsid w:val="00B900E5"/>
    <w:rsid w:val="00B9011E"/>
    <w:rsid w:val="00B901F2"/>
    <w:rsid w:val="00B90247"/>
    <w:rsid w:val="00B90387"/>
    <w:rsid w:val="00B903F6"/>
    <w:rsid w:val="00B904CF"/>
    <w:rsid w:val="00B90695"/>
    <w:rsid w:val="00B907F0"/>
    <w:rsid w:val="00B90895"/>
    <w:rsid w:val="00B90921"/>
    <w:rsid w:val="00B90BB9"/>
    <w:rsid w:val="00B90DD5"/>
    <w:rsid w:val="00B90E22"/>
    <w:rsid w:val="00B9116E"/>
    <w:rsid w:val="00B9121D"/>
    <w:rsid w:val="00B91277"/>
    <w:rsid w:val="00B9135C"/>
    <w:rsid w:val="00B91401"/>
    <w:rsid w:val="00B914F5"/>
    <w:rsid w:val="00B91595"/>
    <w:rsid w:val="00B91688"/>
    <w:rsid w:val="00B91712"/>
    <w:rsid w:val="00B91769"/>
    <w:rsid w:val="00B9189F"/>
    <w:rsid w:val="00B91ACB"/>
    <w:rsid w:val="00B91B20"/>
    <w:rsid w:val="00B91C2B"/>
    <w:rsid w:val="00B91C88"/>
    <w:rsid w:val="00B91DE1"/>
    <w:rsid w:val="00B91E1B"/>
    <w:rsid w:val="00B91F67"/>
    <w:rsid w:val="00B91FDC"/>
    <w:rsid w:val="00B92065"/>
    <w:rsid w:val="00B92089"/>
    <w:rsid w:val="00B92123"/>
    <w:rsid w:val="00B92146"/>
    <w:rsid w:val="00B92189"/>
    <w:rsid w:val="00B9230F"/>
    <w:rsid w:val="00B9231C"/>
    <w:rsid w:val="00B92337"/>
    <w:rsid w:val="00B92441"/>
    <w:rsid w:val="00B9249A"/>
    <w:rsid w:val="00B925E0"/>
    <w:rsid w:val="00B92611"/>
    <w:rsid w:val="00B92652"/>
    <w:rsid w:val="00B92712"/>
    <w:rsid w:val="00B9275B"/>
    <w:rsid w:val="00B9282C"/>
    <w:rsid w:val="00B928FB"/>
    <w:rsid w:val="00B9291E"/>
    <w:rsid w:val="00B92920"/>
    <w:rsid w:val="00B92985"/>
    <w:rsid w:val="00B929A4"/>
    <w:rsid w:val="00B92A86"/>
    <w:rsid w:val="00B92BD1"/>
    <w:rsid w:val="00B92E05"/>
    <w:rsid w:val="00B92F97"/>
    <w:rsid w:val="00B92FB4"/>
    <w:rsid w:val="00B92FC6"/>
    <w:rsid w:val="00B930FE"/>
    <w:rsid w:val="00B932AE"/>
    <w:rsid w:val="00B932DA"/>
    <w:rsid w:val="00B932F1"/>
    <w:rsid w:val="00B9333B"/>
    <w:rsid w:val="00B93362"/>
    <w:rsid w:val="00B933A8"/>
    <w:rsid w:val="00B93520"/>
    <w:rsid w:val="00B9359A"/>
    <w:rsid w:val="00B9363E"/>
    <w:rsid w:val="00B93674"/>
    <w:rsid w:val="00B93676"/>
    <w:rsid w:val="00B937D6"/>
    <w:rsid w:val="00B9380D"/>
    <w:rsid w:val="00B93993"/>
    <w:rsid w:val="00B939F5"/>
    <w:rsid w:val="00B93A3F"/>
    <w:rsid w:val="00B93D40"/>
    <w:rsid w:val="00B93D5F"/>
    <w:rsid w:val="00B93D69"/>
    <w:rsid w:val="00B93D9E"/>
    <w:rsid w:val="00B93E0D"/>
    <w:rsid w:val="00B93F46"/>
    <w:rsid w:val="00B9409C"/>
    <w:rsid w:val="00B941A3"/>
    <w:rsid w:val="00B941E7"/>
    <w:rsid w:val="00B942DA"/>
    <w:rsid w:val="00B94305"/>
    <w:rsid w:val="00B94582"/>
    <w:rsid w:val="00B945D1"/>
    <w:rsid w:val="00B94809"/>
    <w:rsid w:val="00B94906"/>
    <w:rsid w:val="00B94B0B"/>
    <w:rsid w:val="00B94BD9"/>
    <w:rsid w:val="00B94E40"/>
    <w:rsid w:val="00B9513B"/>
    <w:rsid w:val="00B95269"/>
    <w:rsid w:val="00B9543E"/>
    <w:rsid w:val="00B958A1"/>
    <w:rsid w:val="00B95A20"/>
    <w:rsid w:val="00B95A86"/>
    <w:rsid w:val="00B95AD6"/>
    <w:rsid w:val="00B95B0A"/>
    <w:rsid w:val="00B95BC9"/>
    <w:rsid w:val="00B95CB8"/>
    <w:rsid w:val="00B95CD2"/>
    <w:rsid w:val="00B95D09"/>
    <w:rsid w:val="00B95FA8"/>
    <w:rsid w:val="00B9615A"/>
    <w:rsid w:val="00B962D5"/>
    <w:rsid w:val="00B9631A"/>
    <w:rsid w:val="00B96328"/>
    <w:rsid w:val="00B96333"/>
    <w:rsid w:val="00B963AC"/>
    <w:rsid w:val="00B963FA"/>
    <w:rsid w:val="00B9655A"/>
    <w:rsid w:val="00B96656"/>
    <w:rsid w:val="00B9673C"/>
    <w:rsid w:val="00B9678D"/>
    <w:rsid w:val="00B9684A"/>
    <w:rsid w:val="00B96A0E"/>
    <w:rsid w:val="00B96C18"/>
    <w:rsid w:val="00B96D11"/>
    <w:rsid w:val="00B96D2C"/>
    <w:rsid w:val="00B96D49"/>
    <w:rsid w:val="00B96EE3"/>
    <w:rsid w:val="00B97166"/>
    <w:rsid w:val="00B971D9"/>
    <w:rsid w:val="00B9736D"/>
    <w:rsid w:val="00B97454"/>
    <w:rsid w:val="00B97542"/>
    <w:rsid w:val="00B9761C"/>
    <w:rsid w:val="00B9765D"/>
    <w:rsid w:val="00B9790B"/>
    <w:rsid w:val="00B979DD"/>
    <w:rsid w:val="00B97AD3"/>
    <w:rsid w:val="00B97AEC"/>
    <w:rsid w:val="00B97C1C"/>
    <w:rsid w:val="00B97DE7"/>
    <w:rsid w:val="00B97ECD"/>
    <w:rsid w:val="00B97EF6"/>
    <w:rsid w:val="00BA0031"/>
    <w:rsid w:val="00BA0137"/>
    <w:rsid w:val="00BA0204"/>
    <w:rsid w:val="00BA047A"/>
    <w:rsid w:val="00BA0707"/>
    <w:rsid w:val="00BA07D7"/>
    <w:rsid w:val="00BA0887"/>
    <w:rsid w:val="00BA0912"/>
    <w:rsid w:val="00BA09D6"/>
    <w:rsid w:val="00BA09DC"/>
    <w:rsid w:val="00BA0A5D"/>
    <w:rsid w:val="00BA0BB3"/>
    <w:rsid w:val="00BA0DCE"/>
    <w:rsid w:val="00BA10D8"/>
    <w:rsid w:val="00BA1101"/>
    <w:rsid w:val="00BA1188"/>
    <w:rsid w:val="00BA1383"/>
    <w:rsid w:val="00BA1400"/>
    <w:rsid w:val="00BA1410"/>
    <w:rsid w:val="00BA14F1"/>
    <w:rsid w:val="00BA163F"/>
    <w:rsid w:val="00BA1664"/>
    <w:rsid w:val="00BA16F3"/>
    <w:rsid w:val="00BA1785"/>
    <w:rsid w:val="00BA1897"/>
    <w:rsid w:val="00BA18E1"/>
    <w:rsid w:val="00BA1BAB"/>
    <w:rsid w:val="00BA1D1A"/>
    <w:rsid w:val="00BA1D28"/>
    <w:rsid w:val="00BA1FE5"/>
    <w:rsid w:val="00BA2133"/>
    <w:rsid w:val="00BA22A1"/>
    <w:rsid w:val="00BA23AC"/>
    <w:rsid w:val="00BA2669"/>
    <w:rsid w:val="00BA2865"/>
    <w:rsid w:val="00BA2882"/>
    <w:rsid w:val="00BA2A21"/>
    <w:rsid w:val="00BA2B69"/>
    <w:rsid w:val="00BA2C37"/>
    <w:rsid w:val="00BA2EE6"/>
    <w:rsid w:val="00BA2F85"/>
    <w:rsid w:val="00BA3266"/>
    <w:rsid w:val="00BA32AA"/>
    <w:rsid w:val="00BA334F"/>
    <w:rsid w:val="00BA33D4"/>
    <w:rsid w:val="00BA33FE"/>
    <w:rsid w:val="00BA3407"/>
    <w:rsid w:val="00BA3466"/>
    <w:rsid w:val="00BA3497"/>
    <w:rsid w:val="00BA34F6"/>
    <w:rsid w:val="00BA37F3"/>
    <w:rsid w:val="00BA3842"/>
    <w:rsid w:val="00BA3A4E"/>
    <w:rsid w:val="00BA3B1F"/>
    <w:rsid w:val="00BA3B47"/>
    <w:rsid w:val="00BA3D01"/>
    <w:rsid w:val="00BA3F86"/>
    <w:rsid w:val="00BA3FDB"/>
    <w:rsid w:val="00BA40E3"/>
    <w:rsid w:val="00BA4189"/>
    <w:rsid w:val="00BA41EE"/>
    <w:rsid w:val="00BA4243"/>
    <w:rsid w:val="00BA4399"/>
    <w:rsid w:val="00BA43A6"/>
    <w:rsid w:val="00BA460D"/>
    <w:rsid w:val="00BA462E"/>
    <w:rsid w:val="00BA4A16"/>
    <w:rsid w:val="00BA4A1E"/>
    <w:rsid w:val="00BA4A77"/>
    <w:rsid w:val="00BA4B22"/>
    <w:rsid w:val="00BA4B32"/>
    <w:rsid w:val="00BA4BE5"/>
    <w:rsid w:val="00BA4CDD"/>
    <w:rsid w:val="00BA4D7B"/>
    <w:rsid w:val="00BA4E11"/>
    <w:rsid w:val="00BA4E1E"/>
    <w:rsid w:val="00BA4EB3"/>
    <w:rsid w:val="00BA4EE9"/>
    <w:rsid w:val="00BA5104"/>
    <w:rsid w:val="00BA5132"/>
    <w:rsid w:val="00BA5163"/>
    <w:rsid w:val="00BA52E9"/>
    <w:rsid w:val="00BA53B4"/>
    <w:rsid w:val="00BA5418"/>
    <w:rsid w:val="00BA5B8F"/>
    <w:rsid w:val="00BA5CB9"/>
    <w:rsid w:val="00BA5E44"/>
    <w:rsid w:val="00BA5F3E"/>
    <w:rsid w:val="00BA5F4F"/>
    <w:rsid w:val="00BA5FAE"/>
    <w:rsid w:val="00BA60A5"/>
    <w:rsid w:val="00BA6114"/>
    <w:rsid w:val="00BA61F8"/>
    <w:rsid w:val="00BA626F"/>
    <w:rsid w:val="00BA6332"/>
    <w:rsid w:val="00BA637F"/>
    <w:rsid w:val="00BA6487"/>
    <w:rsid w:val="00BA6519"/>
    <w:rsid w:val="00BA661E"/>
    <w:rsid w:val="00BA6698"/>
    <w:rsid w:val="00BA692C"/>
    <w:rsid w:val="00BA695C"/>
    <w:rsid w:val="00BA69AF"/>
    <w:rsid w:val="00BA69D0"/>
    <w:rsid w:val="00BA6BB8"/>
    <w:rsid w:val="00BA6C1A"/>
    <w:rsid w:val="00BA6C40"/>
    <w:rsid w:val="00BA7137"/>
    <w:rsid w:val="00BA7171"/>
    <w:rsid w:val="00BA7237"/>
    <w:rsid w:val="00BA724B"/>
    <w:rsid w:val="00BA72B5"/>
    <w:rsid w:val="00BA74A3"/>
    <w:rsid w:val="00BA765B"/>
    <w:rsid w:val="00BA76D6"/>
    <w:rsid w:val="00BA7972"/>
    <w:rsid w:val="00BA7B25"/>
    <w:rsid w:val="00BA7BCB"/>
    <w:rsid w:val="00BA7BFC"/>
    <w:rsid w:val="00BA7DB9"/>
    <w:rsid w:val="00BA7F06"/>
    <w:rsid w:val="00BA7F2C"/>
    <w:rsid w:val="00BA7F33"/>
    <w:rsid w:val="00BA7F8F"/>
    <w:rsid w:val="00BA7F94"/>
    <w:rsid w:val="00BB00B7"/>
    <w:rsid w:val="00BB02D8"/>
    <w:rsid w:val="00BB02E6"/>
    <w:rsid w:val="00BB0326"/>
    <w:rsid w:val="00BB033C"/>
    <w:rsid w:val="00BB0449"/>
    <w:rsid w:val="00BB0627"/>
    <w:rsid w:val="00BB0848"/>
    <w:rsid w:val="00BB088B"/>
    <w:rsid w:val="00BB08BB"/>
    <w:rsid w:val="00BB0985"/>
    <w:rsid w:val="00BB099B"/>
    <w:rsid w:val="00BB0A1A"/>
    <w:rsid w:val="00BB0A60"/>
    <w:rsid w:val="00BB0DBF"/>
    <w:rsid w:val="00BB0FF6"/>
    <w:rsid w:val="00BB100B"/>
    <w:rsid w:val="00BB104E"/>
    <w:rsid w:val="00BB10E6"/>
    <w:rsid w:val="00BB1157"/>
    <w:rsid w:val="00BB1442"/>
    <w:rsid w:val="00BB14A1"/>
    <w:rsid w:val="00BB15DC"/>
    <w:rsid w:val="00BB1609"/>
    <w:rsid w:val="00BB161C"/>
    <w:rsid w:val="00BB1672"/>
    <w:rsid w:val="00BB18CE"/>
    <w:rsid w:val="00BB196D"/>
    <w:rsid w:val="00BB1B31"/>
    <w:rsid w:val="00BB1BA7"/>
    <w:rsid w:val="00BB1DAD"/>
    <w:rsid w:val="00BB1DC7"/>
    <w:rsid w:val="00BB1E02"/>
    <w:rsid w:val="00BB2016"/>
    <w:rsid w:val="00BB2041"/>
    <w:rsid w:val="00BB21E4"/>
    <w:rsid w:val="00BB2490"/>
    <w:rsid w:val="00BB2512"/>
    <w:rsid w:val="00BB25B9"/>
    <w:rsid w:val="00BB2674"/>
    <w:rsid w:val="00BB2728"/>
    <w:rsid w:val="00BB278A"/>
    <w:rsid w:val="00BB27D0"/>
    <w:rsid w:val="00BB2B1E"/>
    <w:rsid w:val="00BB2BB0"/>
    <w:rsid w:val="00BB2BCF"/>
    <w:rsid w:val="00BB2BDF"/>
    <w:rsid w:val="00BB2C24"/>
    <w:rsid w:val="00BB2C72"/>
    <w:rsid w:val="00BB2DCF"/>
    <w:rsid w:val="00BB2ED9"/>
    <w:rsid w:val="00BB303C"/>
    <w:rsid w:val="00BB3118"/>
    <w:rsid w:val="00BB311E"/>
    <w:rsid w:val="00BB3243"/>
    <w:rsid w:val="00BB3291"/>
    <w:rsid w:val="00BB32BA"/>
    <w:rsid w:val="00BB33B5"/>
    <w:rsid w:val="00BB35D4"/>
    <w:rsid w:val="00BB3620"/>
    <w:rsid w:val="00BB3665"/>
    <w:rsid w:val="00BB372A"/>
    <w:rsid w:val="00BB389B"/>
    <w:rsid w:val="00BB3960"/>
    <w:rsid w:val="00BB3A0F"/>
    <w:rsid w:val="00BB3AB2"/>
    <w:rsid w:val="00BB3B38"/>
    <w:rsid w:val="00BB3C23"/>
    <w:rsid w:val="00BB3C45"/>
    <w:rsid w:val="00BB3C91"/>
    <w:rsid w:val="00BB3D1A"/>
    <w:rsid w:val="00BB3D1E"/>
    <w:rsid w:val="00BB3D2C"/>
    <w:rsid w:val="00BB3DAC"/>
    <w:rsid w:val="00BB3E32"/>
    <w:rsid w:val="00BB40AE"/>
    <w:rsid w:val="00BB413B"/>
    <w:rsid w:val="00BB418C"/>
    <w:rsid w:val="00BB4263"/>
    <w:rsid w:val="00BB42BB"/>
    <w:rsid w:val="00BB430D"/>
    <w:rsid w:val="00BB43B7"/>
    <w:rsid w:val="00BB44B4"/>
    <w:rsid w:val="00BB4624"/>
    <w:rsid w:val="00BB4773"/>
    <w:rsid w:val="00BB4776"/>
    <w:rsid w:val="00BB499F"/>
    <w:rsid w:val="00BB4BE7"/>
    <w:rsid w:val="00BB4C19"/>
    <w:rsid w:val="00BB4C6F"/>
    <w:rsid w:val="00BB4CA4"/>
    <w:rsid w:val="00BB4CD9"/>
    <w:rsid w:val="00BB4DD2"/>
    <w:rsid w:val="00BB4DD4"/>
    <w:rsid w:val="00BB4E45"/>
    <w:rsid w:val="00BB4F94"/>
    <w:rsid w:val="00BB50C8"/>
    <w:rsid w:val="00BB50DA"/>
    <w:rsid w:val="00BB5117"/>
    <w:rsid w:val="00BB51F5"/>
    <w:rsid w:val="00BB5290"/>
    <w:rsid w:val="00BB52E9"/>
    <w:rsid w:val="00BB5389"/>
    <w:rsid w:val="00BB53C5"/>
    <w:rsid w:val="00BB548B"/>
    <w:rsid w:val="00BB559D"/>
    <w:rsid w:val="00BB589A"/>
    <w:rsid w:val="00BB5A22"/>
    <w:rsid w:val="00BB5A5C"/>
    <w:rsid w:val="00BB5CC0"/>
    <w:rsid w:val="00BB5CF7"/>
    <w:rsid w:val="00BB5D72"/>
    <w:rsid w:val="00BB5EA4"/>
    <w:rsid w:val="00BB603E"/>
    <w:rsid w:val="00BB619D"/>
    <w:rsid w:val="00BB6207"/>
    <w:rsid w:val="00BB6252"/>
    <w:rsid w:val="00BB64CC"/>
    <w:rsid w:val="00BB667F"/>
    <w:rsid w:val="00BB6735"/>
    <w:rsid w:val="00BB69A1"/>
    <w:rsid w:val="00BB69E9"/>
    <w:rsid w:val="00BB6B33"/>
    <w:rsid w:val="00BB6B7E"/>
    <w:rsid w:val="00BB6C1E"/>
    <w:rsid w:val="00BB6C50"/>
    <w:rsid w:val="00BB6C7C"/>
    <w:rsid w:val="00BB6DC2"/>
    <w:rsid w:val="00BB6DD9"/>
    <w:rsid w:val="00BB6F4F"/>
    <w:rsid w:val="00BB6FAE"/>
    <w:rsid w:val="00BB70C4"/>
    <w:rsid w:val="00BB7198"/>
    <w:rsid w:val="00BB7281"/>
    <w:rsid w:val="00BB73C7"/>
    <w:rsid w:val="00BB76B0"/>
    <w:rsid w:val="00BB777B"/>
    <w:rsid w:val="00BB77AE"/>
    <w:rsid w:val="00BB77E3"/>
    <w:rsid w:val="00BB782C"/>
    <w:rsid w:val="00BB7917"/>
    <w:rsid w:val="00BB79A6"/>
    <w:rsid w:val="00BB7ABA"/>
    <w:rsid w:val="00BB7BCE"/>
    <w:rsid w:val="00BB7BD0"/>
    <w:rsid w:val="00BB7D6C"/>
    <w:rsid w:val="00BB7F06"/>
    <w:rsid w:val="00BB7FDA"/>
    <w:rsid w:val="00BC01C3"/>
    <w:rsid w:val="00BC0254"/>
    <w:rsid w:val="00BC02AF"/>
    <w:rsid w:val="00BC04E9"/>
    <w:rsid w:val="00BC0524"/>
    <w:rsid w:val="00BC0568"/>
    <w:rsid w:val="00BC0580"/>
    <w:rsid w:val="00BC06F9"/>
    <w:rsid w:val="00BC0855"/>
    <w:rsid w:val="00BC088B"/>
    <w:rsid w:val="00BC08A1"/>
    <w:rsid w:val="00BC0974"/>
    <w:rsid w:val="00BC0AE5"/>
    <w:rsid w:val="00BC0AF1"/>
    <w:rsid w:val="00BC0FFA"/>
    <w:rsid w:val="00BC10FE"/>
    <w:rsid w:val="00BC1230"/>
    <w:rsid w:val="00BC145B"/>
    <w:rsid w:val="00BC14C4"/>
    <w:rsid w:val="00BC14D6"/>
    <w:rsid w:val="00BC1500"/>
    <w:rsid w:val="00BC15D6"/>
    <w:rsid w:val="00BC1644"/>
    <w:rsid w:val="00BC17A4"/>
    <w:rsid w:val="00BC1832"/>
    <w:rsid w:val="00BC18F2"/>
    <w:rsid w:val="00BC1920"/>
    <w:rsid w:val="00BC1964"/>
    <w:rsid w:val="00BC1A85"/>
    <w:rsid w:val="00BC1B77"/>
    <w:rsid w:val="00BC1C23"/>
    <w:rsid w:val="00BC1DA5"/>
    <w:rsid w:val="00BC1F22"/>
    <w:rsid w:val="00BC1F69"/>
    <w:rsid w:val="00BC1FAE"/>
    <w:rsid w:val="00BC2025"/>
    <w:rsid w:val="00BC2050"/>
    <w:rsid w:val="00BC2105"/>
    <w:rsid w:val="00BC21B8"/>
    <w:rsid w:val="00BC21E5"/>
    <w:rsid w:val="00BC220E"/>
    <w:rsid w:val="00BC2243"/>
    <w:rsid w:val="00BC229F"/>
    <w:rsid w:val="00BC23D8"/>
    <w:rsid w:val="00BC2540"/>
    <w:rsid w:val="00BC25A1"/>
    <w:rsid w:val="00BC25C2"/>
    <w:rsid w:val="00BC2775"/>
    <w:rsid w:val="00BC27F3"/>
    <w:rsid w:val="00BC28B0"/>
    <w:rsid w:val="00BC29B2"/>
    <w:rsid w:val="00BC29D0"/>
    <w:rsid w:val="00BC2A07"/>
    <w:rsid w:val="00BC2A33"/>
    <w:rsid w:val="00BC2B46"/>
    <w:rsid w:val="00BC2BC2"/>
    <w:rsid w:val="00BC2C28"/>
    <w:rsid w:val="00BC2C85"/>
    <w:rsid w:val="00BC2C98"/>
    <w:rsid w:val="00BC319F"/>
    <w:rsid w:val="00BC3206"/>
    <w:rsid w:val="00BC321D"/>
    <w:rsid w:val="00BC329F"/>
    <w:rsid w:val="00BC32F9"/>
    <w:rsid w:val="00BC3302"/>
    <w:rsid w:val="00BC3443"/>
    <w:rsid w:val="00BC345E"/>
    <w:rsid w:val="00BC34DF"/>
    <w:rsid w:val="00BC34E3"/>
    <w:rsid w:val="00BC360D"/>
    <w:rsid w:val="00BC371B"/>
    <w:rsid w:val="00BC379D"/>
    <w:rsid w:val="00BC379E"/>
    <w:rsid w:val="00BC37BF"/>
    <w:rsid w:val="00BC387D"/>
    <w:rsid w:val="00BC3912"/>
    <w:rsid w:val="00BC3AC1"/>
    <w:rsid w:val="00BC3B40"/>
    <w:rsid w:val="00BC3B49"/>
    <w:rsid w:val="00BC3B95"/>
    <w:rsid w:val="00BC3CF3"/>
    <w:rsid w:val="00BC3D2A"/>
    <w:rsid w:val="00BC3D51"/>
    <w:rsid w:val="00BC3DF3"/>
    <w:rsid w:val="00BC3F84"/>
    <w:rsid w:val="00BC3FF6"/>
    <w:rsid w:val="00BC404C"/>
    <w:rsid w:val="00BC49DA"/>
    <w:rsid w:val="00BC4C32"/>
    <w:rsid w:val="00BC4D4E"/>
    <w:rsid w:val="00BC4D5E"/>
    <w:rsid w:val="00BC4DB4"/>
    <w:rsid w:val="00BC4DD4"/>
    <w:rsid w:val="00BC4F1B"/>
    <w:rsid w:val="00BC5014"/>
    <w:rsid w:val="00BC50AA"/>
    <w:rsid w:val="00BC53E5"/>
    <w:rsid w:val="00BC542F"/>
    <w:rsid w:val="00BC5732"/>
    <w:rsid w:val="00BC57E7"/>
    <w:rsid w:val="00BC581E"/>
    <w:rsid w:val="00BC5974"/>
    <w:rsid w:val="00BC5AC9"/>
    <w:rsid w:val="00BC5ACE"/>
    <w:rsid w:val="00BC5CC9"/>
    <w:rsid w:val="00BC5D7A"/>
    <w:rsid w:val="00BC5DCB"/>
    <w:rsid w:val="00BC5F64"/>
    <w:rsid w:val="00BC5FE0"/>
    <w:rsid w:val="00BC637E"/>
    <w:rsid w:val="00BC642C"/>
    <w:rsid w:val="00BC672F"/>
    <w:rsid w:val="00BC6884"/>
    <w:rsid w:val="00BC6896"/>
    <w:rsid w:val="00BC6963"/>
    <w:rsid w:val="00BC6B07"/>
    <w:rsid w:val="00BC6B6C"/>
    <w:rsid w:val="00BC6BE8"/>
    <w:rsid w:val="00BC6C77"/>
    <w:rsid w:val="00BC6CEE"/>
    <w:rsid w:val="00BC6D1F"/>
    <w:rsid w:val="00BC6D2D"/>
    <w:rsid w:val="00BC6DAA"/>
    <w:rsid w:val="00BC7155"/>
    <w:rsid w:val="00BC71F4"/>
    <w:rsid w:val="00BC723F"/>
    <w:rsid w:val="00BC7334"/>
    <w:rsid w:val="00BC73C7"/>
    <w:rsid w:val="00BC752E"/>
    <w:rsid w:val="00BC7617"/>
    <w:rsid w:val="00BC76B6"/>
    <w:rsid w:val="00BC76C8"/>
    <w:rsid w:val="00BC773F"/>
    <w:rsid w:val="00BC7765"/>
    <w:rsid w:val="00BC7998"/>
    <w:rsid w:val="00BC79C2"/>
    <w:rsid w:val="00BC7A2B"/>
    <w:rsid w:val="00BC7D01"/>
    <w:rsid w:val="00BC7DBD"/>
    <w:rsid w:val="00BC7E12"/>
    <w:rsid w:val="00BD002A"/>
    <w:rsid w:val="00BD00DA"/>
    <w:rsid w:val="00BD02D7"/>
    <w:rsid w:val="00BD04AE"/>
    <w:rsid w:val="00BD04BE"/>
    <w:rsid w:val="00BD07DF"/>
    <w:rsid w:val="00BD08BF"/>
    <w:rsid w:val="00BD0A5B"/>
    <w:rsid w:val="00BD0AFA"/>
    <w:rsid w:val="00BD0B67"/>
    <w:rsid w:val="00BD0C0F"/>
    <w:rsid w:val="00BD0CA7"/>
    <w:rsid w:val="00BD0D7D"/>
    <w:rsid w:val="00BD0DC7"/>
    <w:rsid w:val="00BD0E48"/>
    <w:rsid w:val="00BD0EB3"/>
    <w:rsid w:val="00BD1097"/>
    <w:rsid w:val="00BD11CC"/>
    <w:rsid w:val="00BD12AC"/>
    <w:rsid w:val="00BD1360"/>
    <w:rsid w:val="00BD1364"/>
    <w:rsid w:val="00BD136D"/>
    <w:rsid w:val="00BD1371"/>
    <w:rsid w:val="00BD13E9"/>
    <w:rsid w:val="00BD1408"/>
    <w:rsid w:val="00BD14B1"/>
    <w:rsid w:val="00BD151D"/>
    <w:rsid w:val="00BD153D"/>
    <w:rsid w:val="00BD15B0"/>
    <w:rsid w:val="00BD1745"/>
    <w:rsid w:val="00BD1840"/>
    <w:rsid w:val="00BD1841"/>
    <w:rsid w:val="00BD185C"/>
    <w:rsid w:val="00BD187F"/>
    <w:rsid w:val="00BD1883"/>
    <w:rsid w:val="00BD18CA"/>
    <w:rsid w:val="00BD19ED"/>
    <w:rsid w:val="00BD19FC"/>
    <w:rsid w:val="00BD1A83"/>
    <w:rsid w:val="00BD1CEC"/>
    <w:rsid w:val="00BD1D76"/>
    <w:rsid w:val="00BD1DE6"/>
    <w:rsid w:val="00BD1E6F"/>
    <w:rsid w:val="00BD1EE6"/>
    <w:rsid w:val="00BD1F0F"/>
    <w:rsid w:val="00BD2051"/>
    <w:rsid w:val="00BD20BD"/>
    <w:rsid w:val="00BD2153"/>
    <w:rsid w:val="00BD2194"/>
    <w:rsid w:val="00BD22DB"/>
    <w:rsid w:val="00BD2388"/>
    <w:rsid w:val="00BD25E3"/>
    <w:rsid w:val="00BD28B6"/>
    <w:rsid w:val="00BD2B52"/>
    <w:rsid w:val="00BD2C07"/>
    <w:rsid w:val="00BD2DFD"/>
    <w:rsid w:val="00BD2E10"/>
    <w:rsid w:val="00BD2EC1"/>
    <w:rsid w:val="00BD2EC3"/>
    <w:rsid w:val="00BD2F52"/>
    <w:rsid w:val="00BD30A2"/>
    <w:rsid w:val="00BD313A"/>
    <w:rsid w:val="00BD3305"/>
    <w:rsid w:val="00BD337E"/>
    <w:rsid w:val="00BD3511"/>
    <w:rsid w:val="00BD351B"/>
    <w:rsid w:val="00BD3570"/>
    <w:rsid w:val="00BD3572"/>
    <w:rsid w:val="00BD3584"/>
    <w:rsid w:val="00BD3604"/>
    <w:rsid w:val="00BD3719"/>
    <w:rsid w:val="00BD3814"/>
    <w:rsid w:val="00BD3942"/>
    <w:rsid w:val="00BD395E"/>
    <w:rsid w:val="00BD3B95"/>
    <w:rsid w:val="00BD4012"/>
    <w:rsid w:val="00BD4030"/>
    <w:rsid w:val="00BD4078"/>
    <w:rsid w:val="00BD4243"/>
    <w:rsid w:val="00BD42FF"/>
    <w:rsid w:val="00BD472B"/>
    <w:rsid w:val="00BD47C2"/>
    <w:rsid w:val="00BD4AF9"/>
    <w:rsid w:val="00BD4B3E"/>
    <w:rsid w:val="00BD4D80"/>
    <w:rsid w:val="00BD4DB7"/>
    <w:rsid w:val="00BD4DEE"/>
    <w:rsid w:val="00BD4E98"/>
    <w:rsid w:val="00BD5058"/>
    <w:rsid w:val="00BD5085"/>
    <w:rsid w:val="00BD51E2"/>
    <w:rsid w:val="00BD5255"/>
    <w:rsid w:val="00BD525D"/>
    <w:rsid w:val="00BD536C"/>
    <w:rsid w:val="00BD5403"/>
    <w:rsid w:val="00BD54EC"/>
    <w:rsid w:val="00BD557D"/>
    <w:rsid w:val="00BD566A"/>
    <w:rsid w:val="00BD58F9"/>
    <w:rsid w:val="00BD5A75"/>
    <w:rsid w:val="00BD5A90"/>
    <w:rsid w:val="00BD5B23"/>
    <w:rsid w:val="00BD5B85"/>
    <w:rsid w:val="00BD5D8D"/>
    <w:rsid w:val="00BD5D9A"/>
    <w:rsid w:val="00BD5E71"/>
    <w:rsid w:val="00BD600D"/>
    <w:rsid w:val="00BD6131"/>
    <w:rsid w:val="00BD61F6"/>
    <w:rsid w:val="00BD6373"/>
    <w:rsid w:val="00BD63EE"/>
    <w:rsid w:val="00BD64AD"/>
    <w:rsid w:val="00BD6673"/>
    <w:rsid w:val="00BD66A6"/>
    <w:rsid w:val="00BD66DD"/>
    <w:rsid w:val="00BD67A7"/>
    <w:rsid w:val="00BD6869"/>
    <w:rsid w:val="00BD6996"/>
    <w:rsid w:val="00BD69E6"/>
    <w:rsid w:val="00BD6BE4"/>
    <w:rsid w:val="00BD6C51"/>
    <w:rsid w:val="00BD6CDF"/>
    <w:rsid w:val="00BD6F3A"/>
    <w:rsid w:val="00BD6FEB"/>
    <w:rsid w:val="00BD7101"/>
    <w:rsid w:val="00BD7170"/>
    <w:rsid w:val="00BD718E"/>
    <w:rsid w:val="00BD7289"/>
    <w:rsid w:val="00BD7544"/>
    <w:rsid w:val="00BD76A0"/>
    <w:rsid w:val="00BD76FE"/>
    <w:rsid w:val="00BD77BC"/>
    <w:rsid w:val="00BD7806"/>
    <w:rsid w:val="00BD7894"/>
    <w:rsid w:val="00BD78A3"/>
    <w:rsid w:val="00BD79C5"/>
    <w:rsid w:val="00BD79CE"/>
    <w:rsid w:val="00BD7AB8"/>
    <w:rsid w:val="00BD7AFA"/>
    <w:rsid w:val="00BD7B02"/>
    <w:rsid w:val="00BD7CDF"/>
    <w:rsid w:val="00BD7D78"/>
    <w:rsid w:val="00BD7E43"/>
    <w:rsid w:val="00BE00D1"/>
    <w:rsid w:val="00BE01C6"/>
    <w:rsid w:val="00BE0299"/>
    <w:rsid w:val="00BE02F5"/>
    <w:rsid w:val="00BE0313"/>
    <w:rsid w:val="00BE04C1"/>
    <w:rsid w:val="00BE0582"/>
    <w:rsid w:val="00BE0655"/>
    <w:rsid w:val="00BE06FE"/>
    <w:rsid w:val="00BE0808"/>
    <w:rsid w:val="00BE0A2B"/>
    <w:rsid w:val="00BE0B3B"/>
    <w:rsid w:val="00BE0CF3"/>
    <w:rsid w:val="00BE0E47"/>
    <w:rsid w:val="00BE0E51"/>
    <w:rsid w:val="00BE0EB8"/>
    <w:rsid w:val="00BE0FA0"/>
    <w:rsid w:val="00BE1089"/>
    <w:rsid w:val="00BE10B5"/>
    <w:rsid w:val="00BE11F9"/>
    <w:rsid w:val="00BE11FD"/>
    <w:rsid w:val="00BE12CF"/>
    <w:rsid w:val="00BE134E"/>
    <w:rsid w:val="00BE166E"/>
    <w:rsid w:val="00BE167E"/>
    <w:rsid w:val="00BE1720"/>
    <w:rsid w:val="00BE18D5"/>
    <w:rsid w:val="00BE1910"/>
    <w:rsid w:val="00BE1A3A"/>
    <w:rsid w:val="00BE1A75"/>
    <w:rsid w:val="00BE1C34"/>
    <w:rsid w:val="00BE1C6C"/>
    <w:rsid w:val="00BE1E23"/>
    <w:rsid w:val="00BE1EA3"/>
    <w:rsid w:val="00BE1EA6"/>
    <w:rsid w:val="00BE1EAC"/>
    <w:rsid w:val="00BE1EE6"/>
    <w:rsid w:val="00BE1FCF"/>
    <w:rsid w:val="00BE2060"/>
    <w:rsid w:val="00BE211E"/>
    <w:rsid w:val="00BE2215"/>
    <w:rsid w:val="00BE2246"/>
    <w:rsid w:val="00BE226F"/>
    <w:rsid w:val="00BE24E4"/>
    <w:rsid w:val="00BE26B9"/>
    <w:rsid w:val="00BE27D8"/>
    <w:rsid w:val="00BE27F8"/>
    <w:rsid w:val="00BE27FA"/>
    <w:rsid w:val="00BE29C2"/>
    <w:rsid w:val="00BE29F4"/>
    <w:rsid w:val="00BE2A5C"/>
    <w:rsid w:val="00BE2BDF"/>
    <w:rsid w:val="00BE2C8B"/>
    <w:rsid w:val="00BE2ED1"/>
    <w:rsid w:val="00BE2ED6"/>
    <w:rsid w:val="00BE2F29"/>
    <w:rsid w:val="00BE3045"/>
    <w:rsid w:val="00BE31C7"/>
    <w:rsid w:val="00BE32FF"/>
    <w:rsid w:val="00BE3371"/>
    <w:rsid w:val="00BE3375"/>
    <w:rsid w:val="00BE3412"/>
    <w:rsid w:val="00BE35EA"/>
    <w:rsid w:val="00BE3772"/>
    <w:rsid w:val="00BE3774"/>
    <w:rsid w:val="00BE385B"/>
    <w:rsid w:val="00BE38EE"/>
    <w:rsid w:val="00BE3AE0"/>
    <w:rsid w:val="00BE3B43"/>
    <w:rsid w:val="00BE3B79"/>
    <w:rsid w:val="00BE3C4B"/>
    <w:rsid w:val="00BE3E13"/>
    <w:rsid w:val="00BE3EDE"/>
    <w:rsid w:val="00BE3F18"/>
    <w:rsid w:val="00BE3F37"/>
    <w:rsid w:val="00BE3F42"/>
    <w:rsid w:val="00BE3FE3"/>
    <w:rsid w:val="00BE4058"/>
    <w:rsid w:val="00BE405F"/>
    <w:rsid w:val="00BE412C"/>
    <w:rsid w:val="00BE4169"/>
    <w:rsid w:val="00BE41C2"/>
    <w:rsid w:val="00BE4584"/>
    <w:rsid w:val="00BE4586"/>
    <w:rsid w:val="00BE45DA"/>
    <w:rsid w:val="00BE4751"/>
    <w:rsid w:val="00BE482B"/>
    <w:rsid w:val="00BE492A"/>
    <w:rsid w:val="00BE4943"/>
    <w:rsid w:val="00BE4947"/>
    <w:rsid w:val="00BE4951"/>
    <w:rsid w:val="00BE4C4C"/>
    <w:rsid w:val="00BE4C94"/>
    <w:rsid w:val="00BE4CBC"/>
    <w:rsid w:val="00BE4CCF"/>
    <w:rsid w:val="00BE4D73"/>
    <w:rsid w:val="00BE4D9F"/>
    <w:rsid w:val="00BE4E44"/>
    <w:rsid w:val="00BE4E84"/>
    <w:rsid w:val="00BE4EA2"/>
    <w:rsid w:val="00BE4F75"/>
    <w:rsid w:val="00BE50B5"/>
    <w:rsid w:val="00BE50F5"/>
    <w:rsid w:val="00BE5216"/>
    <w:rsid w:val="00BE5418"/>
    <w:rsid w:val="00BE542B"/>
    <w:rsid w:val="00BE55B4"/>
    <w:rsid w:val="00BE5648"/>
    <w:rsid w:val="00BE5742"/>
    <w:rsid w:val="00BE578B"/>
    <w:rsid w:val="00BE579E"/>
    <w:rsid w:val="00BE57E4"/>
    <w:rsid w:val="00BE58FA"/>
    <w:rsid w:val="00BE5A47"/>
    <w:rsid w:val="00BE5A4C"/>
    <w:rsid w:val="00BE5B0F"/>
    <w:rsid w:val="00BE5CC3"/>
    <w:rsid w:val="00BE5D73"/>
    <w:rsid w:val="00BE5E1B"/>
    <w:rsid w:val="00BE5E25"/>
    <w:rsid w:val="00BE5EFE"/>
    <w:rsid w:val="00BE5F80"/>
    <w:rsid w:val="00BE5FAE"/>
    <w:rsid w:val="00BE6122"/>
    <w:rsid w:val="00BE61AA"/>
    <w:rsid w:val="00BE620A"/>
    <w:rsid w:val="00BE623B"/>
    <w:rsid w:val="00BE62E1"/>
    <w:rsid w:val="00BE6372"/>
    <w:rsid w:val="00BE63C7"/>
    <w:rsid w:val="00BE67EE"/>
    <w:rsid w:val="00BE687C"/>
    <w:rsid w:val="00BE687D"/>
    <w:rsid w:val="00BE6923"/>
    <w:rsid w:val="00BE6AA1"/>
    <w:rsid w:val="00BE6D26"/>
    <w:rsid w:val="00BE6DC3"/>
    <w:rsid w:val="00BE6ED1"/>
    <w:rsid w:val="00BE6FD9"/>
    <w:rsid w:val="00BE703D"/>
    <w:rsid w:val="00BE7051"/>
    <w:rsid w:val="00BE70BB"/>
    <w:rsid w:val="00BE71F3"/>
    <w:rsid w:val="00BE72BA"/>
    <w:rsid w:val="00BE7341"/>
    <w:rsid w:val="00BE7348"/>
    <w:rsid w:val="00BE73A3"/>
    <w:rsid w:val="00BE74C7"/>
    <w:rsid w:val="00BE7517"/>
    <w:rsid w:val="00BE753A"/>
    <w:rsid w:val="00BE75DD"/>
    <w:rsid w:val="00BE76D8"/>
    <w:rsid w:val="00BE775D"/>
    <w:rsid w:val="00BE77BD"/>
    <w:rsid w:val="00BE7920"/>
    <w:rsid w:val="00BE793E"/>
    <w:rsid w:val="00BE7A63"/>
    <w:rsid w:val="00BE7BFB"/>
    <w:rsid w:val="00BE7C37"/>
    <w:rsid w:val="00BE7C88"/>
    <w:rsid w:val="00BE7E49"/>
    <w:rsid w:val="00BE7EF3"/>
    <w:rsid w:val="00BF004E"/>
    <w:rsid w:val="00BF0118"/>
    <w:rsid w:val="00BF017D"/>
    <w:rsid w:val="00BF01CF"/>
    <w:rsid w:val="00BF032A"/>
    <w:rsid w:val="00BF04F6"/>
    <w:rsid w:val="00BF054E"/>
    <w:rsid w:val="00BF0622"/>
    <w:rsid w:val="00BF06A3"/>
    <w:rsid w:val="00BF06FA"/>
    <w:rsid w:val="00BF0777"/>
    <w:rsid w:val="00BF090C"/>
    <w:rsid w:val="00BF0A6E"/>
    <w:rsid w:val="00BF0CC6"/>
    <w:rsid w:val="00BF0D19"/>
    <w:rsid w:val="00BF0D3D"/>
    <w:rsid w:val="00BF0DC8"/>
    <w:rsid w:val="00BF0DD7"/>
    <w:rsid w:val="00BF1083"/>
    <w:rsid w:val="00BF11A4"/>
    <w:rsid w:val="00BF13A0"/>
    <w:rsid w:val="00BF13DB"/>
    <w:rsid w:val="00BF1428"/>
    <w:rsid w:val="00BF15B1"/>
    <w:rsid w:val="00BF1690"/>
    <w:rsid w:val="00BF175C"/>
    <w:rsid w:val="00BF17E3"/>
    <w:rsid w:val="00BF19CF"/>
    <w:rsid w:val="00BF1A78"/>
    <w:rsid w:val="00BF1BD1"/>
    <w:rsid w:val="00BF1CC8"/>
    <w:rsid w:val="00BF1D53"/>
    <w:rsid w:val="00BF20A6"/>
    <w:rsid w:val="00BF21EF"/>
    <w:rsid w:val="00BF222A"/>
    <w:rsid w:val="00BF234A"/>
    <w:rsid w:val="00BF2697"/>
    <w:rsid w:val="00BF2882"/>
    <w:rsid w:val="00BF29FF"/>
    <w:rsid w:val="00BF2AD0"/>
    <w:rsid w:val="00BF2B29"/>
    <w:rsid w:val="00BF2B77"/>
    <w:rsid w:val="00BF2C2F"/>
    <w:rsid w:val="00BF2F88"/>
    <w:rsid w:val="00BF309E"/>
    <w:rsid w:val="00BF30D3"/>
    <w:rsid w:val="00BF3386"/>
    <w:rsid w:val="00BF34AD"/>
    <w:rsid w:val="00BF34E7"/>
    <w:rsid w:val="00BF37EF"/>
    <w:rsid w:val="00BF37F9"/>
    <w:rsid w:val="00BF3A2C"/>
    <w:rsid w:val="00BF3AB3"/>
    <w:rsid w:val="00BF3ED7"/>
    <w:rsid w:val="00BF3F69"/>
    <w:rsid w:val="00BF3F88"/>
    <w:rsid w:val="00BF40C0"/>
    <w:rsid w:val="00BF4294"/>
    <w:rsid w:val="00BF4311"/>
    <w:rsid w:val="00BF4436"/>
    <w:rsid w:val="00BF44BE"/>
    <w:rsid w:val="00BF452E"/>
    <w:rsid w:val="00BF460C"/>
    <w:rsid w:val="00BF4658"/>
    <w:rsid w:val="00BF4748"/>
    <w:rsid w:val="00BF47B7"/>
    <w:rsid w:val="00BF4932"/>
    <w:rsid w:val="00BF499A"/>
    <w:rsid w:val="00BF4B47"/>
    <w:rsid w:val="00BF4D94"/>
    <w:rsid w:val="00BF50D2"/>
    <w:rsid w:val="00BF5120"/>
    <w:rsid w:val="00BF529F"/>
    <w:rsid w:val="00BF53A4"/>
    <w:rsid w:val="00BF5489"/>
    <w:rsid w:val="00BF55A4"/>
    <w:rsid w:val="00BF5610"/>
    <w:rsid w:val="00BF5656"/>
    <w:rsid w:val="00BF5673"/>
    <w:rsid w:val="00BF5695"/>
    <w:rsid w:val="00BF57E3"/>
    <w:rsid w:val="00BF57F5"/>
    <w:rsid w:val="00BF589B"/>
    <w:rsid w:val="00BF5A2E"/>
    <w:rsid w:val="00BF5B20"/>
    <w:rsid w:val="00BF5BFF"/>
    <w:rsid w:val="00BF5CAD"/>
    <w:rsid w:val="00BF5D62"/>
    <w:rsid w:val="00BF5E2C"/>
    <w:rsid w:val="00BF6050"/>
    <w:rsid w:val="00BF617A"/>
    <w:rsid w:val="00BF61AA"/>
    <w:rsid w:val="00BF6290"/>
    <w:rsid w:val="00BF6366"/>
    <w:rsid w:val="00BF644B"/>
    <w:rsid w:val="00BF64F0"/>
    <w:rsid w:val="00BF654B"/>
    <w:rsid w:val="00BF656C"/>
    <w:rsid w:val="00BF6696"/>
    <w:rsid w:val="00BF6767"/>
    <w:rsid w:val="00BF67DA"/>
    <w:rsid w:val="00BF685B"/>
    <w:rsid w:val="00BF686D"/>
    <w:rsid w:val="00BF69A2"/>
    <w:rsid w:val="00BF6B6B"/>
    <w:rsid w:val="00BF6C84"/>
    <w:rsid w:val="00BF6C89"/>
    <w:rsid w:val="00BF6D86"/>
    <w:rsid w:val="00BF6D9A"/>
    <w:rsid w:val="00BF6DFE"/>
    <w:rsid w:val="00BF6E30"/>
    <w:rsid w:val="00BF6EBF"/>
    <w:rsid w:val="00BF7025"/>
    <w:rsid w:val="00BF702A"/>
    <w:rsid w:val="00BF7104"/>
    <w:rsid w:val="00BF721C"/>
    <w:rsid w:val="00BF734C"/>
    <w:rsid w:val="00BF7660"/>
    <w:rsid w:val="00BF787D"/>
    <w:rsid w:val="00BF789D"/>
    <w:rsid w:val="00BF795D"/>
    <w:rsid w:val="00BF7A54"/>
    <w:rsid w:val="00BF7D23"/>
    <w:rsid w:val="00BF7DC0"/>
    <w:rsid w:val="00BF7E00"/>
    <w:rsid w:val="00BF7E62"/>
    <w:rsid w:val="00C0008D"/>
    <w:rsid w:val="00C001F1"/>
    <w:rsid w:val="00C00209"/>
    <w:rsid w:val="00C0024F"/>
    <w:rsid w:val="00C00363"/>
    <w:rsid w:val="00C0039C"/>
    <w:rsid w:val="00C004FB"/>
    <w:rsid w:val="00C00545"/>
    <w:rsid w:val="00C00568"/>
    <w:rsid w:val="00C00608"/>
    <w:rsid w:val="00C00766"/>
    <w:rsid w:val="00C00A07"/>
    <w:rsid w:val="00C00AA0"/>
    <w:rsid w:val="00C00C87"/>
    <w:rsid w:val="00C00CEA"/>
    <w:rsid w:val="00C00EBE"/>
    <w:rsid w:val="00C01097"/>
    <w:rsid w:val="00C0109C"/>
    <w:rsid w:val="00C01159"/>
    <w:rsid w:val="00C01193"/>
    <w:rsid w:val="00C01265"/>
    <w:rsid w:val="00C0126C"/>
    <w:rsid w:val="00C012CD"/>
    <w:rsid w:val="00C01598"/>
    <w:rsid w:val="00C017FC"/>
    <w:rsid w:val="00C018A3"/>
    <w:rsid w:val="00C018AE"/>
    <w:rsid w:val="00C018FF"/>
    <w:rsid w:val="00C01A0B"/>
    <w:rsid w:val="00C01A0F"/>
    <w:rsid w:val="00C01A5D"/>
    <w:rsid w:val="00C01C05"/>
    <w:rsid w:val="00C02232"/>
    <w:rsid w:val="00C02377"/>
    <w:rsid w:val="00C023D8"/>
    <w:rsid w:val="00C0241E"/>
    <w:rsid w:val="00C024AF"/>
    <w:rsid w:val="00C026F0"/>
    <w:rsid w:val="00C0278B"/>
    <w:rsid w:val="00C02AEA"/>
    <w:rsid w:val="00C02B13"/>
    <w:rsid w:val="00C02B57"/>
    <w:rsid w:val="00C02CB1"/>
    <w:rsid w:val="00C02CDF"/>
    <w:rsid w:val="00C02FDD"/>
    <w:rsid w:val="00C031DC"/>
    <w:rsid w:val="00C0322C"/>
    <w:rsid w:val="00C0333C"/>
    <w:rsid w:val="00C0339A"/>
    <w:rsid w:val="00C0340F"/>
    <w:rsid w:val="00C0344B"/>
    <w:rsid w:val="00C035FA"/>
    <w:rsid w:val="00C036E9"/>
    <w:rsid w:val="00C036EA"/>
    <w:rsid w:val="00C03756"/>
    <w:rsid w:val="00C037B7"/>
    <w:rsid w:val="00C039E7"/>
    <w:rsid w:val="00C03A8D"/>
    <w:rsid w:val="00C03B0A"/>
    <w:rsid w:val="00C03B15"/>
    <w:rsid w:val="00C03C34"/>
    <w:rsid w:val="00C03C62"/>
    <w:rsid w:val="00C03E70"/>
    <w:rsid w:val="00C03E84"/>
    <w:rsid w:val="00C03F1C"/>
    <w:rsid w:val="00C03F8B"/>
    <w:rsid w:val="00C04008"/>
    <w:rsid w:val="00C04190"/>
    <w:rsid w:val="00C045C4"/>
    <w:rsid w:val="00C0468B"/>
    <w:rsid w:val="00C047F5"/>
    <w:rsid w:val="00C0486E"/>
    <w:rsid w:val="00C0486F"/>
    <w:rsid w:val="00C049C2"/>
    <w:rsid w:val="00C049FD"/>
    <w:rsid w:val="00C04AC7"/>
    <w:rsid w:val="00C04BF7"/>
    <w:rsid w:val="00C04C15"/>
    <w:rsid w:val="00C04C5C"/>
    <w:rsid w:val="00C04D28"/>
    <w:rsid w:val="00C04E15"/>
    <w:rsid w:val="00C04EC7"/>
    <w:rsid w:val="00C04F5E"/>
    <w:rsid w:val="00C04F9E"/>
    <w:rsid w:val="00C05192"/>
    <w:rsid w:val="00C052C7"/>
    <w:rsid w:val="00C052DD"/>
    <w:rsid w:val="00C05334"/>
    <w:rsid w:val="00C05380"/>
    <w:rsid w:val="00C05445"/>
    <w:rsid w:val="00C05452"/>
    <w:rsid w:val="00C057CF"/>
    <w:rsid w:val="00C057DC"/>
    <w:rsid w:val="00C05827"/>
    <w:rsid w:val="00C05B2C"/>
    <w:rsid w:val="00C05B37"/>
    <w:rsid w:val="00C05C62"/>
    <w:rsid w:val="00C05D7B"/>
    <w:rsid w:val="00C05D97"/>
    <w:rsid w:val="00C05F34"/>
    <w:rsid w:val="00C05FE4"/>
    <w:rsid w:val="00C0606C"/>
    <w:rsid w:val="00C0608F"/>
    <w:rsid w:val="00C06184"/>
    <w:rsid w:val="00C06443"/>
    <w:rsid w:val="00C06603"/>
    <w:rsid w:val="00C06607"/>
    <w:rsid w:val="00C06796"/>
    <w:rsid w:val="00C067C2"/>
    <w:rsid w:val="00C068C4"/>
    <w:rsid w:val="00C069C6"/>
    <w:rsid w:val="00C06AD3"/>
    <w:rsid w:val="00C06B76"/>
    <w:rsid w:val="00C06B85"/>
    <w:rsid w:val="00C06C9E"/>
    <w:rsid w:val="00C06D06"/>
    <w:rsid w:val="00C06EC4"/>
    <w:rsid w:val="00C06F4B"/>
    <w:rsid w:val="00C06F5E"/>
    <w:rsid w:val="00C0741D"/>
    <w:rsid w:val="00C0750B"/>
    <w:rsid w:val="00C07680"/>
    <w:rsid w:val="00C077C8"/>
    <w:rsid w:val="00C0784F"/>
    <w:rsid w:val="00C078C7"/>
    <w:rsid w:val="00C079DB"/>
    <w:rsid w:val="00C07AB2"/>
    <w:rsid w:val="00C07ABC"/>
    <w:rsid w:val="00C07B8C"/>
    <w:rsid w:val="00C07C1D"/>
    <w:rsid w:val="00C07C7D"/>
    <w:rsid w:val="00C07DC7"/>
    <w:rsid w:val="00C07DF3"/>
    <w:rsid w:val="00C07E66"/>
    <w:rsid w:val="00C07EEA"/>
    <w:rsid w:val="00C10196"/>
    <w:rsid w:val="00C102B2"/>
    <w:rsid w:val="00C1042B"/>
    <w:rsid w:val="00C104A7"/>
    <w:rsid w:val="00C104CC"/>
    <w:rsid w:val="00C107D9"/>
    <w:rsid w:val="00C1087E"/>
    <w:rsid w:val="00C10C6B"/>
    <w:rsid w:val="00C10D64"/>
    <w:rsid w:val="00C10DAB"/>
    <w:rsid w:val="00C10E27"/>
    <w:rsid w:val="00C10F1E"/>
    <w:rsid w:val="00C11147"/>
    <w:rsid w:val="00C11211"/>
    <w:rsid w:val="00C11247"/>
    <w:rsid w:val="00C1154E"/>
    <w:rsid w:val="00C115A0"/>
    <w:rsid w:val="00C11693"/>
    <w:rsid w:val="00C11729"/>
    <w:rsid w:val="00C1181F"/>
    <w:rsid w:val="00C119E7"/>
    <w:rsid w:val="00C11A18"/>
    <w:rsid w:val="00C11AA2"/>
    <w:rsid w:val="00C11C09"/>
    <w:rsid w:val="00C11DE9"/>
    <w:rsid w:val="00C11E25"/>
    <w:rsid w:val="00C11F3C"/>
    <w:rsid w:val="00C1207C"/>
    <w:rsid w:val="00C124B2"/>
    <w:rsid w:val="00C124E6"/>
    <w:rsid w:val="00C127B4"/>
    <w:rsid w:val="00C1299F"/>
    <w:rsid w:val="00C12BA4"/>
    <w:rsid w:val="00C12BE8"/>
    <w:rsid w:val="00C12CE0"/>
    <w:rsid w:val="00C12F92"/>
    <w:rsid w:val="00C12FF2"/>
    <w:rsid w:val="00C130D7"/>
    <w:rsid w:val="00C131E2"/>
    <w:rsid w:val="00C132CA"/>
    <w:rsid w:val="00C1339B"/>
    <w:rsid w:val="00C133A9"/>
    <w:rsid w:val="00C133F3"/>
    <w:rsid w:val="00C13469"/>
    <w:rsid w:val="00C13472"/>
    <w:rsid w:val="00C13498"/>
    <w:rsid w:val="00C13795"/>
    <w:rsid w:val="00C13855"/>
    <w:rsid w:val="00C138C5"/>
    <w:rsid w:val="00C139AC"/>
    <w:rsid w:val="00C13A45"/>
    <w:rsid w:val="00C13BFD"/>
    <w:rsid w:val="00C13CC1"/>
    <w:rsid w:val="00C13E0E"/>
    <w:rsid w:val="00C13E3C"/>
    <w:rsid w:val="00C13F6D"/>
    <w:rsid w:val="00C13FD2"/>
    <w:rsid w:val="00C13FD9"/>
    <w:rsid w:val="00C140A2"/>
    <w:rsid w:val="00C140D1"/>
    <w:rsid w:val="00C14259"/>
    <w:rsid w:val="00C143C2"/>
    <w:rsid w:val="00C1440B"/>
    <w:rsid w:val="00C14441"/>
    <w:rsid w:val="00C14540"/>
    <w:rsid w:val="00C14578"/>
    <w:rsid w:val="00C1464A"/>
    <w:rsid w:val="00C1470D"/>
    <w:rsid w:val="00C14BB6"/>
    <w:rsid w:val="00C14BF6"/>
    <w:rsid w:val="00C14D67"/>
    <w:rsid w:val="00C14DE7"/>
    <w:rsid w:val="00C14F21"/>
    <w:rsid w:val="00C14F2B"/>
    <w:rsid w:val="00C14F3F"/>
    <w:rsid w:val="00C15329"/>
    <w:rsid w:val="00C153B7"/>
    <w:rsid w:val="00C156B9"/>
    <w:rsid w:val="00C15756"/>
    <w:rsid w:val="00C159E4"/>
    <w:rsid w:val="00C15A6C"/>
    <w:rsid w:val="00C15AC8"/>
    <w:rsid w:val="00C15B7E"/>
    <w:rsid w:val="00C15BC5"/>
    <w:rsid w:val="00C15C74"/>
    <w:rsid w:val="00C15D21"/>
    <w:rsid w:val="00C15E32"/>
    <w:rsid w:val="00C15F44"/>
    <w:rsid w:val="00C162F1"/>
    <w:rsid w:val="00C165F5"/>
    <w:rsid w:val="00C16608"/>
    <w:rsid w:val="00C1665F"/>
    <w:rsid w:val="00C1666F"/>
    <w:rsid w:val="00C167E7"/>
    <w:rsid w:val="00C16A56"/>
    <w:rsid w:val="00C16ABF"/>
    <w:rsid w:val="00C16AC7"/>
    <w:rsid w:val="00C16C3B"/>
    <w:rsid w:val="00C16DA5"/>
    <w:rsid w:val="00C16F65"/>
    <w:rsid w:val="00C16F86"/>
    <w:rsid w:val="00C16F93"/>
    <w:rsid w:val="00C17103"/>
    <w:rsid w:val="00C1715F"/>
    <w:rsid w:val="00C1731A"/>
    <w:rsid w:val="00C1755A"/>
    <w:rsid w:val="00C17638"/>
    <w:rsid w:val="00C17B1F"/>
    <w:rsid w:val="00C17B44"/>
    <w:rsid w:val="00C17C9D"/>
    <w:rsid w:val="00C17ED1"/>
    <w:rsid w:val="00C17ED7"/>
    <w:rsid w:val="00C1CB9B"/>
    <w:rsid w:val="00C20113"/>
    <w:rsid w:val="00C202A4"/>
    <w:rsid w:val="00C202B4"/>
    <w:rsid w:val="00C20328"/>
    <w:rsid w:val="00C2038E"/>
    <w:rsid w:val="00C203F8"/>
    <w:rsid w:val="00C20404"/>
    <w:rsid w:val="00C20409"/>
    <w:rsid w:val="00C20443"/>
    <w:rsid w:val="00C205A7"/>
    <w:rsid w:val="00C2068F"/>
    <w:rsid w:val="00C20737"/>
    <w:rsid w:val="00C207BC"/>
    <w:rsid w:val="00C20801"/>
    <w:rsid w:val="00C20A16"/>
    <w:rsid w:val="00C20B2D"/>
    <w:rsid w:val="00C20B4C"/>
    <w:rsid w:val="00C20CF4"/>
    <w:rsid w:val="00C20F1F"/>
    <w:rsid w:val="00C20F22"/>
    <w:rsid w:val="00C210E6"/>
    <w:rsid w:val="00C21223"/>
    <w:rsid w:val="00C215A3"/>
    <w:rsid w:val="00C21813"/>
    <w:rsid w:val="00C21937"/>
    <w:rsid w:val="00C21A3E"/>
    <w:rsid w:val="00C21C01"/>
    <w:rsid w:val="00C21C61"/>
    <w:rsid w:val="00C21E03"/>
    <w:rsid w:val="00C21EEB"/>
    <w:rsid w:val="00C21F61"/>
    <w:rsid w:val="00C22014"/>
    <w:rsid w:val="00C2208E"/>
    <w:rsid w:val="00C22113"/>
    <w:rsid w:val="00C2241E"/>
    <w:rsid w:val="00C2264E"/>
    <w:rsid w:val="00C226B3"/>
    <w:rsid w:val="00C22DAB"/>
    <w:rsid w:val="00C22DBC"/>
    <w:rsid w:val="00C22DD3"/>
    <w:rsid w:val="00C22F83"/>
    <w:rsid w:val="00C22F9C"/>
    <w:rsid w:val="00C230F9"/>
    <w:rsid w:val="00C2331E"/>
    <w:rsid w:val="00C233E7"/>
    <w:rsid w:val="00C2341E"/>
    <w:rsid w:val="00C23485"/>
    <w:rsid w:val="00C23687"/>
    <w:rsid w:val="00C23789"/>
    <w:rsid w:val="00C2387F"/>
    <w:rsid w:val="00C23930"/>
    <w:rsid w:val="00C2399C"/>
    <w:rsid w:val="00C23A21"/>
    <w:rsid w:val="00C23A31"/>
    <w:rsid w:val="00C23A88"/>
    <w:rsid w:val="00C23A8F"/>
    <w:rsid w:val="00C23B13"/>
    <w:rsid w:val="00C23B1B"/>
    <w:rsid w:val="00C23B20"/>
    <w:rsid w:val="00C23BC9"/>
    <w:rsid w:val="00C23CCF"/>
    <w:rsid w:val="00C23D82"/>
    <w:rsid w:val="00C23EC3"/>
    <w:rsid w:val="00C240C4"/>
    <w:rsid w:val="00C24200"/>
    <w:rsid w:val="00C242DE"/>
    <w:rsid w:val="00C244EE"/>
    <w:rsid w:val="00C2473B"/>
    <w:rsid w:val="00C2476F"/>
    <w:rsid w:val="00C248D3"/>
    <w:rsid w:val="00C24B8B"/>
    <w:rsid w:val="00C24E20"/>
    <w:rsid w:val="00C24EC9"/>
    <w:rsid w:val="00C24ECC"/>
    <w:rsid w:val="00C250AA"/>
    <w:rsid w:val="00C251DF"/>
    <w:rsid w:val="00C252A5"/>
    <w:rsid w:val="00C25376"/>
    <w:rsid w:val="00C254A7"/>
    <w:rsid w:val="00C25507"/>
    <w:rsid w:val="00C25652"/>
    <w:rsid w:val="00C2567C"/>
    <w:rsid w:val="00C256AB"/>
    <w:rsid w:val="00C258C2"/>
    <w:rsid w:val="00C25B59"/>
    <w:rsid w:val="00C25C0F"/>
    <w:rsid w:val="00C25C2A"/>
    <w:rsid w:val="00C25C35"/>
    <w:rsid w:val="00C25C6D"/>
    <w:rsid w:val="00C25CF5"/>
    <w:rsid w:val="00C25DC1"/>
    <w:rsid w:val="00C25FDE"/>
    <w:rsid w:val="00C26187"/>
    <w:rsid w:val="00C263CC"/>
    <w:rsid w:val="00C26495"/>
    <w:rsid w:val="00C26643"/>
    <w:rsid w:val="00C2678F"/>
    <w:rsid w:val="00C267F5"/>
    <w:rsid w:val="00C26864"/>
    <w:rsid w:val="00C269DD"/>
    <w:rsid w:val="00C26A14"/>
    <w:rsid w:val="00C26A3A"/>
    <w:rsid w:val="00C26ACD"/>
    <w:rsid w:val="00C26BCD"/>
    <w:rsid w:val="00C26CAE"/>
    <w:rsid w:val="00C26E3D"/>
    <w:rsid w:val="00C26E60"/>
    <w:rsid w:val="00C26F73"/>
    <w:rsid w:val="00C26F8F"/>
    <w:rsid w:val="00C2702D"/>
    <w:rsid w:val="00C2716C"/>
    <w:rsid w:val="00C27186"/>
    <w:rsid w:val="00C2722E"/>
    <w:rsid w:val="00C27378"/>
    <w:rsid w:val="00C273CF"/>
    <w:rsid w:val="00C274ED"/>
    <w:rsid w:val="00C27524"/>
    <w:rsid w:val="00C27575"/>
    <w:rsid w:val="00C27623"/>
    <w:rsid w:val="00C276A3"/>
    <w:rsid w:val="00C276C8"/>
    <w:rsid w:val="00C278F2"/>
    <w:rsid w:val="00C27926"/>
    <w:rsid w:val="00C2797E"/>
    <w:rsid w:val="00C279CE"/>
    <w:rsid w:val="00C27ACA"/>
    <w:rsid w:val="00C27BB3"/>
    <w:rsid w:val="00C27C53"/>
    <w:rsid w:val="00C27DD6"/>
    <w:rsid w:val="00C27E78"/>
    <w:rsid w:val="00C27EAD"/>
    <w:rsid w:val="00C27F09"/>
    <w:rsid w:val="00C27F72"/>
    <w:rsid w:val="00C30228"/>
    <w:rsid w:val="00C30295"/>
    <w:rsid w:val="00C3038E"/>
    <w:rsid w:val="00C3073E"/>
    <w:rsid w:val="00C30824"/>
    <w:rsid w:val="00C30925"/>
    <w:rsid w:val="00C30954"/>
    <w:rsid w:val="00C30A36"/>
    <w:rsid w:val="00C30A3F"/>
    <w:rsid w:val="00C30B0D"/>
    <w:rsid w:val="00C30B4F"/>
    <w:rsid w:val="00C30F4B"/>
    <w:rsid w:val="00C30F68"/>
    <w:rsid w:val="00C30F84"/>
    <w:rsid w:val="00C30FDF"/>
    <w:rsid w:val="00C31022"/>
    <w:rsid w:val="00C311E3"/>
    <w:rsid w:val="00C31226"/>
    <w:rsid w:val="00C3140F"/>
    <w:rsid w:val="00C3147C"/>
    <w:rsid w:val="00C3148D"/>
    <w:rsid w:val="00C314E6"/>
    <w:rsid w:val="00C3189C"/>
    <w:rsid w:val="00C31945"/>
    <w:rsid w:val="00C31970"/>
    <w:rsid w:val="00C31B2B"/>
    <w:rsid w:val="00C31BC3"/>
    <w:rsid w:val="00C31BDC"/>
    <w:rsid w:val="00C31C39"/>
    <w:rsid w:val="00C31E2A"/>
    <w:rsid w:val="00C31E7D"/>
    <w:rsid w:val="00C31F41"/>
    <w:rsid w:val="00C32184"/>
    <w:rsid w:val="00C321C7"/>
    <w:rsid w:val="00C32307"/>
    <w:rsid w:val="00C32511"/>
    <w:rsid w:val="00C32520"/>
    <w:rsid w:val="00C325F1"/>
    <w:rsid w:val="00C3263D"/>
    <w:rsid w:val="00C3274B"/>
    <w:rsid w:val="00C327C7"/>
    <w:rsid w:val="00C327DC"/>
    <w:rsid w:val="00C32859"/>
    <w:rsid w:val="00C328FA"/>
    <w:rsid w:val="00C329EF"/>
    <w:rsid w:val="00C32ADD"/>
    <w:rsid w:val="00C32AE4"/>
    <w:rsid w:val="00C32BCD"/>
    <w:rsid w:val="00C32C5C"/>
    <w:rsid w:val="00C32DCE"/>
    <w:rsid w:val="00C32F8F"/>
    <w:rsid w:val="00C33226"/>
    <w:rsid w:val="00C33246"/>
    <w:rsid w:val="00C3329E"/>
    <w:rsid w:val="00C33445"/>
    <w:rsid w:val="00C334AF"/>
    <w:rsid w:val="00C334C8"/>
    <w:rsid w:val="00C33510"/>
    <w:rsid w:val="00C336CB"/>
    <w:rsid w:val="00C33731"/>
    <w:rsid w:val="00C338C5"/>
    <w:rsid w:val="00C3399E"/>
    <w:rsid w:val="00C339D7"/>
    <w:rsid w:val="00C33A7C"/>
    <w:rsid w:val="00C33C2E"/>
    <w:rsid w:val="00C33C42"/>
    <w:rsid w:val="00C33E62"/>
    <w:rsid w:val="00C33F56"/>
    <w:rsid w:val="00C340E0"/>
    <w:rsid w:val="00C3412B"/>
    <w:rsid w:val="00C3421C"/>
    <w:rsid w:val="00C3425F"/>
    <w:rsid w:val="00C34294"/>
    <w:rsid w:val="00C34376"/>
    <w:rsid w:val="00C34382"/>
    <w:rsid w:val="00C34402"/>
    <w:rsid w:val="00C34433"/>
    <w:rsid w:val="00C34463"/>
    <w:rsid w:val="00C34479"/>
    <w:rsid w:val="00C34527"/>
    <w:rsid w:val="00C34635"/>
    <w:rsid w:val="00C347CF"/>
    <w:rsid w:val="00C347D0"/>
    <w:rsid w:val="00C34837"/>
    <w:rsid w:val="00C34875"/>
    <w:rsid w:val="00C34919"/>
    <w:rsid w:val="00C34956"/>
    <w:rsid w:val="00C34A4D"/>
    <w:rsid w:val="00C34B1D"/>
    <w:rsid w:val="00C34BD7"/>
    <w:rsid w:val="00C34CFE"/>
    <w:rsid w:val="00C34D6F"/>
    <w:rsid w:val="00C34EAC"/>
    <w:rsid w:val="00C34EB9"/>
    <w:rsid w:val="00C34ED2"/>
    <w:rsid w:val="00C34F5E"/>
    <w:rsid w:val="00C34F88"/>
    <w:rsid w:val="00C35045"/>
    <w:rsid w:val="00C3518E"/>
    <w:rsid w:val="00C351AB"/>
    <w:rsid w:val="00C352EB"/>
    <w:rsid w:val="00C353B0"/>
    <w:rsid w:val="00C35672"/>
    <w:rsid w:val="00C3585E"/>
    <w:rsid w:val="00C35B73"/>
    <w:rsid w:val="00C35D34"/>
    <w:rsid w:val="00C35E63"/>
    <w:rsid w:val="00C35F26"/>
    <w:rsid w:val="00C35F9E"/>
    <w:rsid w:val="00C35FB8"/>
    <w:rsid w:val="00C36121"/>
    <w:rsid w:val="00C3625E"/>
    <w:rsid w:val="00C3629F"/>
    <w:rsid w:val="00C36402"/>
    <w:rsid w:val="00C36547"/>
    <w:rsid w:val="00C3656C"/>
    <w:rsid w:val="00C36612"/>
    <w:rsid w:val="00C3663D"/>
    <w:rsid w:val="00C36664"/>
    <w:rsid w:val="00C36693"/>
    <w:rsid w:val="00C36703"/>
    <w:rsid w:val="00C3684D"/>
    <w:rsid w:val="00C368CF"/>
    <w:rsid w:val="00C3692D"/>
    <w:rsid w:val="00C369F6"/>
    <w:rsid w:val="00C36B32"/>
    <w:rsid w:val="00C36B77"/>
    <w:rsid w:val="00C36DF3"/>
    <w:rsid w:val="00C36E45"/>
    <w:rsid w:val="00C3709F"/>
    <w:rsid w:val="00C37151"/>
    <w:rsid w:val="00C378A3"/>
    <w:rsid w:val="00C378CB"/>
    <w:rsid w:val="00C37CF0"/>
    <w:rsid w:val="00C37EE2"/>
    <w:rsid w:val="00C37F42"/>
    <w:rsid w:val="00C37FF7"/>
    <w:rsid w:val="00C400D2"/>
    <w:rsid w:val="00C402AB"/>
    <w:rsid w:val="00C40547"/>
    <w:rsid w:val="00C405BB"/>
    <w:rsid w:val="00C406B2"/>
    <w:rsid w:val="00C407C9"/>
    <w:rsid w:val="00C40915"/>
    <w:rsid w:val="00C40973"/>
    <w:rsid w:val="00C40998"/>
    <w:rsid w:val="00C40BC7"/>
    <w:rsid w:val="00C40C4B"/>
    <w:rsid w:val="00C40CB0"/>
    <w:rsid w:val="00C40D00"/>
    <w:rsid w:val="00C41001"/>
    <w:rsid w:val="00C411BC"/>
    <w:rsid w:val="00C412B5"/>
    <w:rsid w:val="00C4138A"/>
    <w:rsid w:val="00C41583"/>
    <w:rsid w:val="00C41616"/>
    <w:rsid w:val="00C4167E"/>
    <w:rsid w:val="00C41683"/>
    <w:rsid w:val="00C41B50"/>
    <w:rsid w:val="00C41B6A"/>
    <w:rsid w:val="00C41B94"/>
    <w:rsid w:val="00C41B9C"/>
    <w:rsid w:val="00C41BDB"/>
    <w:rsid w:val="00C41C57"/>
    <w:rsid w:val="00C41D82"/>
    <w:rsid w:val="00C41F24"/>
    <w:rsid w:val="00C420A6"/>
    <w:rsid w:val="00C4212A"/>
    <w:rsid w:val="00C4214F"/>
    <w:rsid w:val="00C422AE"/>
    <w:rsid w:val="00C422B6"/>
    <w:rsid w:val="00C4232D"/>
    <w:rsid w:val="00C423FB"/>
    <w:rsid w:val="00C42452"/>
    <w:rsid w:val="00C42508"/>
    <w:rsid w:val="00C425A7"/>
    <w:rsid w:val="00C427E4"/>
    <w:rsid w:val="00C428A0"/>
    <w:rsid w:val="00C42A44"/>
    <w:rsid w:val="00C42A66"/>
    <w:rsid w:val="00C42B8E"/>
    <w:rsid w:val="00C42C6F"/>
    <w:rsid w:val="00C42D87"/>
    <w:rsid w:val="00C42DC6"/>
    <w:rsid w:val="00C42EA4"/>
    <w:rsid w:val="00C431FB"/>
    <w:rsid w:val="00C4335B"/>
    <w:rsid w:val="00C433E4"/>
    <w:rsid w:val="00C436D0"/>
    <w:rsid w:val="00C43947"/>
    <w:rsid w:val="00C439F3"/>
    <w:rsid w:val="00C43BD1"/>
    <w:rsid w:val="00C43C26"/>
    <w:rsid w:val="00C43D2D"/>
    <w:rsid w:val="00C43FB0"/>
    <w:rsid w:val="00C44021"/>
    <w:rsid w:val="00C44133"/>
    <w:rsid w:val="00C44208"/>
    <w:rsid w:val="00C443A9"/>
    <w:rsid w:val="00C44529"/>
    <w:rsid w:val="00C447A2"/>
    <w:rsid w:val="00C448EB"/>
    <w:rsid w:val="00C44B27"/>
    <w:rsid w:val="00C44C1D"/>
    <w:rsid w:val="00C44CC1"/>
    <w:rsid w:val="00C44D44"/>
    <w:rsid w:val="00C44DEF"/>
    <w:rsid w:val="00C44EC4"/>
    <w:rsid w:val="00C44F0D"/>
    <w:rsid w:val="00C44FF2"/>
    <w:rsid w:val="00C44FF7"/>
    <w:rsid w:val="00C45160"/>
    <w:rsid w:val="00C4517A"/>
    <w:rsid w:val="00C45260"/>
    <w:rsid w:val="00C452A0"/>
    <w:rsid w:val="00C4547A"/>
    <w:rsid w:val="00C454F8"/>
    <w:rsid w:val="00C45561"/>
    <w:rsid w:val="00C45716"/>
    <w:rsid w:val="00C458DE"/>
    <w:rsid w:val="00C45AE9"/>
    <w:rsid w:val="00C45B18"/>
    <w:rsid w:val="00C45B9B"/>
    <w:rsid w:val="00C46016"/>
    <w:rsid w:val="00C46095"/>
    <w:rsid w:val="00C4617C"/>
    <w:rsid w:val="00C462B4"/>
    <w:rsid w:val="00C4630A"/>
    <w:rsid w:val="00C46369"/>
    <w:rsid w:val="00C463AA"/>
    <w:rsid w:val="00C46572"/>
    <w:rsid w:val="00C465CF"/>
    <w:rsid w:val="00C46708"/>
    <w:rsid w:val="00C468A5"/>
    <w:rsid w:val="00C46968"/>
    <w:rsid w:val="00C46B05"/>
    <w:rsid w:val="00C46C8F"/>
    <w:rsid w:val="00C46CA9"/>
    <w:rsid w:val="00C46D91"/>
    <w:rsid w:val="00C46DF0"/>
    <w:rsid w:val="00C46F38"/>
    <w:rsid w:val="00C47019"/>
    <w:rsid w:val="00C47096"/>
    <w:rsid w:val="00C470AC"/>
    <w:rsid w:val="00C471A1"/>
    <w:rsid w:val="00C47230"/>
    <w:rsid w:val="00C47285"/>
    <w:rsid w:val="00C47290"/>
    <w:rsid w:val="00C47293"/>
    <w:rsid w:val="00C472AB"/>
    <w:rsid w:val="00C473A5"/>
    <w:rsid w:val="00C4750B"/>
    <w:rsid w:val="00C4767D"/>
    <w:rsid w:val="00C476AE"/>
    <w:rsid w:val="00C476B2"/>
    <w:rsid w:val="00C47C0C"/>
    <w:rsid w:val="00C47C5B"/>
    <w:rsid w:val="00C47D13"/>
    <w:rsid w:val="00C47D56"/>
    <w:rsid w:val="00C47D78"/>
    <w:rsid w:val="00C47D8C"/>
    <w:rsid w:val="00C47FF9"/>
    <w:rsid w:val="00C5004F"/>
    <w:rsid w:val="00C500FF"/>
    <w:rsid w:val="00C502B4"/>
    <w:rsid w:val="00C505EC"/>
    <w:rsid w:val="00C5061C"/>
    <w:rsid w:val="00C507A7"/>
    <w:rsid w:val="00C50841"/>
    <w:rsid w:val="00C50843"/>
    <w:rsid w:val="00C50864"/>
    <w:rsid w:val="00C508BE"/>
    <w:rsid w:val="00C50920"/>
    <w:rsid w:val="00C509BF"/>
    <w:rsid w:val="00C50C82"/>
    <w:rsid w:val="00C50D26"/>
    <w:rsid w:val="00C50EF0"/>
    <w:rsid w:val="00C50F0C"/>
    <w:rsid w:val="00C50F15"/>
    <w:rsid w:val="00C50F8F"/>
    <w:rsid w:val="00C51051"/>
    <w:rsid w:val="00C510AF"/>
    <w:rsid w:val="00C510D2"/>
    <w:rsid w:val="00C512D8"/>
    <w:rsid w:val="00C5138E"/>
    <w:rsid w:val="00C51538"/>
    <w:rsid w:val="00C5186D"/>
    <w:rsid w:val="00C51939"/>
    <w:rsid w:val="00C519A9"/>
    <w:rsid w:val="00C51A49"/>
    <w:rsid w:val="00C51B0D"/>
    <w:rsid w:val="00C51C6A"/>
    <w:rsid w:val="00C51E19"/>
    <w:rsid w:val="00C51E5F"/>
    <w:rsid w:val="00C51F41"/>
    <w:rsid w:val="00C520B1"/>
    <w:rsid w:val="00C5233A"/>
    <w:rsid w:val="00C52376"/>
    <w:rsid w:val="00C52442"/>
    <w:rsid w:val="00C524A0"/>
    <w:rsid w:val="00C525C3"/>
    <w:rsid w:val="00C52639"/>
    <w:rsid w:val="00C5275E"/>
    <w:rsid w:val="00C527A9"/>
    <w:rsid w:val="00C52801"/>
    <w:rsid w:val="00C52A02"/>
    <w:rsid w:val="00C52A26"/>
    <w:rsid w:val="00C52A93"/>
    <w:rsid w:val="00C52BD8"/>
    <w:rsid w:val="00C52C1F"/>
    <w:rsid w:val="00C52DD4"/>
    <w:rsid w:val="00C52E44"/>
    <w:rsid w:val="00C52ED8"/>
    <w:rsid w:val="00C53078"/>
    <w:rsid w:val="00C5307C"/>
    <w:rsid w:val="00C5308E"/>
    <w:rsid w:val="00C5327F"/>
    <w:rsid w:val="00C53420"/>
    <w:rsid w:val="00C53752"/>
    <w:rsid w:val="00C53866"/>
    <w:rsid w:val="00C538E5"/>
    <w:rsid w:val="00C5392A"/>
    <w:rsid w:val="00C539E6"/>
    <w:rsid w:val="00C53A90"/>
    <w:rsid w:val="00C53AC7"/>
    <w:rsid w:val="00C53B7C"/>
    <w:rsid w:val="00C53BD0"/>
    <w:rsid w:val="00C53BDE"/>
    <w:rsid w:val="00C53FE7"/>
    <w:rsid w:val="00C54286"/>
    <w:rsid w:val="00C544A8"/>
    <w:rsid w:val="00C54541"/>
    <w:rsid w:val="00C5472B"/>
    <w:rsid w:val="00C54820"/>
    <w:rsid w:val="00C54830"/>
    <w:rsid w:val="00C548ED"/>
    <w:rsid w:val="00C54920"/>
    <w:rsid w:val="00C5492D"/>
    <w:rsid w:val="00C54933"/>
    <w:rsid w:val="00C54994"/>
    <w:rsid w:val="00C54C04"/>
    <w:rsid w:val="00C54C7D"/>
    <w:rsid w:val="00C54D23"/>
    <w:rsid w:val="00C54D4D"/>
    <w:rsid w:val="00C54F86"/>
    <w:rsid w:val="00C55170"/>
    <w:rsid w:val="00C5517C"/>
    <w:rsid w:val="00C5521E"/>
    <w:rsid w:val="00C55363"/>
    <w:rsid w:val="00C5548E"/>
    <w:rsid w:val="00C55599"/>
    <w:rsid w:val="00C55648"/>
    <w:rsid w:val="00C5587D"/>
    <w:rsid w:val="00C55C13"/>
    <w:rsid w:val="00C55C66"/>
    <w:rsid w:val="00C55CEA"/>
    <w:rsid w:val="00C55E3D"/>
    <w:rsid w:val="00C55E54"/>
    <w:rsid w:val="00C55EAB"/>
    <w:rsid w:val="00C55EAE"/>
    <w:rsid w:val="00C55FCD"/>
    <w:rsid w:val="00C55FCE"/>
    <w:rsid w:val="00C55FDF"/>
    <w:rsid w:val="00C561DF"/>
    <w:rsid w:val="00C5622D"/>
    <w:rsid w:val="00C56338"/>
    <w:rsid w:val="00C56381"/>
    <w:rsid w:val="00C56774"/>
    <w:rsid w:val="00C569AF"/>
    <w:rsid w:val="00C56C1C"/>
    <w:rsid w:val="00C56CC1"/>
    <w:rsid w:val="00C56D04"/>
    <w:rsid w:val="00C56D8B"/>
    <w:rsid w:val="00C56DB2"/>
    <w:rsid w:val="00C56F1F"/>
    <w:rsid w:val="00C56F2B"/>
    <w:rsid w:val="00C56F7D"/>
    <w:rsid w:val="00C5709E"/>
    <w:rsid w:val="00C57218"/>
    <w:rsid w:val="00C57224"/>
    <w:rsid w:val="00C573E4"/>
    <w:rsid w:val="00C57433"/>
    <w:rsid w:val="00C57553"/>
    <w:rsid w:val="00C57606"/>
    <w:rsid w:val="00C576E4"/>
    <w:rsid w:val="00C577E5"/>
    <w:rsid w:val="00C578F5"/>
    <w:rsid w:val="00C579C4"/>
    <w:rsid w:val="00C57C7A"/>
    <w:rsid w:val="00C57DAD"/>
    <w:rsid w:val="00C57EE5"/>
    <w:rsid w:val="00C6005E"/>
    <w:rsid w:val="00C602ED"/>
    <w:rsid w:val="00C60344"/>
    <w:rsid w:val="00C6038E"/>
    <w:rsid w:val="00C6039E"/>
    <w:rsid w:val="00C60400"/>
    <w:rsid w:val="00C60419"/>
    <w:rsid w:val="00C60478"/>
    <w:rsid w:val="00C6063D"/>
    <w:rsid w:val="00C606E6"/>
    <w:rsid w:val="00C607FB"/>
    <w:rsid w:val="00C6085C"/>
    <w:rsid w:val="00C60B68"/>
    <w:rsid w:val="00C60D61"/>
    <w:rsid w:val="00C60D95"/>
    <w:rsid w:val="00C60EA2"/>
    <w:rsid w:val="00C60F26"/>
    <w:rsid w:val="00C60F34"/>
    <w:rsid w:val="00C60F9E"/>
    <w:rsid w:val="00C612CE"/>
    <w:rsid w:val="00C6130C"/>
    <w:rsid w:val="00C613B1"/>
    <w:rsid w:val="00C61423"/>
    <w:rsid w:val="00C614D8"/>
    <w:rsid w:val="00C615D8"/>
    <w:rsid w:val="00C616A7"/>
    <w:rsid w:val="00C617F3"/>
    <w:rsid w:val="00C6189B"/>
    <w:rsid w:val="00C618E8"/>
    <w:rsid w:val="00C61A46"/>
    <w:rsid w:val="00C61A51"/>
    <w:rsid w:val="00C61B47"/>
    <w:rsid w:val="00C61C69"/>
    <w:rsid w:val="00C61C71"/>
    <w:rsid w:val="00C61DA8"/>
    <w:rsid w:val="00C61E07"/>
    <w:rsid w:val="00C61E0E"/>
    <w:rsid w:val="00C61FA3"/>
    <w:rsid w:val="00C6204A"/>
    <w:rsid w:val="00C620AC"/>
    <w:rsid w:val="00C621DA"/>
    <w:rsid w:val="00C621DE"/>
    <w:rsid w:val="00C62315"/>
    <w:rsid w:val="00C623DB"/>
    <w:rsid w:val="00C6242E"/>
    <w:rsid w:val="00C62459"/>
    <w:rsid w:val="00C62479"/>
    <w:rsid w:val="00C6259E"/>
    <w:rsid w:val="00C62822"/>
    <w:rsid w:val="00C62853"/>
    <w:rsid w:val="00C628E5"/>
    <w:rsid w:val="00C628E8"/>
    <w:rsid w:val="00C628FC"/>
    <w:rsid w:val="00C62901"/>
    <w:rsid w:val="00C62C2C"/>
    <w:rsid w:val="00C62C39"/>
    <w:rsid w:val="00C62C74"/>
    <w:rsid w:val="00C62D12"/>
    <w:rsid w:val="00C62D90"/>
    <w:rsid w:val="00C62E06"/>
    <w:rsid w:val="00C62E2F"/>
    <w:rsid w:val="00C62EC2"/>
    <w:rsid w:val="00C62FF1"/>
    <w:rsid w:val="00C63126"/>
    <w:rsid w:val="00C6322B"/>
    <w:rsid w:val="00C63232"/>
    <w:rsid w:val="00C6337C"/>
    <w:rsid w:val="00C63393"/>
    <w:rsid w:val="00C63430"/>
    <w:rsid w:val="00C6351A"/>
    <w:rsid w:val="00C63714"/>
    <w:rsid w:val="00C6373E"/>
    <w:rsid w:val="00C639FB"/>
    <w:rsid w:val="00C63A3A"/>
    <w:rsid w:val="00C63B27"/>
    <w:rsid w:val="00C63C90"/>
    <w:rsid w:val="00C63E36"/>
    <w:rsid w:val="00C64340"/>
    <w:rsid w:val="00C6447F"/>
    <w:rsid w:val="00C645B1"/>
    <w:rsid w:val="00C64695"/>
    <w:rsid w:val="00C647C2"/>
    <w:rsid w:val="00C6487D"/>
    <w:rsid w:val="00C648FA"/>
    <w:rsid w:val="00C64A34"/>
    <w:rsid w:val="00C64DD0"/>
    <w:rsid w:val="00C64E51"/>
    <w:rsid w:val="00C65339"/>
    <w:rsid w:val="00C65490"/>
    <w:rsid w:val="00C65832"/>
    <w:rsid w:val="00C65838"/>
    <w:rsid w:val="00C659B9"/>
    <w:rsid w:val="00C65A14"/>
    <w:rsid w:val="00C65D0A"/>
    <w:rsid w:val="00C65E29"/>
    <w:rsid w:val="00C65E5C"/>
    <w:rsid w:val="00C65EB7"/>
    <w:rsid w:val="00C65EE1"/>
    <w:rsid w:val="00C65F7B"/>
    <w:rsid w:val="00C660BC"/>
    <w:rsid w:val="00C660E1"/>
    <w:rsid w:val="00C6648E"/>
    <w:rsid w:val="00C665E1"/>
    <w:rsid w:val="00C6671F"/>
    <w:rsid w:val="00C669AE"/>
    <w:rsid w:val="00C66A00"/>
    <w:rsid w:val="00C66AF9"/>
    <w:rsid w:val="00C66CCE"/>
    <w:rsid w:val="00C66E97"/>
    <w:rsid w:val="00C66F66"/>
    <w:rsid w:val="00C673E5"/>
    <w:rsid w:val="00C67425"/>
    <w:rsid w:val="00C674F0"/>
    <w:rsid w:val="00C674F1"/>
    <w:rsid w:val="00C67527"/>
    <w:rsid w:val="00C675E2"/>
    <w:rsid w:val="00C675ED"/>
    <w:rsid w:val="00C67964"/>
    <w:rsid w:val="00C67A01"/>
    <w:rsid w:val="00C67B3C"/>
    <w:rsid w:val="00C67C2F"/>
    <w:rsid w:val="00C67DCE"/>
    <w:rsid w:val="00C67E3A"/>
    <w:rsid w:val="00C67E3B"/>
    <w:rsid w:val="00C67E65"/>
    <w:rsid w:val="00C70045"/>
    <w:rsid w:val="00C70066"/>
    <w:rsid w:val="00C70082"/>
    <w:rsid w:val="00C70085"/>
    <w:rsid w:val="00C701B0"/>
    <w:rsid w:val="00C7047F"/>
    <w:rsid w:val="00C70592"/>
    <w:rsid w:val="00C7059E"/>
    <w:rsid w:val="00C7085A"/>
    <w:rsid w:val="00C70967"/>
    <w:rsid w:val="00C70BF9"/>
    <w:rsid w:val="00C70D4A"/>
    <w:rsid w:val="00C70D57"/>
    <w:rsid w:val="00C70E99"/>
    <w:rsid w:val="00C70F3D"/>
    <w:rsid w:val="00C70F3F"/>
    <w:rsid w:val="00C70FFC"/>
    <w:rsid w:val="00C710E4"/>
    <w:rsid w:val="00C71180"/>
    <w:rsid w:val="00C712D0"/>
    <w:rsid w:val="00C7132B"/>
    <w:rsid w:val="00C7140A"/>
    <w:rsid w:val="00C7143B"/>
    <w:rsid w:val="00C71458"/>
    <w:rsid w:val="00C714DE"/>
    <w:rsid w:val="00C714F2"/>
    <w:rsid w:val="00C716EE"/>
    <w:rsid w:val="00C71805"/>
    <w:rsid w:val="00C7181C"/>
    <w:rsid w:val="00C71841"/>
    <w:rsid w:val="00C7184B"/>
    <w:rsid w:val="00C7194D"/>
    <w:rsid w:val="00C71A9D"/>
    <w:rsid w:val="00C71B9A"/>
    <w:rsid w:val="00C71BC5"/>
    <w:rsid w:val="00C71BD9"/>
    <w:rsid w:val="00C71C3E"/>
    <w:rsid w:val="00C71DC8"/>
    <w:rsid w:val="00C71E06"/>
    <w:rsid w:val="00C71F9A"/>
    <w:rsid w:val="00C72029"/>
    <w:rsid w:val="00C72132"/>
    <w:rsid w:val="00C721F2"/>
    <w:rsid w:val="00C72264"/>
    <w:rsid w:val="00C72325"/>
    <w:rsid w:val="00C723B1"/>
    <w:rsid w:val="00C7251C"/>
    <w:rsid w:val="00C72543"/>
    <w:rsid w:val="00C727C8"/>
    <w:rsid w:val="00C72993"/>
    <w:rsid w:val="00C729CD"/>
    <w:rsid w:val="00C72A6D"/>
    <w:rsid w:val="00C72BDC"/>
    <w:rsid w:val="00C72C57"/>
    <w:rsid w:val="00C72CCA"/>
    <w:rsid w:val="00C72DC9"/>
    <w:rsid w:val="00C72E65"/>
    <w:rsid w:val="00C72FEA"/>
    <w:rsid w:val="00C730A7"/>
    <w:rsid w:val="00C730D0"/>
    <w:rsid w:val="00C73101"/>
    <w:rsid w:val="00C73332"/>
    <w:rsid w:val="00C73444"/>
    <w:rsid w:val="00C73532"/>
    <w:rsid w:val="00C735CB"/>
    <w:rsid w:val="00C736C5"/>
    <w:rsid w:val="00C73817"/>
    <w:rsid w:val="00C73A8F"/>
    <w:rsid w:val="00C73B35"/>
    <w:rsid w:val="00C73CD3"/>
    <w:rsid w:val="00C73F17"/>
    <w:rsid w:val="00C74020"/>
    <w:rsid w:val="00C740BF"/>
    <w:rsid w:val="00C74360"/>
    <w:rsid w:val="00C743B9"/>
    <w:rsid w:val="00C743C9"/>
    <w:rsid w:val="00C745AD"/>
    <w:rsid w:val="00C745C3"/>
    <w:rsid w:val="00C745F0"/>
    <w:rsid w:val="00C7461A"/>
    <w:rsid w:val="00C746D7"/>
    <w:rsid w:val="00C74724"/>
    <w:rsid w:val="00C747BB"/>
    <w:rsid w:val="00C748A7"/>
    <w:rsid w:val="00C74B04"/>
    <w:rsid w:val="00C74CA3"/>
    <w:rsid w:val="00C74DD0"/>
    <w:rsid w:val="00C74DF5"/>
    <w:rsid w:val="00C74E37"/>
    <w:rsid w:val="00C74F22"/>
    <w:rsid w:val="00C750B6"/>
    <w:rsid w:val="00C751FC"/>
    <w:rsid w:val="00C753E0"/>
    <w:rsid w:val="00C75451"/>
    <w:rsid w:val="00C754E2"/>
    <w:rsid w:val="00C75519"/>
    <w:rsid w:val="00C7581B"/>
    <w:rsid w:val="00C7590F"/>
    <w:rsid w:val="00C75AF8"/>
    <w:rsid w:val="00C75BCC"/>
    <w:rsid w:val="00C75C07"/>
    <w:rsid w:val="00C75C28"/>
    <w:rsid w:val="00C75C6B"/>
    <w:rsid w:val="00C75C6D"/>
    <w:rsid w:val="00C75D28"/>
    <w:rsid w:val="00C75D3A"/>
    <w:rsid w:val="00C75D7D"/>
    <w:rsid w:val="00C75F8D"/>
    <w:rsid w:val="00C75F9F"/>
    <w:rsid w:val="00C75FAB"/>
    <w:rsid w:val="00C761CE"/>
    <w:rsid w:val="00C762ED"/>
    <w:rsid w:val="00C7635F"/>
    <w:rsid w:val="00C763D5"/>
    <w:rsid w:val="00C764ED"/>
    <w:rsid w:val="00C765B8"/>
    <w:rsid w:val="00C768EC"/>
    <w:rsid w:val="00C769FD"/>
    <w:rsid w:val="00C76AAE"/>
    <w:rsid w:val="00C76B46"/>
    <w:rsid w:val="00C76C67"/>
    <w:rsid w:val="00C76CFD"/>
    <w:rsid w:val="00C76E66"/>
    <w:rsid w:val="00C76E7D"/>
    <w:rsid w:val="00C76F9A"/>
    <w:rsid w:val="00C77059"/>
    <w:rsid w:val="00C77211"/>
    <w:rsid w:val="00C77270"/>
    <w:rsid w:val="00C7737E"/>
    <w:rsid w:val="00C774A4"/>
    <w:rsid w:val="00C77503"/>
    <w:rsid w:val="00C7782C"/>
    <w:rsid w:val="00C77ACD"/>
    <w:rsid w:val="00C77B9C"/>
    <w:rsid w:val="00C77D9D"/>
    <w:rsid w:val="00C77ED9"/>
    <w:rsid w:val="00C77F24"/>
    <w:rsid w:val="00C77FAA"/>
    <w:rsid w:val="00C80249"/>
    <w:rsid w:val="00C80355"/>
    <w:rsid w:val="00C804F4"/>
    <w:rsid w:val="00C805D8"/>
    <w:rsid w:val="00C805EB"/>
    <w:rsid w:val="00C80776"/>
    <w:rsid w:val="00C807F8"/>
    <w:rsid w:val="00C8090A"/>
    <w:rsid w:val="00C80BEB"/>
    <w:rsid w:val="00C80CA1"/>
    <w:rsid w:val="00C80D0D"/>
    <w:rsid w:val="00C80E6E"/>
    <w:rsid w:val="00C80E7A"/>
    <w:rsid w:val="00C80ED9"/>
    <w:rsid w:val="00C80F44"/>
    <w:rsid w:val="00C81043"/>
    <w:rsid w:val="00C810DD"/>
    <w:rsid w:val="00C811CC"/>
    <w:rsid w:val="00C8128D"/>
    <w:rsid w:val="00C8150D"/>
    <w:rsid w:val="00C8156A"/>
    <w:rsid w:val="00C81584"/>
    <w:rsid w:val="00C815CC"/>
    <w:rsid w:val="00C816A4"/>
    <w:rsid w:val="00C816E2"/>
    <w:rsid w:val="00C81790"/>
    <w:rsid w:val="00C8182D"/>
    <w:rsid w:val="00C81841"/>
    <w:rsid w:val="00C818D8"/>
    <w:rsid w:val="00C818E3"/>
    <w:rsid w:val="00C81A93"/>
    <w:rsid w:val="00C81ACE"/>
    <w:rsid w:val="00C81B28"/>
    <w:rsid w:val="00C81D29"/>
    <w:rsid w:val="00C81D8C"/>
    <w:rsid w:val="00C82057"/>
    <w:rsid w:val="00C82102"/>
    <w:rsid w:val="00C8221C"/>
    <w:rsid w:val="00C8223F"/>
    <w:rsid w:val="00C8224B"/>
    <w:rsid w:val="00C82253"/>
    <w:rsid w:val="00C8246A"/>
    <w:rsid w:val="00C8253B"/>
    <w:rsid w:val="00C826C1"/>
    <w:rsid w:val="00C826EA"/>
    <w:rsid w:val="00C8280F"/>
    <w:rsid w:val="00C8289D"/>
    <w:rsid w:val="00C82907"/>
    <w:rsid w:val="00C82A5D"/>
    <w:rsid w:val="00C82BA2"/>
    <w:rsid w:val="00C82C89"/>
    <w:rsid w:val="00C82DBA"/>
    <w:rsid w:val="00C82E04"/>
    <w:rsid w:val="00C82E28"/>
    <w:rsid w:val="00C82ED7"/>
    <w:rsid w:val="00C82EFF"/>
    <w:rsid w:val="00C82FCC"/>
    <w:rsid w:val="00C83320"/>
    <w:rsid w:val="00C8335C"/>
    <w:rsid w:val="00C8348C"/>
    <w:rsid w:val="00C83525"/>
    <w:rsid w:val="00C83553"/>
    <w:rsid w:val="00C83699"/>
    <w:rsid w:val="00C8374B"/>
    <w:rsid w:val="00C837C7"/>
    <w:rsid w:val="00C838B3"/>
    <w:rsid w:val="00C83951"/>
    <w:rsid w:val="00C839A9"/>
    <w:rsid w:val="00C83A17"/>
    <w:rsid w:val="00C83A6E"/>
    <w:rsid w:val="00C83ABB"/>
    <w:rsid w:val="00C83B06"/>
    <w:rsid w:val="00C83B5E"/>
    <w:rsid w:val="00C83C40"/>
    <w:rsid w:val="00C83C74"/>
    <w:rsid w:val="00C83CC8"/>
    <w:rsid w:val="00C83D4F"/>
    <w:rsid w:val="00C83FEE"/>
    <w:rsid w:val="00C84005"/>
    <w:rsid w:val="00C84157"/>
    <w:rsid w:val="00C8425A"/>
    <w:rsid w:val="00C84260"/>
    <w:rsid w:val="00C8436A"/>
    <w:rsid w:val="00C844B2"/>
    <w:rsid w:val="00C844CC"/>
    <w:rsid w:val="00C844F9"/>
    <w:rsid w:val="00C84500"/>
    <w:rsid w:val="00C84553"/>
    <w:rsid w:val="00C84587"/>
    <w:rsid w:val="00C84678"/>
    <w:rsid w:val="00C8467C"/>
    <w:rsid w:val="00C848F7"/>
    <w:rsid w:val="00C84C8F"/>
    <w:rsid w:val="00C84DB7"/>
    <w:rsid w:val="00C84E33"/>
    <w:rsid w:val="00C84E43"/>
    <w:rsid w:val="00C84E64"/>
    <w:rsid w:val="00C85078"/>
    <w:rsid w:val="00C8508C"/>
    <w:rsid w:val="00C85160"/>
    <w:rsid w:val="00C85375"/>
    <w:rsid w:val="00C85382"/>
    <w:rsid w:val="00C853C4"/>
    <w:rsid w:val="00C853D4"/>
    <w:rsid w:val="00C854FF"/>
    <w:rsid w:val="00C8563D"/>
    <w:rsid w:val="00C856F8"/>
    <w:rsid w:val="00C85780"/>
    <w:rsid w:val="00C857F7"/>
    <w:rsid w:val="00C85846"/>
    <w:rsid w:val="00C85865"/>
    <w:rsid w:val="00C85AD1"/>
    <w:rsid w:val="00C85B59"/>
    <w:rsid w:val="00C86002"/>
    <w:rsid w:val="00C86343"/>
    <w:rsid w:val="00C86366"/>
    <w:rsid w:val="00C863E1"/>
    <w:rsid w:val="00C86461"/>
    <w:rsid w:val="00C86571"/>
    <w:rsid w:val="00C865C4"/>
    <w:rsid w:val="00C86727"/>
    <w:rsid w:val="00C86874"/>
    <w:rsid w:val="00C86881"/>
    <w:rsid w:val="00C868C0"/>
    <w:rsid w:val="00C868DC"/>
    <w:rsid w:val="00C869A6"/>
    <w:rsid w:val="00C869CD"/>
    <w:rsid w:val="00C86A5A"/>
    <w:rsid w:val="00C86ACD"/>
    <w:rsid w:val="00C86BAA"/>
    <w:rsid w:val="00C86CB9"/>
    <w:rsid w:val="00C86F2E"/>
    <w:rsid w:val="00C86FB9"/>
    <w:rsid w:val="00C8723D"/>
    <w:rsid w:val="00C87281"/>
    <w:rsid w:val="00C87341"/>
    <w:rsid w:val="00C87409"/>
    <w:rsid w:val="00C875B8"/>
    <w:rsid w:val="00C8769F"/>
    <w:rsid w:val="00C876B7"/>
    <w:rsid w:val="00C87759"/>
    <w:rsid w:val="00C87848"/>
    <w:rsid w:val="00C8792C"/>
    <w:rsid w:val="00C87A38"/>
    <w:rsid w:val="00C87B06"/>
    <w:rsid w:val="00C87BC7"/>
    <w:rsid w:val="00C87BF0"/>
    <w:rsid w:val="00C87D66"/>
    <w:rsid w:val="00C87F53"/>
    <w:rsid w:val="00C87FB4"/>
    <w:rsid w:val="00C9000E"/>
    <w:rsid w:val="00C900DB"/>
    <w:rsid w:val="00C900E7"/>
    <w:rsid w:val="00C90161"/>
    <w:rsid w:val="00C90245"/>
    <w:rsid w:val="00C903EE"/>
    <w:rsid w:val="00C90439"/>
    <w:rsid w:val="00C904A1"/>
    <w:rsid w:val="00C906C2"/>
    <w:rsid w:val="00C9080F"/>
    <w:rsid w:val="00C909B8"/>
    <w:rsid w:val="00C90ABA"/>
    <w:rsid w:val="00C90BA9"/>
    <w:rsid w:val="00C90DD8"/>
    <w:rsid w:val="00C90FD1"/>
    <w:rsid w:val="00C910A3"/>
    <w:rsid w:val="00C911A3"/>
    <w:rsid w:val="00C91270"/>
    <w:rsid w:val="00C9129E"/>
    <w:rsid w:val="00C91380"/>
    <w:rsid w:val="00C91419"/>
    <w:rsid w:val="00C91484"/>
    <w:rsid w:val="00C914EC"/>
    <w:rsid w:val="00C915E8"/>
    <w:rsid w:val="00C91714"/>
    <w:rsid w:val="00C9191B"/>
    <w:rsid w:val="00C9192D"/>
    <w:rsid w:val="00C9198D"/>
    <w:rsid w:val="00C91BDC"/>
    <w:rsid w:val="00C91C19"/>
    <w:rsid w:val="00C91DC4"/>
    <w:rsid w:val="00C92039"/>
    <w:rsid w:val="00C920D4"/>
    <w:rsid w:val="00C92255"/>
    <w:rsid w:val="00C924E7"/>
    <w:rsid w:val="00C9252A"/>
    <w:rsid w:val="00C925F3"/>
    <w:rsid w:val="00C92629"/>
    <w:rsid w:val="00C9280E"/>
    <w:rsid w:val="00C92AB9"/>
    <w:rsid w:val="00C92B19"/>
    <w:rsid w:val="00C92B80"/>
    <w:rsid w:val="00C92D10"/>
    <w:rsid w:val="00C9305E"/>
    <w:rsid w:val="00C9312E"/>
    <w:rsid w:val="00C931FE"/>
    <w:rsid w:val="00C9320A"/>
    <w:rsid w:val="00C932D7"/>
    <w:rsid w:val="00C93311"/>
    <w:rsid w:val="00C93324"/>
    <w:rsid w:val="00C93326"/>
    <w:rsid w:val="00C93412"/>
    <w:rsid w:val="00C9348F"/>
    <w:rsid w:val="00C9349C"/>
    <w:rsid w:val="00C93508"/>
    <w:rsid w:val="00C9350D"/>
    <w:rsid w:val="00C9353A"/>
    <w:rsid w:val="00C93629"/>
    <w:rsid w:val="00C93634"/>
    <w:rsid w:val="00C936B4"/>
    <w:rsid w:val="00C939DB"/>
    <w:rsid w:val="00C93B0A"/>
    <w:rsid w:val="00C93BED"/>
    <w:rsid w:val="00C93F26"/>
    <w:rsid w:val="00C94027"/>
    <w:rsid w:val="00C9409A"/>
    <w:rsid w:val="00C940AC"/>
    <w:rsid w:val="00C940F7"/>
    <w:rsid w:val="00C9414B"/>
    <w:rsid w:val="00C94376"/>
    <w:rsid w:val="00C9460C"/>
    <w:rsid w:val="00C94B47"/>
    <w:rsid w:val="00C94BBD"/>
    <w:rsid w:val="00C94CD9"/>
    <w:rsid w:val="00C94D01"/>
    <w:rsid w:val="00C94E15"/>
    <w:rsid w:val="00C94E5E"/>
    <w:rsid w:val="00C94ED1"/>
    <w:rsid w:val="00C94F33"/>
    <w:rsid w:val="00C94FB2"/>
    <w:rsid w:val="00C95002"/>
    <w:rsid w:val="00C952B8"/>
    <w:rsid w:val="00C952C3"/>
    <w:rsid w:val="00C95402"/>
    <w:rsid w:val="00C955AB"/>
    <w:rsid w:val="00C95684"/>
    <w:rsid w:val="00C95787"/>
    <w:rsid w:val="00C957FE"/>
    <w:rsid w:val="00C95815"/>
    <w:rsid w:val="00C95827"/>
    <w:rsid w:val="00C95880"/>
    <w:rsid w:val="00C95946"/>
    <w:rsid w:val="00C959A5"/>
    <w:rsid w:val="00C95BDF"/>
    <w:rsid w:val="00C95CA7"/>
    <w:rsid w:val="00C95E13"/>
    <w:rsid w:val="00C960BF"/>
    <w:rsid w:val="00C960E6"/>
    <w:rsid w:val="00C96265"/>
    <w:rsid w:val="00C96351"/>
    <w:rsid w:val="00C963AE"/>
    <w:rsid w:val="00C9657B"/>
    <w:rsid w:val="00C9662E"/>
    <w:rsid w:val="00C9695B"/>
    <w:rsid w:val="00C96A13"/>
    <w:rsid w:val="00C96A30"/>
    <w:rsid w:val="00C96B60"/>
    <w:rsid w:val="00C96BCB"/>
    <w:rsid w:val="00C96C06"/>
    <w:rsid w:val="00C96CDA"/>
    <w:rsid w:val="00C96DAA"/>
    <w:rsid w:val="00C96E70"/>
    <w:rsid w:val="00C96EC1"/>
    <w:rsid w:val="00C96FC4"/>
    <w:rsid w:val="00C9703D"/>
    <w:rsid w:val="00C9708E"/>
    <w:rsid w:val="00C97294"/>
    <w:rsid w:val="00C97306"/>
    <w:rsid w:val="00C973F2"/>
    <w:rsid w:val="00C974FD"/>
    <w:rsid w:val="00C975C7"/>
    <w:rsid w:val="00C9765F"/>
    <w:rsid w:val="00C976B7"/>
    <w:rsid w:val="00C977D5"/>
    <w:rsid w:val="00C97A9E"/>
    <w:rsid w:val="00C97EB7"/>
    <w:rsid w:val="00C97F69"/>
    <w:rsid w:val="00C97F8F"/>
    <w:rsid w:val="00CA009E"/>
    <w:rsid w:val="00CA01A5"/>
    <w:rsid w:val="00CA05C1"/>
    <w:rsid w:val="00CA0931"/>
    <w:rsid w:val="00CA09B5"/>
    <w:rsid w:val="00CA0A00"/>
    <w:rsid w:val="00CA0AB6"/>
    <w:rsid w:val="00CA0BF9"/>
    <w:rsid w:val="00CA0C31"/>
    <w:rsid w:val="00CA0D85"/>
    <w:rsid w:val="00CA0DF2"/>
    <w:rsid w:val="00CA0DF3"/>
    <w:rsid w:val="00CA0ECF"/>
    <w:rsid w:val="00CA0EFF"/>
    <w:rsid w:val="00CA0F4D"/>
    <w:rsid w:val="00CA1262"/>
    <w:rsid w:val="00CA12C2"/>
    <w:rsid w:val="00CA13B9"/>
    <w:rsid w:val="00CA144E"/>
    <w:rsid w:val="00CA1477"/>
    <w:rsid w:val="00CA15BD"/>
    <w:rsid w:val="00CA1691"/>
    <w:rsid w:val="00CA16F5"/>
    <w:rsid w:val="00CA1974"/>
    <w:rsid w:val="00CA19C7"/>
    <w:rsid w:val="00CA1AE0"/>
    <w:rsid w:val="00CA1AF7"/>
    <w:rsid w:val="00CA1C0E"/>
    <w:rsid w:val="00CA1D86"/>
    <w:rsid w:val="00CA1D97"/>
    <w:rsid w:val="00CA1E74"/>
    <w:rsid w:val="00CA1EC1"/>
    <w:rsid w:val="00CA2036"/>
    <w:rsid w:val="00CA20AA"/>
    <w:rsid w:val="00CA212D"/>
    <w:rsid w:val="00CA214C"/>
    <w:rsid w:val="00CA2205"/>
    <w:rsid w:val="00CA239D"/>
    <w:rsid w:val="00CA24A3"/>
    <w:rsid w:val="00CA260C"/>
    <w:rsid w:val="00CA285D"/>
    <w:rsid w:val="00CA295D"/>
    <w:rsid w:val="00CA2A49"/>
    <w:rsid w:val="00CA2CA2"/>
    <w:rsid w:val="00CA2DCF"/>
    <w:rsid w:val="00CA2EA6"/>
    <w:rsid w:val="00CA2EC5"/>
    <w:rsid w:val="00CA3060"/>
    <w:rsid w:val="00CA30BD"/>
    <w:rsid w:val="00CA3171"/>
    <w:rsid w:val="00CA31AC"/>
    <w:rsid w:val="00CA3306"/>
    <w:rsid w:val="00CA3318"/>
    <w:rsid w:val="00CA33BE"/>
    <w:rsid w:val="00CA34F6"/>
    <w:rsid w:val="00CA370A"/>
    <w:rsid w:val="00CA3809"/>
    <w:rsid w:val="00CA3A55"/>
    <w:rsid w:val="00CA3B1C"/>
    <w:rsid w:val="00CA3B46"/>
    <w:rsid w:val="00CA3BF4"/>
    <w:rsid w:val="00CA3C4B"/>
    <w:rsid w:val="00CA3C4E"/>
    <w:rsid w:val="00CA3C69"/>
    <w:rsid w:val="00CA3DBE"/>
    <w:rsid w:val="00CA3F9F"/>
    <w:rsid w:val="00CA4024"/>
    <w:rsid w:val="00CA4044"/>
    <w:rsid w:val="00CA407B"/>
    <w:rsid w:val="00CA4127"/>
    <w:rsid w:val="00CA4167"/>
    <w:rsid w:val="00CA4269"/>
    <w:rsid w:val="00CA43C9"/>
    <w:rsid w:val="00CA46B7"/>
    <w:rsid w:val="00CA4843"/>
    <w:rsid w:val="00CA485B"/>
    <w:rsid w:val="00CA48D4"/>
    <w:rsid w:val="00CA4B50"/>
    <w:rsid w:val="00CA4BCA"/>
    <w:rsid w:val="00CA4CF0"/>
    <w:rsid w:val="00CA4CF2"/>
    <w:rsid w:val="00CA4D68"/>
    <w:rsid w:val="00CA4D71"/>
    <w:rsid w:val="00CA5072"/>
    <w:rsid w:val="00CA50DC"/>
    <w:rsid w:val="00CA52CD"/>
    <w:rsid w:val="00CA52DC"/>
    <w:rsid w:val="00CA5312"/>
    <w:rsid w:val="00CA5389"/>
    <w:rsid w:val="00CA5436"/>
    <w:rsid w:val="00CA54F5"/>
    <w:rsid w:val="00CA551D"/>
    <w:rsid w:val="00CA5554"/>
    <w:rsid w:val="00CA5761"/>
    <w:rsid w:val="00CA5B9D"/>
    <w:rsid w:val="00CA5C0E"/>
    <w:rsid w:val="00CA5D27"/>
    <w:rsid w:val="00CA5D4C"/>
    <w:rsid w:val="00CA5DFC"/>
    <w:rsid w:val="00CA5F18"/>
    <w:rsid w:val="00CA5FAD"/>
    <w:rsid w:val="00CA6035"/>
    <w:rsid w:val="00CA605E"/>
    <w:rsid w:val="00CA60F0"/>
    <w:rsid w:val="00CA614A"/>
    <w:rsid w:val="00CA6201"/>
    <w:rsid w:val="00CA636F"/>
    <w:rsid w:val="00CA63BA"/>
    <w:rsid w:val="00CA641B"/>
    <w:rsid w:val="00CA6525"/>
    <w:rsid w:val="00CA65FD"/>
    <w:rsid w:val="00CA6671"/>
    <w:rsid w:val="00CA668D"/>
    <w:rsid w:val="00CA66F9"/>
    <w:rsid w:val="00CA677F"/>
    <w:rsid w:val="00CA683B"/>
    <w:rsid w:val="00CA6890"/>
    <w:rsid w:val="00CA69BC"/>
    <w:rsid w:val="00CA6D1C"/>
    <w:rsid w:val="00CA6E4A"/>
    <w:rsid w:val="00CA71D9"/>
    <w:rsid w:val="00CA7211"/>
    <w:rsid w:val="00CA736A"/>
    <w:rsid w:val="00CA7393"/>
    <w:rsid w:val="00CA7541"/>
    <w:rsid w:val="00CA754A"/>
    <w:rsid w:val="00CA77BA"/>
    <w:rsid w:val="00CA7A03"/>
    <w:rsid w:val="00CA7C20"/>
    <w:rsid w:val="00CA7E2B"/>
    <w:rsid w:val="00CA7E51"/>
    <w:rsid w:val="00CA7F10"/>
    <w:rsid w:val="00CB0012"/>
    <w:rsid w:val="00CB0608"/>
    <w:rsid w:val="00CB07B6"/>
    <w:rsid w:val="00CB07E7"/>
    <w:rsid w:val="00CB08C6"/>
    <w:rsid w:val="00CB0920"/>
    <w:rsid w:val="00CB096A"/>
    <w:rsid w:val="00CB0C0F"/>
    <w:rsid w:val="00CB0D0D"/>
    <w:rsid w:val="00CB0E8A"/>
    <w:rsid w:val="00CB0FBA"/>
    <w:rsid w:val="00CB0FBE"/>
    <w:rsid w:val="00CB1018"/>
    <w:rsid w:val="00CB1178"/>
    <w:rsid w:val="00CB132B"/>
    <w:rsid w:val="00CB1347"/>
    <w:rsid w:val="00CB1413"/>
    <w:rsid w:val="00CB14EF"/>
    <w:rsid w:val="00CB1598"/>
    <w:rsid w:val="00CB169A"/>
    <w:rsid w:val="00CB18AC"/>
    <w:rsid w:val="00CB18DB"/>
    <w:rsid w:val="00CB1A0B"/>
    <w:rsid w:val="00CB1A49"/>
    <w:rsid w:val="00CB1A6F"/>
    <w:rsid w:val="00CB1BE5"/>
    <w:rsid w:val="00CB1D45"/>
    <w:rsid w:val="00CB20B5"/>
    <w:rsid w:val="00CB221C"/>
    <w:rsid w:val="00CB2222"/>
    <w:rsid w:val="00CB2237"/>
    <w:rsid w:val="00CB2243"/>
    <w:rsid w:val="00CB2442"/>
    <w:rsid w:val="00CB24F4"/>
    <w:rsid w:val="00CB2520"/>
    <w:rsid w:val="00CB2675"/>
    <w:rsid w:val="00CB2739"/>
    <w:rsid w:val="00CB292E"/>
    <w:rsid w:val="00CB296A"/>
    <w:rsid w:val="00CB2A06"/>
    <w:rsid w:val="00CB2B04"/>
    <w:rsid w:val="00CB2C2C"/>
    <w:rsid w:val="00CB2C84"/>
    <w:rsid w:val="00CB2CA0"/>
    <w:rsid w:val="00CB2CA8"/>
    <w:rsid w:val="00CB308A"/>
    <w:rsid w:val="00CB31A1"/>
    <w:rsid w:val="00CB33A1"/>
    <w:rsid w:val="00CB33EB"/>
    <w:rsid w:val="00CB3407"/>
    <w:rsid w:val="00CB34E8"/>
    <w:rsid w:val="00CB3560"/>
    <w:rsid w:val="00CB3918"/>
    <w:rsid w:val="00CB3945"/>
    <w:rsid w:val="00CB39C2"/>
    <w:rsid w:val="00CB39FF"/>
    <w:rsid w:val="00CB3AA7"/>
    <w:rsid w:val="00CB3ADB"/>
    <w:rsid w:val="00CB3CAE"/>
    <w:rsid w:val="00CB408E"/>
    <w:rsid w:val="00CB4319"/>
    <w:rsid w:val="00CB451D"/>
    <w:rsid w:val="00CB454F"/>
    <w:rsid w:val="00CB48FF"/>
    <w:rsid w:val="00CB49E1"/>
    <w:rsid w:val="00CB49FA"/>
    <w:rsid w:val="00CB4A6F"/>
    <w:rsid w:val="00CB4A87"/>
    <w:rsid w:val="00CB4B59"/>
    <w:rsid w:val="00CB4BC9"/>
    <w:rsid w:val="00CB4BF1"/>
    <w:rsid w:val="00CB4C93"/>
    <w:rsid w:val="00CB4CA8"/>
    <w:rsid w:val="00CB4F61"/>
    <w:rsid w:val="00CB5063"/>
    <w:rsid w:val="00CB5288"/>
    <w:rsid w:val="00CB5290"/>
    <w:rsid w:val="00CB54A0"/>
    <w:rsid w:val="00CB55A7"/>
    <w:rsid w:val="00CB5704"/>
    <w:rsid w:val="00CB57A1"/>
    <w:rsid w:val="00CB5809"/>
    <w:rsid w:val="00CB596A"/>
    <w:rsid w:val="00CB5A43"/>
    <w:rsid w:val="00CB5BD9"/>
    <w:rsid w:val="00CB5D5E"/>
    <w:rsid w:val="00CB5E02"/>
    <w:rsid w:val="00CB5E08"/>
    <w:rsid w:val="00CB5E67"/>
    <w:rsid w:val="00CB5F3A"/>
    <w:rsid w:val="00CB5F4F"/>
    <w:rsid w:val="00CB6051"/>
    <w:rsid w:val="00CB6256"/>
    <w:rsid w:val="00CB6257"/>
    <w:rsid w:val="00CB62CA"/>
    <w:rsid w:val="00CB6329"/>
    <w:rsid w:val="00CB6367"/>
    <w:rsid w:val="00CB645A"/>
    <w:rsid w:val="00CB6504"/>
    <w:rsid w:val="00CB6534"/>
    <w:rsid w:val="00CB65A1"/>
    <w:rsid w:val="00CB6605"/>
    <w:rsid w:val="00CB662A"/>
    <w:rsid w:val="00CB66B6"/>
    <w:rsid w:val="00CB67DE"/>
    <w:rsid w:val="00CB68FF"/>
    <w:rsid w:val="00CB6902"/>
    <w:rsid w:val="00CB695C"/>
    <w:rsid w:val="00CB695D"/>
    <w:rsid w:val="00CB69B4"/>
    <w:rsid w:val="00CB6A34"/>
    <w:rsid w:val="00CB6C1E"/>
    <w:rsid w:val="00CB6C58"/>
    <w:rsid w:val="00CB6C76"/>
    <w:rsid w:val="00CB6D63"/>
    <w:rsid w:val="00CB6F23"/>
    <w:rsid w:val="00CB705B"/>
    <w:rsid w:val="00CB7275"/>
    <w:rsid w:val="00CB764C"/>
    <w:rsid w:val="00CB7689"/>
    <w:rsid w:val="00CB76C9"/>
    <w:rsid w:val="00CB7732"/>
    <w:rsid w:val="00CB77AC"/>
    <w:rsid w:val="00CB787C"/>
    <w:rsid w:val="00CB7880"/>
    <w:rsid w:val="00CB7912"/>
    <w:rsid w:val="00CB7B59"/>
    <w:rsid w:val="00CB7BC7"/>
    <w:rsid w:val="00CB7BE6"/>
    <w:rsid w:val="00CB7C1D"/>
    <w:rsid w:val="00CB7CE1"/>
    <w:rsid w:val="00CB7E1C"/>
    <w:rsid w:val="00CB7F76"/>
    <w:rsid w:val="00CB7FC1"/>
    <w:rsid w:val="00CC012E"/>
    <w:rsid w:val="00CC01BF"/>
    <w:rsid w:val="00CC0376"/>
    <w:rsid w:val="00CC04A8"/>
    <w:rsid w:val="00CC0525"/>
    <w:rsid w:val="00CC053E"/>
    <w:rsid w:val="00CC05CE"/>
    <w:rsid w:val="00CC05F6"/>
    <w:rsid w:val="00CC060C"/>
    <w:rsid w:val="00CC08B0"/>
    <w:rsid w:val="00CC0AD1"/>
    <w:rsid w:val="00CC0C75"/>
    <w:rsid w:val="00CC0DE8"/>
    <w:rsid w:val="00CC0E7B"/>
    <w:rsid w:val="00CC1169"/>
    <w:rsid w:val="00CC12EF"/>
    <w:rsid w:val="00CC134A"/>
    <w:rsid w:val="00CC151F"/>
    <w:rsid w:val="00CC1549"/>
    <w:rsid w:val="00CC1697"/>
    <w:rsid w:val="00CC18A4"/>
    <w:rsid w:val="00CC18C3"/>
    <w:rsid w:val="00CC190B"/>
    <w:rsid w:val="00CC19A3"/>
    <w:rsid w:val="00CC1B19"/>
    <w:rsid w:val="00CC1C3C"/>
    <w:rsid w:val="00CC1C61"/>
    <w:rsid w:val="00CC1DC6"/>
    <w:rsid w:val="00CC1F3B"/>
    <w:rsid w:val="00CC1F56"/>
    <w:rsid w:val="00CC2073"/>
    <w:rsid w:val="00CC2173"/>
    <w:rsid w:val="00CC21C1"/>
    <w:rsid w:val="00CC244A"/>
    <w:rsid w:val="00CC261F"/>
    <w:rsid w:val="00CC27B4"/>
    <w:rsid w:val="00CC28D8"/>
    <w:rsid w:val="00CC28FB"/>
    <w:rsid w:val="00CC2A5A"/>
    <w:rsid w:val="00CC2A64"/>
    <w:rsid w:val="00CC2B82"/>
    <w:rsid w:val="00CC2E68"/>
    <w:rsid w:val="00CC2EA0"/>
    <w:rsid w:val="00CC2F1B"/>
    <w:rsid w:val="00CC302F"/>
    <w:rsid w:val="00CC306F"/>
    <w:rsid w:val="00CC3071"/>
    <w:rsid w:val="00CC30F7"/>
    <w:rsid w:val="00CC3147"/>
    <w:rsid w:val="00CC31B4"/>
    <w:rsid w:val="00CC31BB"/>
    <w:rsid w:val="00CC31C8"/>
    <w:rsid w:val="00CC3293"/>
    <w:rsid w:val="00CC337B"/>
    <w:rsid w:val="00CC3479"/>
    <w:rsid w:val="00CC35B6"/>
    <w:rsid w:val="00CC36DE"/>
    <w:rsid w:val="00CC3837"/>
    <w:rsid w:val="00CC3949"/>
    <w:rsid w:val="00CC3982"/>
    <w:rsid w:val="00CC3A96"/>
    <w:rsid w:val="00CC3BC7"/>
    <w:rsid w:val="00CC3BD8"/>
    <w:rsid w:val="00CC3C89"/>
    <w:rsid w:val="00CC3E5A"/>
    <w:rsid w:val="00CC3F63"/>
    <w:rsid w:val="00CC403F"/>
    <w:rsid w:val="00CC416E"/>
    <w:rsid w:val="00CC4187"/>
    <w:rsid w:val="00CC4203"/>
    <w:rsid w:val="00CC4418"/>
    <w:rsid w:val="00CC4436"/>
    <w:rsid w:val="00CC4462"/>
    <w:rsid w:val="00CC48D0"/>
    <w:rsid w:val="00CC4902"/>
    <w:rsid w:val="00CC4927"/>
    <w:rsid w:val="00CC4988"/>
    <w:rsid w:val="00CC4A4E"/>
    <w:rsid w:val="00CC4A97"/>
    <w:rsid w:val="00CC4C7F"/>
    <w:rsid w:val="00CC523A"/>
    <w:rsid w:val="00CC5257"/>
    <w:rsid w:val="00CC52A0"/>
    <w:rsid w:val="00CC5359"/>
    <w:rsid w:val="00CC53A4"/>
    <w:rsid w:val="00CC541B"/>
    <w:rsid w:val="00CC5470"/>
    <w:rsid w:val="00CC55DE"/>
    <w:rsid w:val="00CC5729"/>
    <w:rsid w:val="00CC59DF"/>
    <w:rsid w:val="00CC5A53"/>
    <w:rsid w:val="00CC5B0E"/>
    <w:rsid w:val="00CC5B4E"/>
    <w:rsid w:val="00CC5C1B"/>
    <w:rsid w:val="00CC5D2C"/>
    <w:rsid w:val="00CC5F2B"/>
    <w:rsid w:val="00CC6018"/>
    <w:rsid w:val="00CC6242"/>
    <w:rsid w:val="00CC6245"/>
    <w:rsid w:val="00CC647A"/>
    <w:rsid w:val="00CC6495"/>
    <w:rsid w:val="00CC6513"/>
    <w:rsid w:val="00CC6767"/>
    <w:rsid w:val="00CC683B"/>
    <w:rsid w:val="00CC6A0B"/>
    <w:rsid w:val="00CC6B56"/>
    <w:rsid w:val="00CC6B75"/>
    <w:rsid w:val="00CC6CFA"/>
    <w:rsid w:val="00CC6E1F"/>
    <w:rsid w:val="00CC6FC5"/>
    <w:rsid w:val="00CC7090"/>
    <w:rsid w:val="00CC70CF"/>
    <w:rsid w:val="00CC70FC"/>
    <w:rsid w:val="00CC7165"/>
    <w:rsid w:val="00CC7325"/>
    <w:rsid w:val="00CC7386"/>
    <w:rsid w:val="00CC75BD"/>
    <w:rsid w:val="00CC76A9"/>
    <w:rsid w:val="00CC7811"/>
    <w:rsid w:val="00CC784C"/>
    <w:rsid w:val="00CC788B"/>
    <w:rsid w:val="00CC78A9"/>
    <w:rsid w:val="00CC78FE"/>
    <w:rsid w:val="00CC7905"/>
    <w:rsid w:val="00CC7938"/>
    <w:rsid w:val="00CC7A1F"/>
    <w:rsid w:val="00CC7CAD"/>
    <w:rsid w:val="00CC7CC7"/>
    <w:rsid w:val="00CC7F0B"/>
    <w:rsid w:val="00CC7F31"/>
    <w:rsid w:val="00CC7FB9"/>
    <w:rsid w:val="00CC7FD2"/>
    <w:rsid w:val="00CD003B"/>
    <w:rsid w:val="00CD0058"/>
    <w:rsid w:val="00CD0462"/>
    <w:rsid w:val="00CD0480"/>
    <w:rsid w:val="00CD0697"/>
    <w:rsid w:val="00CD0793"/>
    <w:rsid w:val="00CD07FC"/>
    <w:rsid w:val="00CD08F5"/>
    <w:rsid w:val="00CD0A04"/>
    <w:rsid w:val="00CD0B89"/>
    <w:rsid w:val="00CD0C68"/>
    <w:rsid w:val="00CD0CF5"/>
    <w:rsid w:val="00CD0D0D"/>
    <w:rsid w:val="00CD0DA9"/>
    <w:rsid w:val="00CD0E63"/>
    <w:rsid w:val="00CD0E91"/>
    <w:rsid w:val="00CD10D9"/>
    <w:rsid w:val="00CD10ED"/>
    <w:rsid w:val="00CD1122"/>
    <w:rsid w:val="00CD116E"/>
    <w:rsid w:val="00CD12EB"/>
    <w:rsid w:val="00CD1345"/>
    <w:rsid w:val="00CD1349"/>
    <w:rsid w:val="00CD15B9"/>
    <w:rsid w:val="00CD17E9"/>
    <w:rsid w:val="00CD195C"/>
    <w:rsid w:val="00CD19D8"/>
    <w:rsid w:val="00CD19FE"/>
    <w:rsid w:val="00CD1B3D"/>
    <w:rsid w:val="00CD1B53"/>
    <w:rsid w:val="00CD1BA2"/>
    <w:rsid w:val="00CD1C31"/>
    <w:rsid w:val="00CD1C4A"/>
    <w:rsid w:val="00CD1C98"/>
    <w:rsid w:val="00CD1E2C"/>
    <w:rsid w:val="00CD1EED"/>
    <w:rsid w:val="00CD1EFB"/>
    <w:rsid w:val="00CD20A3"/>
    <w:rsid w:val="00CD20D9"/>
    <w:rsid w:val="00CD223A"/>
    <w:rsid w:val="00CD2257"/>
    <w:rsid w:val="00CD2265"/>
    <w:rsid w:val="00CD22C6"/>
    <w:rsid w:val="00CD2319"/>
    <w:rsid w:val="00CD239B"/>
    <w:rsid w:val="00CD23E0"/>
    <w:rsid w:val="00CD2456"/>
    <w:rsid w:val="00CD25A8"/>
    <w:rsid w:val="00CD2762"/>
    <w:rsid w:val="00CD2829"/>
    <w:rsid w:val="00CD296F"/>
    <w:rsid w:val="00CD2AEE"/>
    <w:rsid w:val="00CD2C51"/>
    <w:rsid w:val="00CD2D1B"/>
    <w:rsid w:val="00CD2D32"/>
    <w:rsid w:val="00CD2F0C"/>
    <w:rsid w:val="00CD314D"/>
    <w:rsid w:val="00CD3164"/>
    <w:rsid w:val="00CD328E"/>
    <w:rsid w:val="00CD34A9"/>
    <w:rsid w:val="00CD3504"/>
    <w:rsid w:val="00CD35F6"/>
    <w:rsid w:val="00CD37C1"/>
    <w:rsid w:val="00CD37D6"/>
    <w:rsid w:val="00CD3860"/>
    <w:rsid w:val="00CD386C"/>
    <w:rsid w:val="00CD38D7"/>
    <w:rsid w:val="00CD39B7"/>
    <w:rsid w:val="00CD3B0B"/>
    <w:rsid w:val="00CD3BB5"/>
    <w:rsid w:val="00CD3DA4"/>
    <w:rsid w:val="00CD3F91"/>
    <w:rsid w:val="00CD4033"/>
    <w:rsid w:val="00CD40A6"/>
    <w:rsid w:val="00CD4130"/>
    <w:rsid w:val="00CD417F"/>
    <w:rsid w:val="00CD41CE"/>
    <w:rsid w:val="00CD42A3"/>
    <w:rsid w:val="00CD453D"/>
    <w:rsid w:val="00CD4550"/>
    <w:rsid w:val="00CD4638"/>
    <w:rsid w:val="00CD47F2"/>
    <w:rsid w:val="00CD483E"/>
    <w:rsid w:val="00CD4896"/>
    <w:rsid w:val="00CD48CD"/>
    <w:rsid w:val="00CD4967"/>
    <w:rsid w:val="00CD4989"/>
    <w:rsid w:val="00CD4A2B"/>
    <w:rsid w:val="00CD4AB1"/>
    <w:rsid w:val="00CD4AE1"/>
    <w:rsid w:val="00CD4BB8"/>
    <w:rsid w:val="00CD4C0D"/>
    <w:rsid w:val="00CD4DC7"/>
    <w:rsid w:val="00CD4E04"/>
    <w:rsid w:val="00CD4EB4"/>
    <w:rsid w:val="00CD50D4"/>
    <w:rsid w:val="00CD5178"/>
    <w:rsid w:val="00CD521C"/>
    <w:rsid w:val="00CD528D"/>
    <w:rsid w:val="00CD5294"/>
    <w:rsid w:val="00CD540E"/>
    <w:rsid w:val="00CD554A"/>
    <w:rsid w:val="00CD5826"/>
    <w:rsid w:val="00CD5BB1"/>
    <w:rsid w:val="00CD5BC1"/>
    <w:rsid w:val="00CD5D3F"/>
    <w:rsid w:val="00CD5D9F"/>
    <w:rsid w:val="00CD5FED"/>
    <w:rsid w:val="00CD60A1"/>
    <w:rsid w:val="00CD6380"/>
    <w:rsid w:val="00CD64AF"/>
    <w:rsid w:val="00CD64D3"/>
    <w:rsid w:val="00CD64E6"/>
    <w:rsid w:val="00CD64F1"/>
    <w:rsid w:val="00CD6691"/>
    <w:rsid w:val="00CD66FD"/>
    <w:rsid w:val="00CD6905"/>
    <w:rsid w:val="00CD6A02"/>
    <w:rsid w:val="00CD6A2D"/>
    <w:rsid w:val="00CD6A54"/>
    <w:rsid w:val="00CD6BC6"/>
    <w:rsid w:val="00CD6C31"/>
    <w:rsid w:val="00CD6E05"/>
    <w:rsid w:val="00CD6E2B"/>
    <w:rsid w:val="00CD6F4E"/>
    <w:rsid w:val="00CD6F56"/>
    <w:rsid w:val="00CD6FB8"/>
    <w:rsid w:val="00CD6FDD"/>
    <w:rsid w:val="00CD6FE0"/>
    <w:rsid w:val="00CD7073"/>
    <w:rsid w:val="00CD7082"/>
    <w:rsid w:val="00CD70F0"/>
    <w:rsid w:val="00CD7148"/>
    <w:rsid w:val="00CD71E5"/>
    <w:rsid w:val="00CD726F"/>
    <w:rsid w:val="00CD735D"/>
    <w:rsid w:val="00CD7454"/>
    <w:rsid w:val="00CD76ED"/>
    <w:rsid w:val="00CD77DA"/>
    <w:rsid w:val="00CD7A85"/>
    <w:rsid w:val="00CD7A98"/>
    <w:rsid w:val="00CD7B66"/>
    <w:rsid w:val="00CE00D0"/>
    <w:rsid w:val="00CE0190"/>
    <w:rsid w:val="00CE01D1"/>
    <w:rsid w:val="00CE01F8"/>
    <w:rsid w:val="00CE024C"/>
    <w:rsid w:val="00CE0351"/>
    <w:rsid w:val="00CE0437"/>
    <w:rsid w:val="00CE04EC"/>
    <w:rsid w:val="00CE05E3"/>
    <w:rsid w:val="00CE0610"/>
    <w:rsid w:val="00CE06B8"/>
    <w:rsid w:val="00CE0AE7"/>
    <w:rsid w:val="00CE0B15"/>
    <w:rsid w:val="00CE0B1F"/>
    <w:rsid w:val="00CE0BC5"/>
    <w:rsid w:val="00CE0C7C"/>
    <w:rsid w:val="00CE0C99"/>
    <w:rsid w:val="00CE0E14"/>
    <w:rsid w:val="00CE0E73"/>
    <w:rsid w:val="00CE0F8B"/>
    <w:rsid w:val="00CE1024"/>
    <w:rsid w:val="00CE1103"/>
    <w:rsid w:val="00CE12F0"/>
    <w:rsid w:val="00CE138E"/>
    <w:rsid w:val="00CE1395"/>
    <w:rsid w:val="00CE13FC"/>
    <w:rsid w:val="00CE1408"/>
    <w:rsid w:val="00CE149B"/>
    <w:rsid w:val="00CE1521"/>
    <w:rsid w:val="00CE15D3"/>
    <w:rsid w:val="00CE1750"/>
    <w:rsid w:val="00CE18D1"/>
    <w:rsid w:val="00CE1C5B"/>
    <w:rsid w:val="00CE1CD6"/>
    <w:rsid w:val="00CE1E2C"/>
    <w:rsid w:val="00CE1F13"/>
    <w:rsid w:val="00CE1FFA"/>
    <w:rsid w:val="00CE2031"/>
    <w:rsid w:val="00CE2142"/>
    <w:rsid w:val="00CE22CB"/>
    <w:rsid w:val="00CE23BD"/>
    <w:rsid w:val="00CE242E"/>
    <w:rsid w:val="00CE25E0"/>
    <w:rsid w:val="00CE265F"/>
    <w:rsid w:val="00CE2C45"/>
    <w:rsid w:val="00CE2CE6"/>
    <w:rsid w:val="00CE2D25"/>
    <w:rsid w:val="00CE2D38"/>
    <w:rsid w:val="00CE2D42"/>
    <w:rsid w:val="00CE2DD1"/>
    <w:rsid w:val="00CE2E34"/>
    <w:rsid w:val="00CE2E74"/>
    <w:rsid w:val="00CE2E8E"/>
    <w:rsid w:val="00CE2F98"/>
    <w:rsid w:val="00CE2FF5"/>
    <w:rsid w:val="00CE30B6"/>
    <w:rsid w:val="00CE31F0"/>
    <w:rsid w:val="00CE3309"/>
    <w:rsid w:val="00CE33B8"/>
    <w:rsid w:val="00CE35B3"/>
    <w:rsid w:val="00CE35FE"/>
    <w:rsid w:val="00CE3636"/>
    <w:rsid w:val="00CE363F"/>
    <w:rsid w:val="00CE369D"/>
    <w:rsid w:val="00CE36D2"/>
    <w:rsid w:val="00CE36D8"/>
    <w:rsid w:val="00CE3962"/>
    <w:rsid w:val="00CE3992"/>
    <w:rsid w:val="00CE3BCC"/>
    <w:rsid w:val="00CE3BFC"/>
    <w:rsid w:val="00CE3D2A"/>
    <w:rsid w:val="00CE4112"/>
    <w:rsid w:val="00CE41D4"/>
    <w:rsid w:val="00CE42FD"/>
    <w:rsid w:val="00CE4533"/>
    <w:rsid w:val="00CE4577"/>
    <w:rsid w:val="00CE45A0"/>
    <w:rsid w:val="00CE469C"/>
    <w:rsid w:val="00CE4794"/>
    <w:rsid w:val="00CE489B"/>
    <w:rsid w:val="00CE4936"/>
    <w:rsid w:val="00CE4A92"/>
    <w:rsid w:val="00CE4AC0"/>
    <w:rsid w:val="00CE4ADA"/>
    <w:rsid w:val="00CE4BE6"/>
    <w:rsid w:val="00CE4C77"/>
    <w:rsid w:val="00CE4E1B"/>
    <w:rsid w:val="00CE4EA5"/>
    <w:rsid w:val="00CE4F9F"/>
    <w:rsid w:val="00CE4FE4"/>
    <w:rsid w:val="00CE50A1"/>
    <w:rsid w:val="00CE50BE"/>
    <w:rsid w:val="00CE50F8"/>
    <w:rsid w:val="00CE523D"/>
    <w:rsid w:val="00CE5247"/>
    <w:rsid w:val="00CE526F"/>
    <w:rsid w:val="00CE53E6"/>
    <w:rsid w:val="00CE5428"/>
    <w:rsid w:val="00CE5451"/>
    <w:rsid w:val="00CE5511"/>
    <w:rsid w:val="00CE56F8"/>
    <w:rsid w:val="00CE5760"/>
    <w:rsid w:val="00CE5995"/>
    <w:rsid w:val="00CE5C40"/>
    <w:rsid w:val="00CE5D3B"/>
    <w:rsid w:val="00CE5DFD"/>
    <w:rsid w:val="00CE6280"/>
    <w:rsid w:val="00CE62B7"/>
    <w:rsid w:val="00CE64CF"/>
    <w:rsid w:val="00CE65DA"/>
    <w:rsid w:val="00CE6992"/>
    <w:rsid w:val="00CE6A80"/>
    <w:rsid w:val="00CE6AB8"/>
    <w:rsid w:val="00CE6B68"/>
    <w:rsid w:val="00CE6B6B"/>
    <w:rsid w:val="00CE6C06"/>
    <w:rsid w:val="00CE6D1A"/>
    <w:rsid w:val="00CE6D88"/>
    <w:rsid w:val="00CE6FEA"/>
    <w:rsid w:val="00CE7070"/>
    <w:rsid w:val="00CE709E"/>
    <w:rsid w:val="00CE721C"/>
    <w:rsid w:val="00CE730F"/>
    <w:rsid w:val="00CE740D"/>
    <w:rsid w:val="00CE74F8"/>
    <w:rsid w:val="00CE75D3"/>
    <w:rsid w:val="00CE75E1"/>
    <w:rsid w:val="00CE7878"/>
    <w:rsid w:val="00CE78C3"/>
    <w:rsid w:val="00CE7931"/>
    <w:rsid w:val="00CE7B39"/>
    <w:rsid w:val="00CE7B5F"/>
    <w:rsid w:val="00CE7B7B"/>
    <w:rsid w:val="00CE7CF9"/>
    <w:rsid w:val="00CE7D10"/>
    <w:rsid w:val="00CE7DC7"/>
    <w:rsid w:val="00CE7F38"/>
    <w:rsid w:val="00CF03C5"/>
    <w:rsid w:val="00CF03FF"/>
    <w:rsid w:val="00CF04EF"/>
    <w:rsid w:val="00CF059D"/>
    <w:rsid w:val="00CF05C4"/>
    <w:rsid w:val="00CF0609"/>
    <w:rsid w:val="00CF071D"/>
    <w:rsid w:val="00CF087F"/>
    <w:rsid w:val="00CF0947"/>
    <w:rsid w:val="00CF09FE"/>
    <w:rsid w:val="00CF0A1C"/>
    <w:rsid w:val="00CF0B2F"/>
    <w:rsid w:val="00CF0C3E"/>
    <w:rsid w:val="00CF0D3D"/>
    <w:rsid w:val="00CF101B"/>
    <w:rsid w:val="00CF1145"/>
    <w:rsid w:val="00CF11A1"/>
    <w:rsid w:val="00CF1292"/>
    <w:rsid w:val="00CF170C"/>
    <w:rsid w:val="00CF19EB"/>
    <w:rsid w:val="00CF1A37"/>
    <w:rsid w:val="00CF1AAA"/>
    <w:rsid w:val="00CF1C5A"/>
    <w:rsid w:val="00CF1C5D"/>
    <w:rsid w:val="00CF1CC9"/>
    <w:rsid w:val="00CF1CF1"/>
    <w:rsid w:val="00CF1D35"/>
    <w:rsid w:val="00CF1DB0"/>
    <w:rsid w:val="00CF1E15"/>
    <w:rsid w:val="00CF1FD6"/>
    <w:rsid w:val="00CF2157"/>
    <w:rsid w:val="00CF220D"/>
    <w:rsid w:val="00CF2274"/>
    <w:rsid w:val="00CF228A"/>
    <w:rsid w:val="00CF22DB"/>
    <w:rsid w:val="00CF2330"/>
    <w:rsid w:val="00CF236D"/>
    <w:rsid w:val="00CF2653"/>
    <w:rsid w:val="00CF26E4"/>
    <w:rsid w:val="00CF279C"/>
    <w:rsid w:val="00CF2879"/>
    <w:rsid w:val="00CF2A48"/>
    <w:rsid w:val="00CF2B37"/>
    <w:rsid w:val="00CF2BE6"/>
    <w:rsid w:val="00CF2D63"/>
    <w:rsid w:val="00CF2DC9"/>
    <w:rsid w:val="00CF3018"/>
    <w:rsid w:val="00CF33E2"/>
    <w:rsid w:val="00CF3535"/>
    <w:rsid w:val="00CF36F7"/>
    <w:rsid w:val="00CF3786"/>
    <w:rsid w:val="00CF3845"/>
    <w:rsid w:val="00CF3904"/>
    <w:rsid w:val="00CF39BD"/>
    <w:rsid w:val="00CF3A60"/>
    <w:rsid w:val="00CF3B48"/>
    <w:rsid w:val="00CF3B5F"/>
    <w:rsid w:val="00CF3FC3"/>
    <w:rsid w:val="00CF3FC7"/>
    <w:rsid w:val="00CF414E"/>
    <w:rsid w:val="00CF4283"/>
    <w:rsid w:val="00CF4351"/>
    <w:rsid w:val="00CF4362"/>
    <w:rsid w:val="00CF437C"/>
    <w:rsid w:val="00CF44AD"/>
    <w:rsid w:val="00CF4536"/>
    <w:rsid w:val="00CF45DA"/>
    <w:rsid w:val="00CF465E"/>
    <w:rsid w:val="00CF4747"/>
    <w:rsid w:val="00CF4874"/>
    <w:rsid w:val="00CF48B3"/>
    <w:rsid w:val="00CF4970"/>
    <w:rsid w:val="00CF4B97"/>
    <w:rsid w:val="00CF4C7A"/>
    <w:rsid w:val="00CF518B"/>
    <w:rsid w:val="00CF54D5"/>
    <w:rsid w:val="00CF552E"/>
    <w:rsid w:val="00CF5618"/>
    <w:rsid w:val="00CF5620"/>
    <w:rsid w:val="00CF5642"/>
    <w:rsid w:val="00CF57B0"/>
    <w:rsid w:val="00CF5842"/>
    <w:rsid w:val="00CF5991"/>
    <w:rsid w:val="00CF59D7"/>
    <w:rsid w:val="00CF5A66"/>
    <w:rsid w:val="00CF5B56"/>
    <w:rsid w:val="00CF5BED"/>
    <w:rsid w:val="00CF5C3A"/>
    <w:rsid w:val="00CF5CAD"/>
    <w:rsid w:val="00CF5CC3"/>
    <w:rsid w:val="00CF5E2E"/>
    <w:rsid w:val="00CF5E4B"/>
    <w:rsid w:val="00CF6213"/>
    <w:rsid w:val="00CF6486"/>
    <w:rsid w:val="00CF657E"/>
    <w:rsid w:val="00CF68E5"/>
    <w:rsid w:val="00CF6931"/>
    <w:rsid w:val="00CF6D51"/>
    <w:rsid w:val="00CF6D57"/>
    <w:rsid w:val="00CF70DA"/>
    <w:rsid w:val="00CF7185"/>
    <w:rsid w:val="00CF71E4"/>
    <w:rsid w:val="00CF7440"/>
    <w:rsid w:val="00CF765D"/>
    <w:rsid w:val="00CF7686"/>
    <w:rsid w:val="00CF76D3"/>
    <w:rsid w:val="00CF76F1"/>
    <w:rsid w:val="00CF77CB"/>
    <w:rsid w:val="00CF78AC"/>
    <w:rsid w:val="00CF799E"/>
    <w:rsid w:val="00CF7AB0"/>
    <w:rsid w:val="00CF7B95"/>
    <w:rsid w:val="00CF7C6C"/>
    <w:rsid w:val="00CF7CAA"/>
    <w:rsid w:val="00CF7CB8"/>
    <w:rsid w:val="00CF7E78"/>
    <w:rsid w:val="00CF7EB4"/>
    <w:rsid w:val="00CF7F9F"/>
    <w:rsid w:val="00CF7FFA"/>
    <w:rsid w:val="00D0040A"/>
    <w:rsid w:val="00D0044B"/>
    <w:rsid w:val="00D006D4"/>
    <w:rsid w:val="00D006DA"/>
    <w:rsid w:val="00D00717"/>
    <w:rsid w:val="00D0077A"/>
    <w:rsid w:val="00D00A31"/>
    <w:rsid w:val="00D00A53"/>
    <w:rsid w:val="00D00ACD"/>
    <w:rsid w:val="00D00AFA"/>
    <w:rsid w:val="00D00B52"/>
    <w:rsid w:val="00D00B8A"/>
    <w:rsid w:val="00D00C95"/>
    <w:rsid w:val="00D00D06"/>
    <w:rsid w:val="00D00EC0"/>
    <w:rsid w:val="00D0108E"/>
    <w:rsid w:val="00D010C5"/>
    <w:rsid w:val="00D0113C"/>
    <w:rsid w:val="00D016BF"/>
    <w:rsid w:val="00D016E5"/>
    <w:rsid w:val="00D0170C"/>
    <w:rsid w:val="00D018D0"/>
    <w:rsid w:val="00D0199A"/>
    <w:rsid w:val="00D01BAB"/>
    <w:rsid w:val="00D01DAF"/>
    <w:rsid w:val="00D01E78"/>
    <w:rsid w:val="00D02116"/>
    <w:rsid w:val="00D021B0"/>
    <w:rsid w:val="00D02289"/>
    <w:rsid w:val="00D02312"/>
    <w:rsid w:val="00D02374"/>
    <w:rsid w:val="00D023BB"/>
    <w:rsid w:val="00D02516"/>
    <w:rsid w:val="00D027A1"/>
    <w:rsid w:val="00D02890"/>
    <w:rsid w:val="00D0291E"/>
    <w:rsid w:val="00D02A06"/>
    <w:rsid w:val="00D02AFC"/>
    <w:rsid w:val="00D02CEE"/>
    <w:rsid w:val="00D02DBC"/>
    <w:rsid w:val="00D02EAF"/>
    <w:rsid w:val="00D02F82"/>
    <w:rsid w:val="00D030C8"/>
    <w:rsid w:val="00D0324C"/>
    <w:rsid w:val="00D03303"/>
    <w:rsid w:val="00D033C5"/>
    <w:rsid w:val="00D03604"/>
    <w:rsid w:val="00D03660"/>
    <w:rsid w:val="00D03716"/>
    <w:rsid w:val="00D0383B"/>
    <w:rsid w:val="00D03851"/>
    <w:rsid w:val="00D03993"/>
    <w:rsid w:val="00D03B25"/>
    <w:rsid w:val="00D03CBC"/>
    <w:rsid w:val="00D04106"/>
    <w:rsid w:val="00D04134"/>
    <w:rsid w:val="00D043E8"/>
    <w:rsid w:val="00D04657"/>
    <w:rsid w:val="00D0469C"/>
    <w:rsid w:val="00D047EE"/>
    <w:rsid w:val="00D048F1"/>
    <w:rsid w:val="00D04C06"/>
    <w:rsid w:val="00D04C35"/>
    <w:rsid w:val="00D04DAA"/>
    <w:rsid w:val="00D04DB0"/>
    <w:rsid w:val="00D05015"/>
    <w:rsid w:val="00D050D3"/>
    <w:rsid w:val="00D051C9"/>
    <w:rsid w:val="00D05202"/>
    <w:rsid w:val="00D05457"/>
    <w:rsid w:val="00D05706"/>
    <w:rsid w:val="00D05755"/>
    <w:rsid w:val="00D0586C"/>
    <w:rsid w:val="00D05877"/>
    <w:rsid w:val="00D059AE"/>
    <w:rsid w:val="00D05ADF"/>
    <w:rsid w:val="00D05B27"/>
    <w:rsid w:val="00D05D63"/>
    <w:rsid w:val="00D05DF5"/>
    <w:rsid w:val="00D05E75"/>
    <w:rsid w:val="00D05F62"/>
    <w:rsid w:val="00D05F6D"/>
    <w:rsid w:val="00D05F8E"/>
    <w:rsid w:val="00D060BC"/>
    <w:rsid w:val="00D061EB"/>
    <w:rsid w:val="00D06205"/>
    <w:rsid w:val="00D0635C"/>
    <w:rsid w:val="00D063FA"/>
    <w:rsid w:val="00D06430"/>
    <w:rsid w:val="00D06439"/>
    <w:rsid w:val="00D066F8"/>
    <w:rsid w:val="00D06703"/>
    <w:rsid w:val="00D06716"/>
    <w:rsid w:val="00D067BB"/>
    <w:rsid w:val="00D069D1"/>
    <w:rsid w:val="00D06AA7"/>
    <w:rsid w:val="00D06BB9"/>
    <w:rsid w:val="00D06D74"/>
    <w:rsid w:val="00D06DDE"/>
    <w:rsid w:val="00D06E16"/>
    <w:rsid w:val="00D06E85"/>
    <w:rsid w:val="00D06F8B"/>
    <w:rsid w:val="00D07032"/>
    <w:rsid w:val="00D0718C"/>
    <w:rsid w:val="00D071DA"/>
    <w:rsid w:val="00D07208"/>
    <w:rsid w:val="00D07264"/>
    <w:rsid w:val="00D07291"/>
    <w:rsid w:val="00D076E6"/>
    <w:rsid w:val="00D0785A"/>
    <w:rsid w:val="00D07970"/>
    <w:rsid w:val="00D07AE7"/>
    <w:rsid w:val="00D07B51"/>
    <w:rsid w:val="00D07B75"/>
    <w:rsid w:val="00D07D41"/>
    <w:rsid w:val="00D100A0"/>
    <w:rsid w:val="00D10169"/>
    <w:rsid w:val="00D101CB"/>
    <w:rsid w:val="00D10314"/>
    <w:rsid w:val="00D10403"/>
    <w:rsid w:val="00D1047A"/>
    <w:rsid w:val="00D10598"/>
    <w:rsid w:val="00D1075B"/>
    <w:rsid w:val="00D10831"/>
    <w:rsid w:val="00D108E6"/>
    <w:rsid w:val="00D10E4C"/>
    <w:rsid w:val="00D10F80"/>
    <w:rsid w:val="00D11094"/>
    <w:rsid w:val="00D110F9"/>
    <w:rsid w:val="00D11197"/>
    <w:rsid w:val="00D11223"/>
    <w:rsid w:val="00D1129F"/>
    <w:rsid w:val="00D11373"/>
    <w:rsid w:val="00D115FD"/>
    <w:rsid w:val="00D116BF"/>
    <w:rsid w:val="00D11737"/>
    <w:rsid w:val="00D11AC1"/>
    <w:rsid w:val="00D11C6F"/>
    <w:rsid w:val="00D11CAC"/>
    <w:rsid w:val="00D11E3B"/>
    <w:rsid w:val="00D11ED6"/>
    <w:rsid w:val="00D11F57"/>
    <w:rsid w:val="00D12019"/>
    <w:rsid w:val="00D1219F"/>
    <w:rsid w:val="00D121B2"/>
    <w:rsid w:val="00D1227D"/>
    <w:rsid w:val="00D12455"/>
    <w:rsid w:val="00D12740"/>
    <w:rsid w:val="00D12774"/>
    <w:rsid w:val="00D128DA"/>
    <w:rsid w:val="00D1291C"/>
    <w:rsid w:val="00D1292B"/>
    <w:rsid w:val="00D12948"/>
    <w:rsid w:val="00D1298C"/>
    <w:rsid w:val="00D12B77"/>
    <w:rsid w:val="00D12BB4"/>
    <w:rsid w:val="00D12CF2"/>
    <w:rsid w:val="00D12D2A"/>
    <w:rsid w:val="00D12D75"/>
    <w:rsid w:val="00D12E83"/>
    <w:rsid w:val="00D12EAD"/>
    <w:rsid w:val="00D12F27"/>
    <w:rsid w:val="00D12F46"/>
    <w:rsid w:val="00D13036"/>
    <w:rsid w:val="00D132DE"/>
    <w:rsid w:val="00D133F3"/>
    <w:rsid w:val="00D13675"/>
    <w:rsid w:val="00D1367B"/>
    <w:rsid w:val="00D136B5"/>
    <w:rsid w:val="00D137E8"/>
    <w:rsid w:val="00D1386C"/>
    <w:rsid w:val="00D138CA"/>
    <w:rsid w:val="00D13A6B"/>
    <w:rsid w:val="00D13AFE"/>
    <w:rsid w:val="00D13F54"/>
    <w:rsid w:val="00D14081"/>
    <w:rsid w:val="00D140F6"/>
    <w:rsid w:val="00D140FE"/>
    <w:rsid w:val="00D1410F"/>
    <w:rsid w:val="00D141CF"/>
    <w:rsid w:val="00D14239"/>
    <w:rsid w:val="00D143EA"/>
    <w:rsid w:val="00D14693"/>
    <w:rsid w:val="00D146FD"/>
    <w:rsid w:val="00D14783"/>
    <w:rsid w:val="00D147AA"/>
    <w:rsid w:val="00D147D7"/>
    <w:rsid w:val="00D14854"/>
    <w:rsid w:val="00D14A5C"/>
    <w:rsid w:val="00D14A8E"/>
    <w:rsid w:val="00D14C4B"/>
    <w:rsid w:val="00D14D8B"/>
    <w:rsid w:val="00D14EA6"/>
    <w:rsid w:val="00D14FA3"/>
    <w:rsid w:val="00D150D4"/>
    <w:rsid w:val="00D15469"/>
    <w:rsid w:val="00D15585"/>
    <w:rsid w:val="00D1567F"/>
    <w:rsid w:val="00D15793"/>
    <w:rsid w:val="00D1582A"/>
    <w:rsid w:val="00D159B3"/>
    <w:rsid w:val="00D159CD"/>
    <w:rsid w:val="00D159D0"/>
    <w:rsid w:val="00D15DBA"/>
    <w:rsid w:val="00D15F11"/>
    <w:rsid w:val="00D16130"/>
    <w:rsid w:val="00D1635E"/>
    <w:rsid w:val="00D16853"/>
    <w:rsid w:val="00D16918"/>
    <w:rsid w:val="00D16926"/>
    <w:rsid w:val="00D1692C"/>
    <w:rsid w:val="00D16963"/>
    <w:rsid w:val="00D16979"/>
    <w:rsid w:val="00D16A87"/>
    <w:rsid w:val="00D16BED"/>
    <w:rsid w:val="00D16D4D"/>
    <w:rsid w:val="00D16E17"/>
    <w:rsid w:val="00D16F3C"/>
    <w:rsid w:val="00D16F59"/>
    <w:rsid w:val="00D16F8A"/>
    <w:rsid w:val="00D17048"/>
    <w:rsid w:val="00D17293"/>
    <w:rsid w:val="00D1739B"/>
    <w:rsid w:val="00D17433"/>
    <w:rsid w:val="00D1752C"/>
    <w:rsid w:val="00D17542"/>
    <w:rsid w:val="00D1759D"/>
    <w:rsid w:val="00D1782B"/>
    <w:rsid w:val="00D17883"/>
    <w:rsid w:val="00D178E9"/>
    <w:rsid w:val="00D179DF"/>
    <w:rsid w:val="00D17A02"/>
    <w:rsid w:val="00D17A71"/>
    <w:rsid w:val="00D17C50"/>
    <w:rsid w:val="00D17D92"/>
    <w:rsid w:val="00D17E67"/>
    <w:rsid w:val="00D201A2"/>
    <w:rsid w:val="00D201BF"/>
    <w:rsid w:val="00D2029F"/>
    <w:rsid w:val="00D202DA"/>
    <w:rsid w:val="00D20341"/>
    <w:rsid w:val="00D20382"/>
    <w:rsid w:val="00D203B3"/>
    <w:rsid w:val="00D203BE"/>
    <w:rsid w:val="00D20549"/>
    <w:rsid w:val="00D20606"/>
    <w:rsid w:val="00D2067E"/>
    <w:rsid w:val="00D20721"/>
    <w:rsid w:val="00D2095F"/>
    <w:rsid w:val="00D20A1F"/>
    <w:rsid w:val="00D20A55"/>
    <w:rsid w:val="00D20A70"/>
    <w:rsid w:val="00D20B42"/>
    <w:rsid w:val="00D20B7C"/>
    <w:rsid w:val="00D20C6F"/>
    <w:rsid w:val="00D20CEF"/>
    <w:rsid w:val="00D20DCE"/>
    <w:rsid w:val="00D20FA4"/>
    <w:rsid w:val="00D21001"/>
    <w:rsid w:val="00D21155"/>
    <w:rsid w:val="00D2115C"/>
    <w:rsid w:val="00D214EA"/>
    <w:rsid w:val="00D2160D"/>
    <w:rsid w:val="00D21686"/>
    <w:rsid w:val="00D216EF"/>
    <w:rsid w:val="00D216F5"/>
    <w:rsid w:val="00D2174F"/>
    <w:rsid w:val="00D21766"/>
    <w:rsid w:val="00D217B7"/>
    <w:rsid w:val="00D217BC"/>
    <w:rsid w:val="00D2180F"/>
    <w:rsid w:val="00D21E62"/>
    <w:rsid w:val="00D21EAB"/>
    <w:rsid w:val="00D22002"/>
    <w:rsid w:val="00D2201F"/>
    <w:rsid w:val="00D22023"/>
    <w:rsid w:val="00D22069"/>
    <w:rsid w:val="00D224DE"/>
    <w:rsid w:val="00D2252F"/>
    <w:rsid w:val="00D22608"/>
    <w:rsid w:val="00D22620"/>
    <w:rsid w:val="00D2288F"/>
    <w:rsid w:val="00D2296A"/>
    <w:rsid w:val="00D22B31"/>
    <w:rsid w:val="00D22BDC"/>
    <w:rsid w:val="00D22C43"/>
    <w:rsid w:val="00D23012"/>
    <w:rsid w:val="00D2307B"/>
    <w:rsid w:val="00D234D4"/>
    <w:rsid w:val="00D235F2"/>
    <w:rsid w:val="00D2367E"/>
    <w:rsid w:val="00D237D1"/>
    <w:rsid w:val="00D2386D"/>
    <w:rsid w:val="00D23A0F"/>
    <w:rsid w:val="00D23BE9"/>
    <w:rsid w:val="00D23D09"/>
    <w:rsid w:val="00D23D45"/>
    <w:rsid w:val="00D23DB4"/>
    <w:rsid w:val="00D23FA4"/>
    <w:rsid w:val="00D2421C"/>
    <w:rsid w:val="00D24375"/>
    <w:rsid w:val="00D243BD"/>
    <w:rsid w:val="00D2466E"/>
    <w:rsid w:val="00D24848"/>
    <w:rsid w:val="00D249A3"/>
    <w:rsid w:val="00D24A0E"/>
    <w:rsid w:val="00D24A47"/>
    <w:rsid w:val="00D24BC2"/>
    <w:rsid w:val="00D24C88"/>
    <w:rsid w:val="00D24CF4"/>
    <w:rsid w:val="00D24D0E"/>
    <w:rsid w:val="00D24E8E"/>
    <w:rsid w:val="00D24EB0"/>
    <w:rsid w:val="00D24FBB"/>
    <w:rsid w:val="00D24FCF"/>
    <w:rsid w:val="00D2506E"/>
    <w:rsid w:val="00D2542C"/>
    <w:rsid w:val="00D254F4"/>
    <w:rsid w:val="00D25505"/>
    <w:rsid w:val="00D255A4"/>
    <w:rsid w:val="00D256E3"/>
    <w:rsid w:val="00D256FD"/>
    <w:rsid w:val="00D25705"/>
    <w:rsid w:val="00D2585F"/>
    <w:rsid w:val="00D258A7"/>
    <w:rsid w:val="00D25A13"/>
    <w:rsid w:val="00D25BA8"/>
    <w:rsid w:val="00D25C87"/>
    <w:rsid w:val="00D25CDD"/>
    <w:rsid w:val="00D25DCA"/>
    <w:rsid w:val="00D25E30"/>
    <w:rsid w:val="00D25E87"/>
    <w:rsid w:val="00D25F68"/>
    <w:rsid w:val="00D25FAF"/>
    <w:rsid w:val="00D260CE"/>
    <w:rsid w:val="00D26301"/>
    <w:rsid w:val="00D26346"/>
    <w:rsid w:val="00D26527"/>
    <w:rsid w:val="00D265A6"/>
    <w:rsid w:val="00D265D8"/>
    <w:rsid w:val="00D267E3"/>
    <w:rsid w:val="00D268F6"/>
    <w:rsid w:val="00D2693A"/>
    <w:rsid w:val="00D26CE9"/>
    <w:rsid w:val="00D26E57"/>
    <w:rsid w:val="00D26E6C"/>
    <w:rsid w:val="00D26F1F"/>
    <w:rsid w:val="00D26F5B"/>
    <w:rsid w:val="00D27183"/>
    <w:rsid w:val="00D27238"/>
    <w:rsid w:val="00D272F8"/>
    <w:rsid w:val="00D27460"/>
    <w:rsid w:val="00D2779C"/>
    <w:rsid w:val="00D27971"/>
    <w:rsid w:val="00D27A4F"/>
    <w:rsid w:val="00D27C8C"/>
    <w:rsid w:val="00D27E62"/>
    <w:rsid w:val="00D27F22"/>
    <w:rsid w:val="00D27F2B"/>
    <w:rsid w:val="00D27F47"/>
    <w:rsid w:val="00D30284"/>
    <w:rsid w:val="00D3059C"/>
    <w:rsid w:val="00D3065F"/>
    <w:rsid w:val="00D30694"/>
    <w:rsid w:val="00D306A0"/>
    <w:rsid w:val="00D306D1"/>
    <w:rsid w:val="00D306DB"/>
    <w:rsid w:val="00D307A9"/>
    <w:rsid w:val="00D30807"/>
    <w:rsid w:val="00D30891"/>
    <w:rsid w:val="00D308B5"/>
    <w:rsid w:val="00D308CC"/>
    <w:rsid w:val="00D309E2"/>
    <w:rsid w:val="00D30B1A"/>
    <w:rsid w:val="00D30B2E"/>
    <w:rsid w:val="00D30B78"/>
    <w:rsid w:val="00D30BA6"/>
    <w:rsid w:val="00D30D51"/>
    <w:rsid w:val="00D30E6A"/>
    <w:rsid w:val="00D30EDA"/>
    <w:rsid w:val="00D311CF"/>
    <w:rsid w:val="00D31284"/>
    <w:rsid w:val="00D3129F"/>
    <w:rsid w:val="00D31461"/>
    <w:rsid w:val="00D315F1"/>
    <w:rsid w:val="00D317F5"/>
    <w:rsid w:val="00D31839"/>
    <w:rsid w:val="00D319C9"/>
    <w:rsid w:val="00D31A8A"/>
    <w:rsid w:val="00D31A8F"/>
    <w:rsid w:val="00D31C0B"/>
    <w:rsid w:val="00D31C37"/>
    <w:rsid w:val="00D31CEF"/>
    <w:rsid w:val="00D31DE2"/>
    <w:rsid w:val="00D31E52"/>
    <w:rsid w:val="00D31EE0"/>
    <w:rsid w:val="00D31F02"/>
    <w:rsid w:val="00D3200B"/>
    <w:rsid w:val="00D3204E"/>
    <w:rsid w:val="00D32235"/>
    <w:rsid w:val="00D32522"/>
    <w:rsid w:val="00D32553"/>
    <w:rsid w:val="00D3259B"/>
    <w:rsid w:val="00D325C4"/>
    <w:rsid w:val="00D325DB"/>
    <w:rsid w:val="00D328D4"/>
    <w:rsid w:val="00D32A4C"/>
    <w:rsid w:val="00D32AF9"/>
    <w:rsid w:val="00D32EB7"/>
    <w:rsid w:val="00D32F7A"/>
    <w:rsid w:val="00D33032"/>
    <w:rsid w:val="00D33052"/>
    <w:rsid w:val="00D331BA"/>
    <w:rsid w:val="00D3330D"/>
    <w:rsid w:val="00D333F8"/>
    <w:rsid w:val="00D334DF"/>
    <w:rsid w:val="00D335E7"/>
    <w:rsid w:val="00D33718"/>
    <w:rsid w:val="00D33A6F"/>
    <w:rsid w:val="00D33ACF"/>
    <w:rsid w:val="00D33B6C"/>
    <w:rsid w:val="00D33C53"/>
    <w:rsid w:val="00D33CF4"/>
    <w:rsid w:val="00D33D04"/>
    <w:rsid w:val="00D33DFF"/>
    <w:rsid w:val="00D33E0A"/>
    <w:rsid w:val="00D33F39"/>
    <w:rsid w:val="00D33F86"/>
    <w:rsid w:val="00D34016"/>
    <w:rsid w:val="00D3402D"/>
    <w:rsid w:val="00D3402E"/>
    <w:rsid w:val="00D3406A"/>
    <w:rsid w:val="00D340B5"/>
    <w:rsid w:val="00D341BC"/>
    <w:rsid w:val="00D34246"/>
    <w:rsid w:val="00D34307"/>
    <w:rsid w:val="00D343EA"/>
    <w:rsid w:val="00D34410"/>
    <w:rsid w:val="00D34450"/>
    <w:rsid w:val="00D34462"/>
    <w:rsid w:val="00D344F8"/>
    <w:rsid w:val="00D34609"/>
    <w:rsid w:val="00D346AC"/>
    <w:rsid w:val="00D34736"/>
    <w:rsid w:val="00D3483F"/>
    <w:rsid w:val="00D3492C"/>
    <w:rsid w:val="00D34997"/>
    <w:rsid w:val="00D34A66"/>
    <w:rsid w:val="00D34AC6"/>
    <w:rsid w:val="00D34B91"/>
    <w:rsid w:val="00D34E66"/>
    <w:rsid w:val="00D34EA3"/>
    <w:rsid w:val="00D34EDC"/>
    <w:rsid w:val="00D34F7F"/>
    <w:rsid w:val="00D350CD"/>
    <w:rsid w:val="00D350F4"/>
    <w:rsid w:val="00D3517B"/>
    <w:rsid w:val="00D3553A"/>
    <w:rsid w:val="00D35547"/>
    <w:rsid w:val="00D355D3"/>
    <w:rsid w:val="00D3565B"/>
    <w:rsid w:val="00D357AE"/>
    <w:rsid w:val="00D3580D"/>
    <w:rsid w:val="00D3588F"/>
    <w:rsid w:val="00D35898"/>
    <w:rsid w:val="00D35B11"/>
    <w:rsid w:val="00D35BB8"/>
    <w:rsid w:val="00D35C09"/>
    <w:rsid w:val="00D35C21"/>
    <w:rsid w:val="00D35CB3"/>
    <w:rsid w:val="00D35E3C"/>
    <w:rsid w:val="00D35EB6"/>
    <w:rsid w:val="00D3605F"/>
    <w:rsid w:val="00D36099"/>
    <w:rsid w:val="00D36175"/>
    <w:rsid w:val="00D3618E"/>
    <w:rsid w:val="00D3635C"/>
    <w:rsid w:val="00D363CF"/>
    <w:rsid w:val="00D364D7"/>
    <w:rsid w:val="00D36573"/>
    <w:rsid w:val="00D36592"/>
    <w:rsid w:val="00D3663A"/>
    <w:rsid w:val="00D366B9"/>
    <w:rsid w:val="00D36872"/>
    <w:rsid w:val="00D36914"/>
    <w:rsid w:val="00D36A24"/>
    <w:rsid w:val="00D36A48"/>
    <w:rsid w:val="00D36A6D"/>
    <w:rsid w:val="00D36A95"/>
    <w:rsid w:val="00D36B6D"/>
    <w:rsid w:val="00D36E05"/>
    <w:rsid w:val="00D36EA3"/>
    <w:rsid w:val="00D36EDC"/>
    <w:rsid w:val="00D36F9B"/>
    <w:rsid w:val="00D37131"/>
    <w:rsid w:val="00D37150"/>
    <w:rsid w:val="00D371A7"/>
    <w:rsid w:val="00D37353"/>
    <w:rsid w:val="00D37455"/>
    <w:rsid w:val="00D37492"/>
    <w:rsid w:val="00D37621"/>
    <w:rsid w:val="00D37785"/>
    <w:rsid w:val="00D379D5"/>
    <w:rsid w:val="00D379EA"/>
    <w:rsid w:val="00D37A84"/>
    <w:rsid w:val="00D37AE8"/>
    <w:rsid w:val="00D37B2B"/>
    <w:rsid w:val="00D37C1F"/>
    <w:rsid w:val="00D37CC2"/>
    <w:rsid w:val="00D37D32"/>
    <w:rsid w:val="00D37E47"/>
    <w:rsid w:val="00D37EA5"/>
    <w:rsid w:val="00D37ED3"/>
    <w:rsid w:val="00D400A4"/>
    <w:rsid w:val="00D40382"/>
    <w:rsid w:val="00D40383"/>
    <w:rsid w:val="00D4049D"/>
    <w:rsid w:val="00D4051B"/>
    <w:rsid w:val="00D40557"/>
    <w:rsid w:val="00D4064A"/>
    <w:rsid w:val="00D406A3"/>
    <w:rsid w:val="00D4082E"/>
    <w:rsid w:val="00D408CC"/>
    <w:rsid w:val="00D40A63"/>
    <w:rsid w:val="00D40A8A"/>
    <w:rsid w:val="00D40B5B"/>
    <w:rsid w:val="00D40B99"/>
    <w:rsid w:val="00D40BC0"/>
    <w:rsid w:val="00D40DF8"/>
    <w:rsid w:val="00D40E32"/>
    <w:rsid w:val="00D40F07"/>
    <w:rsid w:val="00D41033"/>
    <w:rsid w:val="00D41123"/>
    <w:rsid w:val="00D411DB"/>
    <w:rsid w:val="00D41310"/>
    <w:rsid w:val="00D41540"/>
    <w:rsid w:val="00D4179A"/>
    <w:rsid w:val="00D417D4"/>
    <w:rsid w:val="00D41818"/>
    <w:rsid w:val="00D41895"/>
    <w:rsid w:val="00D419FD"/>
    <w:rsid w:val="00D41BB5"/>
    <w:rsid w:val="00D41D5F"/>
    <w:rsid w:val="00D41DFB"/>
    <w:rsid w:val="00D41EE9"/>
    <w:rsid w:val="00D41F45"/>
    <w:rsid w:val="00D4213D"/>
    <w:rsid w:val="00D421C2"/>
    <w:rsid w:val="00D425BB"/>
    <w:rsid w:val="00D425C3"/>
    <w:rsid w:val="00D42848"/>
    <w:rsid w:val="00D4286A"/>
    <w:rsid w:val="00D42915"/>
    <w:rsid w:val="00D42969"/>
    <w:rsid w:val="00D42A8A"/>
    <w:rsid w:val="00D42B42"/>
    <w:rsid w:val="00D42B57"/>
    <w:rsid w:val="00D42B95"/>
    <w:rsid w:val="00D42C01"/>
    <w:rsid w:val="00D42C66"/>
    <w:rsid w:val="00D42DD9"/>
    <w:rsid w:val="00D42E41"/>
    <w:rsid w:val="00D42E71"/>
    <w:rsid w:val="00D42EDB"/>
    <w:rsid w:val="00D42EDE"/>
    <w:rsid w:val="00D42F96"/>
    <w:rsid w:val="00D4307B"/>
    <w:rsid w:val="00D4312B"/>
    <w:rsid w:val="00D4327A"/>
    <w:rsid w:val="00D43327"/>
    <w:rsid w:val="00D43427"/>
    <w:rsid w:val="00D434FB"/>
    <w:rsid w:val="00D435DB"/>
    <w:rsid w:val="00D43652"/>
    <w:rsid w:val="00D437ED"/>
    <w:rsid w:val="00D438BF"/>
    <w:rsid w:val="00D438DA"/>
    <w:rsid w:val="00D43996"/>
    <w:rsid w:val="00D43A7A"/>
    <w:rsid w:val="00D43ABB"/>
    <w:rsid w:val="00D43B48"/>
    <w:rsid w:val="00D43B4F"/>
    <w:rsid w:val="00D43C9C"/>
    <w:rsid w:val="00D43D3E"/>
    <w:rsid w:val="00D43DD3"/>
    <w:rsid w:val="00D43E79"/>
    <w:rsid w:val="00D4404D"/>
    <w:rsid w:val="00D440A7"/>
    <w:rsid w:val="00D44222"/>
    <w:rsid w:val="00D442BF"/>
    <w:rsid w:val="00D442CF"/>
    <w:rsid w:val="00D4439D"/>
    <w:rsid w:val="00D4447C"/>
    <w:rsid w:val="00D446CA"/>
    <w:rsid w:val="00D44719"/>
    <w:rsid w:val="00D44846"/>
    <w:rsid w:val="00D449A8"/>
    <w:rsid w:val="00D44A6C"/>
    <w:rsid w:val="00D44B49"/>
    <w:rsid w:val="00D44BD6"/>
    <w:rsid w:val="00D44DEF"/>
    <w:rsid w:val="00D44E18"/>
    <w:rsid w:val="00D44ED3"/>
    <w:rsid w:val="00D45081"/>
    <w:rsid w:val="00D450EF"/>
    <w:rsid w:val="00D4515B"/>
    <w:rsid w:val="00D45204"/>
    <w:rsid w:val="00D45220"/>
    <w:rsid w:val="00D4544F"/>
    <w:rsid w:val="00D454CB"/>
    <w:rsid w:val="00D454EB"/>
    <w:rsid w:val="00D4558C"/>
    <w:rsid w:val="00D4569E"/>
    <w:rsid w:val="00D45878"/>
    <w:rsid w:val="00D458CD"/>
    <w:rsid w:val="00D45934"/>
    <w:rsid w:val="00D459A5"/>
    <w:rsid w:val="00D459FF"/>
    <w:rsid w:val="00D45B69"/>
    <w:rsid w:val="00D45B7E"/>
    <w:rsid w:val="00D45BAA"/>
    <w:rsid w:val="00D45D60"/>
    <w:rsid w:val="00D45ED3"/>
    <w:rsid w:val="00D45ED9"/>
    <w:rsid w:val="00D45FCA"/>
    <w:rsid w:val="00D46096"/>
    <w:rsid w:val="00D4610F"/>
    <w:rsid w:val="00D4616E"/>
    <w:rsid w:val="00D461AA"/>
    <w:rsid w:val="00D462A4"/>
    <w:rsid w:val="00D4631C"/>
    <w:rsid w:val="00D46326"/>
    <w:rsid w:val="00D4633E"/>
    <w:rsid w:val="00D46403"/>
    <w:rsid w:val="00D46460"/>
    <w:rsid w:val="00D46595"/>
    <w:rsid w:val="00D465C7"/>
    <w:rsid w:val="00D4669E"/>
    <w:rsid w:val="00D46763"/>
    <w:rsid w:val="00D467F1"/>
    <w:rsid w:val="00D46801"/>
    <w:rsid w:val="00D46830"/>
    <w:rsid w:val="00D468B8"/>
    <w:rsid w:val="00D46AC3"/>
    <w:rsid w:val="00D46BC7"/>
    <w:rsid w:val="00D46C6A"/>
    <w:rsid w:val="00D46FAC"/>
    <w:rsid w:val="00D47195"/>
    <w:rsid w:val="00D47303"/>
    <w:rsid w:val="00D4733E"/>
    <w:rsid w:val="00D473C0"/>
    <w:rsid w:val="00D474C7"/>
    <w:rsid w:val="00D475A7"/>
    <w:rsid w:val="00D475F2"/>
    <w:rsid w:val="00D47634"/>
    <w:rsid w:val="00D47662"/>
    <w:rsid w:val="00D47794"/>
    <w:rsid w:val="00D47894"/>
    <w:rsid w:val="00D478EB"/>
    <w:rsid w:val="00D4796B"/>
    <w:rsid w:val="00D47973"/>
    <w:rsid w:val="00D47A5B"/>
    <w:rsid w:val="00D47C4D"/>
    <w:rsid w:val="00D47F2C"/>
    <w:rsid w:val="00D50103"/>
    <w:rsid w:val="00D505F9"/>
    <w:rsid w:val="00D506B2"/>
    <w:rsid w:val="00D5076B"/>
    <w:rsid w:val="00D508FD"/>
    <w:rsid w:val="00D5091E"/>
    <w:rsid w:val="00D50BC7"/>
    <w:rsid w:val="00D50D6E"/>
    <w:rsid w:val="00D50DB3"/>
    <w:rsid w:val="00D50E37"/>
    <w:rsid w:val="00D50F9C"/>
    <w:rsid w:val="00D51042"/>
    <w:rsid w:val="00D5126B"/>
    <w:rsid w:val="00D51298"/>
    <w:rsid w:val="00D512EA"/>
    <w:rsid w:val="00D51352"/>
    <w:rsid w:val="00D513BF"/>
    <w:rsid w:val="00D51553"/>
    <w:rsid w:val="00D5162B"/>
    <w:rsid w:val="00D516F4"/>
    <w:rsid w:val="00D516F7"/>
    <w:rsid w:val="00D51707"/>
    <w:rsid w:val="00D5186F"/>
    <w:rsid w:val="00D5189B"/>
    <w:rsid w:val="00D518BE"/>
    <w:rsid w:val="00D51925"/>
    <w:rsid w:val="00D51992"/>
    <w:rsid w:val="00D51DCE"/>
    <w:rsid w:val="00D51E24"/>
    <w:rsid w:val="00D51E9D"/>
    <w:rsid w:val="00D52073"/>
    <w:rsid w:val="00D520EA"/>
    <w:rsid w:val="00D521D8"/>
    <w:rsid w:val="00D52344"/>
    <w:rsid w:val="00D524E9"/>
    <w:rsid w:val="00D526F5"/>
    <w:rsid w:val="00D527D5"/>
    <w:rsid w:val="00D529A4"/>
    <w:rsid w:val="00D529F5"/>
    <w:rsid w:val="00D52BD8"/>
    <w:rsid w:val="00D52C0C"/>
    <w:rsid w:val="00D52C9B"/>
    <w:rsid w:val="00D52CE1"/>
    <w:rsid w:val="00D52EA1"/>
    <w:rsid w:val="00D52F16"/>
    <w:rsid w:val="00D52FDF"/>
    <w:rsid w:val="00D530A9"/>
    <w:rsid w:val="00D53144"/>
    <w:rsid w:val="00D531BF"/>
    <w:rsid w:val="00D531E0"/>
    <w:rsid w:val="00D532FE"/>
    <w:rsid w:val="00D53316"/>
    <w:rsid w:val="00D533A7"/>
    <w:rsid w:val="00D5367A"/>
    <w:rsid w:val="00D53744"/>
    <w:rsid w:val="00D53764"/>
    <w:rsid w:val="00D53A01"/>
    <w:rsid w:val="00D53A0E"/>
    <w:rsid w:val="00D53A8C"/>
    <w:rsid w:val="00D53A96"/>
    <w:rsid w:val="00D53BA5"/>
    <w:rsid w:val="00D53D80"/>
    <w:rsid w:val="00D53DAB"/>
    <w:rsid w:val="00D53F30"/>
    <w:rsid w:val="00D53F7E"/>
    <w:rsid w:val="00D53F99"/>
    <w:rsid w:val="00D5411F"/>
    <w:rsid w:val="00D54457"/>
    <w:rsid w:val="00D544A3"/>
    <w:rsid w:val="00D5454F"/>
    <w:rsid w:val="00D545DD"/>
    <w:rsid w:val="00D545FE"/>
    <w:rsid w:val="00D5462A"/>
    <w:rsid w:val="00D5470D"/>
    <w:rsid w:val="00D547F9"/>
    <w:rsid w:val="00D54A13"/>
    <w:rsid w:val="00D54A8A"/>
    <w:rsid w:val="00D54ABB"/>
    <w:rsid w:val="00D54B1E"/>
    <w:rsid w:val="00D54B22"/>
    <w:rsid w:val="00D54B80"/>
    <w:rsid w:val="00D54D69"/>
    <w:rsid w:val="00D54D83"/>
    <w:rsid w:val="00D54D95"/>
    <w:rsid w:val="00D54E68"/>
    <w:rsid w:val="00D55015"/>
    <w:rsid w:val="00D55076"/>
    <w:rsid w:val="00D550B9"/>
    <w:rsid w:val="00D551DA"/>
    <w:rsid w:val="00D5533B"/>
    <w:rsid w:val="00D553C6"/>
    <w:rsid w:val="00D55432"/>
    <w:rsid w:val="00D5557E"/>
    <w:rsid w:val="00D55581"/>
    <w:rsid w:val="00D555AA"/>
    <w:rsid w:val="00D556E3"/>
    <w:rsid w:val="00D5592E"/>
    <w:rsid w:val="00D55A34"/>
    <w:rsid w:val="00D55A50"/>
    <w:rsid w:val="00D55A76"/>
    <w:rsid w:val="00D55B9A"/>
    <w:rsid w:val="00D55BE3"/>
    <w:rsid w:val="00D55D66"/>
    <w:rsid w:val="00D55D6A"/>
    <w:rsid w:val="00D56043"/>
    <w:rsid w:val="00D560B6"/>
    <w:rsid w:val="00D56126"/>
    <w:rsid w:val="00D56156"/>
    <w:rsid w:val="00D56219"/>
    <w:rsid w:val="00D56373"/>
    <w:rsid w:val="00D56500"/>
    <w:rsid w:val="00D56513"/>
    <w:rsid w:val="00D56666"/>
    <w:rsid w:val="00D56755"/>
    <w:rsid w:val="00D56773"/>
    <w:rsid w:val="00D5684E"/>
    <w:rsid w:val="00D56B51"/>
    <w:rsid w:val="00D56C51"/>
    <w:rsid w:val="00D56CA5"/>
    <w:rsid w:val="00D56DBD"/>
    <w:rsid w:val="00D56E30"/>
    <w:rsid w:val="00D56E83"/>
    <w:rsid w:val="00D56F8E"/>
    <w:rsid w:val="00D56FAB"/>
    <w:rsid w:val="00D56FD6"/>
    <w:rsid w:val="00D57074"/>
    <w:rsid w:val="00D570FD"/>
    <w:rsid w:val="00D57140"/>
    <w:rsid w:val="00D573AD"/>
    <w:rsid w:val="00D574E3"/>
    <w:rsid w:val="00D5751F"/>
    <w:rsid w:val="00D57548"/>
    <w:rsid w:val="00D57566"/>
    <w:rsid w:val="00D578CF"/>
    <w:rsid w:val="00D57B3B"/>
    <w:rsid w:val="00D57BF6"/>
    <w:rsid w:val="00D57FDD"/>
    <w:rsid w:val="00D6001A"/>
    <w:rsid w:val="00D60239"/>
    <w:rsid w:val="00D6026E"/>
    <w:rsid w:val="00D602DA"/>
    <w:rsid w:val="00D602E9"/>
    <w:rsid w:val="00D602F4"/>
    <w:rsid w:val="00D603F8"/>
    <w:rsid w:val="00D60458"/>
    <w:rsid w:val="00D60706"/>
    <w:rsid w:val="00D607F4"/>
    <w:rsid w:val="00D60911"/>
    <w:rsid w:val="00D60A5E"/>
    <w:rsid w:val="00D60AD6"/>
    <w:rsid w:val="00D60B5D"/>
    <w:rsid w:val="00D60CBE"/>
    <w:rsid w:val="00D60CE8"/>
    <w:rsid w:val="00D60E37"/>
    <w:rsid w:val="00D60EC1"/>
    <w:rsid w:val="00D60EC5"/>
    <w:rsid w:val="00D61046"/>
    <w:rsid w:val="00D6104D"/>
    <w:rsid w:val="00D610A2"/>
    <w:rsid w:val="00D610C1"/>
    <w:rsid w:val="00D61168"/>
    <w:rsid w:val="00D6119A"/>
    <w:rsid w:val="00D6124B"/>
    <w:rsid w:val="00D615F1"/>
    <w:rsid w:val="00D617C4"/>
    <w:rsid w:val="00D618C3"/>
    <w:rsid w:val="00D6190E"/>
    <w:rsid w:val="00D619C4"/>
    <w:rsid w:val="00D61A9A"/>
    <w:rsid w:val="00D61C96"/>
    <w:rsid w:val="00D61D9C"/>
    <w:rsid w:val="00D61EF3"/>
    <w:rsid w:val="00D6202C"/>
    <w:rsid w:val="00D62050"/>
    <w:rsid w:val="00D6209A"/>
    <w:rsid w:val="00D620EA"/>
    <w:rsid w:val="00D621C3"/>
    <w:rsid w:val="00D62214"/>
    <w:rsid w:val="00D622D2"/>
    <w:rsid w:val="00D62428"/>
    <w:rsid w:val="00D62433"/>
    <w:rsid w:val="00D62481"/>
    <w:rsid w:val="00D624EC"/>
    <w:rsid w:val="00D6250A"/>
    <w:rsid w:val="00D62510"/>
    <w:rsid w:val="00D625FA"/>
    <w:rsid w:val="00D62889"/>
    <w:rsid w:val="00D62926"/>
    <w:rsid w:val="00D62A10"/>
    <w:rsid w:val="00D62BA2"/>
    <w:rsid w:val="00D62E79"/>
    <w:rsid w:val="00D63252"/>
    <w:rsid w:val="00D632CD"/>
    <w:rsid w:val="00D6338C"/>
    <w:rsid w:val="00D633BF"/>
    <w:rsid w:val="00D633E6"/>
    <w:rsid w:val="00D6374E"/>
    <w:rsid w:val="00D63800"/>
    <w:rsid w:val="00D6385A"/>
    <w:rsid w:val="00D63948"/>
    <w:rsid w:val="00D63A14"/>
    <w:rsid w:val="00D63AAB"/>
    <w:rsid w:val="00D63C59"/>
    <w:rsid w:val="00D63C8D"/>
    <w:rsid w:val="00D63E4C"/>
    <w:rsid w:val="00D63FBC"/>
    <w:rsid w:val="00D640E0"/>
    <w:rsid w:val="00D64271"/>
    <w:rsid w:val="00D643A8"/>
    <w:rsid w:val="00D644E0"/>
    <w:rsid w:val="00D64588"/>
    <w:rsid w:val="00D64732"/>
    <w:rsid w:val="00D647B4"/>
    <w:rsid w:val="00D64881"/>
    <w:rsid w:val="00D649C9"/>
    <w:rsid w:val="00D64A22"/>
    <w:rsid w:val="00D64AC1"/>
    <w:rsid w:val="00D64AD3"/>
    <w:rsid w:val="00D64B85"/>
    <w:rsid w:val="00D64B87"/>
    <w:rsid w:val="00D64B94"/>
    <w:rsid w:val="00D64D3A"/>
    <w:rsid w:val="00D65038"/>
    <w:rsid w:val="00D6517B"/>
    <w:rsid w:val="00D651D8"/>
    <w:rsid w:val="00D65335"/>
    <w:rsid w:val="00D65485"/>
    <w:rsid w:val="00D65505"/>
    <w:rsid w:val="00D65538"/>
    <w:rsid w:val="00D65573"/>
    <w:rsid w:val="00D6558F"/>
    <w:rsid w:val="00D65650"/>
    <w:rsid w:val="00D65950"/>
    <w:rsid w:val="00D659F2"/>
    <w:rsid w:val="00D659F6"/>
    <w:rsid w:val="00D65A04"/>
    <w:rsid w:val="00D65A47"/>
    <w:rsid w:val="00D65C33"/>
    <w:rsid w:val="00D65C8F"/>
    <w:rsid w:val="00D65CC4"/>
    <w:rsid w:val="00D65E19"/>
    <w:rsid w:val="00D65E7E"/>
    <w:rsid w:val="00D65EB5"/>
    <w:rsid w:val="00D6647C"/>
    <w:rsid w:val="00D668A8"/>
    <w:rsid w:val="00D668E1"/>
    <w:rsid w:val="00D668E6"/>
    <w:rsid w:val="00D6691F"/>
    <w:rsid w:val="00D6694A"/>
    <w:rsid w:val="00D66A18"/>
    <w:rsid w:val="00D66B63"/>
    <w:rsid w:val="00D66B7E"/>
    <w:rsid w:val="00D66B85"/>
    <w:rsid w:val="00D66BEF"/>
    <w:rsid w:val="00D66D0D"/>
    <w:rsid w:val="00D66D2E"/>
    <w:rsid w:val="00D6717D"/>
    <w:rsid w:val="00D6721E"/>
    <w:rsid w:val="00D672C8"/>
    <w:rsid w:val="00D6737E"/>
    <w:rsid w:val="00D67417"/>
    <w:rsid w:val="00D6751A"/>
    <w:rsid w:val="00D675F5"/>
    <w:rsid w:val="00D6793A"/>
    <w:rsid w:val="00D67954"/>
    <w:rsid w:val="00D67A44"/>
    <w:rsid w:val="00D67A6E"/>
    <w:rsid w:val="00D67BD6"/>
    <w:rsid w:val="00D67D01"/>
    <w:rsid w:val="00D67D56"/>
    <w:rsid w:val="00D67DD4"/>
    <w:rsid w:val="00D67DEC"/>
    <w:rsid w:val="00D67EFB"/>
    <w:rsid w:val="00D67F43"/>
    <w:rsid w:val="00D70076"/>
    <w:rsid w:val="00D70449"/>
    <w:rsid w:val="00D70451"/>
    <w:rsid w:val="00D7052B"/>
    <w:rsid w:val="00D7053C"/>
    <w:rsid w:val="00D70712"/>
    <w:rsid w:val="00D70713"/>
    <w:rsid w:val="00D70734"/>
    <w:rsid w:val="00D70800"/>
    <w:rsid w:val="00D70A22"/>
    <w:rsid w:val="00D70A87"/>
    <w:rsid w:val="00D70A99"/>
    <w:rsid w:val="00D70A9C"/>
    <w:rsid w:val="00D70B82"/>
    <w:rsid w:val="00D70BD4"/>
    <w:rsid w:val="00D70C93"/>
    <w:rsid w:val="00D70EA5"/>
    <w:rsid w:val="00D70EEC"/>
    <w:rsid w:val="00D70FC8"/>
    <w:rsid w:val="00D70FD6"/>
    <w:rsid w:val="00D710B7"/>
    <w:rsid w:val="00D71175"/>
    <w:rsid w:val="00D711F5"/>
    <w:rsid w:val="00D71335"/>
    <w:rsid w:val="00D71480"/>
    <w:rsid w:val="00D71525"/>
    <w:rsid w:val="00D7165C"/>
    <w:rsid w:val="00D71703"/>
    <w:rsid w:val="00D71711"/>
    <w:rsid w:val="00D717C7"/>
    <w:rsid w:val="00D71845"/>
    <w:rsid w:val="00D718A9"/>
    <w:rsid w:val="00D7192C"/>
    <w:rsid w:val="00D71A36"/>
    <w:rsid w:val="00D71B6E"/>
    <w:rsid w:val="00D71C76"/>
    <w:rsid w:val="00D71D5A"/>
    <w:rsid w:val="00D71E4E"/>
    <w:rsid w:val="00D71EE9"/>
    <w:rsid w:val="00D71F89"/>
    <w:rsid w:val="00D71FC4"/>
    <w:rsid w:val="00D7220B"/>
    <w:rsid w:val="00D723A9"/>
    <w:rsid w:val="00D7254A"/>
    <w:rsid w:val="00D725DF"/>
    <w:rsid w:val="00D72B9E"/>
    <w:rsid w:val="00D72D52"/>
    <w:rsid w:val="00D72DAD"/>
    <w:rsid w:val="00D72E6D"/>
    <w:rsid w:val="00D72E7A"/>
    <w:rsid w:val="00D73099"/>
    <w:rsid w:val="00D730CE"/>
    <w:rsid w:val="00D73124"/>
    <w:rsid w:val="00D731FA"/>
    <w:rsid w:val="00D7321A"/>
    <w:rsid w:val="00D73263"/>
    <w:rsid w:val="00D733B0"/>
    <w:rsid w:val="00D7342D"/>
    <w:rsid w:val="00D7347B"/>
    <w:rsid w:val="00D73552"/>
    <w:rsid w:val="00D73598"/>
    <w:rsid w:val="00D73603"/>
    <w:rsid w:val="00D7363B"/>
    <w:rsid w:val="00D73690"/>
    <w:rsid w:val="00D736AD"/>
    <w:rsid w:val="00D73803"/>
    <w:rsid w:val="00D738FE"/>
    <w:rsid w:val="00D7396A"/>
    <w:rsid w:val="00D73AA6"/>
    <w:rsid w:val="00D73C99"/>
    <w:rsid w:val="00D73D81"/>
    <w:rsid w:val="00D73DED"/>
    <w:rsid w:val="00D73EEC"/>
    <w:rsid w:val="00D73F7D"/>
    <w:rsid w:val="00D73FAE"/>
    <w:rsid w:val="00D74320"/>
    <w:rsid w:val="00D743D4"/>
    <w:rsid w:val="00D744B6"/>
    <w:rsid w:val="00D7463E"/>
    <w:rsid w:val="00D74663"/>
    <w:rsid w:val="00D74816"/>
    <w:rsid w:val="00D74860"/>
    <w:rsid w:val="00D74A08"/>
    <w:rsid w:val="00D74D8A"/>
    <w:rsid w:val="00D74E34"/>
    <w:rsid w:val="00D74FE9"/>
    <w:rsid w:val="00D75071"/>
    <w:rsid w:val="00D75073"/>
    <w:rsid w:val="00D7507C"/>
    <w:rsid w:val="00D75111"/>
    <w:rsid w:val="00D7511E"/>
    <w:rsid w:val="00D751F5"/>
    <w:rsid w:val="00D7529D"/>
    <w:rsid w:val="00D752EA"/>
    <w:rsid w:val="00D7530C"/>
    <w:rsid w:val="00D75419"/>
    <w:rsid w:val="00D75494"/>
    <w:rsid w:val="00D754A1"/>
    <w:rsid w:val="00D754B4"/>
    <w:rsid w:val="00D755ED"/>
    <w:rsid w:val="00D75828"/>
    <w:rsid w:val="00D75AF0"/>
    <w:rsid w:val="00D75B42"/>
    <w:rsid w:val="00D75B78"/>
    <w:rsid w:val="00D75D68"/>
    <w:rsid w:val="00D75D8A"/>
    <w:rsid w:val="00D75DA8"/>
    <w:rsid w:val="00D75E2C"/>
    <w:rsid w:val="00D75E4A"/>
    <w:rsid w:val="00D75FBA"/>
    <w:rsid w:val="00D75FC1"/>
    <w:rsid w:val="00D760DC"/>
    <w:rsid w:val="00D761CC"/>
    <w:rsid w:val="00D7634E"/>
    <w:rsid w:val="00D763CF"/>
    <w:rsid w:val="00D7649A"/>
    <w:rsid w:val="00D76620"/>
    <w:rsid w:val="00D7671E"/>
    <w:rsid w:val="00D76887"/>
    <w:rsid w:val="00D76991"/>
    <w:rsid w:val="00D76A5B"/>
    <w:rsid w:val="00D76A9B"/>
    <w:rsid w:val="00D76ACD"/>
    <w:rsid w:val="00D76BD6"/>
    <w:rsid w:val="00D76D0C"/>
    <w:rsid w:val="00D76E27"/>
    <w:rsid w:val="00D76E6C"/>
    <w:rsid w:val="00D76E7F"/>
    <w:rsid w:val="00D76F3B"/>
    <w:rsid w:val="00D76FCB"/>
    <w:rsid w:val="00D77295"/>
    <w:rsid w:val="00D77385"/>
    <w:rsid w:val="00D774EE"/>
    <w:rsid w:val="00D7783F"/>
    <w:rsid w:val="00D77866"/>
    <w:rsid w:val="00D778B0"/>
    <w:rsid w:val="00D778E4"/>
    <w:rsid w:val="00D77979"/>
    <w:rsid w:val="00D77A57"/>
    <w:rsid w:val="00D77A68"/>
    <w:rsid w:val="00D77A71"/>
    <w:rsid w:val="00D77B1D"/>
    <w:rsid w:val="00D77C53"/>
    <w:rsid w:val="00D77DD5"/>
    <w:rsid w:val="00D77E7D"/>
    <w:rsid w:val="00D77F2D"/>
    <w:rsid w:val="00D77FA9"/>
    <w:rsid w:val="00D8021E"/>
    <w:rsid w:val="00D80228"/>
    <w:rsid w:val="00D802EE"/>
    <w:rsid w:val="00D8040D"/>
    <w:rsid w:val="00D80465"/>
    <w:rsid w:val="00D80483"/>
    <w:rsid w:val="00D805DF"/>
    <w:rsid w:val="00D80662"/>
    <w:rsid w:val="00D806DC"/>
    <w:rsid w:val="00D807CD"/>
    <w:rsid w:val="00D807F7"/>
    <w:rsid w:val="00D80816"/>
    <w:rsid w:val="00D80901"/>
    <w:rsid w:val="00D8095E"/>
    <w:rsid w:val="00D80B2E"/>
    <w:rsid w:val="00D80B31"/>
    <w:rsid w:val="00D80BEC"/>
    <w:rsid w:val="00D80D02"/>
    <w:rsid w:val="00D80DC8"/>
    <w:rsid w:val="00D80F9F"/>
    <w:rsid w:val="00D81132"/>
    <w:rsid w:val="00D81179"/>
    <w:rsid w:val="00D81753"/>
    <w:rsid w:val="00D81814"/>
    <w:rsid w:val="00D818C8"/>
    <w:rsid w:val="00D8198C"/>
    <w:rsid w:val="00D819AB"/>
    <w:rsid w:val="00D81BD6"/>
    <w:rsid w:val="00D81C8D"/>
    <w:rsid w:val="00D81CC1"/>
    <w:rsid w:val="00D81D23"/>
    <w:rsid w:val="00D81D27"/>
    <w:rsid w:val="00D81E22"/>
    <w:rsid w:val="00D81F6C"/>
    <w:rsid w:val="00D82035"/>
    <w:rsid w:val="00D82046"/>
    <w:rsid w:val="00D82136"/>
    <w:rsid w:val="00D82322"/>
    <w:rsid w:val="00D823D0"/>
    <w:rsid w:val="00D82462"/>
    <w:rsid w:val="00D8250C"/>
    <w:rsid w:val="00D82512"/>
    <w:rsid w:val="00D8253F"/>
    <w:rsid w:val="00D8260B"/>
    <w:rsid w:val="00D826F8"/>
    <w:rsid w:val="00D8282B"/>
    <w:rsid w:val="00D82901"/>
    <w:rsid w:val="00D8297A"/>
    <w:rsid w:val="00D82A40"/>
    <w:rsid w:val="00D82AB1"/>
    <w:rsid w:val="00D82B4B"/>
    <w:rsid w:val="00D82B6B"/>
    <w:rsid w:val="00D82BC2"/>
    <w:rsid w:val="00D82D91"/>
    <w:rsid w:val="00D82DC4"/>
    <w:rsid w:val="00D82E4E"/>
    <w:rsid w:val="00D82EFD"/>
    <w:rsid w:val="00D82F99"/>
    <w:rsid w:val="00D82F9A"/>
    <w:rsid w:val="00D83186"/>
    <w:rsid w:val="00D831C5"/>
    <w:rsid w:val="00D8324F"/>
    <w:rsid w:val="00D83692"/>
    <w:rsid w:val="00D83A39"/>
    <w:rsid w:val="00D83BE8"/>
    <w:rsid w:val="00D83C74"/>
    <w:rsid w:val="00D83D04"/>
    <w:rsid w:val="00D83D05"/>
    <w:rsid w:val="00D83E0E"/>
    <w:rsid w:val="00D83E68"/>
    <w:rsid w:val="00D83E84"/>
    <w:rsid w:val="00D83FDA"/>
    <w:rsid w:val="00D84113"/>
    <w:rsid w:val="00D84170"/>
    <w:rsid w:val="00D8417A"/>
    <w:rsid w:val="00D84244"/>
    <w:rsid w:val="00D842A7"/>
    <w:rsid w:val="00D84339"/>
    <w:rsid w:val="00D8435A"/>
    <w:rsid w:val="00D84424"/>
    <w:rsid w:val="00D84951"/>
    <w:rsid w:val="00D84956"/>
    <w:rsid w:val="00D849E6"/>
    <w:rsid w:val="00D84A34"/>
    <w:rsid w:val="00D84D1B"/>
    <w:rsid w:val="00D84D30"/>
    <w:rsid w:val="00D84F32"/>
    <w:rsid w:val="00D84FD6"/>
    <w:rsid w:val="00D85016"/>
    <w:rsid w:val="00D8510C"/>
    <w:rsid w:val="00D85226"/>
    <w:rsid w:val="00D85302"/>
    <w:rsid w:val="00D8548B"/>
    <w:rsid w:val="00D855CB"/>
    <w:rsid w:val="00D85798"/>
    <w:rsid w:val="00D857B9"/>
    <w:rsid w:val="00D857FF"/>
    <w:rsid w:val="00D8589C"/>
    <w:rsid w:val="00D858A0"/>
    <w:rsid w:val="00D859A5"/>
    <w:rsid w:val="00D85AEC"/>
    <w:rsid w:val="00D85B9A"/>
    <w:rsid w:val="00D85BCC"/>
    <w:rsid w:val="00D85C4C"/>
    <w:rsid w:val="00D85CC9"/>
    <w:rsid w:val="00D85D1A"/>
    <w:rsid w:val="00D85EBA"/>
    <w:rsid w:val="00D85ECE"/>
    <w:rsid w:val="00D85ECF"/>
    <w:rsid w:val="00D85FD7"/>
    <w:rsid w:val="00D86151"/>
    <w:rsid w:val="00D862B6"/>
    <w:rsid w:val="00D86337"/>
    <w:rsid w:val="00D8654C"/>
    <w:rsid w:val="00D8657B"/>
    <w:rsid w:val="00D865CF"/>
    <w:rsid w:val="00D86669"/>
    <w:rsid w:val="00D866A9"/>
    <w:rsid w:val="00D8672A"/>
    <w:rsid w:val="00D86850"/>
    <w:rsid w:val="00D86B0A"/>
    <w:rsid w:val="00D86DE4"/>
    <w:rsid w:val="00D86E0B"/>
    <w:rsid w:val="00D86F00"/>
    <w:rsid w:val="00D86F1C"/>
    <w:rsid w:val="00D870F2"/>
    <w:rsid w:val="00D8723B"/>
    <w:rsid w:val="00D8724B"/>
    <w:rsid w:val="00D873BC"/>
    <w:rsid w:val="00D8743B"/>
    <w:rsid w:val="00D87535"/>
    <w:rsid w:val="00D8765B"/>
    <w:rsid w:val="00D87679"/>
    <w:rsid w:val="00D8774C"/>
    <w:rsid w:val="00D878B1"/>
    <w:rsid w:val="00D879C0"/>
    <w:rsid w:val="00D87B24"/>
    <w:rsid w:val="00D87F6F"/>
    <w:rsid w:val="00D87FB4"/>
    <w:rsid w:val="00D9003C"/>
    <w:rsid w:val="00D9018C"/>
    <w:rsid w:val="00D90409"/>
    <w:rsid w:val="00D90421"/>
    <w:rsid w:val="00D905AE"/>
    <w:rsid w:val="00D905F3"/>
    <w:rsid w:val="00D9062C"/>
    <w:rsid w:val="00D9068F"/>
    <w:rsid w:val="00D906B7"/>
    <w:rsid w:val="00D90859"/>
    <w:rsid w:val="00D909A1"/>
    <w:rsid w:val="00D911EF"/>
    <w:rsid w:val="00D91345"/>
    <w:rsid w:val="00D9137A"/>
    <w:rsid w:val="00D914AC"/>
    <w:rsid w:val="00D9151D"/>
    <w:rsid w:val="00D91796"/>
    <w:rsid w:val="00D9187D"/>
    <w:rsid w:val="00D919AC"/>
    <w:rsid w:val="00D91A79"/>
    <w:rsid w:val="00D91B30"/>
    <w:rsid w:val="00D91C09"/>
    <w:rsid w:val="00D91C30"/>
    <w:rsid w:val="00D91D1A"/>
    <w:rsid w:val="00D91DBF"/>
    <w:rsid w:val="00D921E6"/>
    <w:rsid w:val="00D9222B"/>
    <w:rsid w:val="00D92253"/>
    <w:rsid w:val="00D92280"/>
    <w:rsid w:val="00D922EF"/>
    <w:rsid w:val="00D923B6"/>
    <w:rsid w:val="00D924DE"/>
    <w:rsid w:val="00D925F0"/>
    <w:rsid w:val="00D92666"/>
    <w:rsid w:val="00D926F8"/>
    <w:rsid w:val="00D928E5"/>
    <w:rsid w:val="00D9293A"/>
    <w:rsid w:val="00D92A2E"/>
    <w:rsid w:val="00D92AD3"/>
    <w:rsid w:val="00D92AF4"/>
    <w:rsid w:val="00D92BB0"/>
    <w:rsid w:val="00D92CFA"/>
    <w:rsid w:val="00D92E20"/>
    <w:rsid w:val="00D92E5B"/>
    <w:rsid w:val="00D92EAA"/>
    <w:rsid w:val="00D92EB0"/>
    <w:rsid w:val="00D92F64"/>
    <w:rsid w:val="00D92FB7"/>
    <w:rsid w:val="00D930DE"/>
    <w:rsid w:val="00D9317E"/>
    <w:rsid w:val="00D9319A"/>
    <w:rsid w:val="00D932CD"/>
    <w:rsid w:val="00D93356"/>
    <w:rsid w:val="00D93359"/>
    <w:rsid w:val="00D933DD"/>
    <w:rsid w:val="00D93556"/>
    <w:rsid w:val="00D9357D"/>
    <w:rsid w:val="00D935C2"/>
    <w:rsid w:val="00D936F1"/>
    <w:rsid w:val="00D93783"/>
    <w:rsid w:val="00D93819"/>
    <w:rsid w:val="00D93A0F"/>
    <w:rsid w:val="00D93A74"/>
    <w:rsid w:val="00D93B54"/>
    <w:rsid w:val="00D93C1E"/>
    <w:rsid w:val="00D93CC8"/>
    <w:rsid w:val="00D93D5D"/>
    <w:rsid w:val="00D93DC2"/>
    <w:rsid w:val="00D93E37"/>
    <w:rsid w:val="00D93E60"/>
    <w:rsid w:val="00D93F39"/>
    <w:rsid w:val="00D94045"/>
    <w:rsid w:val="00D94279"/>
    <w:rsid w:val="00D942A0"/>
    <w:rsid w:val="00D94422"/>
    <w:rsid w:val="00D9457F"/>
    <w:rsid w:val="00D94648"/>
    <w:rsid w:val="00D94650"/>
    <w:rsid w:val="00D9466D"/>
    <w:rsid w:val="00D946AE"/>
    <w:rsid w:val="00D946EA"/>
    <w:rsid w:val="00D947BB"/>
    <w:rsid w:val="00D94837"/>
    <w:rsid w:val="00D94890"/>
    <w:rsid w:val="00D949CD"/>
    <w:rsid w:val="00D94A46"/>
    <w:rsid w:val="00D94B17"/>
    <w:rsid w:val="00D94C77"/>
    <w:rsid w:val="00D94CD3"/>
    <w:rsid w:val="00D94E5B"/>
    <w:rsid w:val="00D94E9B"/>
    <w:rsid w:val="00D94EB4"/>
    <w:rsid w:val="00D94F7B"/>
    <w:rsid w:val="00D95165"/>
    <w:rsid w:val="00D95263"/>
    <w:rsid w:val="00D95285"/>
    <w:rsid w:val="00D95322"/>
    <w:rsid w:val="00D953E8"/>
    <w:rsid w:val="00D9559B"/>
    <w:rsid w:val="00D955BC"/>
    <w:rsid w:val="00D9572B"/>
    <w:rsid w:val="00D957C3"/>
    <w:rsid w:val="00D957FE"/>
    <w:rsid w:val="00D9589F"/>
    <w:rsid w:val="00D95A69"/>
    <w:rsid w:val="00D95C86"/>
    <w:rsid w:val="00D95CEF"/>
    <w:rsid w:val="00D95D0C"/>
    <w:rsid w:val="00D95D13"/>
    <w:rsid w:val="00D95D27"/>
    <w:rsid w:val="00D95E71"/>
    <w:rsid w:val="00D95FC6"/>
    <w:rsid w:val="00D95FE9"/>
    <w:rsid w:val="00D96111"/>
    <w:rsid w:val="00D96342"/>
    <w:rsid w:val="00D96490"/>
    <w:rsid w:val="00D96577"/>
    <w:rsid w:val="00D966BE"/>
    <w:rsid w:val="00D967C5"/>
    <w:rsid w:val="00D96C9F"/>
    <w:rsid w:val="00D96E1B"/>
    <w:rsid w:val="00D9719A"/>
    <w:rsid w:val="00D97297"/>
    <w:rsid w:val="00D9749C"/>
    <w:rsid w:val="00D97507"/>
    <w:rsid w:val="00D975C1"/>
    <w:rsid w:val="00D975F5"/>
    <w:rsid w:val="00D975FD"/>
    <w:rsid w:val="00D9772B"/>
    <w:rsid w:val="00D977A6"/>
    <w:rsid w:val="00D97A31"/>
    <w:rsid w:val="00D97A3F"/>
    <w:rsid w:val="00D97A5E"/>
    <w:rsid w:val="00D97BAE"/>
    <w:rsid w:val="00D97C38"/>
    <w:rsid w:val="00D97CE4"/>
    <w:rsid w:val="00D97D9E"/>
    <w:rsid w:val="00D97EE0"/>
    <w:rsid w:val="00D97F4D"/>
    <w:rsid w:val="00DA023C"/>
    <w:rsid w:val="00DA027F"/>
    <w:rsid w:val="00DA02E1"/>
    <w:rsid w:val="00DA0362"/>
    <w:rsid w:val="00DA03F6"/>
    <w:rsid w:val="00DA05D7"/>
    <w:rsid w:val="00DA0619"/>
    <w:rsid w:val="00DA09B4"/>
    <w:rsid w:val="00DA0A8F"/>
    <w:rsid w:val="00DA0B07"/>
    <w:rsid w:val="00DA0B11"/>
    <w:rsid w:val="00DA0F54"/>
    <w:rsid w:val="00DA1012"/>
    <w:rsid w:val="00DA1045"/>
    <w:rsid w:val="00DA111F"/>
    <w:rsid w:val="00DA1242"/>
    <w:rsid w:val="00DA12EE"/>
    <w:rsid w:val="00DA131C"/>
    <w:rsid w:val="00DA1322"/>
    <w:rsid w:val="00DA14BB"/>
    <w:rsid w:val="00DA1520"/>
    <w:rsid w:val="00DA162D"/>
    <w:rsid w:val="00DA1882"/>
    <w:rsid w:val="00DA18C3"/>
    <w:rsid w:val="00DA196A"/>
    <w:rsid w:val="00DA1A3C"/>
    <w:rsid w:val="00DA1BDA"/>
    <w:rsid w:val="00DA1C4E"/>
    <w:rsid w:val="00DA1E84"/>
    <w:rsid w:val="00DA1F8D"/>
    <w:rsid w:val="00DA1FF5"/>
    <w:rsid w:val="00DA22B6"/>
    <w:rsid w:val="00DA2347"/>
    <w:rsid w:val="00DA23F0"/>
    <w:rsid w:val="00DA2503"/>
    <w:rsid w:val="00DA2624"/>
    <w:rsid w:val="00DA267A"/>
    <w:rsid w:val="00DA27F0"/>
    <w:rsid w:val="00DA292F"/>
    <w:rsid w:val="00DA2A00"/>
    <w:rsid w:val="00DA2BA1"/>
    <w:rsid w:val="00DA2BFF"/>
    <w:rsid w:val="00DA2C1F"/>
    <w:rsid w:val="00DA2F6D"/>
    <w:rsid w:val="00DA2F78"/>
    <w:rsid w:val="00DA3030"/>
    <w:rsid w:val="00DA30AB"/>
    <w:rsid w:val="00DA3339"/>
    <w:rsid w:val="00DA3368"/>
    <w:rsid w:val="00DA342E"/>
    <w:rsid w:val="00DA3889"/>
    <w:rsid w:val="00DA38F8"/>
    <w:rsid w:val="00DA394C"/>
    <w:rsid w:val="00DA3A74"/>
    <w:rsid w:val="00DA3B65"/>
    <w:rsid w:val="00DA3C2E"/>
    <w:rsid w:val="00DA3CFF"/>
    <w:rsid w:val="00DA3D2E"/>
    <w:rsid w:val="00DA3DC4"/>
    <w:rsid w:val="00DA3DE8"/>
    <w:rsid w:val="00DA3F74"/>
    <w:rsid w:val="00DA4263"/>
    <w:rsid w:val="00DA4283"/>
    <w:rsid w:val="00DA4534"/>
    <w:rsid w:val="00DA45AF"/>
    <w:rsid w:val="00DA4714"/>
    <w:rsid w:val="00DA47F3"/>
    <w:rsid w:val="00DA4899"/>
    <w:rsid w:val="00DA4B0D"/>
    <w:rsid w:val="00DA4C08"/>
    <w:rsid w:val="00DA4C10"/>
    <w:rsid w:val="00DA4C46"/>
    <w:rsid w:val="00DA4CC4"/>
    <w:rsid w:val="00DA4E87"/>
    <w:rsid w:val="00DA4F08"/>
    <w:rsid w:val="00DA4F46"/>
    <w:rsid w:val="00DA511A"/>
    <w:rsid w:val="00DA5183"/>
    <w:rsid w:val="00DA521E"/>
    <w:rsid w:val="00DA5448"/>
    <w:rsid w:val="00DA551E"/>
    <w:rsid w:val="00DA5535"/>
    <w:rsid w:val="00DA5597"/>
    <w:rsid w:val="00DA55D3"/>
    <w:rsid w:val="00DA560C"/>
    <w:rsid w:val="00DA569D"/>
    <w:rsid w:val="00DA5997"/>
    <w:rsid w:val="00DA5A79"/>
    <w:rsid w:val="00DA5AAD"/>
    <w:rsid w:val="00DA5ABF"/>
    <w:rsid w:val="00DA5BC5"/>
    <w:rsid w:val="00DA5BF4"/>
    <w:rsid w:val="00DA5DBC"/>
    <w:rsid w:val="00DA5EAF"/>
    <w:rsid w:val="00DA5F3E"/>
    <w:rsid w:val="00DA6084"/>
    <w:rsid w:val="00DA60D1"/>
    <w:rsid w:val="00DA6164"/>
    <w:rsid w:val="00DA6261"/>
    <w:rsid w:val="00DA633E"/>
    <w:rsid w:val="00DA6349"/>
    <w:rsid w:val="00DA6545"/>
    <w:rsid w:val="00DA6671"/>
    <w:rsid w:val="00DA66CE"/>
    <w:rsid w:val="00DA6759"/>
    <w:rsid w:val="00DA6788"/>
    <w:rsid w:val="00DA69C7"/>
    <w:rsid w:val="00DA6B3F"/>
    <w:rsid w:val="00DA6B8A"/>
    <w:rsid w:val="00DA6C30"/>
    <w:rsid w:val="00DA6C93"/>
    <w:rsid w:val="00DA6CB1"/>
    <w:rsid w:val="00DA6CE8"/>
    <w:rsid w:val="00DA6CF7"/>
    <w:rsid w:val="00DA7102"/>
    <w:rsid w:val="00DA7202"/>
    <w:rsid w:val="00DA7204"/>
    <w:rsid w:val="00DA72DF"/>
    <w:rsid w:val="00DA7313"/>
    <w:rsid w:val="00DA73A0"/>
    <w:rsid w:val="00DA7405"/>
    <w:rsid w:val="00DA74F4"/>
    <w:rsid w:val="00DA761E"/>
    <w:rsid w:val="00DA76D4"/>
    <w:rsid w:val="00DA7798"/>
    <w:rsid w:val="00DA77AC"/>
    <w:rsid w:val="00DA7819"/>
    <w:rsid w:val="00DA78C7"/>
    <w:rsid w:val="00DA78E1"/>
    <w:rsid w:val="00DA799D"/>
    <w:rsid w:val="00DA7A03"/>
    <w:rsid w:val="00DA7CB5"/>
    <w:rsid w:val="00DA7EAF"/>
    <w:rsid w:val="00DA7F06"/>
    <w:rsid w:val="00DA7F73"/>
    <w:rsid w:val="00DB01C2"/>
    <w:rsid w:val="00DB0233"/>
    <w:rsid w:val="00DB030E"/>
    <w:rsid w:val="00DB0349"/>
    <w:rsid w:val="00DB03D7"/>
    <w:rsid w:val="00DB0464"/>
    <w:rsid w:val="00DB069C"/>
    <w:rsid w:val="00DB06CF"/>
    <w:rsid w:val="00DB07E6"/>
    <w:rsid w:val="00DB0834"/>
    <w:rsid w:val="00DB0940"/>
    <w:rsid w:val="00DB09F1"/>
    <w:rsid w:val="00DB0FB2"/>
    <w:rsid w:val="00DB1036"/>
    <w:rsid w:val="00DB112F"/>
    <w:rsid w:val="00DB1189"/>
    <w:rsid w:val="00DB12C3"/>
    <w:rsid w:val="00DB1302"/>
    <w:rsid w:val="00DB1682"/>
    <w:rsid w:val="00DB169D"/>
    <w:rsid w:val="00DB1992"/>
    <w:rsid w:val="00DB19A1"/>
    <w:rsid w:val="00DB1B07"/>
    <w:rsid w:val="00DB1BBD"/>
    <w:rsid w:val="00DB1D62"/>
    <w:rsid w:val="00DB1F11"/>
    <w:rsid w:val="00DB1F1A"/>
    <w:rsid w:val="00DB2105"/>
    <w:rsid w:val="00DB21E3"/>
    <w:rsid w:val="00DB260F"/>
    <w:rsid w:val="00DB2616"/>
    <w:rsid w:val="00DB26DD"/>
    <w:rsid w:val="00DB2749"/>
    <w:rsid w:val="00DB28E2"/>
    <w:rsid w:val="00DB2ADC"/>
    <w:rsid w:val="00DB2B48"/>
    <w:rsid w:val="00DB2BCD"/>
    <w:rsid w:val="00DB2CEC"/>
    <w:rsid w:val="00DB2D64"/>
    <w:rsid w:val="00DB2F16"/>
    <w:rsid w:val="00DB2F1E"/>
    <w:rsid w:val="00DB2F75"/>
    <w:rsid w:val="00DB2FA4"/>
    <w:rsid w:val="00DB303D"/>
    <w:rsid w:val="00DB30CA"/>
    <w:rsid w:val="00DB3384"/>
    <w:rsid w:val="00DB3444"/>
    <w:rsid w:val="00DB348D"/>
    <w:rsid w:val="00DB34EB"/>
    <w:rsid w:val="00DB3524"/>
    <w:rsid w:val="00DB3555"/>
    <w:rsid w:val="00DB35DC"/>
    <w:rsid w:val="00DB35EB"/>
    <w:rsid w:val="00DB3789"/>
    <w:rsid w:val="00DB37B3"/>
    <w:rsid w:val="00DB38D9"/>
    <w:rsid w:val="00DB3A5E"/>
    <w:rsid w:val="00DB3B9B"/>
    <w:rsid w:val="00DB3D26"/>
    <w:rsid w:val="00DB3D80"/>
    <w:rsid w:val="00DB3E64"/>
    <w:rsid w:val="00DB4024"/>
    <w:rsid w:val="00DB402B"/>
    <w:rsid w:val="00DB40FC"/>
    <w:rsid w:val="00DB4125"/>
    <w:rsid w:val="00DB4128"/>
    <w:rsid w:val="00DB42B6"/>
    <w:rsid w:val="00DB4513"/>
    <w:rsid w:val="00DB45B8"/>
    <w:rsid w:val="00DB484B"/>
    <w:rsid w:val="00DB487D"/>
    <w:rsid w:val="00DB487E"/>
    <w:rsid w:val="00DB496C"/>
    <w:rsid w:val="00DB4B33"/>
    <w:rsid w:val="00DB4B59"/>
    <w:rsid w:val="00DB4BAC"/>
    <w:rsid w:val="00DB4D09"/>
    <w:rsid w:val="00DB4E09"/>
    <w:rsid w:val="00DB5037"/>
    <w:rsid w:val="00DB51A2"/>
    <w:rsid w:val="00DB51E0"/>
    <w:rsid w:val="00DB52CB"/>
    <w:rsid w:val="00DB53DF"/>
    <w:rsid w:val="00DB5461"/>
    <w:rsid w:val="00DB54F9"/>
    <w:rsid w:val="00DB5555"/>
    <w:rsid w:val="00DB55E6"/>
    <w:rsid w:val="00DB55E9"/>
    <w:rsid w:val="00DB5842"/>
    <w:rsid w:val="00DB5A63"/>
    <w:rsid w:val="00DB5B3D"/>
    <w:rsid w:val="00DB5B4F"/>
    <w:rsid w:val="00DB5BCA"/>
    <w:rsid w:val="00DB5CD6"/>
    <w:rsid w:val="00DB6317"/>
    <w:rsid w:val="00DB6465"/>
    <w:rsid w:val="00DB6649"/>
    <w:rsid w:val="00DB6705"/>
    <w:rsid w:val="00DB6730"/>
    <w:rsid w:val="00DB682F"/>
    <w:rsid w:val="00DB6895"/>
    <w:rsid w:val="00DB693E"/>
    <w:rsid w:val="00DB6A2F"/>
    <w:rsid w:val="00DB6A77"/>
    <w:rsid w:val="00DB6ABA"/>
    <w:rsid w:val="00DB6BFF"/>
    <w:rsid w:val="00DB6D24"/>
    <w:rsid w:val="00DB6EC2"/>
    <w:rsid w:val="00DB6FFC"/>
    <w:rsid w:val="00DB71C7"/>
    <w:rsid w:val="00DB71FF"/>
    <w:rsid w:val="00DB729E"/>
    <w:rsid w:val="00DB742B"/>
    <w:rsid w:val="00DB7459"/>
    <w:rsid w:val="00DB7667"/>
    <w:rsid w:val="00DB77BD"/>
    <w:rsid w:val="00DB77BE"/>
    <w:rsid w:val="00DB77DD"/>
    <w:rsid w:val="00DB77F0"/>
    <w:rsid w:val="00DB7847"/>
    <w:rsid w:val="00DB7A32"/>
    <w:rsid w:val="00DB7A66"/>
    <w:rsid w:val="00DB7A83"/>
    <w:rsid w:val="00DB7C86"/>
    <w:rsid w:val="00DB7CE0"/>
    <w:rsid w:val="00DB7DA1"/>
    <w:rsid w:val="00DB7E6A"/>
    <w:rsid w:val="00DB7EA1"/>
    <w:rsid w:val="00DB7F6D"/>
    <w:rsid w:val="00DC0038"/>
    <w:rsid w:val="00DC00FA"/>
    <w:rsid w:val="00DC03F2"/>
    <w:rsid w:val="00DC05FB"/>
    <w:rsid w:val="00DC0602"/>
    <w:rsid w:val="00DC06E4"/>
    <w:rsid w:val="00DC0722"/>
    <w:rsid w:val="00DC088E"/>
    <w:rsid w:val="00DC0B76"/>
    <w:rsid w:val="00DC0C8F"/>
    <w:rsid w:val="00DC0CA6"/>
    <w:rsid w:val="00DC0CF8"/>
    <w:rsid w:val="00DC0DF6"/>
    <w:rsid w:val="00DC0E2E"/>
    <w:rsid w:val="00DC0E44"/>
    <w:rsid w:val="00DC0EF4"/>
    <w:rsid w:val="00DC0F37"/>
    <w:rsid w:val="00DC0FCE"/>
    <w:rsid w:val="00DC1093"/>
    <w:rsid w:val="00DC10C7"/>
    <w:rsid w:val="00DC1100"/>
    <w:rsid w:val="00DC130C"/>
    <w:rsid w:val="00DC133F"/>
    <w:rsid w:val="00DC1657"/>
    <w:rsid w:val="00DC16EE"/>
    <w:rsid w:val="00DC177C"/>
    <w:rsid w:val="00DC17CA"/>
    <w:rsid w:val="00DC1812"/>
    <w:rsid w:val="00DC1958"/>
    <w:rsid w:val="00DC1BC7"/>
    <w:rsid w:val="00DC1D63"/>
    <w:rsid w:val="00DC1D6A"/>
    <w:rsid w:val="00DC1D95"/>
    <w:rsid w:val="00DC1DBD"/>
    <w:rsid w:val="00DC1E2A"/>
    <w:rsid w:val="00DC2023"/>
    <w:rsid w:val="00DC2041"/>
    <w:rsid w:val="00DC205E"/>
    <w:rsid w:val="00DC20C0"/>
    <w:rsid w:val="00DC210E"/>
    <w:rsid w:val="00DC21F8"/>
    <w:rsid w:val="00DC224C"/>
    <w:rsid w:val="00DC2296"/>
    <w:rsid w:val="00DC23DE"/>
    <w:rsid w:val="00DC23E4"/>
    <w:rsid w:val="00DC246E"/>
    <w:rsid w:val="00DC2554"/>
    <w:rsid w:val="00DC25A9"/>
    <w:rsid w:val="00DC2639"/>
    <w:rsid w:val="00DC2A68"/>
    <w:rsid w:val="00DC2AFF"/>
    <w:rsid w:val="00DC2BB9"/>
    <w:rsid w:val="00DC2C22"/>
    <w:rsid w:val="00DC2E14"/>
    <w:rsid w:val="00DC304C"/>
    <w:rsid w:val="00DC30F2"/>
    <w:rsid w:val="00DC3561"/>
    <w:rsid w:val="00DC35FF"/>
    <w:rsid w:val="00DC37AD"/>
    <w:rsid w:val="00DC39FC"/>
    <w:rsid w:val="00DC3A40"/>
    <w:rsid w:val="00DC3A9A"/>
    <w:rsid w:val="00DC3B7C"/>
    <w:rsid w:val="00DC3BDF"/>
    <w:rsid w:val="00DC3C75"/>
    <w:rsid w:val="00DC3D17"/>
    <w:rsid w:val="00DC3D54"/>
    <w:rsid w:val="00DC3D83"/>
    <w:rsid w:val="00DC3DF2"/>
    <w:rsid w:val="00DC3E25"/>
    <w:rsid w:val="00DC3F4A"/>
    <w:rsid w:val="00DC3F89"/>
    <w:rsid w:val="00DC3FD3"/>
    <w:rsid w:val="00DC4004"/>
    <w:rsid w:val="00DC4067"/>
    <w:rsid w:val="00DC41F8"/>
    <w:rsid w:val="00DC4248"/>
    <w:rsid w:val="00DC4401"/>
    <w:rsid w:val="00DC447B"/>
    <w:rsid w:val="00DC44D0"/>
    <w:rsid w:val="00DC460D"/>
    <w:rsid w:val="00DC467E"/>
    <w:rsid w:val="00DC46F8"/>
    <w:rsid w:val="00DC474F"/>
    <w:rsid w:val="00DC4770"/>
    <w:rsid w:val="00DC495E"/>
    <w:rsid w:val="00DC4A46"/>
    <w:rsid w:val="00DC4B02"/>
    <w:rsid w:val="00DC4DD4"/>
    <w:rsid w:val="00DC4DEB"/>
    <w:rsid w:val="00DC4E0D"/>
    <w:rsid w:val="00DC4E25"/>
    <w:rsid w:val="00DC4F9D"/>
    <w:rsid w:val="00DC5013"/>
    <w:rsid w:val="00DC504D"/>
    <w:rsid w:val="00DC50A1"/>
    <w:rsid w:val="00DC50DF"/>
    <w:rsid w:val="00DC5279"/>
    <w:rsid w:val="00DC528F"/>
    <w:rsid w:val="00DC52E9"/>
    <w:rsid w:val="00DC545A"/>
    <w:rsid w:val="00DC54A5"/>
    <w:rsid w:val="00DC54B6"/>
    <w:rsid w:val="00DC5535"/>
    <w:rsid w:val="00DC5768"/>
    <w:rsid w:val="00DC5930"/>
    <w:rsid w:val="00DC59B9"/>
    <w:rsid w:val="00DC5A0D"/>
    <w:rsid w:val="00DC5A15"/>
    <w:rsid w:val="00DC5A64"/>
    <w:rsid w:val="00DC5B3D"/>
    <w:rsid w:val="00DC5CF0"/>
    <w:rsid w:val="00DC5D76"/>
    <w:rsid w:val="00DC5DE7"/>
    <w:rsid w:val="00DC5E80"/>
    <w:rsid w:val="00DC5F93"/>
    <w:rsid w:val="00DC6079"/>
    <w:rsid w:val="00DC611D"/>
    <w:rsid w:val="00DC61D0"/>
    <w:rsid w:val="00DC6214"/>
    <w:rsid w:val="00DC6243"/>
    <w:rsid w:val="00DC6357"/>
    <w:rsid w:val="00DC639E"/>
    <w:rsid w:val="00DC66B1"/>
    <w:rsid w:val="00DC6925"/>
    <w:rsid w:val="00DC6938"/>
    <w:rsid w:val="00DC6963"/>
    <w:rsid w:val="00DC69E7"/>
    <w:rsid w:val="00DC6A97"/>
    <w:rsid w:val="00DC6B25"/>
    <w:rsid w:val="00DC6DC5"/>
    <w:rsid w:val="00DC6EF0"/>
    <w:rsid w:val="00DC6F36"/>
    <w:rsid w:val="00DC6F4A"/>
    <w:rsid w:val="00DC6F87"/>
    <w:rsid w:val="00DC7083"/>
    <w:rsid w:val="00DC7161"/>
    <w:rsid w:val="00DC7194"/>
    <w:rsid w:val="00DC731E"/>
    <w:rsid w:val="00DC73C0"/>
    <w:rsid w:val="00DC7531"/>
    <w:rsid w:val="00DC7620"/>
    <w:rsid w:val="00DC7649"/>
    <w:rsid w:val="00DC77E3"/>
    <w:rsid w:val="00DC77FF"/>
    <w:rsid w:val="00DC78B9"/>
    <w:rsid w:val="00DC791B"/>
    <w:rsid w:val="00DC791E"/>
    <w:rsid w:val="00DC79C3"/>
    <w:rsid w:val="00DC79CE"/>
    <w:rsid w:val="00DC7BF8"/>
    <w:rsid w:val="00DC7DDA"/>
    <w:rsid w:val="00DC7EAC"/>
    <w:rsid w:val="00DC7FA0"/>
    <w:rsid w:val="00DC7FE9"/>
    <w:rsid w:val="00DD0005"/>
    <w:rsid w:val="00DD0082"/>
    <w:rsid w:val="00DD0145"/>
    <w:rsid w:val="00DD01AE"/>
    <w:rsid w:val="00DD01E7"/>
    <w:rsid w:val="00DD026A"/>
    <w:rsid w:val="00DD02C3"/>
    <w:rsid w:val="00DD02D3"/>
    <w:rsid w:val="00DD0419"/>
    <w:rsid w:val="00DD07A0"/>
    <w:rsid w:val="00DD07C2"/>
    <w:rsid w:val="00DD08DE"/>
    <w:rsid w:val="00DD09C2"/>
    <w:rsid w:val="00DD09FC"/>
    <w:rsid w:val="00DD0A06"/>
    <w:rsid w:val="00DD0A2C"/>
    <w:rsid w:val="00DD0B53"/>
    <w:rsid w:val="00DD0C74"/>
    <w:rsid w:val="00DD0CC4"/>
    <w:rsid w:val="00DD1013"/>
    <w:rsid w:val="00DD104B"/>
    <w:rsid w:val="00DD10EE"/>
    <w:rsid w:val="00DD1235"/>
    <w:rsid w:val="00DD1483"/>
    <w:rsid w:val="00DD14E8"/>
    <w:rsid w:val="00DD1A9B"/>
    <w:rsid w:val="00DD1B25"/>
    <w:rsid w:val="00DD1B3C"/>
    <w:rsid w:val="00DD1BEE"/>
    <w:rsid w:val="00DD1D02"/>
    <w:rsid w:val="00DD1D0C"/>
    <w:rsid w:val="00DD1ECC"/>
    <w:rsid w:val="00DD201C"/>
    <w:rsid w:val="00DD2032"/>
    <w:rsid w:val="00DD20AC"/>
    <w:rsid w:val="00DD20D0"/>
    <w:rsid w:val="00DD2249"/>
    <w:rsid w:val="00DD2284"/>
    <w:rsid w:val="00DD244A"/>
    <w:rsid w:val="00DD25AA"/>
    <w:rsid w:val="00DD2659"/>
    <w:rsid w:val="00DD26D2"/>
    <w:rsid w:val="00DD2806"/>
    <w:rsid w:val="00DD2820"/>
    <w:rsid w:val="00DD2950"/>
    <w:rsid w:val="00DD29A2"/>
    <w:rsid w:val="00DD29FD"/>
    <w:rsid w:val="00DD2A9B"/>
    <w:rsid w:val="00DD2CA5"/>
    <w:rsid w:val="00DD2DE6"/>
    <w:rsid w:val="00DD2DF0"/>
    <w:rsid w:val="00DD2F38"/>
    <w:rsid w:val="00DD30E7"/>
    <w:rsid w:val="00DD3109"/>
    <w:rsid w:val="00DD31F5"/>
    <w:rsid w:val="00DD32A6"/>
    <w:rsid w:val="00DD32CC"/>
    <w:rsid w:val="00DD32FD"/>
    <w:rsid w:val="00DD3367"/>
    <w:rsid w:val="00DD3394"/>
    <w:rsid w:val="00DD33A1"/>
    <w:rsid w:val="00DD33FF"/>
    <w:rsid w:val="00DD3705"/>
    <w:rsid w:val="00DD3862"/>
    <w:rsid w:val="00DD3902"/>
    <w:rsid w:val="00DD3AD4"/>
    <w:rsid w:val="00DD3C8B"/>
    <w:rsid w:val="00DD3E38"/>
    <w:rsid w:val="00DD3EAC"/>
    <w:rsid w:val="00DD3EBF"/>
    <w:rsid w:val="00DD3FB7"/>
    <w:rsid w:val="00DD40DB"/>
    <w:rsid w:val="00DD45EC"/>
    <w:rsid w:val="00DD489A"/>
    <w:rsid w:val="00DD494A"/>
    <w:rsid w:val="00DD4990"/>
    <w:rsid w:val="00DD4A3B"/>
    <w:rsid w:val="00DD4B32"/>
    <w:rsid w:val="00DD4B46"/>
    <w:rsid w:val="00DD4BDA"/>
    <w:rsid w:val="00DD4CA2"/>
    <w:rsid w:val="00DD4E16"/>
    <w:rsid w:val="00DD4E5C"/>
    <w:rsid w:val="00DD517E"/>
    <w:rsid w:val="00DD51DF"/>
    <w:rsid w:val="00DD52C3"/>
    <w:rsid w:val="00DD5367"/>
    <w:rsid w:val="00DD54AF"/>
    <w:rsid w:val="00DD5508"/>
    <w:rsid w:val="00DD56C6"/>
    <w:rsid w:val="00DD5728"/>
    <w:rsid w:val="00DD59B6"/>
    <w:rsid w:val="00DD5ADE"/>
    <w:rsid w:val="00DD5CEF"/>
    <w:rsid w:val="00DD5E21"/>
    <w:rsid w:val="00DD5F88"/>
    <w:rsid w:val="00DD606F"/>
    <w:rsid w:val="00DD612E"/>
    <w:rsid w:val="00DD61CB"/>
    <w:rsid w:val="00DD61E7"/>
    <w:rsid w:val="00DD632B"/>
    <w:rsid w:val="00DD638A"/>
    <w:rsid w:val="00DD63B5"/>
    <w:rsid w:val="00DD63E8"/>
    <w:rsid w:val="00DD64B1"/>
    <w:rsid w:val="00DD65A2"/>
    <w:rsid w:val="00DD6731"/>
    <w:rsid w:val="00DD6736"/>
    <w:rsid w:val="00DD68AA"/>
    <w:rsid w:val="00DD6A11"/>
    <w:rsid w:val="00DD6A58"/>
    <w:rsid w:val="00DD6B76"/>
    <w:rsid w:val="00DD6BF1"/>
    <w:rsid w:val="00DD6BFA"/>
    <w:rsid w:val="00DD6C3C"/>
    <w:rsid w:val="00DD6CA4"/>
    <w:rsid w:val="00DD6E94"/>
    <w:rsid w:val="00DD6FAF"/>
    <w:rsid w:val="00DD6FC1"/>
    <w:rsid w:val="00DD713E"/>
    <w:rsid w:val="00DD715F"/>
    <w:rsid w:val="00DD72DE"/>
    <w:rsid w:val="00DD72F4"/>
    <w:rsid w:val="00DD7451"/>
    <w:rsid w:val="00DD74CC"/>
    <w:rsid w:val="00DD7583"/>
    <w:rsid w:val="00DD75E5"/>
    <w:rsid w:val="00DD77AD"/>
    <w:rsid w:val="00DD7849"/>
    <w:rsid w:val="00DD7954"/>
    <w:rsid w:val="00DD7962"/>
    <w:rsid w:val="00DD7C30"/>
    <w:rsid w:val="00DD7CAB"/>
    <w:rsid w:val="00DE0022"/>
    <w:rsid w:val="00DE014F"/>
    <w:rsid w:val="00DE0232"/>
    <w:rsid w:val="00DE02EB"/>
    <w:rsid w:val="00DE02ED"/>
    <w:rsid w:val="00DE042F"/>
    <w:rsid w:val="00DE0462"/>
    <w:rsid w:val="00DE0531"/>
    <w:rsid w:val="00DE06F3"/>
    <w:rsid w:val="00DE0714"/>
    <w:rsid w:val="00DE075F"/>
    <w:rsid w:val="00DE0856"/>
    <w:rsid w:val="00DE0B37"/>
    <w:rsid w:val="00DE0BDC"/>
    <w:rsid w:val="00DE0C90"/>
    <w:rsid w:val="00DE0F30"/>
    <w:rsid w:val="00DE0F55"/>
    <w:rsid w:val="00DE1111"/>
    <w:rsid w:val="00DE127B"/>
    <w:rsid w:val="00DE1392"/>
    <w:rsid w:val="00DE1447"/>
    <w:rsid w:val="00DE1457"/>
    <w:rsid w:val="00DE1471"/>
    <w:rsid w:val="00DE152A"/>
    <w:rsid w:val="00DE152B"/>
    <w:rsid w:val="00DE1773"/>
    <w:rsid w:val="00DE180F"/>
    <w:rsid w:val="00DE1859"/>
    <w:rsid w:val="00DE1896"/>
    <w:rsid w:val="00DE1994"/>
    <w:rsid w:val="00DE19E1"/>
    <w:rsid w:val="00DE1B5A"/>
    <w:rsid w:val="00DE1BA1"/>
    <w:rsid w:val="00DE1BE8"/>
    <w:rsid w:val="00DE1BF0"/>
    <w:rsid w:val="00DE1D1D"/>
    <w:rsid w:val="00DE1EE7"/>
    <w:rsid w:val="00DE227E"/>
    <w:rsid w:val="00DE22C5"/>
    <w:rsid w:val="00DE22F7"/>
    <w:rsid w:val="00DE2407"/>
    <w:rsid w:val="00DE24A3"/>
    <w:rsid w:val="00DE24FD"/>
    <w:rsid w:val="00DE26EA"/>
    <w:rsid w:val="00DE2795"/>
    <w:rsid w:val="00DE283B"/>
    <w:rsid w:val="00DE28CF"/>
    <w:rsid w:val="00DE2BA3"/>
    <w:rsid w:val="00DE2CC8"/>
    <w:rsid w:val="00DE2FB4"/>
    <w:rsid w:val="00DE308A"/>
    <w:rsid w:val="00DE30CD"/>
    <w:rsid w:val="00DE321E"/>
    <w:rsid w:val="00DE3267"/>
    <w:rsid w:val="00DE32AE"/>
    <w:rsid w:val="00DE33AB"/>
    <w:rsid w:val="00DE33AD"/>
    <w:rsid w:val="00DE3455"/>
    <w:rsid w:val="00DE35DC"/>
    <w:rsid w:val="00DE35DE"/>
    <w:rsid w:val="00DE380D"/>
    <w:rsid w:val="00DE3915"/>
    <w:rsid w:val="00DE3944"/>
    <w:rsid w:val="00DE394F"/>
    <w:rsid w:val="00DE3A28"/>
    <w:rsid w:val="00DE3A91"/>
    <w:rsid w:val="00DE3AB4"/>
    <w:rsid w:val="00DE3AB7"/>
    <w:rsid w:val="00DE3AC1"/>
    <w:rsid w:val="00DE3AE3"/>
    <w:rsid w:val="00DE3CF9"/>
    <w:rsid w:val="00DE3D7D"/>
    <w:rsid w:val="00DE3E23"/>
    <w:rsid w:val="00DE3EEB"/>
    <w:rsid w:val="00DE3F01"/>
    <w:rsid w:val="00DE3F90"/>
    <w:rsid w:val="00DE4146"/>
    <w:rsid w:val="00DE420E"/>
    <w:rsid w:val="00DE4216"/>
    <w:rsid w:val="00DE423F"/>
    <w:rsid w:val="00DE43E2"/>
    <w:rsid w:val="00DE4463"/>
    <w:rsid w:val="00DE4471"/>
    <w:rsid w:val="00DE459D"/>
    <w:rsid w:val="00DE4766"/>
    <w:rsid w:val="00DE48AB"/>
    <w:rsid w:val="00DE48DE"/>
    <w:rsid w:val="00DE4907"/>
    <w:rsid w:val="00DE49C1"/>
    <w:rsid w:val="00DE4A44"/>
    <w:rsid w:val="00DE4A81"/>
    <w:rsid w:val="00DE4AA6"/>
    <w:rsid w:val="00DE4AED"/>
    <w:rsid w:val="00DE4B38"/>
    <w:rsid w:val="00DE4B3A"/>
    <w:rsid w:val="00DE4BBB"/>
    <w:rsid w:val="00DE4BFA"/>
    <w:rsid w:val="00DE4D18"/>
    <w:rsid w:val="00DE4E6E"/>
    <w:rsid w:val="00DE4E83"/>
    <w:rsid w:val="00DE4F1E"/>
    <w:rsid w:val="00DE4F47"/>
    <w:rsid w:val="00DE515B"/>
    <w:rsid w:val="00DE5186"/>
    <w:rsid w:val="00DE524A"/>
    <w:rsid w:val="00DE5359"/>
    <w:rsid w:val="00DE540C"/>
    <w:rsid w:val="00DE5855"/>
    <w:rsid w:val="00DE5900"/>
    <w:rsid w:val="00DE59C7"/>
    <w:rsid w:val="00DE5A35"/>
    <w:rsid w:val="00DE5A61"/>
    <w:rsid w:val="00DE5B2F"/>
    <w:rsid w:val="00DE5B83"/>
    <w:rsid w:val="00DE5D51"/>
    <w:rsid w:val="00DE5E95"/>
    <w:rsid w:val="00DE5F77"/>
    <w:rsid w:val="00DE604E"/>
    <w:rsid w:val="00DE6184"/>
    <w:rsid w:val="00DE627F"/>
    <w:rsid w:val="00DE63AF"/>
    <w:rsid w:val="00DE662E"/>
    <w:rsid w:val="00DE6709"/>
    <w:rsid w:val="00DE6925"/>
    <w:rsid w:val="00DE6B0B"/>
    <w:rsid w:val="00DE6C05"/>
    <w:rsid w:val="00DE6D0F"/>
    <w:rsid w:val="00DE6E95"/>
    <w:rsid w:val="00DE6F7F"/>
    <w:rsid w:val="00DE743C"/>
    <w:rsid w:val="00DE74A8"/>
    <w:rsid w:val="00DE7540"/>
    <w:rsid w:val="00DE78CF"/>
    <w:rsid w:val="00DE7902"/>
    <w:rsid w:val="00DE79A3"/>
    <w:rsid w:val="00DE7A03"/>
    <w:rsid w:val="00DE7A84"/>
    <w:rsid w:val="00DE7A88"/>
    <w:rsid w:val="00DE7A8E"/>
    <w:rsid w:val="00DE7B46"/>
    <w:rsid w:val="00DE7D5A"/>
    <w:rsid w:val="00DE7F4B"/>
    <w:rsid w:val="00DE7FBF"/>
    <w:rsid w:val="00DF0037"/>
    <w:rsid w:val="00DF00EB"/>
    <w:rsid w:val="00DF0216"/>
    <w:rsid w:val="00DF036D"/>
    <w:rsid w:val="00DF0481"/>
    <w:rsid w:val="00DF05FC"/>
    <w:rsid w:val="00DF0937"/>
    <w:rsid w:val="00DF096F"/>
    <w:rsid w:val="00DF0A09"/>
    <w:rsid w:val="00DF0C27"/>
    <w:rsid w:val="00DF0E55"/>
    <w:rsid w:val="00DF0F4D"/>
    <w:rsid w:val="00DF0FA7"/>
    <w:rsid w:val="00DF11FF"/>
    <w:rsid w:val="00DF15AD"/>
    <w:rsid w:val="00DF1679"/>
    <w:rsid w:val="00DF16C1"/>
    <w:rsid w:val="00DF1FB0"/>
    <w:rsid w:val="00DF1FF6"/>
    <w:rsid w:val="00DF20B7"/>
    <w:rsid w:val="00DF21A3"/>
    <w:rsid w:val="00DF223B"/>
    <w:rsid w:val="00DF22C2"/>
    <w:rsid w:val="00DF2337"/>
    <w:rsid w:val="00DF2399"/>
    <w:rsid w:val="00DF23C3"/>
    <w:rsid w:val="00DF2477"/>
    <w:rsid w:val="00DF27E3"/>
    <w:rsid w:val="00DF29E5"/>
    <w:rsid w:val="00DF2D26"/>
    <w:rsid w:val="00DF3030"/>
    <w:rsid w:val="00DF308D"/>
    <w:rsid w:val="00DF30C4"/>
    <w:rsid w:val="00DF3172"/>
    <w:rsid w:val="00DF3234"/>
    <w:rsid w:val="00DF3236"/>
    <w:rsid w:val="00DF32A1"/>
    <w:rsid w:val="00DF32F3"/>
    <w:rsid w:val="00DF3571"/>
    <w:rsid w:val="00DF3696"/>
    <w:rsid w:val="00DF375A"/>
    <w:rsid w:val="00DF393D"/>
    <w:rsid w:val="00DF3C0B"/>
    <w:rsid w:val="00DF3CC5"/>
    <w:rsid w:val="00DF3D2E"/>
    <w:rsid w:val="00DF3F1B"/>
    <w:rsid w:val="00DF402C"/>
    <w:rsid w:val="00DF4078"/>
    <w:rsid w:val="00DF4238"/>
    <w:rsid w:val="00DF424E"/>
    <w:rsid w:val="00DF43A2"/>
    <w:rsid w:val="00DF4445"/>
    <w:rsid w:val="00DF44AE"/>
    <w:rsid w:val="00DF45A6"/>
    <w:rsid w:val="00DF46DD"/>
    <w:rsid w:val="00DF46FF"/>
    <w:rsid w:val="00DF472F"/>
    <w:rsid w:val="00DF4850"/>
    <w:rsid w:val="00DF485E"/>
    <w:rsid w:val="00DF4890"/>
    <w:rsid w:val="00DF498D"/>
    <w:rsid w:val="00DF4D1C"/>
    <w:rsid w:val="00DF4D1F"/>
    <w:rsid w:val="00DF4DF7"/>
    <w:rsid w:val="00DF4E51"/>
    <w:rsid w:val="00DF50FB"/>
    <w:rsid w:val="00DF5104"/>
    <w:rsid w:val="00DF5113"/>
    <w:rsid w:val="00DF535A"/>
    <w:rsid w:val="00DF5471"/>
    <w:rsid w:val="00DF548E"/>
    <w:rsid w:val="00DF54AA"/>
    <w:rsid w:val="00DF54E9"/>
    <w:rsid w:val="00DF5521"/>
    <w:rsid w:val="00DF5602"/>
    <w:rsid w:val="00DF5638"/>
    <w:rsid w:val="00DF5692"/>
    <w:rsid w:val="00DF579A"/>
    <w:rsid w:val="00DF57BF"/>
    <w:rsid w:val="00DF57CE"/>
    <w:rsid w:val="00DF58E8"/>
    <w:rsid w:val="00DF5A48"/>
    <w:rsid w:val="00DF5B17"/>
    <w:rsid w:val="00DF5B6B"/>
    <w:rsid w:val="00DF5C29"/>
    <w:rsid w:val="00DF5D47"/>
    <w:rsid w:val="00DF5E1F"/>
    <w:rsid w:val="00DF5FA3"/>
    <w:rsid w:val="00DF605E"/>
    <w:rsid w:val="00DF6182"/>
    <w:rsid w:val="00DF61C2"/>
    <w:rsid w:val="00DF61D6"/>
    <w:rsid w:val="00DF6293"/>
    <w:rsid w:val="00DF62E5"/>
    <w:rsid w:val="00DF652A"/>
    <w:rsid w:val="00DF65AD"/>
    <w:rsid w:val="00DF6611"/>
    <w:rsid w:val="00DF67CF"/>
    <w:rsid w:val="00DF683E"/>
    <w:rsid w:val="00DF6A50"/>
    <w:rsid w:val="00DF6B09"/>
    <w:rsid w:val="00DF6CC6"/>
    <w:rsid w:val="00DF6E01"/>
    <w:rsid w:val="00DF6E83"/>
    <w:rsid w:val="00DF6F2F"/>
    <w:rsid w:val="00DF7054"/>
    <w:rsid w:val="00DF70AA"/>
    <w:rsid w:val="00DF7133"/>
    <w:rsid w:val="00DF7177"/>
    <w:rsid w:val="00DF728D"/>
    <w:rsid w:val="00DF732D"/>
    <w:rsid w:val="00DF740E"/>
    <w:rsid w:val="00DF748E"/>
    <w:rsid w:val="00DF752B"/>
    <w:rsid w:val="00DF77AC"/>
    <w:rsid w:val="00DF7860"/>
    <w:rsid w:val="00DF7883"/>
    <w:rsid w:val="00DF7CF6"/>
    <w:rsid w:val="00DF7D20"/>
    <w:rsid w:val="00DF7F86"/>
    <w:rsid w:val="00E0010A"/>
    <w:rsid w:val="00E00186"/>
    <w:rsid w:val="00E0053D"/>
    <w:rsid w:val="00E0061C"/>
    <w:rsid w:val="00E0064F"/>
    <w:rsid w:val="00E008D6"/>
    <w:rsid w:val="00E00AFB"/>
    <w:rsid w:val="00E00C14"/>
    <w:rsid w:val="00E00D05"/>
    <w:rsid w:val="00E00DBD"/>
    <w:rsid w:val="00E00DFF"/>
    <w:rsid w:val="00E01008"/>
    <w:rsid w:val="00E0101F"/>
    <w:rsid w:val="00E010BB"/>
    <w:rsid w:val="00E0116B"/>
    <w:rsid w:val="00E012AA"/>
    <w:rsid w:val="00E012EA"/>
    <w:rsid w:val="00E01645"/>
    <w:rsid w:val="00E016B0"/>
    <w:rsid w:val="00E016D2"/>
    <w:rsid w:val="00E0192D"/>
    <w:rsid w:val="00E01956"/>
    <w:rsid w:val="00E019F7"/>
    <w:rsid w:val="00E01A2B"/>
    <w:rsid w:val="00E01B33"/>
    <w:rsid w:val="00E01B96"/>
    <w:rsid w:val="00E01C8C"/>
    <w:rsid w:val="00E01CD0"/>
    <w:rsid w:val="00E01E02"/>
    <w:rsid w:val="00E01E59"/>
    <w:rsid w:val="00E01EB0"/>
    <w:rsid w:val="00E01F0E"/>
    <w:rsid w:val="00E01F65"/>
    <w:rsid w:val="00E020D4"/>
    <w:rsid w:val="00E024CE"/>
    <w:rsid w:val="00E024ED"/>
    <w:rsid w:val="00E02505"/>
    <w:rsid w:val="00E0251E"/>
    <w:rsid w:val="00E028E8"/>
    <w:rsid w:val="00E0292A"/>
    <w:rsid w:val="00E02952"/>
    <w:rsid w:val="00E02A97"/>
    <w:rsid w:val="00E02CC2"/>
    <w:rsid w:val="00E02E4E"/>
    <w:rsid w:val="00E02E9E"/>
    <w:rsid w:val="00E02F21"/>
    <w:rsid w:val="00E02FA1"/>
    <w:rsid w:val="00E02FD6"/>
    <w:rsid w:val="00E03008"/>
    <w:rsid w:val="00E0301B"/>
    <w:rsid w:val="00E03091"/>
    <w:rsid w:val="00E03128"/>
    <w:rsid w:val="00E0315B"/>
    <w:rsid w:val="00E03226"/>
    <w:rsid w:val="00E03342"/>
    <w:rsid w:val="00E0343D"/>
    <w:rsid w:val="00E035BB"/>
    <w:rsid w:val="00E0375C"/>
    <w:rsid w:val="00E038DC"/>
    <w:rsid w:val="00E03931"/>
    <w:rsid w:val="00E0397F"/>
    <w:rsid w:val="00E03B3B"/>
    <w:rsid w:val="00E03BDC"/>
    <w:rsid w:val="00E03C7D"/>
    <w:rsid w:val="00E03E1C"/>
    <w:rsid w:val="00E03E7B"/>
    <w:rsid w:val="00E04020"/>
    <w:rsid w:val="00E0414F"/>
    <w:rsid w:val="00E04173"/>
    <w:rsid w:val="00E04266"/>
    <w:rsid w:val="00E042B6"/>
    <w:rsid w:val="00E042F4"/>
    <w:rsid w:val="00E04368"/>
    <w:rsid w:val="00E043FB"/>
    <w:rsid w:val="00E04478"/>
    <w:rsid w:val="00E044BD"/>
    <w:rsid w:val="00E0456A"/>
    <w:rsid w:val="00E0478F"/>
    <w:rsid w:val="00E04793"/>
    <w:rsid w:val="00E047E5"/>
    <w:rsid w:val="00E04802"/>
    <w:rsid w:val="00E04941"/>
    <w:rsid w:val="00E04952"/>
    <w:rsid w:val="00E04A1A"/>
    <w:rsid w:val="00E04D5B"/>
    <w:rsid w:val="00E04DF0"/>
    <w:rsid w:val="00E04DFB"/>
    <w:rsid w:val="00E04F5E"/>
    <w:rsid w:val="00E04FF8"/>
    <w:rsid w:val="00E05322"/>
    <w:rsid w:val="00E05355"/>
    <w:rsid w:val="00E05487"/>
    <w:rsid w:val="00E055C3"/>
    <w:rsid w:val="00E05957"/>
    <w:rsid w:val="00E059AC"/>
    <w:rsid w:val="00E05B75"/>
    <w:rsid w:val="00E05D13"/>
    <w:rsid w:val="00E05D3B"/>
    <w:rsid w:val="00E05DDA"/>
    <w:rsid w:val="00E05E56"/>
    <w:rsid w:val="00E0613B"/>
    <w:rsid w:val="00E06168"/>
    <w:rsid w:val="00E061E9"/>
    <w:rsid w:val="00E063DB"/>
    <w:rsid w:val="00E06460"/>
    <w:rsid w:val="00E0650C"/>
    <w:rsid w:val="00E06651"/>
    <w:rsid w:val="00E066D1"/>
    <w:rsid w:val="00E0670E"/>
    <w:rsid w:val="00E06778"/>
    <w:rsid w:val="00E06AA5"/>
    <w:rsid w:val="00E06AFD"/>
    <w:rsid w:val="00E06C2A"/>
    <w:rsid w:val="00E06CDD"/>
    <w:rsid w:val="00E06D4F"/>
    <w:rsid w:val="00E06DDF"/>
    <w:rsid w:val="00E06E59"/>
    <w:rsid w:val="00E06E81"/>
    <w:rsid w:val="00E0703C"/>
    <w:rsid w:val="00E07177"/>
    <w:rsid w:val="00E07249"/>
    <w:rsid w:val="00E07288"/>
    <w:rsid w:val="00E072C0"/>
    <w:rsid w:val="00E072EF"/>
    <w:rsid w:val="00E0738B"/>
    <w:rsid w:val="00E0743C"/>
    <w:rsid w:val="00E07539"/>
    <w:rsid w:val="00E076D0"/>
    <w:rsid w:val="00E077FD"/>
    <w:rsid w:val="00E0793B"/>
    <w:rsid w:val="00E07A06"/>
    <w:rsid w:val="00E07A4B"/>
    <w:rsid w:val="00E07AA3"/>
    <w:rsid w:val="00E07BE2"/>
    <w:rsid w:val="00E07C30"/>
    <w:rsid w:val="00E07E01"/>
    <w:rsid w:val="00E07ED4"/>
    <w:rsid w:val="00E07F2C"/>
    <w:rsid w:val="00E07F7D"/>
    <w:rsid w:val="00E07FAD"/>
    <w:rsid w:val="00E10250"/>
    <w:rsid w:val="00E102D0"/>
    <w:rsid w:val="00E10521"/>
    <w:rsid w:val="00E105E6"/>
    <w:rsid w:val="00E10848"/>
    <w:rsid w:val="00E10906"/>
    <w:rsid w:val="00E10910"/>
    <w:rsid w:val="00E1093F"/>
    <w:rsid w:val="00E10A3C"/>
    <w:rsid w:val="00E10B39"/>
    <w:rsid w:val="00E10C1C"/>
    <w:rsid w:val="00E10C87"/>
    <w:rsid w:val="00E10D07"/>
    <w:rsid w:val="00E10E49"/>
    <w:rsid w:val="00E10EC7"/>
    <w:rsid w:val="00E10F86"/>
    <w:rsid w:val="00E110D8"/>
    <w:rsid w:val="00E11198"/>
    <w:rsid w:val="00E111C5"/>
    <w:rsid w:val="00E112C9"/>
    <w:rsid w:val="00E112E4"/>
    <w:rsid w:val="00E11360"/>
    <w:rsid w:val="00E113A3"/>
    <w:rsid w:val="00E113C6"/>
    <w:rsid w:val="00E114A2"/>
    <w:rsid w:val="00E11553"/>
    <w:rsid w:val="00E11612"/>
    <w:rsid w:val="00E1168E"/>
    <w:rsid w:val="00E11A3F"/>
    <w:rsid w:val="00E11AC1"/>
    <w:rsid w:val="00E11BD7"/>
    <w:rsid w:val="00E11C1B"/>
    <w:rsid w:val="00E11E1D"/>
    <w:rsid w:val="00E120D8"/>
    <w:rsid w:val="00E12147"/>
    <w:rsid w:val="00E1217B"/>
    <w:rsid w:val="00E121C3"/>
    <w:rsid w:val="00E121E8"/>
    <w:rsid w:val="00E121EC"/>
    <w:rsid w:val="00E1224F"/>
    <w:rsid w:val="00E122A1"/>
    <w:rsid w:val="00E122F8"/>
    <w:rsid w:val="00E12328"/>
    <w:rsid w:val="00E12488"/>
    <w:rsid w:val="00E12597"/>
    <w:rsid w:val="00E12772"/>
    <w:rsid w:val="00E127AD"/>
    <w:rsid w:val="00E127D7"/>
    <w:rsid w:val="00E12A78"/>
    <w:rsid w:val="00E12BEC"/>
    <w:rsid w:val="00E12EC2"/>
    <w:rsid w:val="00E12F14"/>
    <w:rsid w:val="00E12FEB"/>
    <w:rsid w:val="00E1305E"/>
    <w:rsid w:val="00E13061"/>
    <w:rsid w:val="00E13191"/>
    <w:rsid w:val="00E131BF"/>
    <w:rsid w:val="00E132C7"/>
    <w:rsid w:val="00E13358"/>
    <w:rsid w:val="00E137F5"/>
    <w:rsid w:val="00E1383E"/>
    <w:rsid w:val="00E13876"/>
    <w:rsid w:val="00E138F2"/>
    <w:rsid w:val="00E13912"/>
    <w:rsid w:val="00E13A07"/>
    <w:rsid w:val="00E13B55"/>
    <w:rsid w:val="00E13D78"/>
    <w:rsid w:val="00E13DFC"/>
    <w:rsid w:val="00E13F2A"/>
    <w:rsid w:val="00E13F68"/>
    <w:rsid w:val="00E13F92"/>
    <w:rsid w:val="00E14202"/>
    <w:rsid w:val="00E142C0"/>
    <w:rsid w:val="00E1430B"/>
    <w:rsid w:val="00E1448C"/>
    <w:rsid w:val="00E14516"/>
    <w:rsid w:val="00E145C5"/>
    <w:rsid w:val="00E14676"/>
    <w:rsid w:val="00E14999"/>
    <w:rsid w:val="00E14B3C"/>
    <w:rsid w:val="00E14B46"/>
    <w:rsid w:val="00E14B93"/>
    <w:rsid w:val="00E14CCB"/>
    <w:rsid w:val="00E14E39"/>
    <w:rsid w:val="00E14F84"/>
    <w:rsid w:val="00E1504E"/>
    <w:rsid w:val="00E150E7"/>
    <w:rsid w:val="00E15106"/>
    <w:rsid w:val="00E151CA"/>
    <w:rsid w:val="00E15269"/>
    <w:rsid w:val="00E15360"/>
    <w:rsid w:val="00E15401"/>
    <w:rsid w:val="00E15487"/>
    <w:rsid w:val="00E1560E"/>
    <w:rsid w:val="00E15663"/>
    <w:rsid w:val="00E1566C"/>
    <w:rsid w:val="00E156F1"/>
    <w:rsid w:val="00E15768"/>
    <w:rsid w:val="00E157B3"/>
    <w:rsid w:val="00E158A9"/>
    <w:rsid w:val="00E1595F"/>
    <w:rsid w:val="00E15994"/>
    <w:rsid w:val="00E15996"/>
    <w:rsid w:val="00E15A68"/>
    <w:rsid w:val="00E15B22"/>
    <w:rsid w:val="00E15BE4"/>
    <w:rsid w:val="00E15D01"/>
    <w:rsid w:val="00E15D9B"/>
    <w:rsid w:val="00E15E2A"/>
    <w:rsid w:val="00E1603C"/>
    <w:rsid w:val="00E16065"/>
    <w:rsid w:val="00E160F1"/>
    <w:rsid w:val="00E1610B"/>
    <w:rsid w:val="00E162C3"/>
    <w:rsid w:val="00E1641C"/>
    <w:rsid w:val="00E16425"/>
    <w:rsid w:val="00E16428"/>
    <w:rsid w:val="00E165A3"/>
    <w:rsid w:val="00E1675E"/>
    <w:rsid w:val="00E167DD"/>
    <w:rsid w:val="00E1687D"/>
    <w:rsid w:val="00E168F3"/>
    <w:rsid w:val="00E16A64"/>
    <w:rsid w:val="00E16AEB"/>
    <w:rsid w:val="00E16B7E"/>
    <w:rsid w:val="00E16B93"/>
    <w:rsid w:val="00E16E56"/>
    <w:rsid w:val="00E16E8A"/>
    <w:rsid w:val="00E1716E"/>
    <w:rsid w:val="00E1727C"/>
    <w:rsid w:val="00E172B9"/>
    <w:rsid w:val="00E172CB"/>
    <w:rsid w:val="00E1733D"/>
    <w:rsid w:val="00E17401"/>
    <w:rsid w:val="00E1747C"/>
    <w:rsid w:val="00E17487"/>
    <w:rsid w:val="00E1749F"/>
    <w:rsid w:val="00E174C7"/>
    <w:rsid w:val="00E1754A"/>
    <w:rsid w:val="00E17575"/>
    <w:rsid w:val="00E175A7"/>
    <w:rsid w:val="00E1762D"/>
    <w:rsid w:val="00E1765E"/>
    <w:rsid w:val="00E1768E"/>
    <w:rsid w:val="00E176F0"/>
    <w:rsid w:val="00E1772A"/>
    <w:rsid w:val="00E177FC"/>
    <w:rsid w:val="00E17870"/>
    <w:rsid w:val="00E178FA"/>
    <w:rsid w:val="00E17905"/>
    <w:rsid w:val="00E17973"/>
    <w:rsid w:val="00E17A5A"/>
    <w:rsid w:val="00E17C1B"/>
    <w:rsid w:val="00E17C93"/>
    <w:rsid w:val="00E17D33"/>
    <w:rsid w:val="00E17F46"/>
    <w:rsid w:val="00E20067"/>
    <w:rsid w:val="00E200BA"/>
    <w:rsid w:val="00E200BD"/>
    <w:rsid w:val="00E20172"/>
    <w:rsid w:val="00E201AA"/>
    <w:rsid w:val="00E2028C"/>
    <w:rsid w:val="00E203B1"/>
    <w:rsid w:val="00E203E6"/>
    <w:rsid w:val="00E20534"/>
    <w:rsid w:val="00E2065D"/>
    <w:rsid w:val="00E2078E"/>
    <w:rsid w:val="00E207E6"/>
    <w:rsid w:val="00E2099E"/>
    <w:rsid w:val="00E20A39"/>
    <w:rsid w:val="00E20AFE"/>
    <w:rsid w:val="00E20CF5"/>
    <w:rsid w:val="00E20D03"/>
    <w:rsid w:val="00E20D19"/>
    <w:rsid w:val="00E20E1C"/>
    <w:rsid w:val="00E20ED2"/>
    <w:rsid w:val="00E20F77"/>
    <w:rsid w:val="00E20FA5"/>
    <w:rsid w:val="00E210BE"/>
    <w:rsid w:val="00E210DE"/>
    <w:rsid w:val="00E21140"/>
    <w:rsid w:val="00E212D7"/>
    <w:rsid w:val="00E21337"/>
    <w:rsid w:val="00E21524"/>
    <w:rsid w:val="00E216E6"/>
    <w:rsid w:val="00E21A1D"/>
    <w:rsid w:val="00E21A56"/>
    <w:rsid w:val="00E21A65"/>
    <w:rsid w:val="00E21AF1"/>
    <w:rsid w:val="00E21CE9"/>
    <w:rsid w:val="00E21DED"/>
    <w:rsid w:val="00E21EEE"/>
    <w:rsid w:val="00E223DA"/>
    <w:rsid w:val="00E22740"/>
    <w:rsid w:val="00E22C6F"/>
    <w:rsid w:val="00E22D68"/>
    <w:rsid w:val="00E22EB7"/>
    <w:rsid w:val="00E22F89"/>
    <w:rsid w:val="00E22FE4"/>
    <w:rsid w:val="00E22FED"/>
    <w:rsid w:val="00E23037"/>
    <w:rsid w:val="00E230FB"/>
    <w:rsid w:val="00E23334"/>
    <w:rsid w:val="00E233DB"/>
    <w:rsid w:val="00E23484"/>
    <w:rsid w:val="00E23585"/>
    <w:rsid w:val="00E235D4"/>
    <w:rsid w:val="00E23602"/>
    <w:rsid w:val="00E237E4"/>
    <w:rsid w:val="00E238C8"/>
    <w:rsid w:val="00E239D0"/>
    <w:rsid w:val="00E23A29"/>
    <w:rsid w:val="00E23A8A"/>
    <w:rsid w:val="00E23EA6"/>
    <w:rsid w:val="00E23F94"/>
    <w:rsid w:val="00E23FEE"/>
    <w:rsid w:val="00E24051"/>
    <w:rsid w:val="00E240BC"/>
    <w:rsid w:val="00E241ED"/>
    <w:rsid w:val="00E2438D"/>
    <w:rsid w:val="00E243E4"/>
    <w:rsid w:val="00E243FB"/>
    <w:rsid w:val="00E2475E"/>
    <w:rsid w:val="00E249F0"/>
    <w:rsid w:val="00E24A48"/>
    <w:rsid w:val="00E24AA6"/>
    <w:rsid w:val="00E24B36"/>
    <w:rsid w:val="00E24C9A"/>
    <w:rsid w:val="00E24D34"/>
    <w:rsid w:val="00E24D83"/>
    <w:rsid w:val="00E24E84"/>
    <w:rsid w:val="00E24EAA"/>
    <w:rsid w:val="00E24F02"/>
    <w:rsid w:val="00E24FCC"/>
    <w:rsid w:val="00E24FDB"/>
    <w:rsid w:val="00E2507C"/>
    <w:rsid w:val="00E2518C"/>
    <w:rsid w:val="00E25190"/>
    <w:rsid w:val="00E2519C"/>
    <w:rsid w:val="00E25287"/>
    <w:rsid w:val="00E253EE"/>
    <w:rsid w:val="00E25590"/>
    <w:rsid w:val="00E25598"/>
    <w:rsid w:val="00E25728"/>
    <w:rsid w:val="00E25984"/>
    <w:rsid w:val="00E25AA2"/>
    <w:rsid w:val="00E25B27"/>
    <w:rsid w:val="00E25B47"/>
    <w:rsid w:val="00E25BE6"/>
    <w:rsid w:val="00E25C28"/>
    <w:rsid w:val="00E25D88"/>
    <w:rsid w:val="00E25E1A"/>
    <w:rsid w:val="00E26000"/>
    <w:rsid w:val="00E26016"/>
    <w:rsid w:val="00E26037"/>
    <w:rsid w:val="00E26077"/>
    <w:rsid w:val="00E265A6"/>
    <w:rsid w:val="00E26745"/>
    <w:rsid w:val="00E26815"/>
    <w:rsid w:val="00E268F9"/>
    <w:rsid w:val="00E269D4"/>
    <w:rsid w:val="00E26A05"/>
    <w:rsid w:val="00E26A3B"/>
    <w:rsid w:val="00E26A61"/>
    <w:rsid w:val="00E26A7E"/>
    <w:rsid w:val="00E26AC7"/>
    <w:rsid w:val="00E26BDF"/>
    <w:rsid w:val="00E26CF4"/>
    <w:rsid w:val="00E26D10"/>
    <w:rsid w:val="00E26E10"/>
    <w:rsid w:val="00E26EE6"/>
    <w:rsid w:val="00E26F30"/>
    <w:rsid w:val="00E26FC2"/>
    <w:rsid w:val="00E27245"/>
    <w:rsid w:val="00E27305"/>
    <w:rsid w:val="00E27446"/>
    <w:rsid w:val="00E2748E"/>
    <w:rsid w:val="00E274C1"/>
    <w:rsid w:val="00E2751B"/>
    <w:rsid w:val="00E27552"/>
    <w:rsid w:val="00E2768E"/>
    <w:rsid w:val="00E27746"/>
    <w:rsid w:val="00E27866"/>
    <w:rsid w:val="00E278F9"/>
    <w:rsid w:val="00E27948"/>
    <w:rsid w:val="00E27E71"/>
    <w:rsid w:val="00E27EEC"/>
    <w:rsid w:val="00E300F6"/>
    <w:rsid w:val="00E30121"/>
    <w:rsid w:val="00E30347"/>
    <w:rsid w:val="00E3043A"/>
    <w:rsid w:val="00E304DF"/>
    <w:rsid w:val="00E30777"/>
    <w:rsid w:val="00E30789"/>
    <w:rsid w:val="00E307BA"/>
    <w:rsid w:val="00E307D0"/>
    <w:rsid w:val="00E3090D"/>
    <w:rsid w:val="00E30A1B"/>
    <w:rsid w:val="00E30A23"/>
    <w:rsid w:val="00E30A24"/>
    <w:rsid w:val="00E30A42"/>
    <w:rsid w:val="00E30A49"/>
    <w:rsid w:val="00E30B82"/>
    <w:rsid w:val="00E30BFC"/>
    <w:rsid w:val="00E30C59"/>
    <w:rsid w:val="00E3114C"/>
    <w:rsid w:val="00E3134B"/>
    <w:rsid w:val="00E31563"/>
    <w:rsid w:val="00E315E6"/>
    <w:rsid w:val="00E316B1"/>
    <w:rsid w:val="00E31799"/>
    <w:rsid w:val="00E317D9"/>
    <w:rsid w:val="00E31858"/>
    <w:rsid w:val="00E31885"/>
    <w:rsid w:val="00E31887"/>
    <w:rsid w:val="00E31950"/>
    <w:rsid w:val="00E319F4"/>
    <w:rsid w:val="00E31B17"/>
    <w:rsid w:val="00E31B24"/>
    <w:rsid w:val="00E31C32"/>
    <w:rsid w:val="00E31CD6"/>
    <w:rsid w:val="00E31D15"/>
    <w:rsid w:val="00E31EE9"/>
    <w:rsid w:val="00E321B8"/>
    <w:rsid w:val="00E32218"/>
    <w:rsid w:val="00E32363"/>
    <w:rsid w:val="00E323B9"/>
    <w:rsid w:val="00E324A7"/>
    <w:rsid w:val="00E32568"/>
    <w:rsid w:val="00E3268C"/>
    <w:rsid w:val="00E32788"/>
    <w:rsid w:val="00E327D0"/>
    <w:rsid w:val="00E328B5"/>
    <w:rsid w:val="00E3296C"/>
    <w:rsid w:val="00E32A05"/>
    <w:rsid w:val="00E32A11"/>
    <w:rsid w:val="00E32A43"/>
    <w:rsid w:val="00E32AC5"/>
    <w:rsid w:val="00E32AD8"/>
    <w:rsid w:val="00E32BBB"/>
    <w:rsid w:val="00E32C6C"/>
    <w:rsid w:val="00E32D2B"/>
    <w:rsid w:val="00E32E22"/>
    <w:rsid w:val="00E32E4A"/>
    <w:rsid w:val="00E331C1"/>
    <w:rsid w:val="00E3339C"/>
    <w:rsid w:val="00E335D8"/>
    <w:rsid w:val="00E337C3"/>
    <w:rsid w:val="00E3399D"/>
    <w:rsid w:val="00E339C1"/>
    <w:rsid w:val="00E33AC1"/>
    <w:rsid w:val="00E33ACA"/>
    <w:rsid w:val="00E33B15"/>
    <w:rsid w:val="00E33CAC"/>
    <w:rsid w:val="00E33D16"/>
    <w:rsid w:val="00E33D29"/>
    <w:rsid w:val="00E33D34"/>
    <w:rsid w:val="00E33E4D"/>
    <w:rsid w:val="00E33E94"/>
    <w:rsid w:val="00E33F20"/>
    <w:rsid w:val="00E3415D"/>
    <w:rsid w:val="00E343A1"/>
    <w:rsid w:val="00E344C9"/>
    <w:rsid w:val="00E34546"/>
    <w:rsid w:val="00E3461A"/>
    <w:rsid w:val="00E3469A"/>
    <w:rsid w:val="00E347A3"/>
    <w:rsid w:val="00E3482E"/>
    <w:rsid w:val="00E34842"/>
    <w:rsid w:val="00E3491D"/>
    <w:rsid w:val="00E34A1A"/>
    <w:rsid w:val="00E34DB1"/>
    <w:rsid w:val="00E34DCD"/>
    <w:rsid w:val="00E34E10"/>
    <w:rsid w:val="00E34F92"/>
    <w:rsid w:val="00E34FBD"/>
    <w:rsid w:val="00E34FC2"/>
    <w:rsid w:val="00E34FFB"/>
    <w:rsid w:val="00E3519A"/>
    <w:rsid w:val="00E35227"/>
    <w:rsid w:val="00E35295"/>
    <w:rsid w:val="00E352D0"/>
    <w:rsid w:val="00E35310"/>
    <w:rsid w:val="00E35344"/>
    <w:rsid w:val="00E35458"/>
    <w:rsid w:val="00E35518"/>
    <w:rsid w:val="00E35623"/>
    <w:rsid w:val="00E35A62"/>
    <w:rsid w:val="00E35B49"/>
    <w:rsid w:val="00E35B58"/>
    <w:rsid w:val="00E35DC3"/>
    <w:rsid w:val="00E35E9A"/>
    <w:rsid w:val="00E35EA0"/>
    <w:rsid w:val="00E35ED4"/>
    <w:rsid w:val="00E36277"/>
    <w:rsid w:val="00E36279"/>
    <w:rsid w:val="00E36346"/>
    <w:rsid w:val="00E363C0"/>
    <w:rsid w:val="00E365EA"/>
    <w:rsid w:val="00E36668"/>
    <w:rsid w:val="00E367A3"/>
    <w:rsid w:val="00E36948"/>
    <w:rsid w:val="00E369F8"/>
    <w:rsid w:val="00E36AEE"/>
    <w:rsid w:val="00E36B3C"/>
    <w:rsid w:val="00E36CF3"/>
    <w:rsid w:val="00E36D31"/>
    <w:rsid w:val="00E36ECC"/>
    <w:rsid w:val="00E3729A"/>
    <w:rsid w:val="00E372E5"/>
    <w:rsid w:val="00E3743D"/>
    <w:rsid w:val="00E37450"/>
    <w:rsid w:val="00E374AB"/>
    <w:rsid w:val="00E374CC"/>
    <w:rsid w:val="00E37532"/>
    <w:rsid w:val="00E3758E"/>
    <w:rsid w:val="00E3776D"/>
    <w:rsid w:val="00E37770"/>
    <w:rsid w:val="00E37874"/>
    <w:rsid w:val="00E3790C"/>
    <w:rsid w:val="00E37B00"/>
    <w:rsid w:val="00E37DE6"/>
    <w:rsid w:val="00E400B8"/>
    <w:rsid w:val="00E400FD"/>
    <w:rsid w:val="00E40119"/>
    <w:rsid w:val="00E40195"/>
    <w:rsid w:val="00E4024D"/>
    <w:rsid w:val="00E40264"/>
    <w:rsid w:val="00E40416"/>
    <w:rsid w:val="00E40467"/>
    <w:rsid w:val="00E405F1"/>
    <w:rsid w:val="00E40889"/>
    <w:rsid w:val="00E408E6"/>
    <w:rsid w:val="00E409CC"/>
    <w:rsid w:val="00E40C71"/>
    <w:rsid w:val="00E40DDC"/>
    <w:rsid w:val="00E40EB9"/>
    <w:rsid w:val="00E40EDB"/>
    <w:rsid w:val="00E41218"/>
    <w:rsid w:val="00E41241"/>
    <w:rsid w:val="00E41315"/>
    <w:rsid w:val="00E413C0"/>
    <w:rsid w:val="00E413DB"/>
    <w:rsid w:val="00E4156F"/>
    <w:rsid w:val="00E41585"/>
    <w:rsid w:val="00E415CF"/>
    <w:rsid w:val="00E417D1"/>
    <w:rsid w:val="00E417E1"/>
    <w:rsid w:val="00E417F5"/>
    <w:rsid w:val="00E41857"/>
    <w:rsid w:val="00E41C0C"/>
    <w:rsid w:val="00E41DF7"/>
    <w:rsid w:val="00E41F2B"/>
    <w:rsid w:val="00E42034"/>
    <w:rsid w:val="00E42267"/>
    <w:rsid w:val="00E422E8"/>
    <w:rsid w:val="00E42372"/>
    <w:rsid w:val="00E423BE"/>
    <w:rsid w:val="00E424B4"/>
    <w:rsid w:val="00E42502"/>
    <w:rsid w:val="00E42620"/>
    <w:rsid w:val="00E42692"/>
    <w:rsid w:val="00E426B0"/>
    <w:rsid w:val="00E426E2"/>
    <w:rsid w:val="00E42962"/>
    <w:rsid w:val="00E42B59"/>
    <w:rsid w:val="00E42BDB"/>
    <w:rsid w:val="00E42C3C"/>
    <w:rsid w:val="00E42C5B"/>
    <w:rsid w:val="00E42CB5"/>
    <w:rsid w:val="00E42DCF"/>
    <w:rsid w:val="00E42F5F"/>
    <w:rsid w:val="00E43042"/>
    <w:rsid w:val="00E43166"/>
    <w:rsid w:val="00E432DA"/>
    <w:rsid w:val="00E4333D"/>
    <w:rsid w:val="00E43396"/>
    <w:rsid w:val="00E4344F"/>
    <w:rsid w:val="00E435C9"/>
    <w:rsid w:val="00E4369F"/>
    <w:rsid w:val="00E436A8"/>
    <w:rsid w:val="00E438C1"/>
    <w:rsid w:val="00E4397C"/>
    <w:rsid w:val="00E43984"/>
    <w:rsid w:val="00E43A9D"/>
    <w:rsid w:val="00E43AC0"/>
    <w:rsid w:val="00E43B80"/>
    <w:rsid w:val="00E43BAA"/>
    <w:rsid w:val="00E43DB1"/>
    <w:rsid w:val="00E43DED"/>
    <w:rsid w:val="00E43E1E"/>
    <w:rsid w:val="00E43E4D"/>
    <w:rsid w:val="00E43F35"/>
    <w:rsid w:val="00E43F90"/>
    <w:rsid w:val="00E440A3"/>
    <w:rsid w:val="00E440C2"/>
    <w:rsid w:val="00E440F5"/>
    <w:rsid w:val="00E441E0"/>
    <w:rsid w:val="00E44219"/>
    <w:rsid w:val="00E4432F"/>
    <w:rsid w:val="00E443B9"/>
    <w:rsid w:val="00E4478F"/>
    <w:rsid w:val="00E4479A"/>
    <w:rsid w:val="00E4498D"/>
    <w:rsid w:val="00E449FF"/>
    <w:rsid w:val="00E44B74"/>
    <w:rsid w:val="00E450D9"/>
    <w:rsid w:val="00E451BA"/>
    <w:rsid w:val="00E451DE"/>
    <w:rsid w:val="00E45318"/>
    <w:rsid w:val="00E4533C"/>
    <w:rsid w:val="00E45355"/>
    <w:rsid w:val="00E45423"/>
    <w:rsid w:val="00E454FF"/>
    <w:rsid w:val="00E4551B"/>
    <w:rsid w:val="00E459B2"/>
    <w:rsid w:val="00E459B7"/>
    <w:rsid w:val="00E45B4F"/>
    <w:rsid w:val="00E45C7D"/>
    <w:rsid w:val="00E45E67"/>
    <w:rsid w:val="00E45F4B"/>
    <w:rsid w:val="00E45FA3"/>
    <w:rsid w:val="00E461FD"/>
    <w:rsid w:val="00E46324"/>
    <w:rsid w:val="00E4646B"/>
    <w:rsid w:val="00E46598"/>
    <w:rsid w:val="00E465FD"/>
    <w:rsid w:val="00E46628"/>
    <w:rsid w:val="00E466CA"/>
    <w:rsid w:val="00E46996"/>
    <w:rsid w:val="00E469C6"/>
    <w:rsid w:val="00E469EA"/>
    <w:rsid w:val="00E46ABC"/>
    <w:rsid w:val="00E46ADA"/>
    <w:rsid w:val="00E46BD4"/>
    <w:rsid w:val="00E46C55"/>
    <w:rsid w:val="00E46CE2"/>
    <w:rsid w:val="00E46EA1"/>
    <w:rsid w:val="00E46EAF"/>
    <w:rsid w:val="00E4705E"/>
    <w:rsid w:val="00E470CA"/>
    <w:rsid w:val="00E472A6"/>
    <w:rsid w:val="00E473FE"/>
    <w:rsid w:val="00E474BF"/>
    <w:rsid w:val="00E476D0"/>
    <w:rsid w:val="00E47804"/>
    <w:rsid w:val="00E4782F"/>
    <w:rsid w:val="00E478C3"/>
    <w:rsid w:val="00E47B93"/>
    <w:rsid w:val="00E47C2F"/>
    <w:rsid w:val="00E47D75"/>
    <w:rsid w:val="00E47E36"/>
    <w:rsid w:val="00E47EE8"/>
    <w:rsid w:val="00E47F10"/>
    <w:rsid w:val="00E47F73"/>
    <w:rsid w:val="00E47F85"/>
    <w:rsid w:val="00E47FE9"/>
    <w:rsid w:val="00E500A6"/>
    <w:rsid w:val="00E5036C"/>
    <w:rsid w:val="00E50390"/>
    <w:rsid w:val="00E503B2"/>
    <w:rsid w:val="00E50501"/>
    <w:rsid w:val="00E506D8"/>
    <w:rsid w:val="00E50735"/>
    <w:rsid w:val="00E507A0"/>
    <w:rsid w:val="00E50908"/>
    <w:rsid w:val="00E5090B"/>
    <w:rsid w:val="00E50B01"/>
    <w:rsid w:val="00E50B16"/>
    <w:rsid w:val="00E5100B"/>
    <w:rsid w:val="00E511FC"/>
    <w:rsid w:val="00E5121D"/>
    <w:rsid w:val="00E5141C"/>
    <w:rsid w:val="00E5156B"/>
    <w:rsid w:val="00E5157D"/>
    <w:rsid w:val="00E51746"/>
    <w:rsid w:val="00E517A2"/>
    <w:rsid w:val="00E517CC"/>
    <w:rsid w:val="00E51814"/>
    <w:rsid w:val="00E51828"/>
    <w:rsid w:val="00E51834"/>
    <w:rsid w:val="00E5183B"/>
    <w:rsid w:val="00E518A1"/>
    <w:rsid w:val="00E519BA"/>
    <w:rsid w:val="00E51A6D"/>
    <w:rsid w:val="00E51D9B"/>
    <w:rsid w:val="00E51DF3"/>
    <w:rsid w:val="00E51F00"/>
    <w:rsid w:val="00E520AF"/>
    <w:rsid w:val="00E520E8"/>
    <w:rsid w:val="00E521D6"/>
    <w:rsid w:val="00E52280"/>
    <w:rsid w:val="00E522CE"/>
    <w:rsid w:val="00E523C9"/>
    <w:rsid w:val="00E5241B"/>
    <w:rsid w:val="00E52424"/>
    <w:rsid w:val="00E52496"/>
    <w:rsid w:val="00E524B6"/>
    <w:rsid w:val="00E52573"/>
    <w:rsid w:val="00E52587"/>
    <w:rsid w:val="00E525A7"/>
    <w:rsid w:val="00E525B4"/>
    <w:rsid w:val="00E526AD"/>
    <w:rsid w:val="00E527F2"/>
    <w:rsid w:val="00E528F6"/>
    <w:rsid w:val="00E52915"/>
    <w:rsid w:val="00E52947"/>
    <w:rsid w:val="00E52CF2"/>
    <w:rsid w:val="00E52D07"/>
    <w:rsid w:val="00E52D45"/>
    <w:rsid w:val="00E52DFC"/>
    <w:rsid w:val="00E52E46"/>
    <w:rsid w:val="00E52FE1"/>
    <w:rsid w:val="00E53012"/>
    <w:rsid w:val="00E5304F"/>
    <w:rsid w:val="00E53076"/>
    <w:rsid w:val="00E5307D"/>
    <w:rsid w:val="00E530A7"/>
    <w:rsid w:val="00E53431"/>
    <w:rsid w:val="00E53435"/>
    <w:rsid w:val="00E53486"/>
    <w:rsid w:val="00E534B6"/>
    <w:rsid w:val="00E534D0"/>
    <w:rsid w:val="00E534EA"/>
    <w:rsid w:val="00E5372B"/>
    <w:rsid w:val="00E53891"/>
    <w:rsid w:val="00E53D48"/>
    <w:rsid w:val="00E53EB4"/>
    <w:rsid w:val="00E53EBB"/>
    <w:rsid w:val="00E5401C"/>
    <w:rsid w:val="00E5410B"/>
    <w:rsid w:val="00E54232"/>
    <w:rsid w:val="00E542AF"/>
    <w:rsid w:val="00E542E5"/>
    <w:rsid w:val="00E547DC"/>
    <w:rsid w:val="00E549F9"/>
    <w:rsid w:val="00E549FD"/>
    <w:rsid w:val="00E54AB9"/>
    <w:rsid w:val="00E54B57"/>
    <w:rsid w:val="00E54BA9"/>
    <w:rsid w:val="00E54DA8"/>
    <w:rsid w:val="00E54DEA"/>
    <w:rsid w:val="00E54E66"/>
    <w:rsid w:val="00E54E72"/>
    <w:rsid w:val="00E54E7B"/>
    <w:rsid w:val="00E54ED6"/>
    <w:rsid w:val="00E54EFC"/>
    <w:rsid w:val="00E54F00"/>
    <w:rsid w:val="00E55201"/>
    <w:rsid w:val="00E553AE"/>
    <w:rsid w:val="00E5545C"/>
    <w:rsid w:val="00E555D7"/>
    <w:rsid w:val="00E55640"/>
    <w:rsid w:val="00E556C0"/>
    <w:rsid w:val="00E556E4"/>
    <w:rsid w:val="00E556F0"/>
    <w:rsid w:val="00E557EC"/>
    <w:rsid w:val="00E55B1B"/>
    <w:rsid w:val="00E55B1D"/>
    <w:rsid w:val="00E55B88"/>
    <w:rsid w:val="00E55C40"/>
    <w:rsid w:val="00E55C88"/>
    <w:rsid w:val="00E55D63"/>
    <w:rsid w:val="00E55F58"/>
    <w:rsid w:val="00E55F7E"/>
    <w:rsid w:val="00E55FF3"/>
    <w:rsid w:val="00E56379"/>
    <w:rsid w:val="00E563FE"/>
    <w:rsid w:val="00E56403"/>
    <w:rsid w:val="00E5642A"/>
    <w:rsid w:val="00E56533"/>
    <w:rsid w:val="00E565BF"/>
    <w:rsid w:val="00E56665"/>
    <w:rsid w:val="00E566E7"/>
    <w:rsid w:val="00E56741"/>
    <w:rsid w:val="00E5693A"/>
    <w:rsid w:val="00E5696F"/>
    <w:rsid w:val="00E56A00"/>
    <w:rsid w:val="00E56A61"/>
    <w:rsid w:val="00E56B64"/>
    <w:rsid w:val="00E56C35"/>
    <w:rsid w:val="00E56CAE"/>
    <w:rsid w:val="00E56E2B"/>
    <w:rsid w:val="00E56E55"/>
    <w:rsid w:val="00E56F58"/>
    <w:rsid w:val="00E56FC3"/>
    <w:rsid w:val="00E57009"/>
    <w:rsid w:val="00E5704A"/>
    <w:rsid w:val="00E57292"/>
    <w:rsid w:val="00E57386"/>
    <w:rsid w:val="00E5742C"/>
    <w:rsid w:val="00E57546"/>
    <w:rsid w:val="00E57555"/>
    <w:rsid w:val="00E575E9"/>
    <w:rsid w:val="00E5764B"/>
    <w:rsid w:val="00E5767B"/>
    <w:rsid w:val="00E57766"/>
    <w:rsid w:val="00E57847"/>
    <w:rsid w:val="00E579AF"/>
    <w:rsid w:val="00E57A9A"/>
    <w:rsid w:val="00E57B09"/>
    <w:rsid w:val="00E57D41"/>
    <w:rsid w:val="00E57D8B"/>
    <w:rsid w:val="00E60243"/>
    <w:rsid w:val="00E6024F"/>
    <w:rsid w:val="00E602B7"/>
    <w:rsid w:val="00E6033A"/>
    <w:rsid w:val="00E6059D"/>
    <w:rsid w:val="00E605FB"/>
    <w:rsid w:val="00E60651"/>
    <w:rsid w:val="00E6082B"/>
    <w:rsid w:val="00E60852"/>
    <w:rsid w:val="00E60A04"/>
    <w:rsid w:val="00E60A6E"/>
    <w:rsid w:val="00E60AC0"/>
    <w:rsid w:val="00E60AF2"/>
    <w:rsid w:val="00E60AF9"/>
    <w:rsid w:val="00E60B49"/>
    <w:rsid w:val="00E60B83"/>
    <w:rsid w:val="00E60B8B"/>
    <w:rsid w:val="00E60CA8"/>
    <w:rsid w:val="00E6119D"/>
    <w:rsid w:val="00E6123B"/>
    <w:rsid w:val="00E6128F"/>
    <w:rsid w:val="00E6141B"/>
    <w:rsid w:val="00E61466"/>
    <w:rsid w:val="00E614A3"/>
    <w:rsid w:val="00E614C3"/>
    <w:rsid w:val="00E61530"/>
    <w:rsid w:val="00E61615"/>
    <w:rsid w:val="00E6165F"/>
    <w:rsid w:val="00E61782"/>
    <w:rsid w:val="00E618D0"/>
    <w:rsid w:val="00E61907"/>
    <w:rsid w:val="00E619D8"/>
    <w:rsid w:val="00E619F4"/>
    <w:rsid w:val="00E61A40"/>
    <w:rsid w:val="00E61C41"/>
    <w:rsid w:val="00E61E50"/>
    <w:rsid w:val="00E61FCA"/>
    <w:rsid w:val="00E622A7"/>
    <w:rsid w:val="00E622B1"/>
    <w:rsid w:val="00E62530"/>
    <w:rsid w:val="00E625A4"/>
    <w:rsid w:val="00E6268B"/>
    <w:rsid w:val="00E62768"/>
    <w:rsid w:val="00E62786"/>
    <w:rsid w:val="00E62809"/>
    <w:rsid w:val="00E62935"/>
    <w:rsid w:val="00E629CD"/>
    <w:rsid w:val="00E62AF3"/>
    <w:rsid w:val="00E62B6A"/>
    <w:rsid w:val="00E62B7F"/>
    <w:rsid w:val="00E62C2F"/>
    <w:rsid w:val="00E62C71"/>
    <w:rsid w:val="00E62DC7"/>
    <w:rsid w:val="00E62DDE"/>
    <w:rsid w:val="00E62F0A"/>
    <w:rsid w:val="00E62F9A"/>
    <w:rsid w:val="00E62FE5"/>
    <w:rsid w:val="00E630A5"/>
    <w:rsid w:val="00E630EC"/>
    <w:rsid w:val="00E6317C"/>
    <w:rsid w:val="00E632A6"/>
    <w:rsid w:val="00E632E1"/>
    <w:rsid w:val="00E6336E"/>
    <w:rsid w:val="00E63456"/>
    <w:rsid w:val="00E63636"/>
    <w:rsid w:val="00E63858"/>
    <w:rsid w:val="00E6393A"/>
    <w:rsid w:val="00E63979"/>
    <w:rsid w:val="00E63BC6"/>
    <w:rsid w:val="00E63D52"/>
    <w:rsid w:val="00E63D95"/>
    <w:rsid w:val="00E63DAF"/>
    <w:rsid w:val="00E63E22"/>
    <w:rsid w:val="00E64070"/>
    <w:rsid w:val="00E643DF"/>
    <w:rsid w:val="00E64560"/>
    <w:rsid w:val="00E6460B"/>
    <w:rsid w:val="00E64614"/>
    <w:rsid w:val="00E64738"/>
    <w:rsid w:val="00E647AB"/>
    <w:rsid w:val="00E648C5"/>
    <w:rsid w:val="00E6499C"/>
    <w:rsid w:val="00E64B07"/>
    <w:rsid w:val="00E64BCA"/>
    <w:rsid w:val="00E64D82"/>
    <w:rsid w:val="00E64D8E"/>
    <w:rsid w:val="00E64DBA"/>
    <w:rsid w:val="00E64F6E"/>
    <w:rsid w:val="00E6513E"/>
    <w:rsid w:val="00E6537E"/>
    <w:rsid w:val="00E653F7"/>
    <w:rsid w:val="00E65427"/>
    <w:rsid w:val="00E6553B"/>
    <w:rsid w:val="00E65860"/>
    <w:rsid w:val="00E65A8C"/>
    <w:rsid w:val="00E65A98"/>
    <w:rsid w:val="00E65C07"/>
    <w:rsid w:val="00E65CB0"/>
    <w:rsid w:val="00E65DFF"/>
    <w:rsid w:val="00E65E64"/>
    <w:rsid w:val="00E66273"/>
    <w:rsid w:val="00E662E2"/>
    <w:rsid w:val="00E6630D"/>
    <w:rsid w:val="00E66362"/>
    <w:rsid w:val="00E66391"/>
    <w:rsid w:val="00E6639E"/>
    <w:rsid w:val="00E663B8"/>
    <w:rsid w:val="00E663FE"/>
    <w:rsid w:val="00E667B8"/>
    <w:rsid w:val="00E66ADA"/>
    <w:rsid w:val="00E66D22"/>
    <w:rsid w:val="00E66DB3"/>
    <w:rsid w:val="00E66E47"/>
    <w:rsid w:val="00E66EB5"/>
    <w:rsid w:val="00E66EC7"/>
    <w:rsid w:val="00E67253"/>
    <w:rsid w:val="00E6725C"/>
    <w:rsid w:val="00E6732C"/>
    <w:rsid w:val="00E673DB"/>
    <w:rsid w:val="00E67607"/>
    <w:rsid w:val="00E67608"/>
    <w:rsid w:val="00E676A6"/>
    <w:rsid w:val="00E676EC"/>
    <w:rsid w:val="00E677FB"/>
    <w:rsid w:val="00E67811"/>
    <w:rsid w:val="00E678EB"/>
    <w:rsid w:val="00E67A94"/>
    <w:rsid w:val="00E67D9F"/>
    <w:rsid w:val="00E67E6F"/>
    <w:rsid w:val="00E67EB4"/>
    <w:rsid w:val="00E67F6E"/>
    <w:rsid w:val="00E67FB2"/>
    <w:rsid w:val="00E67FF2"/>
    <w:rsid w:val="00E70282"/>
    <w:rsid w:val="00E7056D"/>
    <w:rsid w:val="00E70657"/>
    <w:rsid w:val="00E708C3"/>
    <w:rsid w:val="00E709C4"/>
    <w:rsid w:val="00E70AA1"/>
    <w:rsid w:val="00E70CEC"/>
    <w:rsid w:val="00E70D3F"/>
    <w:rsid w:val="00E70D97"/>
    <w:rsid w:val="00E70E6D"/>
    <w:rsid w:val="00E7111A"/>
    <w:rsid w:val="00E7112A"/>
    <w:rsid w:val="00E71172"/>
    <w:rsid w:val="00E712FA"/>
    <w:rsid w:val="00E71318"/>
    <w:rsid w:val="00E71626"/>
    <w:rsid w:val="00E7189D"/>
    <w:rsid w:val="00E7191C"/>
    <w:rsid w:val="00E71AB9"/>
    <w:rsid w:val="00E71B51"/>
    <w:rsid w:val="00E71BDF"/>
    <w:rsid w:val="00E71E39"/>
    <w:rsid w:val="00E71E43"/>
    <w:rsid w:val="00E71E73"/>
    <w:rsid w:val="00E71F73"/>
    <w:rsid w:val="00E72185"/>
    <w:rsid w:val="00E7230E"/>
    <w:rsid w:val="00E72385"/>
    <w:rsid w:val="00E723CC"/>
    <w:rsid w:val="00E72630"/>
    <w:rsid w:val="00E72699"/>
    <w:rsid w:val="00E726CC"/>
    <w:rsid w:val="00E72714"/>
    <w:rsid w:val="00E7280E"/>
    <w:rsid w:val="00E72B91"/>
    <w:rsid w:val="00E72BE4"/>
    <w:rsid w:val="00E72C4E"/>
    <w:rsid w:val="00E72D9D"/>
    <w:rsid w:val="00E72DB3"/>
    <w:rsid w:val="00E72DBB"/>
    <w:rsid w:val="00E72F44"/>
    <w:rsid w:val="00E72F8A"/>
    <w:rsid w:val="00E731C1"/>
    <w:rsid w:val="00E731EC"/>
    <w:rsid w:val="00E73273"/>
    <w:rsid w:val="00E732A4"/>
    <w:rsid w:val="00E73321"/>
    <w:rsid w:val="00E73379"/>
    <w:rsid w:val="00E733D4"/>
    <w:rsid w:val="00E73462"/>
    <w:rsid w:val="00E73517"/>
    <w:rsid w:val="00E73551"/>
    <w:rsid w:val="00E7355F"/>
    <w:rsid w:val="00E737B6"/>
    <w:rsid w:val="00E738C9"/>
    <w:rsid w:val="00E73937"/>
    <w:rsid w:val="00E739AC"/>
    <w:rsid w:val="00E73A45"/>
    <w:rsid w:val="00E73B96"/>
    <w:rsid w:val="00E73D34"/>
    <w:rsid w:val="00E73F30"/>
    <w:rsid w:val="00E73F54"/>
    <w:rsid w:val="00E73FEE"/>
    <w:rsid w:val="00E741E2"/>
    <w:rsid w:val="00E74369"/>
    <w:rsid w:val="00E744F3"/>
    <w:rsid w:val="00E745BD"/>
    <w:rsid w:val="00E74694"/>
    <w:rsid w:val="00E746EB"/>
    <w:rsid w:val="00E7479C"/>
    <w:rsid w:val="00E747D5"/>
    <w:rsid w:val="00E7480D"/>
    <w:rsid w:val="00E74821"/>
    <w:rsid w:val="00E7485D"/>
    <w:rsid w:val="00E748F8"/>
    <w:rsid w:val="00E7490A"/>
    <w:rsid w:val="00E74946"/>
    <w:rsid w:val="00E7498C"/>
    <w:rsid w:val="00E74993"/>
    <w:rsid w:val="00E74A6E"/>
    <w:rsid w:val="00E74B11"/>
    <w:rsid w:val="00E74B71"/>
    <w:rsid w:val="00E74DFC"/>
    <w:rsid w:val="00E74EC8"/>
    <w:rsid w:val="00E74F0A"/>
    <w:rsid w:val="00E74FC7"/>
    <w:rsid w:val="00E74FE0"/>
    <w:rsid w:val="00E74FFF"/>
    <w:rsid w:val="00E75061"/>
    <w:rsid w:val="00E75073"/>
    <w:rsid w:val="00E750BB"/>
    <w:rsid w:val="00E751B8"/>
    <w:rsid w:val="00E7521C"/>
    <w:rsid w:val="00E752DB"/>
    <w:rsid w:val="00E7559E"/>
    <w:rsid w:val="00E75639"/>
    <w:rsid w:val="00E756C2"/>
    <w:rsid w:val="00E756DE"/>
    <w:rsid w:val="00E75803"/>
    <w:rsid w:val="00E7584E"/>
    <w:rsid w:val="00E75B22"/>
    <w:rsid w:val="00E75B8B"/>
    <w:rsid w:val="00E75BAD"/>
    <w:rsid w:val="00E75DEA"/>
    <w:rsid w:val="00E75E28"/>
    <w:rsid w:val="00E75F1D"/>
    <w:rsid w:val="00E762AC"/>
    <w:rsid w:val="00E76327"/>
    <w:rsid w:val="00E7644B"/>
    <w:rsid w:val="00E765EC"/>
    <w:rsid w:val="00E766A3"/>
    <w:rsid w:val="00E76725"/>
    <w:rsid w:val="00E767E8"/>
    <w:rsid w:val="00E767F8"/>
    <w:rsid w:val="00E7683C"/>
    <w:rsid w:val="00E7687A"/>
    <w:rsid w:val="00E76A5E"/>
    <w:rsid w:val="00E76AA4"/>
    <w:rsid w:val="00E76AF1"/>
    <w:rsid w:val="00E76B62"/>
    <w:rsid w:val="00E76C25"/>
    <w:rsid w:val="00E76CBB"/>
    <w:rsid w:val="00E76D3D"/>
    <w:rsid w:val="00E76DC2"/>
    <w:rsid w:val="00E770F4"/>
    <w:rsid w:val="00E7711B"/>
    <w:rsid w:val="00E772D3"/>
    <w:rsid w:val="00E77358"/>
    <w:rsid w:val="00E773C1"/>
    <w:rsid w:val="00E774AE"/>
    <w:rsid w:val="00E7769C"/>
    <w:rsid w:val="00E77894"/>
    <w:rsid w:val="00E778C1"/>
    <w:rsid w:val="00E77A70"/>
    <w:rsid w:val="00E77A78"/>
    <w:rsid w:val="00E77B31"/>
    <w:rsid w:val="00E77B7F"/>
    <w:rsid w:val="00E77BD1"/>
    <w:rsid w:val="00E77C08"/>
    <w:rsid w:val="00E77C59"/>
    <w:rsid w:val="00E77CBA"/>
    <w:rsid w:val="00E77DED"/>
    <w:rsid w:val="00E77E9B"/>
    <w:rsid w:val="00E8005C"/>
    <w:rsid w:val="00E801C1"/>
    <w:rsid w:val="00E8032D"/>
    <w:rsid w:val="00E80469"/>
    <w:rsid w:val="00E8047F"/>
    <w:rsid w:val="00E80557"/>
    <w:rsid w:val="00E808BD"/>
    <w:rsid w:val="00E80B43"/>
    <w:rsid w:val="00E80B62"/>
    <w:rsid w:val="00E80DAE"/>
    <w:rsid w:val="00E80E3C"/>
    <w:rsid w:val="00E80E78"/>
    <w:rsid w:val="00E80F47"/>
    <w:rsid w:val="00E80F6F"/>
    <w:rsid w:val="00E80FD5"/>
    <w:rsid w:val="00E81125"/>
    <w:rsid w:val="00E81195"/>
    <w:rsid w:val="00E811FF"/>
    <w:rsid w:val="00E81229"/>
    <w:rsid w:val="00E814A3"/>
    <w:rsid w:val="00E814B6"/>
    <w:rsid w:val="00E814D0"/>
    <w:rsid w:val="00E8153A"/>
    <w:rsid w:val="00E815E8"/>
    <w:rsid w:val="00E8166D"/>
    <w:rsid w:val="00E81764"/>
    <w:rsid w:val="00E81888"/>
    <w:rsid w:val="00E818D7"/>
    <w:rsid w:val="00E81965"/>
    <w:rsid w:val="00E81BF3"/>
    <w:rsid w:val="00E81D45"/>
    <w:rsid w:val="00E8203A"/>
    <w:rsid w:val="00E820A2"/>
    <w:rsid w:val="00E82130"/>
    <w:rsid w:val="00E8223F"/>
    <w:rsid w:val="00E822A5"/>
    <w:rsid w:val="00E822A8"/>
    <w:rsid w:val="00E822B6"/>
    <w:rsid w:val="00E8232F"/>
    <w:rsid w:val="00E823A0"/>
    <w:rsid w:val="00E823EE"/>
    <w:rsid w:val="00E82487"/>
    <w:rsid w:val="00E824DF"/>
    <w:rsid w:val="00E82580"/>
    <w:rsid w:val="00E8272A"/>
    <w:rsid w:val="00E828D9"/>
    <w:rsid w:val="00E82995"/>
    <w:rsid w:val="00E82A4A"/>
    <w:rsid w:val="00E82A9B"/>
    <w:rsid w:val="00E82B6E"/>
    <w:rsid w:val="00E82BC2"/>
    <w:rsid w:val="00E82C24"/>
    <w:rsid w:val="00E82CAC"/>
    <w:rsid w:val="00E82DC2"/>
    <w:rsid w:val="00E82F3F"/>
    <w:rsid w:val="00E83097"/>
    <w:rsid w:val="00E83183"/>
    <w:rsid w:val="00E8332C"/>
    <w:rsid w:val="00E833DB"/>
    <w:rsid w:val="00E8346E"/>
    <w:rsid w:val="00E837DD"/>
    <w:rsid w:val="00E839F9"/>
    <w:rsid w:val="00E83B13"/>
    <w:rsid w:val="00E83C6E"/>
    <w:rsid w:val="00E83ED6"/>
    <w:rsid w:val="00E83F53"/>
    <w:rsid w:val="00E83F93"/>
    <w:rsid w:val="00E83FDF"/>
    <w:rsid w:val="00E8401D"/>
    <w:rsid w:val="00E842A6"/>
    <w:rsid w:val="00E843C4"/>
    <w:rsid w:val="00E84539"/>
    <w:rsid w:val="00E845D4"/>
    <w:rsid w:val="00E84654"/>
    <w:rsid w:val="00E84695"/>
    <w:rsid w:val="00E849F4"/>
    <w:rsid w:val="00E84A2B"/>
    <w:rsid w:val="00E84A62"/>
    <w:rsid w:val="00E84B32"/>
    <w:rsid w:val="00E84B6F"/>
    <w:rsid w:val="00E84CCB"/>
    <w:rsid w:val="00E84CF4"/>
    <w:rsid w:val="00E84DB0"/>
    <w:rsid w:val="00E84DEC"/>
    <w:rsid w:val="00E84E09"/>
    <w:rsid w:val="00E8509C"/>
    <w:rsid w:val="00E850CF"/>
    <w:rsid w:val="00E85125"/>
    <w:rsid w:val="00E8527E"/>
    <w:rsid w:val="00E852C5"/>
    <w:rsid w:val="00E8540E"/>
    <w:rsid w:val="00E8554D"/>
    <w:rsid w:val="00E855A3"/>
    <w:rsid w:val="00E857A6"/>
    <w:rsid w:val="00E857E7"/>
    <w:rsid w:val="00E85822"/>
    <w:rsid w:val="00E858A1"/>
    <w:rsid w:val="00E8597B"/>
    <w:rsid w:val="00E859D9"/>
    <w:rsid w:val="00E85BEF"/>
    <w:rsid w:val="00E85C1E"/>
    <w:rsid w:val="00E85C68"/>
    <w:rsid w:val="00E85CA0"/>
    <w:rsid w:val="00E85DAB"/>
    <w:rsid w:val="00E85DF7"/>
    <w:rsid w:val="00E85E26"/>
    <w:rsid w:val="00E85F15"/>
    <w:rsid w:val="00E85F2E"/>
    <w:rsid w:val="00E85F67"/>
    <w:rsid w:val="00E8605D"/>
    <w:rsid w:val="00E860CB"/>
    <w:rsid w:val="00E860D7"/>
    <w:rsid w:val="00E86165"/>
    <w:rsid w:val="00E86276"/>
    <w:rsid w:val="00E865B2"/>
    <w:rsid w:val="00E865F7"/>
    <w:rsid w:val="00E865F9"/>
    <w:rsid w:val="00E86892"/>
    <w:rsid w:val="00E868EB"/>
    <w:rsid w:val="00E8696C"/>
    <w:rsid w:val="00E8699D"/>
    <w:rsid w:val="00E86A76"/>
    <w:rsid w:val="00E86AED"/>
    <w:rsid w:val="00E86D11"/>
    <w:rsid w:val="00E86E91"/>
    <w:rsid w:val="00E86F88"/>
    <w:rsid w:val="00E87091"/>
    <w:rsid w:val="00E87120"/>
    <w:rsid w:val="00E871BA"/>
    <w:rsid w:val="00E87209"/>
    <w:rsid w:val="00E872F9"/>
    <w:rsid w:val="00E8738E"/>
    <w:rsid w:val="00E87450"/>
    <w:rsid w:val="00E8746C"/>
    <w:rsid w:val="00E874B7"/>
    <w:rsid w:val="00E874C2"/>
    <w:rsid w:val="00E876AB"/>
    <w:rsid w:val="00E877A6"/>
    <w:rsid w:val="00E877EF"/>
    <w:rsid w:val="00E879C3"/>
    <w:rsid w:val="00E87AEA"/>
    <w:rsid w:val="00E87C22"/>
    <w:rsid w:val="00E87EA4"/>
    <w:rsid w:val="00E87ED1"/>
    <w:rsid w:val="00E90001"/>
    <w:rsid w:val="00E900BB"/>
    <w:rsid w:val="00E901A7"/>
    <w:rsid w:val="00E902BB"/>
    <w:rsid w:val="00E90453"/>
    <w:rsid w:val="00E904CF"/>
    <w:rsid w:val="00E9052F"/>
    <w:rsid w:val="00E90577"/>
    <w:rsid w:val="00E90619"/>
    <w:rsid w:val="00E90A33"/>
    <w:rsid w:val="00E90A8C"/>
    <w:rsid w:val="00E90C70"/>
    <w:rsid w:val="00E90D7D"/>
    <w:rsid w:val="00E90DD5"/>
    <w:rsid w:val="00E90F3D"/>
    <w:rsid w:val="00E90FA6"/>
    <w:rsid w:val="00E91181"/>
    <w:rsid w:val="00E91202"/>
    <w:rsid w:val="00E913D5"/>
    <w:rsid w:val="00E914EF"/>
    <w:rsid w:val="00E91591"/>
    <w:rsid w:val="00E91621"/>
    <w:rsid w:val="00E91677"/>
    <w:rsid w:val="00E91807"/>
    <w:rsid w:val="00E91825"/>
    <w:rsid w:val="00E9182F"/>
    <w:rsid w:val="00E918E9"/>
    <w:rsid w:val="00E9194E"/>
    <w:rsid w:val="00E91A49"/>
    <w:rsid w:val="00E91D55"/>
    <w:rsid w:val="00E91DA5"/>
    <w:rsid w:val="00E91EAA"/>
    <w:rsid w:val="00E92011"/>
    <w:rsid w:val="00E92039"/>
    <w:rsid w:val="00E9212C"/>
    <w:rsid w:val="00E921B1"/>
    <w:rsid w:val="00E92203"/>
    <w:rsid w:val="00E922E0"/>
    <w:rsid w:val="00E9250D"/>
    <w:rsid w:val="00E92575"/>
    <w:rsid w:val="00E925B0"/>
    <w:rsid w:val="00E927A1"/>
    <w:rsid w:val="00E92917"/>
    <w:rsid w:val="00E92B3C"/>
    <w:rsid w:val="00E92C8E"/>
    <w:rsid w:val="00E92C92"/>
    <w:rsid w:val="00E92CCE"/>
    <w:rsid w:val="00E92E6C"/>
    <w:rsid w:val="00E92EA8"/>
    <w:rsid w:val="00E92F01"/>
    <w:rsid w:val="00E92FED"/>
    <w:rsid w:val="00E9300C"/>
    <w:rsid w:val="00E930AD"/>
    <w:rsid w:val="00E93127"/>
    <w:rsid w:val="00E93132"/>
    <w:rsid w:val="00E9324E"/>
    <w:rsid w:val="00E93592"/>
    <w:rsid w:val="00E935A6"/>
    <w:rsid w:val="00E9361A"/>
    <w:rsid w:val="00E93887"/>
    <w:rsid w:val="00E938D8"/>
    <w:rsid w:val="00E93933"/>
    <w:rsid w:val="00E93B90"/>
    <w:rsid w:val="00E93B9C"/>
    <w:rsid w:val="00E93D23"/>
    <w:rsid w:val="00E93D52"/>
    <w:rsid w:val="00E93D6B"/>
    <w:rsid w:val="00E93F0F"/>
    <w:rsid w:val="00E942A7"/>
    <w:rsid w:val="00E944B7"/>
    <w:rsid w:val="00E945CA"/>
    <w:rsid w:val="00E94716"/>
    <w:rsid w:val="00E94754"/>
    <w:rsid w:val="00E947F9"/>
    <w:rsid w:val="00E948E2"/>
    <w:rsid w:val="00E94A63"/>
    <w:rsid w:val="00E94A81"/>
    <w:rsid w:val="00E94B18"/>
    <w:rsid w:val="00E94B8F"/>
    <w:rsid w:val="00E94B95"/>
    <w:rsid w:val="00E94D43"/>
    <w:rsid w:val="00E94DA0"/>
    <w:rsid w:val="00E94DE3"/>
    <w:rsid w:val="00E95074"/>
    <w:rsid w:val="00E950E0"/>
    <w:rsid w:val="00E95133"/>
    <w:rsid w:val="00E95158"/>
    <w:rsid w:val="00E95398"/>
    <w:rsid w:val="00E953DA"/>
    <w:rsid w:val="00E9553D"/>
    <w:rsid w:val="00E95665"/>
    <w:rsid w:val="00E95685"/>
    <w:rsid w:val="00E956AD"/>
    <w:rsid w:val="00E95710"/>
    <w:rsid w:val="00E9573E"/>
    <w:rsid w:val="00E95781"/>
    <w:rsid w:val="00E959E2"/>
    <w:rsid w:val="00E95A92"/>
    <w:rsid w:val="00E95AA8"/>
    <w:rsid w:val="00E95DAA"/>
    <w:rsid w:val="00E95FDA"/>
    <w:rsid w:val="00E95FF8"/>
    <w:rsid w:val="00E9606A"/>
    <w:rsid w:val="00E960FD"/>
    <w:rsid w:val="00E9626D"/>
    <w:rsid w:val="00E962FB"/>
    <w:rsid w:val="00E963C7"/>
    <w:rsid w:val="00E963D5"/>
    <w:rsid w:val="00E96480"/>
    <w:rsid w:val="00E964CE"/>
    <w:rsid w:val="00E966F5"/>
    <w:rsid w:val="00E968A8"/>
    <w:rsid w:val="00E96AE9"/>
    <w:rsid w:val="00E96BFD"/>
    <w:rsid w:val="00E96EBE"/>
    <w:rsid w:val="00E96EDF"/>
    <w:rsid w:val="00E96EFA"/>
    <w:rsid w:val="00E96F33"/>
    <w:rsid w:val="00E96F63"/>
    <w:rsid w:val="00E971DA"/>
    <w:rsid w:val="00E971DE"/>
    <w:rsid w:val="00E971FD"/>
    <w:rsid w:val="00E97317"/>
    <w:rsid w:val="00E97331"/>
    <w:rsid w:val="00E97388"/>
    <w:rsid w:val="00E978F8"/>
    <w:rsid w:val="00E9793C"/>
    <w:rsid w:val="00E979C1"/>
    <w:rsid w:val="00E97B17"/>
    <w:rsid w:val="00E97DE3"/>
    <w:rsid w:val="00E97E98"/>
    <w:rsid w:val="00E97EB6"/>
    <w:rsid w:val="00E97F9F"/>
    <w:rsid w:val="00EA01D8"/>
    <w:rsid w:val="00EA01E6"/>
    <w:rsid w:val="00EA0254"/>
    <w:rsid w:val="00EA0375"/>
    <w:rsid w:val="00EA03D1"/>
    <w:rsid w:val="00EA04AD"/>
    <w:rsid w:val="00EA04EA"/>
    <w:rsid w:val="00EA0636"/>
    <w:rsid w:val="00EA092F"/>
    <w:rsid w:val="00EA0A71"/>
    <w:rsid w:val="00EA0B6A"/>
    <w:rsid w:val="00EA0EAC"/>
    <w:rsid w:val="00EA0F0A"/>
    <w:rsid w:val="00EA0F45"/>
    <w:rsid w:val="00EA0F64"/>
    <w:rsid w:val="00EA0FD7"/>
    <w:rsid w:val="00EA1190"/>
    <w:rsid w:val="00EA11A0"/>
    <w:rsid w:val="00EA126D"/>
    <w:rsid w:val="00EA13CD"/>
    <w:rsid w:val="00EA1431"/>
    <w:rsid w:val="00EA14B1"/>
    <w:rsid w:val="00EA1584"/>
    <w:rsid w:val="00EA15CE"/>
    <w:rsid w:val="00EA1688"/>
    <w:rsid w:val="00EA1691"/>
    <w:rsid w:val="00EA16C0"/>
    <w:rsid w:val="00EA16F7"/>
    <w:rsid w:val="00EA176A"/>
    <w:rsid w:val="00EA1794"/>
    <w:rsid w:val="00EA1800"/>
    <w:rsid w:val="00EA1831"/>
    <w:rsid w:val="00EA1A6D"/>
    <w:rsid w:val="00EA1B08"/>
    <w:rsid w:val="00EA1CD2"/>
    <w:rsid w:val="00EA1CFA"/>
    <w:rsid w:val="00EA1DD0"/>
    <w:rsid w:val="00EA1F68"/>
    <w:rsid w:val="00EA245A"/>
    <w:rsid w:val="00EA2582"/>
    <w:rsid w:val="00EA25C7"/>
    <w:rsid w:val="00EA26CD"/>
    <w:rsid w:val="00EA272E"/>
    <w:rsid w:val="00EA2B11"/>
    <w:rsid w:val="00EA2C59"/>
    <w:rsid w:val="00EA2D0A"/>
    <w:rsid w:val="00EA2E01"/>
    <w:rsid w:val="00EA2E24"/>
    <w:rsid w:val="00EA2E2F"/>
    <w:rsid w:val="00EA2E31"/>
    <w:rsid w:val="00EA2E38"/>
    <w:rsid w:val="00EA2F1A"/>
    <w:rsid w:val="00EA2F23"/>
    <w:rsid w:val="00EA2F2F"/>
    <w:rsid w:val="00EA3002"/>
    <w:rsid w:val="00EA3166"/>
    <w:rsid w:val="00EA3232"/>
    <w:rsid w:val="00EA323E"/>
    <w:rsid w:val="00EA33F8"/>
    <w:rsid w:val="00EA354C"/>
    <w:rsid w:val="00EA3761"/>
    <w:rsid w:val="00EA378C"/>
    <w:rsid w:val="00EA382E"/>
    <w:rsid w:val="00EA3868"/>
    <w:rsid w:val="00EA38F3"/>
    <w:rsid w:val="00EA397D"/>
    <w:rsid w:val="00EA3A11"/>
    <w:rsid w:val="00EA3A1F"/>
    <w:rsid w:val="00EA3A6A"/>
    <w:rsid w:val="00EA3C6B"/>
    <w:rsid w:val="00EA3C9E"/>
    <w:rsid w:val="00EA3CCC"/>
    <w:rsid w:val="00EA3D31"/>
    <w:rsid w:val="00EA3EB1"/>
    <w:rsid w:val="00EA3F05"/>
    <w:rsid w:val="00EA3F2C"/>
    <w:rsid w:val="00EA3FAF"/>
    <w:rsid w:val="00EA405C"/>
    <w:rsid w:val="00EA429F"/>
    <w:rsid w:val="00EA4391"/>
    <w:rsid w:val="00EA4691"/>
    <w:rsid w:val="00EA46C5"/>
    <w:rsid w:val="00EA47FF"/>
    <w:rsid w:val="00EA480D"/>
    <w:rsid w:val="00EA49D1"/>
    <w:rsid w:val="00EA4A16"/>
    <w:rsid w:val="00EA4CBD"/>
    <w:rsid w:val="00EA4CEE"/>
    <w:rsid w:val="00EA5020"/>
    <w:rsid w:val="00EA50B6"/>
    <w:rsid w:val="00EA512D"/>
    <w:rsid w:val="00EA51BA"/>
    <w:rsid w:val="00EA52C0"/>
    <w:rsid w:val="00EA532B"/>
    <w:rsid w:val="00EA53BA"/>
    <w:rsid w:val="00EA53DF"/>
    <w:rsid w:val="00EA53F4"/>
    <w:rsid w:val="00EA56A3"/>
    <w:rsid w:val="00EA5879"/>
    <w:rsid w:val="00EA592D"/>
    <w:rsid w:val="00EA5C96"/>
    <w:rsid w:val="00EA6018"/>
    <w:rsid w:val="00EA605F"/>
    <w:rsid w:val="00EA6172"/>
    <w:rsid w:val="00EA617D"/>
    <w:rsid w:val="00EA61CF"/>
    <w:rsid w:val="00EA6284"/>
    <w:rsid w:val="00EA62C9"/>
    <w:rsid w:val="00EA641C"/>
    <w:rsid w:val="00EA66A5"/>
    <w:rsid w:val="00EA6A6B"/>
    <w:rsid w:val="00EA6CA1"/>
    <w:rsid w:val="00EA6FE6"/>
    <w:rsid w:val="00EA7050"/>
    <w:rsid w:val="00EA70D3"/>
    <w:rsid w:val="00EA72C8"/>
    <w:rsid w:val="00EA72DA"/>
    <w:rsid w:val="00EA73B4"/>
    <w:rsid w:val="00EA7540"/>
    <w:rsid w:val="00EA75B3"/>
    <w:rsid w:val="00EA7658"/>
    <w:rsid w:val="00EA768F"/>
    <w:rsid w:val="00EA76C7"/>
    <w:rsid w:val="00EA771E"/>
    <w:rsid w:val="00EA7DB5"/>
    <w:rsid w:val="00EA7F02"/>
    <w:rsid w:val="00EA7FBD"/>
    <w:rsid w:val="00EB00EC"/>
    <w:rsid w:val="00EB0178"/>
    <w:rsid w:val="00EB0373"/>
    <w:rsid w:val="00EB03F8"/>
    <w:rsid w:val="00EB0440"/>
    <w:rsid w:val="00EB05A4"/>
    <w:rsid w:val="00EB06C0"/>
    <w:rsid w:val="00EB0806"/>
    <w:rsid w:val="00EB0883"/>
    <w:rsid w:val="00EB0987"/>
    <w:rsid w:val="00EB0B0F"/>
    <w:rsid w:val="00EB0B16"/>
    <w:rsid w:val="00EB0B96"/>
    <w:rsid w:val="00EB0D0B"/>
    <w:rsid w:val="00EB0E09"/>
    <w:rsid w:val="00EB0EC1"/>
    <w:rsid w:val="00EB0F77"/>
    <w:rsid w:val="00EB111E"/>
    <w:rsid w:val="00EB1150"/>
    <w:rsid w:val="00EB1154"/>
    <w:rsid w:val="00EB1316"/>
    <w:rsid w:val="00EB1386"/>
    <w:rsid w:val="00EB1391"/>
    <w:rsid w:val="00EB1405"/>
    <w:rsid w:val="00EB14EC"/>
    <w:rsid w:val="00EB15B4"/>
    <w:rsid w:val="00EB16FA"/>
    <w:rsid w:val="00EB173B"/>
    <w:rsid w:val="00EB1779"/>
    <w:rsid w:val="00EB17A1"/>
    <w:rsid w:val="00EB1883"/>
    <w:rsid w:val="00EB188D"/>
    <w:rsid w:val="00EB18F0"/>
    <w:rsid w:val="00EB190F"/>
    <w:rsid w:val="00EB191D"/>
    <w:rsid w:val="00EB1A39"/>
    <w:rsid w:val="00EB1A9B"/>
    <w:rsid w:val="00EB1B26"/>
    <w:rsid w:val="00EB1B8B"/>
    <w:rsid w:val="00EB1BDD"/>
    <w:rsid w:val="00EB1C08"/>
    <w:rsid w:val="00EB1CBA"/>
    <w:rsid w:val="00EB1EB3"/>
    <w:rsid w:val="00EB1F23"/>
    <w:rsid w:val="00EB1FDD"/>
    <w:rsid w:val="00EB213D"/>
    <w:rsid w:val="00EB2179"/>
    <w:rsid w:val="00EB2261"/>
    <w:rsid w:val="00EB22FD"/>
    <w:rsid w:val="00EB24DF"/>
    <w:rsid w:val="00EB2614"/>
    <w:rsid w:val="00EB2930"/>
    <w:rsid w:val="00EB2AAD"/>
    <w:rsid w:val="00EB2D55"/>
    <w:rsid w:val="00EB2D83"/>
    <w:rsid w:val="00EB2F35"/>
    <w:rsid w:val="00EB31F9"/>
    <w:rsid w:val="00EB3240"/>
    <w:rsid w:val="00EB33CB"/>
    <w:rsid w:val="00EB3517"/>
    <w:rsid w:val="00EB359A"/>
    <w:rsid w:val="00EB365C"/>
    <w:rsid w:val="00EB370A"/>
    <w:rsid w:val="00EB3728"/>
    <w:rsid w:val="00EB374F"/>
    <w:rsid w:val="00EB37F4"/>
    <w:rsid w:val="00EB3944"/>
    <w:rsid w:val="00EB3961"/>
    <w:rsid w:val="00EB3990"/>
    <w:rsid w:val="00EB3AAD"/>
    <w:rsid w:val="00EB3B7E"/>
    <w:rsid w:val="00EB3BF7"/>
    <w:rsid w:val="00EB3C90"/>
    <w:rsid w:val="00EB3D65"/>
    <w:rsid w:val="00EB432C"/>
    <w:rsid w:val="00EB4388"/>
    <w:rsid w:val="00EB4406"/>
    <w:rsid w:val="00EB447C"/>
    <w:rsid w:val="00EB4536"/>
    <w:rsid w:val="00EB4646"/>
    <w:rsid w:val="00EB4A3C"/>
    <w:rsid w:val="00EB4B27"/>
    <w:rsid w:val="00EB4C32"/>
    <w:rsid w:val="00EB4CAD"/>
    <w:rsid w:val="00EB4CE3"/>
    <w:rsid w:val="00EB4DD1"/>
    <w:rsid w:val="00EB4E11"/>
    <w:rsid w:val="00EB4EF2"/>
    <w:rsid w:val="00EB4F2A"/>
    <w:rsid w:val="00EB4F93"/>
    <w:rsid w:val="00EB4FE2"/>
    <w:rsid w:val="00EB5420"/>
    <w:rsid w:val="00EB5524"/>
    <w:rsid w:val="00EB55BF"/>
    <w:rsid w:val="00EB561E"/>
    <w:rsid w:val="00EB5676"/>
    <w:rsid w:val="00EB56C9"/>
    <w:rsid w:val="00EB5825"/>
    <w:rsid w:val="00EB58BF"/>
    <w:rsid w:val="00EB593A"/>
    <w:rsid w:val="00EB5967"/>
    <w:rsid w:val="00EB5EC3"/>
    <w:rsid w:val="00EB5EEF"/>
    <w:rsid w:val="00EB6054"/>
    <w:rsid w:val="00EB6102"/>
    <w:rsid w:val="00EB616A"/>
    <w:rsid w:val="00EB6196"/>
    <w:rsid w:val="00EB623B"/>
    <w:rsid w:val="00EB624B"/>
    <w:rsid w:val="00EB638B"/>
    <w:rsid w:val="00EB661C"/>
    <w:rsid w:val="00EB666A"/>
    <w:rsid w:val="00EB6768"/>
    <w:rsid w:val="00EB6794"/>
    <w:rsid w:val="00EB6854"/>
    <w:rsid w:val="00EB6960"/>
    <w:rsid w:val="00EB69BF"/>
    <w:rsid w:val="00EB6A0D"/>
    <w:rsid w:val="00EB6B25"/>
    <w:rsid w:val="00EB6B92"/>
    <w:rsid w:val="00EB6BBC"/>
    <w:rsid w:val="00EB6DD2"/>
    <w:rsid w:val="00EB6E11"/>
    <w:rsid w:val="00EB6ECD"/>
    <w:rsid w:val="00EB70B7"/>
    <w:rsid w:val="00EB70ED"/>
    <w:rsid w:val="00EB70FA"/>
    <w:rsid w:val="00EB711A"/>
    <w:rsid w:val="00EB726D"/>
    <w:rsid w:val="00EB7364"/>
    <w:rsid w:val="00EB73CB"/>
    <w:rsid w:val="00EB7452"/>
    <w:rsid w:val="00EB74FF"/>
    <w:rsid w:val="00EB7557"/>
    <w:rsid w:val="00EB762E"/>
    <w:rsid w:val="00EB76B3"/>
    <w:rsid w:val="00EB783D"/>
    <w:rsid w:val="00EB78AA"/>
    <w:rsid w:val="00EB78CB"/>
    <w:rsid w:val="00EB79D0"/>
    <w:rsid w:val="00EB7AD3"/>
    <w:rsid w:val="00EB7C51"/>
    <w:rsid w:val="00EB7CBE"/>
    <w:rsid w:val="00EB7E0C"/>
    <w:rsid w:val="00EB7F83"/>
    <w:rsid w:val="00EB7FD9"/>
    <w:rsid w:val="00EC002F"/>
    <w:rsid w:val="00EC01A0"/>
    <w:rsid w:val="00EC0216"/>
    <w:rsid w:val="00EC022A"/>
    <w:rsid w:val="00EC0308"/>
    <w:rsid w:val="00EC03B8"/>
    <w:rsid w:val="00EC053B"/>
    <w:rsid w:val="00EC0597"/>
    <w:rsid w:val="00EC068C"/>
    <w:rsid w:val="00EC06EB"/>
    <w:rsid w:val="00EC0785"/>
    <w:rsid w:val="00EC085B"/>
    <w:rsid w:val="00EC08C2"/>
    <w:rsid w:val="00EC08D1"/>
    <w:rsid w:val="00EC09AD"/>
    <w:rsid w:val="00EC0AE3"/>
    <w:rsid w:val="00EC0B6D"/>
    <w:rsid w:val="00EC0B8B"/>
    <w:rsid w:val="00EC0CF1"/>
    <w:rsid w:val="00EC0DD3"/>
    <w:rsid w:val="00EC0DE1"/>
    <w:rsid w:val="00EC0E48"/>
    <w:rsid w:val="00EC0EC3"/>
    <w:rsid w:val="00EC0ECC"/>
    <w:rsid w:val="00EC0F70"/>
    <w:rsid w:val="00EC1049"/>
    <w:rsid w:val="00EC10E8"/>
    <w:rsid w:val="00EC1117"/>
    <w:rsid w:val="00EC1324"/>
    <w:rsid w:val="00EC1415"/>
    <w:rsid w:val="00EC151F"/>
    <w:rsid w:val="00EC160A"/>
    <w:rsid w:val="00EC1679"/>
    <w:rsid w:val="00EC17A9"/>
    <w:rsid w:val="00EC17E1"/>
    <w:rsid w:val="00EC194B"/>
    <w:rsid w:val="00EC1A97"/>
    <w:rsid w:val="00EC1AB8"/>
    <w:rsid w:val="00EC1B7E"/>
    <w:rsid w:val="00EC1BE4"/>
    <w:rsid w:val="00EC1C24"/>
    <w:rsid w:val="00EC1D19"/>
    <w:rsid w:val="00EC1EA7"/>
    <w:rsid w:val="00EC1F6F"/>
    <w:rsid w:val="00EC1FD1"/>
    <w:rsid w:val="00EC2072"/>
    <w:rsid w:val="00EC21BC"/>
    <w:rsid w:val="00EC222F"/>
    <w:rsid w:val="00EC2241"/>
    <w:rsid w:val="00EC227A"/>
    <w:rsid w:val="00EC228B"/>
    <w:rsid w:val="00EC22E2"/>
    <w:rsid w:val="00EC2383"/>
    <w:rsid w:val="00EC23EA"/>
    <w:rsid w:val="00EC2434"/>
    <w:rsid w:val="00EC2466"/>
    <w:rsid w:val="00EC24C3"/>
    <w:rsid w:val="00EC24FE"/>
    <w:rsid w:val="00EC2503"/>
    <w:rsid w:val="00EC2551"/>
    <w:rsid w:val="00EC2565"/>
    <w:rsid w:val="00EC26C5"/>
    <w:rsid w:val="00EC26DA"/>
    <w:rsid w:val="00EC272D"/>
    <w:rsid w:val="00EC2938"/>
    <w:rsid w:val="00EC2A5B"/>
    <w:rsid w:val="00EC2D12"/>
    <w:rsid w:val="00EC2D25"/>
    <w:rsid w:val="00EC2E2B"/>
    <w:rsid w:val="00EC2F33"/>
    <w:rsid w:val="00EC2F3F"/>
    <w:rsid w:val="00EC2F9C"/>
    <w:rsid w:val="00EC3345"/>
    <w:rsid w:val="00EC3468"/>
    <w:rsid w:val="00EC35E5"/>
    <w:rsid w:val="00EC3780"/>
    <w:rsid w:val="00EC3899"/>
    <w:rsid w:val="00EC39F8"/>
    <w:rsid w:val="00EC3A31"/>
    <w:rsid w:val="00EC3A50"/>
    <w:rsid w:val="00EC3B9B"/>
    <w:rsid w:val="00EC3C26"/>
    <w:rsid w:val="00EC3CB8"/>
    <w:rsid w:val="00EC3F7E"/>
    <w:rsid w:val="00EC424A"/>
    <w:rsid w:val="00EC4282"/>
    <w:rsid w:val="00EC43E4"/>
    <w:rsid w:val="00EC4412"/>
    <w:rsid w:val="00EC44EE"/>
    <w:rsid w:val="00EC462E"/>
    <w:rsid w:val="00EC477B"/>
    <w:rsid w:val="00EC4850"/>
    <w:rsid w:val="00EC4964"/>
    <w:rsid w:val="00EC49B7"/>
    <w:rsid w:val="00EC4B7F"/>
    <w:rsid w:val="00EC4CDC"/>
    <w:rsid w:val="00EC4D91"/>
    <w:rsid w:val="00EC4DB7"/>
    <w:rsid w:val="00EC504D"/>
    <w:rsid w:val="00EC50AB"/>
    <w:rsid w:val="00EC50DA"/>
    <w:rsid w:val="00EC50E3"/>
    <w:rsid w:val="00EC5118"/>
    <w:rsid w:val="00EC511E"/>
    <w:rsid w:val="00EC513A"/>
    <w:rsid w:val="00EC5320"/>
    <w:rsid w:val="00EC550C"/>
    <w:rsid w:val="00EC55D2"/>
    <w:rsid w:val="00EC568F"/>
    <w:rsid w:val="00EC57D1"/>
    <w:rsid w:val="00EC591A"/>
    <w:rsid w:val="00EC59DC"/>
    <w:rsid w:val="00EC5A12"/>
    <w:rsid w:val="00EC5C45"/>
    <w:rsid w:val="00EC5CF4"/>
    <w:rsid w:val="00EC5D57"/>
    <w:rsid w:val="00EC5D98"/>
    <w:rsid w:val="00EC5DEC"/>
    <w:rsid w:val="00EC5DF4"/>
    <w:rsid w:val="00EC5E4C"/>
    <w:rsid w:val="00EC5FE8"/>
    <w:rsid w:val="00EC6048"/>
    <w:rsid w:val="00EC609C"/>
    <w:rsid w:val="00EC60D2"/>
    <w:rsid w:val="00EC6185"/>
    <w:rsid w:val="00EC6293"/>
    <w:rsid w:val="00EC63B1"/>
    <w:rsid w:val="00EC6486"/>
    <w:rsid w:val="00EC64CF"/>
    <w:rsid w:val="00EC661E"/>
    <w:rsid w:val="00EC681E"/>
    <w:rsid w:val="00EC6829"/>
    <w:rsid w:val="00EC6B40"/>
    <w:rsid w:val="00EC6E02"/>
    <w:rsid w:val="00EC6E86"/>
    <w:rsid w:val="00EC6EA7"/>
    <w:rsid w:val="00EC6F43"/>
    <w:rsid w:val="00EC6F8F"/>
    <w:rsid w:val="00EC6F93"/>
    <w:rsid w:val="00EC6F9A"/>
    <w:rsid w:val="00EC704D"/>
    <w:rsid w:val="00EC708F"/>
    <w:rsid w:val="00EC70B7"/>
    <w:rsid w:val="00EC7268"/>
    <w:rsid w:val="00EC7289"/>
    <w:rsid w:val="00EC72BA"/>
    <w:rsid w:val="00EC72D5"/>
    <w:rsid w:val="00EC7305"/>
    <w:rsid w:val="00EC73C6"/>
    <w:rsid w:val="00EC74B7"/>
    <w:rsid w:val="00EC7549"/>
    <w:rsid w:val="00EC7629"/>
    <w:rsid w:val="00EC76D2"/>
    <w:rsid w:val="00EC780E"/>
    <w:rsid w:val="00EC7959"/>
    <w:rsid w:val="00EC7A5D"/>
    <w:rsid w:val="00EC7A69"/>
    <w:rsid w:val="00EC7A72"/>
    <w:rsid w:val="00EC7D5D"/>
    <w:rsid w:val="00EC7EC3"/>
    <w:rsid w:val="00EC7FAD"/>
    <w:rsid w:val="00ED0056"/>
    <w:rsid w:val="00ED0189"/>
    <w:rsid w:val="00ED01F7"/>
    <w:rsid w:val="00ED022F"/>
    <w:rsid w:val="00ED03E9"/>
    <w:rsid w:val="00ED0407"/>
    <w:rsid w:val="00ED0490"/>
    <w:rsid w:val="00ED04C1"/>
    <w:rsid w:val="00ED05D6"/>
    <w:rsid w:val="00ED0711"/>
    <w:rsid w:val="00ED07BF"/>
    <w:rsid w:val="00ED07D6"/>
    <w:rsid w:val="00ED098E"/>
    <w:rsid w:val="00ED0AE3"/>
    <w:rsid w:val="00ED0CD2"/>
    <w:rsid w:val="00ED0F53"/>
    <w:rsid w:val="00ED10B5"/>
    <w:rsid w:val="00ED1180"/>
    <w:rsid w:val="00ED13BE"/>
    <w:rsid w:val="00ED1403"/>
    <w:rsid w:val="00ED1585"/>
    <w:rsid w:val="00ED15DC"/>
    <w:rsid w:val="00ED186C"/>
    <w:rsid w:val="00ED1B54"/>
    <w:rsid w:val="00ED1B5B"/>
    <w:rsid w:val="00ED1BAB"/>
    <w:rsid w:val="00ED1BD2"/>
    <w:rsid w:val="00ED1ECB"/>
    <w:rsid w:val="00ED21B3"/>
    <w:rsid w:val="00ED2227"/>
    <w:rsid w:val="00ED224A"/>
    <w:rsid w:val="00ED2522"/>
    <w:rsid w:val="00ED262A"/>
    <w:rsid w:val="00ED2705"/>
    <w:rsid w:val="00ED2737"/>
    <w:rsid w:val="00ED2850"/>
    <w:rsid w:val="00ED29BE"/>
    <w:rsid w:val="00ED2B22"/>
    <w:rsid w:val="00ED2B4A"/>
    <w:rsid w:val="00ED2BF3"/>
    <w:rsid w:val="00ED2C44"/>
    <w:rsid w:val="00ED2C7A"/>
    <w:rsid w:val="00ED2CEB"/>
    <w:rsid w:val="00ED2DA1"/>
    <w:rsid w:val="00ED2EE5"/>
    <w:rsid w:val="00ED2F23"/>
    <w:rsid w:val="00ED3134"/>
    <w:rsid w:val="00ED31CC"/>
    <w:rsid w:val="00ED32C4"/>
    <w:rsid w:val="00ED3390"/>
    <w:rsid w:val="00ED3424"/>
    <w:rsid w:val="00ED347A"/>
    <w:rsid w:val="00ED3570"/>
    <w:rsid w:val="00ED3792"/>
    <w:rsid w:val="00ED3878"/>
    <w:rsid w:val="00ED38D7"/>
    <w:rsid w:val="00ED392A"/>
    <w:rsid w:val="00ED3A19"/>
    <w:rsid w:val="00ED3A62"/>
    <w:rsid w:val="00ED3BDB"/>
    <w:rsid w:val="00ED3C80"/>
    <w:rsid w:val="00ED3D14"/>
    <w:rsid w:val="00ED3DBF"/>
    <w:rsid w:val="00ED3E3E"/>
    <w:rsid w:val="00ED4025"/>
    <w:rsid w:val="00ED42ED"/>
    <w:rsid w:val="00ED4427"/>
    <w:rsid w:val="00ED4439"/>
    <w:rsid w:val="00ED4589"/>
    <w:rsid w:val="00ED4620"/>
    <w:rsid w:val="00ED47EB"/>
    <w:rsid w:val="00ED481C"/>
    <w:rsid w:val="00ED489F"/>
    <w:rsid w:val="00ED4B4B"/>
    <w:rsid w:val="00ED4BE5"/>
    <w:rsid w:val="00ED4F72"/>
    <w:rsid w:val="00ED4FC1"/>
    <w:rsid w:val="00ED52A5"/>
    <w:rsid w:val="00ED52FB"/>
    <w:rsid w:val="00ED5335"/>
    <w:rsid w:val="00ED5457"/>
    <w:rsid w:val="00ED54D9"/>
    <w:rsid w:val="00ED54E2"/>
    <w:rsid w:val="00ED55A3"/>
    <w:rsid w:val="00ED562D"/>
    <w:rsid w:val="00ED567E"/>
    <w:rsid w:val="00ED57A6"/>
    <w:rsid w:val="00ED57F6"/>
    <w:rsid w:val="00ED5965"/>
    <w:rsid w:val="00ED5A2D"/>
    <w:rsid w:val="00ED5A6C"/>
    <w:rsid w:val="00ED5ABB"/>
    <w:rsid w:val="00ED61A3"/>
    <w:rsid w:val="00ED627C"/>
    <w:rsid w:val="00ED6458"/>
    <w:rsid w:val="00ED64D4"/>
    <w:rsid w:val="00ED680C"/>
    <w:rsid w:val="00ED6AA0"/>
    <w:rsid w:val="00ED6BF3"/>
    <w:rsid w:val="00ED6CAC"/>
    <w:rsid w:val="00ED6D8B"/>
    <w:rsid w:val="00ED6DEB"/>
    <w:rsid w:val="00ED6F1A"/>
    <w:rsid w:val="00ED71ED"/>
    <w:rsid w:val="00ED7203"/>
    <w:rsid w:val="00ED72B8"/>
    <w:rsid w:val="00ED731C"/>
    <w:rsid w:val="00ED73E6"/>
    <w:rsid w:val="00ED7403"/>
    <w:rsid w:val="00ED75A1"/>
    <w:rsid w:val="00ED7692"/>
    <w:rsid w:val="00ED76F5"/>
    <w:rsid w:val="00ED772A"/>
    <w:rsid w:val="00ED77A8"/>
    <w:rsid w:val="00ED77E6"/>
    <w:rsid w:val="00ED78C0"/>
    <w:rsid w:val="00ED7A0E"/>
    <w:rsid w:val="00ED7A34"/>
    <w:rsid w:val="00ED7A41"/>
    <w:rsid w:val="00ED7B54"/>
    <w:rsid w:val="00ED7C41"/>
    <w:rsid w:val="00ED7DBF"/>
    <w:rsid w:val="00ED7DEE"/>
    <w:rsid w:val="00ED7E91"/>
    <w:rsid w:val="00EE000B"/>
    <w:rsid w:val="00EE001A"/>
    <w:rsid w:val="00EE00AC"/>
    <w:rsid w:val="00EE00B9"/>
    <w:rsid w:val="00EE013F"/>
    <w:rsid w:val="00EE0301"/>
    <w:rsid w:val="00EE03E9"/>
    <w:rsid w:val="00EE055D"/>
    <w:rsid w:val="00EE06D7"/>
    <w:rsid w:val="00EE06D9"/>
    <w:rsid w:val="00EE07A6"/>
    <w:rsid w:val="00EE0D03"/>
    <w:rsid w:val="00EE0D26"/>
    <w:rsid w:val="00EE0DB9"/>
    <w:rsid w:val="00EE0FFA"/>
    <w:rsid w:val="00EE10EE"/>
    <w:rsid w:val="00EE1178"/>
    <w:rsid w:val="00EE1434"/>
    <w:rsid w:val="00EE1454"/>
    <w:rsid w:val="00EE1472"/>
    <w:rsid w:val="00EE14FE"/>
    <w:rsid w:val="00EE1577"/>
    <w:rsid w:val="00EE1622"/>
    <w:rsid w:val="00EE16AD"/>
    <w:rsid w:val="00EE16B8"/>
    <w:rsid w:val="00EE16D0"/>
    <w:rsid w:val="00EE1721"/>
    <w:rsid w:val="00EE172B"/>
    <w:rsid w:val="00EE1786"/>
    <w:rsid w:val="00EE17B9"/>
    <w:rsid w:val="00EE17DA"/>
    <w:rsid w:val="00EE1A22"/>
    <w:rsid w:val="00EE1B54"/>
    <w:rsid w:val="00EE1CC5"/>
    <w:rsid w:val="00EE1D26"/>
    <w:rsid w:val="00EE1D3B"/>
    <w:rsid w:val="00EE1E15"/>
    <w:rsid w:val="00EE1E51"/>
    <w:rsid w:val="00EE1E85"/>
    <w:rsid w:val="00EE1F8A"/>
    <w:rsid w:val="00EE1FF5"/>
    <w:rsid w:val="00EE20E8"/>
    <w:rsid w:val="00EE21C3"/>
    <w:rsid w:val="00EE23EA"/>
    <w:rsid w:val="00EE2579"/>
    <w:rsid w:val="00EE27BD"/>
    <w:rsid w:val="00EE2938"/>
    <w:rsid w:val="00EE2AE9"/>
    <w:rsid w:val="00EE2B22"/>
    <w:rsid w:val="00EE2DB7"/>
    <w:rsid w:val="00EE2DEF"/>
    <w:rsid w:val="00EE2F30"/>
    <w:rsid w:val="00EE30A0"/>
    <w:rsid w:val="00EE30A5"/>
    <w:rsid w:val="00EE30D8"/>
    <w:rsid w:val="00EE347E"/>
    <w:rsid w:val="00EE35A6"/>
    <w:rsid w:val="00EE3694"/>
    <w:rsid w:val="00EE3703"/>
    <w:rsid w:val="00EE38E1"/>
    <w:rsid w:val="00EE390A"/>
    <w:rsid w:val="00EE3923"/>
    <w:rsid w:val="00EE3997"/>
    <w:rsid w:val="00EE3BC8"/>
    <w:rsid w:val="00EE3E0E"/>
    <w:rsid w:val="00EE4195"/>
    <w:rsid w:val="00EE42FA"/>
    <w:rsid w:val="00EE43F9"/>
    <w:rsid w:val="00EE43FC"/>
    <w:rsid w:val="00EE4592"/>
    <w:rsid w:val="00EE4730"/>
    <w:rsid w:val="00EE49DA"/>
    <w:rsid w:val="00EE4C0E"/>
    <w:rsid w:val="00EE4E3D"/>
    <w:rsid w:val="00EE4EED"/>
    <w:rsid w:val="00EE4F41"/>
    <w:rsid w:val="00EE5010"/>
    <w:rsid w:val="00EE5082"/>
    <w:rsid w:val="00EE50DC"/>
    <w:rsid w:val="00EE51BA"/>
    <w:rsid w:val="00EE5261"/>
    <w:rsid w:val="00EE5369"/>
    <w:rsid w:val="00EE5479"/>
    <w:rsid w:val="00EE54A5"/>
    <w:rsid w:val="00EE5626"/>
    <w:rsid w:val="00EE5662"/>
    <w:rsid w:val="00EE5713"/>
    <w:rsid w:val="00EE57B5"/>
    <w:rsid w:val="00EE57F0"/>
    <w:rsid w:val="00EE5803"/>
    <w:rsid w:val="00EE588F"/>
    <w:rsid w:val="00EE5896"/>
    <w:rsid w:val="00EE5AD4"/>
    <w:rsid w:val="00EE5B64"/>
    <w:rsid w:val="00EE5D81"/>
    <w:rsid w:val="00EE5DB3"/>
    <w:rsid w:val="00EE5EB1"/>
    <w:rsid w:val="00EE602E"/>
    <w:rsid w:val="00EE64DE"/>
    <w:rsid w:val="00EE654D"/>
    <w:rsid w:val="00EE6554"/>
    <w:rsid w:val="00EE6855"/>
    <w:rsid w:val="00EE699A"/>
    <w:rsid w:val="00EE6A03"/>
    <w:rsid w:val="00EE6B71"/>
    <w:rsid w:val="00EE6B96"/>
    <w:rsid w:val="00EE6D12"/>
    <w:rsid w:val="00EE6D33"/>
    <w:rsid w:val="00EE6DBC"/>
    <w:rsid w:val="00EE6E4F"/>
    <w:rsid w:val="00EE6E58"/>
    <w:rsid w:val="00EE6FC4"/>
    <w:rsid w:val="00EE7079"/>
    <w:rsid w:val="00EE70C1"/>
    <w:rsid w:val="00EE71F3"/>
    <w:rsid w:val="00EE7208"/>
    <w:rsid w:val="00EE728B"/>
    <w:rsid w:val="00EE7384"/>
    <w:rsid w:val="00EE74A3"/>
    <w:rsid w:val="00EE7583"/>
    <w:rsid w:val="00EE765C"/>
    <w:rsid w:val="00EE7817"/>
    <w:rsid w:val="00EE78D9"/>
    <w:rsid w:val="00EE796E"/>
    <w:rsid w:val="00EE79FD"/>
    <w:rsid w:val="00EE7A3C"/>
    <w:rsid w:val="00EE7C09"/>
    <w:rsid w:val="00EE7CFC"/>
    <w:rsid w:val="00EE7D0D"/>
    <w:rsid w:val="00EE7F84"/>
    <w:rsid w:val="00EF010B"/>
    <w:rsid w:val="00EF01D8"/>
    <w:rsid w:val="00EF0266"/>
    <w:rsid w:val="00EF0437"/>
    <w:rsid w:val="00EF0469"/>
    <w:rsid w:val="00EF04A7"/>
    <w:rsid w:val="00EF0654"/>
    <w:rsid w:val="00EF07EE"/>
    <w:rsid w:val="00EF09BE"/>
    <w:rsid w:val="00EF0A11"/>
    <w:rsid w:val="00EF0A78"/>
    <w:rsid w:val="00EF0B28"/>
    <w:rsid w:val="00EF0C15"/>
    <w:rsid w:val="00EF0D19"/>
    <w:rsid w:val="00EF0E52"/>
    <w:rsid w:val="00EF0E60"/>
    <w:rsid w:val="00EF0E8F"/>
    <w:rsid w:val="00EF0F75"/>
    <w:rsid w:val="00EF0F84"/>
    <w:rsid w:val="00EF13AE"/>
    <w:rsid w:val="00EF1631"/>
    <w:rsid w:val="00EF16D8"/>
    <w:rsid w:val="00EF18C3"/>
    <w:rsid w:val="00EF1AD1"/>
    <w:rsid w:val="00EF1ADB"/>
    <w:rsid w:val="00EF1C46"/>
    <w:rsid w:val="00EF1C62"/>
    <w:rsid w:val="00EF1D20"/>
    <w:rsid w:val="00EF1F2F"/>
    <w:rsid w:val="00EF204B"/>
    <w:rsid w:val="00EF20D6"/>
    <w:rsid w:val="00EF2143"/>
    <w:rsid w:val="00EF216C"/>
    <w:rsid w:val="00EF21AA"/>
    <w:rsid w:val="00EF2365"/>
    <w:rsid w:val="00EF2458"/>
    <w:rsid w:val="00EF26A2"/>
    <w:rsid w:val="00EF26A3"/>
    <w:rsid w:val="00EF279A"/>
    <w:rsid w:val="00EF2831"/>
    <w:rsid w:val="00EF28F5"/>
    <w:rsid w:val="00EF2938"/>
    <w:rsid w:val="00EF2B17"/>
    <w:rsid w:val="00EF2B32"/>
    <w:rsid w:val="00EF2E6F"/>
    <w:rsid w:val="00EF2EB4"/>
    <w:rsid w:val="00EF2F00"/>
    <w:rsid w:val="00EF2F53"/>
    <w:rsid w:val="00EF3018"/>
    <w:rsid w:val="00EF3039"/>
    <w:rsid w:val="00EF31B7"/>
    <w:rsid w:val="00EF324B"/>
    <w:rsid w:val="00EF32A2"/>
    <w:rsid w:val="00EF32B2"/>
    <w:rsid w:val="00EF3487"/>
    <w:rsid w:val="00EF34C8"/>
    <w:rsid w:val="00EF363E"/>
    <w:rsid w:val="00EF3A52"/>
    <w:rsid w:val="00EF3BBC"/>
    <w:rsid w:val="00EF3C30"/>
    <w:rsid w:val="00EF3C3D"/>
    <w:rsid w:val="00EF3D7D"/>
    <w:rsid w:val="00EF3F74"/>
    <w:rsid w:val="00EF4070"/>
    <w:rsid w:val="00EF4075"/>
    <w:rsid w:val="00EF41B9"/>
    <w:rsid w:val="00EF41E0"/>
    <w:rsid w:val="00EF42A1"/>
    <w:rsid w:val="00EF4326"/>
    <w:rsid w:val="00EF4492"/>
    <w:rsid w:val="00EF44AA"/>
    <w:rsid w:val="00EF452B"/>
    <w:rsid w:val="00EF46E3"/>
    <w:rsid w:val="00EF46E9"/>
    <w:rsid w:val="00EF470E"/>
    <w:rsid w:val="00EF47A7"/>
    <w:rsid w:val="00EF489F"/>
    <w:rsid w:val="00EF48B1"/>
    <w:rsid w:val="00EF49C2"/>
    <w:rsid w:val="00EF4A02"/>
    <w:rsid w:val="00EF4A6A"/>
    <w:rsid w:val="00EF4A80"/>
    <w:rsid w:val="00EF4BEC"/>
    <w:rsid w:val="00EF4D2D"/>
    <w:rsid w:val="00EF4F91"/>
    <w:rsid w:val="00EF4FAA"/>
    <w:rsid w:val="00EF4FBB"/>
    <w:rsid w:val="00EF5146"/>
    <w:rsid w:val="00EF530A"/>
    <w:rsid w:val="00EF5316"/>
    <w:rsid w:val="00EF54BC"/>
    <w:rsid w:val="00EF54D2"/>
    <w:rsid w:val="00EF55DD"/>
    <w:rsid w:val="00EF5607"/>
    <w:rsid w:val="00EF560E"/>
    <w:rsid w:val="00EF56AA"/>
    <w:rsid w:val="00EF59E0"/>
    <w:rsid w:val="00EF5B93"/>
    <w:rsid w:val="00EF5C64"/>
    <w:rsid w:val="00EF5D23"/>
    <w:rsid w:val="00EF5FF5"/>
    <w:rsid w:val="00EF60CA"/>
    <w:rsid w:val="00EF6142"/>
    <w:rsid w:val="00EF616A"/>
    <w:rsid w:val="00EF65AF"/>
    <w:rsid w:val="00EF664E"/>
    <w:rsid w:val="00EF6741"/>
    <w:rsid w:val="00EF6831"/>
    <w:rsid w:val="00EF6BB4"/>
    <w:rsid w:val="00EF6BE2"/>
    <w:rsid w:val="00EF6C2D"/>
    <w:rsid w:val="00EF6EB3"/>
    <w:rsid w:val="00EF6ED2"/>
    <w:rsid w:val="00EF6EFE"/>
    <w:rsid w:val="00EF71FD"/>
    <w:rsid w:val="00EF7280"/>
    <w:rsid w:val="00EF7357"/>
    <w:rsid w:val="00EF75AA"/>
    <w:rsid w:val="00EF7684"/>
    <w:rsid w:val="00EF7A35"/>
    <w:rsid w:val="00EF7BB0"/>
    <w:rsid w:val="00EF7C66"/>
    <w:rsid w:val="00EF7CE1"/>
    <w:rsid w:val="00EF7D7B"/>
    <w:rsid w:val="00EF7E6B"/>
    <w:rsid w:val="00EF7F70"/>
    <w:rsid w:val="00EF7FAB"/>
    <w:rsid w:val="00F000AD"/>
    <w:rsid w:val="00F00102"/>
    <w:rsid w:val="00F0016C"/>
    <w:rsid w:val="00F001AB"/>
    <w:rsid w:val="00F00452"/>
    <w:rsid w:val="00F0053E"/>
    <w:rsid w:val="00F0057D"/>
    <w:rsid w:val="00F0086D"/>
    <w:rsid w:val="00F0089A"/>
    <w:rsid w:val="00F008A0"/>
    <w:rsid w:val="00F009B7"/>
    <w:rsid w:val="00F00B5D"/>
    <w:rsid w:val="00F00B90"/>
    <w:rsid w:val="00F00B95"/>
    <w:rsid w:val="00F00C8B"/>
    <w:rsid w:val="00F00F6B"/>
    <w:rsid w:val="00F01197"/>
    <w:rsid w:val="00F0126E"/>
    <w:rsid w:val="00F01427"/>
    <w:rsid w:val="00F014AA"/>
    <w:rsid w:val="00F01533"/>
    <w:rsid w:val="00F01619"/>
    <w:rsid w:val="00F01673"/>
    <w:rsid w:val="00F01949"/>
    <w:rsid w:val="00F01BC2"/>
    <w:rsid w:val="00F01BD5"/>
    <w:rsid w:val="00F01FC2"/>
    <w:rsid w:val="00F02086"/>
    <w:rsid w:val="00F0217B"/>
    <w:rsid w:val="00F0219C"/>
    <w:rsid w:val="00F022DA"/>
    <w:rsid w:val="00F02334"/>
    <w:rsid w:val="00F0244C"/>
    <w:rsid w:val="00F02482"/>
    <w:rsid w:val="00F02487"/>
    <w:rsid w:val="00F025AC"/>
    <w:rsid w:val="00F025F6"/>
    <w:rsid w:val="00F026BE"/>
    <w:rsid w:val="00F026CA"/>
    <w:rsid w:val="00F026DF"/>
    <w:rsid w:val="00F026F3"/>
    <w:rsid w:val="00F0278F"/>
    <w:rsid w:val="00F0296A"/>
    <w:rsid w:val="00F029FF"/>
    <w:rsid w:val="00F02A16"/>
    <w:rsid w:val="00F02A93"/>
    <w:rsid w:val="00F02B73"/>
    <w:rsid w:val="00F02CB2"/>
    <w:rsid w:val="00F02CEB"/>
    <w:rsid w:val="00F02D8C"/>
    <w:rsid w:val="00F02DCB"/>
    <w:rsid w:val="00F02E19"/>
    <w:rsid w:val="00F02E24"/>
    <w:rsid w:val="00F02F6F"/>
    <w:rsid w:val="00F030B1"/>
    <w:rsid w:val="00F030E1"/>
    <w:rsid w:val="00F030F4"/>
    <w:rsid w:val="00F030F7"/>
    <w:rsid w:val="00F0325B"/>
    <w:rsid w:val="00F032ED"/>
    <w:rsid w:val="00F03324"/>
    <w:rsid w:val="00F035F8"/>
    <w:rsid w:val="00F036CF"/>
    <w:rsid w:val="00F03817"/>
    <w:rsid w:val="00F03832"/>
    <w:rsid w:val="00F03975"/>
    <w:rsid w:val="00F03A3E"/>
    <w:rsid w:val="00F03A90"/>
    <w:rsid w:val="00F03AEB"/>
    <w:rsid w:val="00F03B1E"/>
    <w:rsid w:val="00F03E19"/>
    <w:rsid w:val="00F03E8E"/>
    <w:rsid w:val="00F03EDC"/>
    <w:rsid w:val="00F03F36"/>
    <w:rsid w:val="00F03F83"/>
    <w:rsid w:val="00F04039"/>
    <w:rsid w:val="00F040B2"/>
    <w:rsid w:val="00F0436C"/>
    <w:rsid w:val="00F043D1"/>
    <w:rsid w:val="00F0444D"/>
    <w:rsid w:val="00F0448D"/>
    <w:rsid w:val="00F044A3"/>
    <w:rsid w:val="00F0466B"/>
    <w:rsid w:val="00F04727"/>
    <w:rsid w:val="00F0472B"/>
    <w:rsid w:val="00F04742"/>
    <w:rsid w:val="00F047A7"/>
    <w:rsid w:val="00F0495E"/>
    <w:rsid w:val="00F04A1C"/>
    <w:rsid w:val="00F04B4F"/>
    <w:rsid w:val="00F04C00"/>
    <w:rsid w:val="00F04C02"/>
    <w:rsid w:val="00F04F93"/>
    <w:rsid w:val="00F0500A"/>
    <w:rsid w:val="00F05120"/>
    <w:rsid w:val="00F05131"/>
    <w:rsid w:val="00F051D3"/>
    <w:rsid w:val="00F0536E"/>
    <w:rsid w:val="00F05637"/>
    <w:rsid w:val="00F0570A"/>
    <w:rsid w:val="00F0575A"/>
    <w:rsid w:val="00F0578F"/>
    <w:rsid w:val="00F0588E"/>
    <w:rsid w:val="00F058B0"/>
    <w:rsid w:val="00F0595E"/>
    <w:rsid w:val="00F05996"/>
    <w:rsid w:val="00F05A6F"/>
    <w:rsid w:val="00F05BB6"/>
    <w:rsid w:val="00F05C14"/>
    <w:rsid w:val="00F05CC8"/>
    <w:rsid w:val="00F05F21"/>
    <w:rsid w:val="00F05F5D"/>
    <w:rsid w:val="00F05F75"/>
    <w:rsid w:val="00F05F81"/>
    <w:rsid w:val="00F05F91"/>
    <w:rsid w:val="00F06148"/>
    <w:rsid w:val="00F062CF"/>
    <w:rsid w:val="00F062DA"/>
    <w:rsid w:val="00F06335"/>
    <w:rsid w:val="00F063A5"/>
    <w:rsid w:val="00F064D9"/>
    <w:rsid w:val="00F066A8"/>
    <w:rsid w:val="00F066CA"/>
    <w:rsid w:val="00F066E3"/>
    <w:rsid w:val="00F068F1"/>
    <w:rsid w:val="00F06A1F"/>
    <w:rsid w:val="00F06A44"/>
    <w:rsid w:val="00F06AE8"/>
    <w:rsid w:val="00F06AF5"/>
    <w:rsid w:val="00F06B41"/>
    <w:rsid w:val="00F06C06"/>
    <w:rsid w:val="00F06C23"/>
    <w:rsid w:val="00F06E8E"/>
    <w:rsid w:val="00F06EAF"/>
    <w:rsid w:val="00F0717A"/>
    <w:rsid w:val="00F073D6"/>
    <w:rsid w:val="00F0741E"/>
    <w:rsid w:val="00F074E4"/>
    <w:rsid w:val="00F0756E"/>
    <w:rsid w:val="00F07625"/>
    <w:rsid w:val="00F076B2"/>
    <w:rsid w:val="00F077C6"/>
    <w:rsid w:val="00F077CF"/>
    <w:rsid w:val="00F0781A"/>
    <w:rsid w:val="00F07864"/>
    <w:rsid w:val="00F07906"/>
    <w:rsid w:val="00F0798D"/>
    <w:rsid w:val="00F079A2"/>
    <w:rsid w:val="00F079B6"/>
    <w:rsid w:val="00F079C3"/>
    <w:rsid w:val="00F07A2B"/>
    <w:rsid w:val="00F07DD2"/>
    <w:rsid w:val="00F07F39"/>
    <w:rsid w:val="00F1000A"/>
    <w:rsid w:val="00F100F3"/>
    <w:rsid w:val="00F10144"/>
    <w:rsid w:val="00F1021B"/>
    <w:rsid w:val="00F1025E"/>
    <w:rsid w:val="00F102B4"/>
    <w:rsid w:val="00F102B8"/>
    <w:rsid w:val="00F102D2"/>
    <w:rsid w:val="00F10370"/>
    <w:rsid w:val="00F104CB"/>
    <w:rsid w:val="00F1069B"/>
    <w:rsid w:val="00F106C5"/>
    <w:rsid w:val="00F108F4"/>
    <w:rsid w:val="00F10C29"/>
    <w:rsid w:val="00F10C83"/>
    <w:rsid w:val="00F10E25"/>
    <w:rsid w:val="00F10E64"/>
    <w:rsid w:val="00F10FC6"/>
    <w:rsid w:val="00F1127A"/>
    <w:rsid w:val="00F11299"/>
    <w:rsid w:val="00F112F2"/>
    <w:rsid w:val="00F1140F"/>
    <w:rsid w:val="00F1143C"/>
    <w:rsid w:val="00F11448"/>
    <w:rsid w:val="00F115B5"/>
    <w:rsid w:val="00F1162F"/>
    <w:rsid w:val="00F11782"/>
    <w:rsid w:val="00F118A1"/>
    <w:rsid w:val="00F118F6"/>
    <w:rsid w:val="00F11971"/>
    <w:rsid w:val="00F119AD"/>
    <w:rsid w:val="00F119DA"/>
    <w:rsid w:val="00F11A3B"/>
    <w:rsid w:val="00F11AD7"/>
    <w:rsid w:val="00F11AF4"/>
    <w:rsid w:val="00F11CAE"/>
    <w:rsid w:val="00F11DBE"/>
    <w:rsid w:val="00F11E9E"/>
    <w:rsid w:val="00F11F97"/>
    <w:rsid w:val="00F1202B"/>
    <w:rsid w:val="00F1202D"/>
    <w:rsid w:val="00F1202F"/>
    <w:rsid w:val="00F120AB"/>
    <w:rsid w:val="00F1228A"/>
    <w:rsid w:val="00F12298"/>
    <w:rsid w:val="00F1234D"/>
    <w:rsid w:val="00F12445"/>
    <w:rsid w:val="00F12505"/>
    <w:rsid w:val="00F127F0"/>
    <w:rsid w:val="00F12834"/>
    <w:rsid w:val="00F12A72"/>
    <w:rsid w:val="00F12B12"/>
    <w:rsid w:val="00F12BD1"/>
    <w:rsid w:val="00F12C1F"/>
    <w:rsid w:val="00F12C44"/>
    <w:rsid w:val="00F12E0B"/>
    <w:rsid w:val="00F12E15"/>
    <w:rsid w:val="00F12F6B"/>
    <w:rsid w:val="00F1322E"/>
    <w:rsid w:val="00F1328D"/>
    <w:rsid w:val="00F1349F"/>
    <w:rsid w:val="00F134B1"/>
    <w:rsid w:val="00F1352D"/>
    <w:rsid w:val="00F1362E"/>
    <w:rsid w:val="00F136CF"/>
    <w:rsid w:val="00F13796"/>
    <w:rsid w:val="00F13904"/>
    <w:rsid w:val="00F1396E"/>
    <w:rsid w:val="00F13C17"/>
    <w:rsid w:val="00F13CDB"/>
    <w:rsid w:val="00F13DAC"/>
    <w:rsid w:val="00F14045"/>
    <w:rsid w:val="00F14081"/>
    <w:rsid w:val="00F143B9"/>
    <w:rsid w:val="00F144B2"/>
    <w:rsid w:val="00F146C0"/>
    <w:rsid w:val="00F1485D"/>
    <w:rsid w:val="00F14ACB"/>
    <w:rsid w:val="00F14B51"/>
    <w:rsid w:val="00F14B71"/>
    <w:rsid w:val="00F14B7D"/>
    <w:rsid w:val="00F14BA5"/>
    <w:rsid w:val="00F14C73"/>
    <w:rsid w:val="00F14DFE"/>
    <w:rsid w:val="00F14E23"/>
    <w:rsid w:val="00F14F7A"/>
    <w:rsid w:val="00F150F6"/>
    <w:rsid w:val="00F1517E"/>
    <w:rsid w:val="00F1521E"/>
    <w:rsid w:val="00F152EA"/>
    <w:rsid w:val="00F152F2"/>
    <w:rsid w:val="00F1540A"/>
    <w:rsid w:val="00F15494"/>
    <w:rsid w:val="00F154FD"/>
    <w:rsid w:val="00F1588F"/>
    <w:rsid w:val="00F158D6"/>
    <w:rsid w:val="00F15946"/>
    <w:rsid w:val="00F15A98"/>
    <w:rsid w:val="00F15AD7"/>
    <w:rsid w:val="00F15C02"/>
    <w:rsid w:val="00F1613F"/>
    <w:rsid w:val="00F164C3"/>
    <w:rsid w:val="00F16587"/>
    <w:rsid w:val="00F1682F"/>
    <w:rsid w:val="00F16D81"/>
    <w:rsid w:val="00F170B5"/>
    <w:rsid w:val="00F17182"/>
    <w:rsid w:val="00F171BA"/>
    <w:rsid w:val="00F172F4"/>
    <w:rsid w:val="00F17455"/>
    <w:rsid w:val="00F17531"/>
    <w:rsid w:val="00F17593"/>
    <w:rsid w:val="00F175B6"/>
    <w:rsid w:val="00F176CF"/>
    <w:rsid w:val="00F178DE"/>
    <w:rsid w:val="00F179AD"/>
    <w:rsid w:val="00F179F6"/>
    <w:rsid w:val="00F17CC6"/>
    <w:rsid w:val="00F17CEB"/>
    <w:rsid w:val="00F17D07"/>
    <w:rsid w:val="00F17D88"/>
    <w:rsid w:val="00F17DAD"/>
    <w:rsid w:val="00F17F7F"/>
    <w:rsid w:val="00F20089"/>
    <w:rsid w:val="00F20107"/>
    <w:rsid w:val="00F20138"/>
    <w:rsid w:val="00F2047E"/>
    <w:rsid w:val="00F204D4"/>
    <w:rsid w:val="00F204F0"/>
    <w:rsid w:val="00F2076A"/>
    <w:rsid w:val="00F2078C"/>
    <w:rsid w:val="00F20792"/>
    <w:rsid w:val="00F207C5"/>
    <w:rsid w:val="00F20B5E"/>
    <w:rsid w:val="00F20BF4"/>
    <w:rsid w:val="00F20C25"/>
    <w:rsid w:val="00F20C42"/>
    <w:rsid w:val="00F20D4B"/>
    <w:rsid w:val="00F20D69"/>
    <w:rsid w:val="00F20E28"/>
    <w:rsid w:val="00F20E92"/>
    <w:rsid w:val="00F21074"/>
    <w:rsid w:val="00F210AF"/>
    <w:rsid w:val="00F210BF"/>
    <w:rsid w:val="00F210C1"/>
    <w:rsid w:val="00F210FE"/>
    <w:rsid w:val="00F21226"/>
    <w:rsid w:val="00F2123B"/>
    <w:rsid w:val="00F21321"/>
    <w:rsid w:val="00F2173D"/>
    <w:rsid w:val="00F2178B"/>
    <w:rsid w:val="00F217F2"/>
    <w:rsid w:val="00F218D0"/>
    <w:rsid w:val="00F21995"/>
    <w:rsid w:val="00F219F6"/>
    <w:rsid w:val="00F219FD"/>
    <w:rsid w:val="00F21A5F"/>
    <w:rsid w:val="00F21AEC"/>
    <w:rsid w:val="00F21AFA"/>
    <w:rsid w:val="00F21B04"/>
    <w:rsid w:val="00F21BA9"/>
    <w:rsid w:val="00F21BCC"/>
    <w:rsid w:val="00F21C07"/>
    <w:rsid w:val="00F21C89"/>
    <w:rsid w:val="00F21FE1"/>
    <w:rsid w:val="00F2202F"/>
    <w:rsid w:val="00F222E7"/>
    <w:rsid w:val="00F22313"/>
    <w:rsid w:val="00F223CA"/>
    <w:rsid w:val="00F22455"/>
    <w:rsid w:val="00F2253D"/>
    <w:rsid w:val="00F2266B"/>
    <w:rsid w:val="00F226D4"/>
    <w:rsid w:val="00F2271C"/>
    <w:rsid w:val="00F227CE"/>
    <w:rsid w:val="00F228DC"/>
    <w:rsid w:val="00F229A7"/>
    <w:rsid w:val="00F229B1"/>
    <w:rsid w:val="00F22A0E"/>
    <w:rsid w:val="00F22C48"/>
    <w:rsid w:val="00F22CE1"/>
    <w:rsid w:val="00F22D6B"/>
    <w:rsid w:val="00F22DE1"/>
    <w:rsid w:val="00F22E1D"/>
    <w:rsid w:val="00F22E6C"/>
    <w:rsid w:val="00F22EA1"/>
    <w:rsid w:val="00F230D9"/>
    <w:rsid w:val="00F23198"/>
    <w:rsid w:val="00F2319E"/>
    <w:rsid w:val="00F2338B"/>
    <w:rsid w:val="00F2338E"/>
    <w:rsid w:val="00F233FD"/>
    <w:rsid w:val="00F234C6"/>
    <w:rsid w:val="00F23603"/>
    <w:rsid w:val="00F236F8"/>
    <w:rsid w:val="00F2370A"/>
    <w:rsid w:val="00F23767"/>
    <w:rsid w:val="00F239E1"/>
    <w:rsid w:val="00F23A94"/>
    <w:rsid w:val="00F23B47"/>
    <w:rsid w:val="00F23B59"/>
    <w:rsid w:val="00F23BA5"/>
    <w:rsid w:val="00F23C65"/>
    <w:rsid w:val="00F23DA6"/>
    <w:rsid w:val="00F23E5F"/>
    <w:rsid w:val="00F23ECB"/>
    <w:rsid w:val="00F23EDC"/>
    <w:rsid w:val="00F2417A"/>
    <w:rsid w:val="00F24354"/>
    <w:rsid w:val="00F24371"/>
    <w:rsid w:val="00F245C7"/>
    <w:rsid w:val="00F246BC"/>
    <w:rsid w:val="00F246CE"/>
    <w:rsid w:val="00F24864"/>
    <w:rsid w:val="00F249ED"/>
    <w:rsid w:val="00F24A4E"/>
    <w:rsid w:val="00F24A6D"/>
    <w:rsid w:val="00F24A9E"/>
    <w:rsid w:val="00F24C65"/>
    <w:rsid w:val="00F251C0"/>
    <w:rsid w:val="00F251E5"/>
    <w:rsid w:val="00F253EB"/>
    <w:rsid w:val="00F255E8"/>
    <w:rsid w:val="00F25696"/>
    <w:rsid w:val="00F257ED"/>
    <w:rsid w:val="00F25806"/>
    <w:rsid w:val="00F259F9"/>
    <w:rsid w:val="00F25A0E"/>
    <w:rsid w:val="00F25ADD"/>
    <w:rsid w:val="00F25B17"/>
    <w:rsid w:val="00F25CAF"/>
    <w:rsid w:val="00F25D45"/>
    <w:rsid w:val="00F25E48"/>
    <w:rsid w:val="00F25FA6"/>
    <w:rsid w:val="00F261D3"/>
    <w:rsid w:val="00F26211"/>
    <w:rsid w:val="00F26377"/>
    <w:rsid w:val="00F263BE"/>
    <w:rsid w:val="00F264B8"/>
    <w:rsid w:val="00F2656C"/>
    <w:rsid w:val="00F2669D"/>
    <w:rsid w:val="00F2691E"/>
    <w:rsid w:val="00F269B7"/>
    <w:rsid w:val="00F26AE5"/>
    <w:rsid w:val="00F26B0C"/>
    <w:rsid w:val="00F26B9F"/>
    <w:rsid w:val="00F26BD1"/>
    <w:rsid w:val="00F26CA1"/>
    <w:rsid w:val="00F26CB2"/>
    <w:rsid w:val="00F26E46"/>
    <w:rsid w:val="00F26E59"/>
    <w:rsid w:val="00F26E5C"/>
    <w:rsid w:val="00F26F11"/>
    <w:rsid w:val="00F26FFC"/>
    <w:rsid w:val="00F27047"/>
    <w:rsid w:val="00F271C8"/>
    <w:rsid w:val="00F272D6"/>
    <w:rsid w:val="00F27407"/>
    <w:rsid w:val="00F27409"/>
    <w:rsid w:val="00F2744E"/>
    <w:rsid w:val="00F2756C"/>
    <w:rsid w:val="00F27573"/>
    <w:rsid w:val="00F2760D"/>
    <w:rsid w:val="00F27785"/>
    <w:rsid w:val="00F2778E"/>
    <w:rsid w:val="00F277B7"/>
    <w:rsid w:val="00F2785F"/>
    <w:rsid w:val="00F27919"/>
    <w:rsid w:val="00F27A41"/>
    <w:rsid w:val="00F27A5A"/>
    <w:rsid w:val="00F27AA2"/>
    <w:rsid w:val="00F27C14"/>
    <w:rsid w:val="00F27EF0"/>
    <w:rsid w:val="00F27F1D"/>
    <w:rsid w:val="00F3013D"/>
    <w:rsid w:val="00F301A3"/>
    <w:rsid w:val="00F301E4"/>
    <w:rsid w:val="00F301F6"/>
    <w:rsid w:val="00F3025D"/>
    <w:rsid w:val="00F30373"/>
    <w:rsid w:val="00F30551"/>
    <w:rsid w:val="00F30673"/>
    <w:rsid w:val="00F30862"/>
    <w:rsid w:val="00F30B63"/>
    <w:rsid w:val="00F30BD4"/>
    <w:rsid w:val="00F30C0D"/>
    <w:rsid w:val="00F30C80"/>
    <w:rsid w:val="00F30E0B"/>
    <w:rsid w:val="00F30E7D"/>
    <w:rsid w:val="00F30ED8"/>
    <w:rsid w:val="00F31070"/>
    <w:rsid w:val="00F31076"/>
    <w:rsid w:val="00F310EA"/>
    <w:rsid w:val="00F311C7"/>
    <w:rsid w:val="00F312A6"/>
    <w:rsid w:val="00F3140D"/>
    <w:rsid w:val="00F31446"/>
    <w:rsid w:val="00F314F1"/>
    <w:rsid w:val="00F3156C"/>
    <w:rsid w:val="00F315A5"/>
    <w:rsid w:val="00F31689"/>
    <w:rsid w:val="00F3181A"/>
    <w:rsid w:val="00F319F1"/>
    <w:rsid w:val="00F31B6C"/>
    <w:rsid w:val="00F31FD2"/>
    <w:rsid w:val="00F3205F"/>
    <w:rsid w:val="00F32177"/>
    <w:rsid w:val="00F32251"/>
    <w:rsid w:val="00F322AE"/>
    <w:rsid w:val="00F322C5"/>
    <w:rsid w:val="00F322FE"/>
    <w:rsid w:val="00F324BE"/>
    <w:rsid w:val="00F325A0"/>
    <w:rsid w:val="00F32729"/>
    <w:rsid w:val="00F329A4"/>
    <w:rsid w:val="00F329FA"/>
    <w:rsid w:val="00F32A48"/>
    <w:rsid w:val="00F32A5A"/>
    <w:rsid w:val="00F32A99"/>
    <w:rsid w:val="00F32AA8"/>
    <w:rsid w:val="00F32B2F"/>
    <w:rsid w:val="00F32B77"/>
    <w:rsid w:val="00F32D8A"/>
    <w:rsid w:val="00F32DA4"/>
    <w:rsid w:val="00F32DF3"/>
    <w:rsid w:val="00F32F44"/>
    <w:rsid w:val="00F33070"/>
    <w:rsid w:val="00F33075"/>
    <w:rsid w:val="00F33150"/>
    <w:rsid w:val="00F3320E"/>
    <w:rsid w:val="00F33259"/>
    <w:rsid w:val="00F3328F"/>
    <w:rsid w:val="00F332FF"/>
    <w:rsid w:val="00F333CA"/>
    <w:rsid w:val="00F335F7"/>
    <w:rsid w:val="00F336AD"/>
    <w:rsid w:val="00F336C2"/>
    <w:rsid w:val="00F3379C"/>
    <w:rsid w:val="00F33AE9"/>
    <w:rsid w:val="00F33AFA"/>
    <w:rsid w:val="00F33B88"/>
    <w:rsid w:val="00F33C4D"/>
    <w:rsid w:val="00F33E2E"/>
    <w:rsid w:val="00F33EE8"/>
    <w:rsid w:val="00F33FDE"/>
    <w:rsid w:val="00F340DE"/>
    <w:rsid w:val="00F34136"/>
    <w:rsid w:val="00F3428E"/>
    <w:rsid w:val="00F34379"/>
    <w:rsid w:val="00F344ED"/>
    <w:rsid w:val="00F34528"/>
    <w:rsid w:val="00F34561"/>
    <w:rsid w:val="00F345D9"/>
    <w:rsid w:val="00F347B1"/>
    <w:rsid w:val="00F347D2"/>
    <w:rsid w:val="00F347FB"/>
    <w:rsid w:val="00F34C86"/>
    <w:rsid w:val="00F34DDC"/>
    <w:rsid w:val="00F350D3"/>
    <w:rsid w:val="00F35253"/>
    <w:rsid w:val="00F35289"/>
    <w:rsid w:val="00F35390"/>
    <w:rsid w:val="00F3550C"/>
    <w:rsid w:val="00F355DA"/>
    <w:rsid w:val="00F35734"/>
    <w:rsid w:val="00F35777"/>
    <w:rsid w:val="00F358E8"/>
    <w:rsid w:val="00F35AE7"/>
    <w:rsid w:val="00F35C56"/>
    <w:rsid w:val="00F35C7F"/>
    <w:rsid w:val="00F35C94"/>
    <w:rsid w:val="00F35CED"/>
    <w:rsid w:val="00F35D8B"/>
    <w:rsid w:val="00F35E64"/>
    <w:rsid w:val="00F35E73"/>
    <w:rsid w:val="00F35EE1"/>
    <w:rsid w:val="00F35FA4"/>
    <w:rsid w:val="00F36009"/>
    <w:rsid w:val="00F36126"/>
    <w:rsid w:val="00F3612E"/>
    <w:rsid w:val="00F36457"/>
    <w:rsid w:val="00F3649D"/>
    <w:rsid w:val="00F364BF"/>
    <w:rsid w:val="00F365A3"/>
    <w:rsid w:val="00F3662A"/>
    <w:rsid w:val="00F366D4"/>
    <w:rsid w:val="00F366FD"/>
    <w:rsid w:val="00F3675A"/>
    <w:rsid w:val="00F36769"/>
    <w:rsid w:val="00F3680C"/>
    <w:rsid w:val="00F368E6"/>
    <w:rsid w:val="00F36A86"/>
    <w:rsid w:val="00F36B51"/>
    <w:rsid w:val="00F36E41"/>
    <w:rsid w:val="00F36E80"/>
    <w:rsid w:val="00F37050"/>
    <w:rsid w:val="00F37181"/>
    <w:rsid w:val="00F37268"/>
    <w:rsid w:val="00F37361"/>
    <w:rsid w:val="00F373A9"/>
    <w:rsid w:val="00F375AF"/>
    <w:rsid w:val="00F376F1"/>
    <w:rsid w:val="00F378FF"/>
    <w:rsid w:val="00F379A4"/>
    <w:rsid w:val="00F37A60"/>
    <w:rsid w:val="00F37B1C"/>
    <w:rsid w:val="00F37C90"/>
    <w:rsid w:val="00F37C9C"/>
    <w:rsid w:val="00F37D36"/>
    <w:rsid w:val="00F37EA5"/>
    <w:rsid w:val="00F37EBF"/>
    <w:rsid w:val="00F40051"/>
    <w:rsid w:val="00F40057"/>
    <w:rsid w:val="00F400BE"/>
    <w:rsid w:val="00F4020F"/>
    <w:rsid w:val="00F40247"/>
    <w:rsid w:val="00F4026C"/>
    <w:rsid w:val="00F402B6"/>
    <w:rsid w:val="00F402D1"/>
    <w:rsid w:val="00F40308"/>
    <w:rsid w:val="00F4038C"/>
    <w:rsid w:val="00F403BE"/>
    <w:rsid w:val="00F404FC"/>
    <w:rsid w:val="00F40542"/>
    <w:rsid w:val="00F40682"/>
    <w:rsid w:val="00F40869"/>
    <w:rsid w:val="00F40984"/>
    <w:rsid w:val="00F40B22"/>
    <w:rsid w:val="00F40C8B"/>
    <w:rsid w:val="00F40D1C"/>
    <w:rsid w:val="00F40D86"/>
    <w:rsid w:val="00F40D8B"/>
    <w:rsid w:val="00F40DB2"/>
    <w:rsid w:val="00F40E46"/>
    <w:rsid w:val="00F40E56"/>
    <w:rsid w:val="00F40FD0"/>
    <w:rsid w:val="00F40FF6"/>
    <w:rsid w:val="00F41036"/>
    <w:rsid w:val="00F411D7"/>
    <w:rsid w:val="00F41306"/>
    <w:rsid w:val="00F41458"/>
    <w:rsid w:val="00F4150F"/>
    <w:rsid w:val="00F41575"/>
    <w:rsid w:val="00F41719"/>
    <w:rsid w:val="00F4186A"/>
    <w:rsid w:val="00F4191D"/>
    <w:rsid w:val="00F41C49"/>
    <w:rsid w:val="00F41D1D"/>
    <w:rsid w:val="00F41D46"/>
    <w:rsid w:val="00F41D8E"/>
    <w:rsid w:val="00F41DAF"/>
    <w:rsid w:val="00F41E3D"/>
    <w:rsid w:val="00F41EF5"/>
    <w:rsid w:val="00F41F33"/>
    <w:rsid w:val="00F421F3"/>
    <w:rsid w:val="00F42300"/>
    <w:rsid w:val="00F424FA"/>
    <w:rsid w:val="00F4262C"/>
    <w:rsid w:val="00F4265B"/>
    <w:rsid w:val="00F42764"/>
    <w:rsid w:val="00F429A7"/>
    <w:rsid w:val="00F42A26"/>
    <w:rsid w:val="00F42A2C"/>
    <w:rsid w:val="00F42B25"/>
    <w:rsid w:val="00F42B6B"/>
    <w:rsid w:val="00F42C69"/>
    <w:rsid w:val="00F42D7B"/>
    <w:rsid w:val="00F42DF9"/>
    <w:rsid w:val="00F42E77"/>
    <w:rsid w:val="00F43084"/>
    <w:rsid w:val="00F4314A"/>
    <w:rsid w:val="00F43262"/>
    <w:rsid w:val="00F43316"/>
    <w:rsid w:val="00F4372E"/>
    <w:rsid w:val="00F43738"/>
    <w:rsid w:val="00F43A82"/>
    <w:rsid w:val="00F43CFB"/>
    <w:rsid w:val="00F43D5D"/>
    <w:rsid w:val="00F4402A"/>
    <w:rsid w:val="00F440A7"/>
    <w:rsid w:val="00F4413A"/>
    <w:rsid w:val="00F4424F"/>
    <w:rsid w:val="00F4428D"/>
    <w:rsid w:val="00F442D3"/>
    <w:rsid w:val="00F44404"/>
    <w:rsid w:val="00F4441F"/>
    <w:rsid w:val="00F444E0"/>
    <w:rsid w:val="00F44579"/>
    <w:rsid w:val="00F4458C"/>
    <w:rsid w:val="00F445C1"/>
    <w:rsid w:val="00F44647"/>
    <w:rsid w:val="00F44662"/>
    <w:rsid w:val="00F446C1"/>
    <w:rsid w:val="00F44705"/>
    <w:rsid w:val="00F447D4"/>
    <w:rsid w:val="00F44B12"/>
    <w:rsid w:val="00F44E17"/>
    <w:rsid w:val="00F44F3C"/>
    <w:rsid w:val="00F45220"/>
    <w:rsid w:val="00F452B0"/>
    <w:rsid w:val="00F45516"/>
    <w:rsid w:val="00F4565C"/>
    <w:rsid w:val="00F4568E"/>
    <w:rsid w:val="00F457BE"/>
    <w:rsid w:val="00F4594A"/>
    <w:rsid w:val="00F45A78"/>
    <w:rsid w:val="00F45AC3"/>
    <w:rsid w:val="00F45C05"/>
    <w:rsid w:val="00F45CB1"/>
    <w:rsid w:val="00F45F0E"/>
    <w:rsid w:val="00F45F32"/>
    <w:rsid w:val="00F45F5F"/>
    <w:rsid w:val="00F45F93"/>
    <w:rsid w:val="00F4611A"/>
    <w:rsid w:val="00F463C2"/>
    <w:rsid w:val="00F463E8"/>
    <w:rsid w:val="00F46598"/>
    <w:rsid w:val="00F465C8"/>
    <w:rsid w:val="00F467A3"/>
    <w:rsid w:val="00F467A6"/>
    <w:rsid w:val="00F4693F"/>
    <w:rsid w:val="00F46A38"/>
    <w:rsid w:val="00F46BCA"/>
    <w:rsid w:val="00F46D6D"/>
    <w:rsid w:val="00F46F2D"/>
    <w:rsid w:val="00F47012"/>
    <w:rsid w:val="00F47027"/>
    <w:rsid w:val="00F47091"/>
    <w:rsid w:val="00F47122"/>
    <w:rsid w:val="00F471A6"/>
    <w:rsid w:val="00F472C8"/>
    <w:rsid w:val="00F472E4"/>
    <w:rsid w:val="00F47667"/>
    <w:rsid w:val="00F476ED"/>
    <w:rsid w:val="00F478CA"/>
    <w:rsid w:val="00F478FB"/>
    <w:rsid w:val="00F47B12"/>
    <w:rsid w:val="00F47E1E"/>
    <w:rsid w:val="00F47F9A"/>
    <w:rsid w:val="00F47FB9"/>
    <w:rsid w:val="00F505EE"/>
    <w:rsid w:val="00F505F7"/>
    <w:rsid w:val="00F50625"/>
    <w:rsid w:val="00F50752"/>
    <w:rsid w:val="00F5085D"/>
    <w:rsid w:val="00F5087E"/>
    <w:rsid w:val="00F5097A"/>
    <w:rsid w:val="00F5098C"/>
    <w:rsid w:val="00F50C90"/>
    <w:rsid w:val="00F50D57"/>
    <w:rsid w:val="00F50DE0"/>
    <w:rsid w:val="00F510B1"/>
    <w:rsid w:val="00F51191"/>
    <w:rsid w:val="00F514FB"/>
    <w:rsid w:val="00F51716"/>
    <w:rsid w:val="00F51779"/>
    <w:rsid w:val="00F518B6"/>
    <w:rsid w:val="00F519D1"/>
    <w:rsid w:val="00F51A02"/>
    <w:rsid w:val="00F51A5C"/>
    <w:rsid w:val="00F51AED"/>
    <w:rsid w:val="00F51C45"/>
    <w:rsid w:val="00F51C70"/>
    <w:rsid w:val="00F51CB0"/>
    <w:rsid w:val="00F51F41"/>
    <w:rsid w:val="00F51FA2"/>
    <w:rsid w:val="00F51FE1"/>
    <w:rsid w:val="00F52089"/>
    <w:rsid w:val="00F52158"/>
    <w:rsid w:val="00F521BB"/>
    <w:rsid w:val="00F5238B"/>
    <w:rsid w:val="00F523BE"/>
    <w:rsid w:val="00F523EE"/>
    <w:rsid w:val="00F52418"/>
    <w:rsid w:val="00F52546"/>
    <w:rsid w:val="00F52591"/>
    <w:rsid w:val="00F52620"/>
    <w:rsid w:val="00F5264C"/>
    <w:rsid w:val="00F52729"/>
    <w:rsid w:val="00F52B47"/>
    <w:rsid w:val="00F52B72"/>
    <w:rsid w:val="00F52DE3"/>
    <w:rsid w:val="00F52F05"/>
    <w:rsid w:val="00F52FD2"/>
    <w:rsid w:val="00F53124"/>
    <w:rsid w:val="00F5317D"/>
    <w:rsid w:val="00F5345D"/>
    <w:rsid w:val="00F536BC"/>
    <w:rsid w:val="00F5378F"/>
    <w:rsid w:val="00F53802"/>
    <w:rsid w:val="00F53827"/>
    <w:rsid w:val="00F539AF"/>
    <w:rsid w:val="00F539E4"/>
    <w:rsid w:val="00F53B59"/>
    <w:rsid w:val="00F53C06"/>
    <w:rsid w:val="00F53C0B"/>
    <w:rsid w:val="00F53C14"/>
    <w:rsid w:val="00F53CFE"/>
    <w:rsid w:val="00F53D75"/>
    <w:rsid w:val="00F53DF8"/>
    <w:rsid w:val="00F53E07"/>
    <w:rsid w:val="00F53E45"/>
    <w:rsid w:val="00F53E64"/>
    <w:rsid w:val="00F540BF"/>
    <w:rsid w:val="00F540E5"/>
    <w:rsid w:val="00F54279"/>
    <w:rsid w:val="00F542CC"/>
    <w:rsid w:val="00F5430C"/>
    <w:rsid w:val="00F544A5"/>
    <w:rsid w:val="00F54583"/>
    <w:rsid w:val="00F5459A"/>
    <w:rsid w:val="00F545FD"/>
    <w:rsid w:val="00F548FD"/>
    <w:rsid w:val="00F54920"/>
    <w:rsid w:val="00F54A7F"/>
    <w:rsid w:val="00F54B83"/>
    <w:rsid w:val="00F54B8C"/>
    <w:rsid w:val="00F54C30"/>
    <w:rsid w:val="00F54C68"/>
    <w:rsid w:val="00F54D44"/>
    <w:rsid w:val="00F54D4E"/>
    <w:rsid w:val="00F54DF4"/>
    <w:rsid w:val="00F54E61"/>
    <w:rsid w:val="00F55056"/>
    <w:rsid w:val="00F5526B"/>
    <w:rsid w:val="00F55275"/>
    <w:rsid w:val="00F552BA"/>
    <w:rsid w:val="00F5533D"/>
    <w:rsid w:val="00F55474"/>
    <w:rsid w:val="00F5558B"/>
    <w:rsid w:val="00F5559D"/>
    <w:rsid w:val="00F55A0E"/>
    <w:rsid w:val="00F55B8E"/>
    <w:rsid w:val="00F55CE9"/>
    <w:rsid w:val="00F55D41"/>
    <w:rsid w:val="00F55D9F"/>
    <w:rsid w:val="00F55DEB"/>
    <w:rsid w:val="00F55DEC"/>
    <w:rsid w:val="00F55E55"/>
    <w:rsid w:val="00F55F9B"/>
    <w:rsid w:val="00F5628C"/>
    <w:rsid w:val="00F563EB"/>
    <w:rsid w:val="00F56404"/>
    <w:rsid w:val="00F56519"/>
    <w:rsid w:val="00F5656B"/>
    <w:rsid w:val="00F565B3"/>
    <w:rsid w:val="00F565ED"/>
    <w:rsid w:val="00F567AC"/>
    <w:rsid w:val="00F5689B"/>
    <w:rsid w:val="00F568A1"/>
    <w:rsid w:val="00F569A1"/>
    <w:rsid w:val="00F56B79"/>
    <w:rsid w:val="00F56BA2"/>
    <w:rsid w:val="00F56BB9"/>
    <w:rsid w:val="00F56BCC"/>
    <w:rsid w:val="00F56CD2"/>
    <w:rsid w:val="00F56D52"/>
    <w:rsid w:val="00F56E54"/>
    <w:rsid w:val="00F57267"/>
    <w:rsid w:val="00F572D2"/>
    <w:rsid w:val="00F5731D"/>
    <w:rsid w:val="00F573FC"/>
    <w:rsid w:val="00F57410"/>
    <w:rsid w:val="00F5747C"/>
    <w:rsid w:val="00F574CC"/>
    <w:rsid w:val="00F5763A"/>
    <w:rsid w:val="00F5777A"/>
    <w:rsid w:val="00F578F8"/>
    <w:rsid w:val="00F579CF"/>
    <w:rsid w:val="00F579FA"/>
    <w:rsid w:val="00F57A08"/>
    <w:rsid w:val="00F57AD1"/>
    <w:rsid w:val="00F57CF9"/>
    <w:rsid w:val="00F57D56"/>
    <w:rsid w:val="00F57D93"/>
    <w:rsid w:val="00F57DED"/>
    <w:rsid w:val="00F600B0"/>
    <w:rsid w:val="00F600CE"/>
    <w:rsid w:val="00F600FC"/>
    <w:rsid w:val="00F60148"/>
    <w:rsid w:val="00F60319"/>
    <w:rsid w:val="00F603D7"/>
    <w:rsid w:val="00F6051B"/>
    <w:rsid w:val="00F60581"/>
    <w:rsid w:val="00F605C6"/>
    <w:rsid w:val="00F60633"/>
    <w:rsid w:val="00F606CD"/>
    <w:rsid w:val="00F607DE"/>
    <w:rsid w:val="00F60899"/>
    <w:rsid w:val="00F60C49"/>
    <w:rsid w:val="00F60CCC"/>
    <w:rsid w:val="00F60D2A"/>
    <w:rsid w:val="00F60EAA"/>
    <w:rsid w:val="00F60FAB"/>
    <w:rsid w:val="00F61155"/>
    <w:rsid w:val="00F611BC"/>
    <w:rsid w:val="00F61285"/>
    <w:rsid w:val="00F612DE"/>
    <w:rsid w:val="00F61436"/>
    <w:rsid w:val="00F61790"/>
    <w:rsid w:val="00F618EA"/>
    <w:rsid w:val="00F61ADD"/>
    <w:rsid w:val="00F61B3C"/>
    <w:rsid w:val="00F61BBF"/>
    <w:rsid w:val="00F61BD2"/>
    <w:rsid w:val="00F61BF6"/>
    <w:rsid w:val="00F61C66"/>
    <w:rsid w:val="00F61CA9"/>
    <w:rsid w:val="00F61EFB"/>
    <w:rsid w:val="00F61EFD"/>
    <w:rsid w:val="00F61F8C"/>
    <w:rsid w:val="00F6200C"/>
    <w:rsid w:val="00F6201B"/>
    <w:rsid w:val="00F6206C"/>
    <w:rsid w:val="00F62104"/>
    <w:rsid w:val="00F62149"/>
    <w:rsid w:val="00F621C6"/>
    <w:rsid w:val="00F621FE"/>
    <w:rsid w:val="00F62246"/>
    <w:rsid w:val="00F62331"/>
    <w:rsid w:val="00F623CE"/>
    <w:rsid w:val="00F628CB"/>
    <w:rsid w:val="00F62933"/>
    <w:rsid w:val="00F62A5B"/>
    <w:rsid w:val="00F62AC8"/>
    <w:rsid w:val="00F62B49"/>
    <w:rsid w:val="00F62C98"/>
    <w:rsid w:val="00F62F36"/>
    <w:rsid w:val="00F62FBC"/>
    <w:rsid w:val="00F630B6"/>
    <w:rsid w:val="00F63195"/>
    <w:rsid w:val="00F632A6"/>
    <w:rsid w:val="00F633B8"/>
    <w:rsid w:val="00F63448"/>
    <w:rsid w:val="00F634A7"/>
    <w:rsid w:val="00F63639"/>
    <w:rsid w:val="00F637F2"/>
    <w:rsid w:val="00F638EE"/>
    <w:rsid w:val="00F63C34"/>
    <w:rsid w:val="00F63C36"/>
    <w:rsid w:val="00F63CA2"/>
    <w:rsid w:val="00F63E11"/>
    <w:rsid w:val="00F640DD"/>
    <w:rsid w:val="00F64146"/>
    <w:rsid w:val="00F641B5"/>
    <w:rsid w:val="00F642CB"/>
    <w:rsid w:val="00F644BE"/>
    <w:rsid w:val="00F64511"/>
    <w:rsid w:val="00F64589"/>
    <w:rsid w:val="00F64638"/>
    <w:rsid w:val="00F64944"/>
    <w:rsid w:val="00F649CB"/>
    <w:rsid w:val="00F64B11"/>
    <w:rsid w:val="00F64B89"/>
    <w:rsid w:val="00F64CB3"/>
    <w:rsid w:val="00F64DFE"/>
    <w:rsid w:val="00F64E0C"/>
    <w:rsid w:val="00F64F0B"/>
    <w:rsid w:val="00F65051"/>
    <w:rsid w:val="00F6509C"/>
    <w:rsid w:val="00F651C0"/>
    <w:rsid w:val="00F65232"/>
    <w:rsid w:val="00F654AC"/>
    <w:rsid w:val="00F65585"/>
    <w:rsid w:val="00F656D0"/>
    <w:rsid w:val="00F657B4"/>
    <w:rsid w:val="00F65ADD"/>
    <w:rsid w:val="00F65AE3"/>
    <w:rsid w:val="00F65C51"/>
    <w:rsid w:val="00F65CA7"/>
    <w:rsid w:val="00F65E2A"/>
    <w:rsid w:val="00F65F3C"/>
    <w:rsid w:val="00F65FD3"/>
    <w:rsid w:val="00F65FF1"/>
    <w:rsid w:val="00F6612C"/>
    <w:rsid w:val="00F661C7"/>
    <w:rsid w:val="00F6644A"/>
    <w:rsid w:val="00F6646D"/>
    <w:rsid w:val="00F6650D"/>
    <w:rsid w:val="00F66522"/>
    <w:rsid w:val="00F6670B"/>
    <w:rsid w:val="00F667D5"/>
    <w:rsid w:val="00F66826"/>
    <w:rsid w:val="00F66917"/>
    <w:rsid w:val="00F66942"/>
    <w:rsid w:val="00F6695D"/>
    <w:rsid w:val="00F669F3"/>
    <w:rsid w:val="00F66A7E"/>
    <w:rsid w:val="00F66C61"/>
    <w:rsid w:val="00F66CFC"/>
    <w:rsid w:val="00F66D58"/>
    <w:rsid w:val="00F66D7A"/>
    <w:rsid w:val="00F66DB4"/>
    <w:rsid w:val="00F66E22"/>
    <w:rsid w:val="00F66F23"/>
    <w:rsid w:val="00F67182"/>
    <w:rsid w:val="00F6726B"/>
    <w:rsid w:val="00F67487"/>
    <w:rsid w:val="00F674EB"/>
    <w:rsid w:val="00F6758F"/>
    <w:rsid w:val="00F677C8"/>
    <w:rsid w:val="00F67868"/>
    <w:rsid w:val="00F678D9"/>
    <w:rsid w:val="00F67947"/>
    <w:rsid w:val="00F679B0"/>
    <w:rsid w:val="00F679F4"/>
    <w:rsid w:val="00F67A4E"/>
    <w:rsid w:val="00F67A7E"/>
    <w:rsid w:val="00F67AD0"/>
    <w:rsid w:val="00F67B38"/>
    <w:rsid w:val="00F67BEB"/>
    <w:rsid w:val="00F67DC3"/>
    <w:rsid w:val="00F67E7F"/>
    <w:rsid w:val="00F67F50"/>
    <w:rsid w:val="00F7000A"/>
    <w:rsid w:val="00F700F2"/>
    <w:rsid w:val="00F70330"/>
    <w:rsid w:val="00F70333"/>
    <w:rsid w:val="00F703B2"/>
    <w:rsid w:val="00F7048F"/>
    <w:rsid w:val="00F704C5"/>
    <w:rsid w:val="00F704CF"/>
    <w:rsid w:val="00F7052E"/>
    <w:rsid w:val="00F7053E"/>
    <w:rsid w:val="00F70545"/>
    <w:rsid w:val="00F709C1"/>
    <w:rsid w:val="00F70A3C"/>
    <w:rsid w:val="00F70A50"/>
    <w:rsid w:val="00F70AA5"/>
    <w:rsid w:val="00F70AE1"/>
    <w:rsid w:val="00F70B94"/>
    <w:rsid w:val="00F70C46"/>
    <w:rsid w:val="00F70C86"/>
    <w:rsid w:val="00F70D23"/>
    <w:rsid w:val="00F70D50"/>
    <w:rsid w:val="00F70D80"/>
    <w:rsid w:val="00F70E54"/>
    <w:rsid w:val="00F70FC8"/>
    <w:rsid w:val="00F711A9"/>
    <w:rsid w:val="00F714F9"/>
    <w:rsid w:val="00F7155A"/>
    <w:rsid w:val="00F7167A"/>
    <w:rsid w:val="00F717C2"/>
    <w:rsid w:val="00F71B2F"/>
    <w:rsid w:val="00F71C3E"/>
    <w:rsid w:val="00F71FC7"/>
    <w:rsid w:val="00F71FFB"/>
    <w:rsid w:val="00F7218A"/>
    <w:rsid w:val="00F72231"/>
    <w:rsid w:val="00F7226C"/>
    <w:rsid w:val="00F724C9"/>
    <w:rsid w:val="00F725DF"/>
    <w:rsid w:val="00F7296C"/>
    <w:rsid w:val="00F729BD"/>
    <w:rsid w:val="00F72A66"/>
    <w:rsid w:val="00F72A89"/>
    <w:rsid w:val="00F72B74"/>
    <w:rsid w:val="00F72BA9"/>
    <w:rsid w:val="00F72DBA"/>
    <w:rsid w:val="00F72DDF"/>
    <w:rsid w:val="00F72E37"/>
    <w:rsid w:val="00F7302E"/>
    <w:rsid w:val="00F7316C"/>
    <w:rsid w:val="00F732AA"/>
    <w:rsid w:val="00F73524"/>
    <w:rsid w:val="00F73589"/>
    <w:rsid w:val="00F7359D"/>
    <w:rsid w:val="00F73776"/>
    <w:rsid w:val="00F73AE6"/>
    <w:rsid w:val="00F73B4D"/>
    <w:rsid w:val="00F73D31"/>
    <w:rsid w:val="00F73D9A"/>
    <w:rsid w:val="00F73E07"/>
    <w:rsid w:val="00F73E44"/>
    <w:rsid w:val="00F73FCA"/>
    <w:rsid w:val="00F7405E"/>
    <w:rsid w:val="00F74209"/>
    <w:rsid w:val="00F742CD"/>
    <w:rsid w:val="00F743B8"/>
    <w:rsid w:val="00F74460"/>
    <w:rsid w:val="00F74506"/>
    <w:rsid w:val="00F746C2"/>
    <w:rsid w:val="00F7470A"/>
    <w:rsid w:val="00F747CB"/>
    <w:rsid w:val="00F749B4"/>
    <w:rsid w:val="00F74A54"/>
    <w:rsid w:val="00F74A67"/>
    <w:rsid w:val="00F7500B"/>
    <w:rsid w:val="00F75036"/>
    <w:rsid w:val="00F75082"/>
    <w:rsid w:val="00F750BA"/>
    <w:rsid w:val="00F750DF"/>
    <w:rsid w:val="00F75111"/>
    <w:rsid w:val="00F751B0"/>
    <w:rsid w:val="00F751EB"/>
    <w:rsid w:val="00F75285"/>
    <w:rsid w:val="00F7531C"/>
    <w:rsid w:val="00F7554D"/>
    <w:rsid w:val="00F755E6"/>
    <w:rsid w:val="00F7578A"/>
    <w:rsid w:val="00F75802"/>
    <w:rsid w:val="00F7593F"/>
    <w:rsid w:val="00F759F0"/>
    <w:rsid w:val="00F75A7A"/>
    <w:rsid w:val="00F75C96"/>
    <w:rsid w:val="00F75ED1"/>
    <w:rsid w:val="00F75F9E"/>
    <w:rsid w:val="00F76036"/>
    <w:rsid w:val="00F7612A"/>
    <w:rsid w:val="00F76264"/>
    <w:rsid w:val="00F76324"/>
    <w:rsid w:val="00F7636D"/>
    <w:rsid w:val="00F764A2"/>
    <w:rsid w:val="00F765BF"/>
    <w:rsid w:val="00F76747"/>
    <w:rsid w:val="00F767B0"/>
    <w:rsid w:val="00F7688D"/>
    <w:rsid w:val="00F768AB"/>
    <w:rsid w:val="00F76B1E"/>
    <w:rsid w:val="00F76BE8"/>
    <w:rsid w:val="00F76C85"/>
    <w:rsid w:val="00F76DEE"/>
    <w:rsid w:val="00F76FA4"/>
    <w:rsid w:val="00F77119"/>
    <w:rsid w:val="00F77156"/>
    <w:rsid w:val="00F77157"/>
    <w:rsid w:val="00F7715C"/>
    <w:rsid w:val="00F7718A"/>
    <w:rsid w:val="00F771E2"/>
    <w:rsid w:val="00F77248"/>
    <w:rsid w:val="00F772A0"/>
    <w:rsid w:val="00F773E0"/>
    <w:rsid w:val="00F774B4"/>
    <w:rsid w:val="00F7753C"/>
    <w:rsid w:val="00F7754E"/>
    <w:rsid w:val="00F7761D"/>
    <w:rsid w:val="00F7768B"/>
    <w:rsid w:val="00F776EA"/>
    <w:rsid w:val="00F7786C"/>
    <w:rsid w:val="00F7792C"/>
    <w:rsid w:val="00F77A23"/>
    <w:rsid w:val="00F77A3C"/>
    <w:rsid w:val="00F77A8A"/>
    <w:rsid w:val="00F77B16"/>
    <w:rsid w:val="00F77D38"/>
    <w:rsid w:val="00F77D96"/>
    <w:rsid w:val="00F77E95"/>
    <w:rsid w:val="00F77EAB"/>
    <w:rsid w:val="00F8002A"/>
    <w:rsid w:val="00F80104"/>
    <w:rsid w:val="00F801C5"/>
    <w:rsid w:val="00F8045F"/>
    <w:rsid w:val="00F8053C"/>
    <w:rsid w:val="00F805E3"/>
    <w:rsid w:val="00F80710"/>
    <w:rsid w:val="00F80730"/>
    <w:rsid w:val="00F807B5"/>
    <w:rsid w:val="00F809B6"/>
    <w:rsid w:val="00F80AF3"/>
    <w:rsid w:val="00F80B8A"/>
    <w:rsid w:val="00F80C6E"/>
    <w:rsid w:val="00F80E31"/>
    <w:rsid w:val="00F80F06"/>
    <w:rsid w:val="00F81041"/>
    <w:rsid w:val="00F810A9"/>
    <w:rsid w:val="00F81283"/>
    <w:rsid w:val="00F8134F"/>
    <w:rsid w:val="00F814F6"/>
    <w:rsid w:val="00F81502"/>
    <w:rsid w:val="00F815DA"/>
    <w:rsid w:val="00F8163F"/>
    <w:rsid w:val="00F816CD"/>
    <w:rsid w:val="00F816D2"/>
    <w:rsid w:val="00F816DB"/>
    <w:rsid w:val="00F8186D"/>
    <w:rsid w:val="00F819FA"/>
    <w:rsid w:val="00F81A98"/>
    <w:rsid w:val="00F81C32"/>
    <w:rsid w:val="00F81D48"/>
    <w:rsid w:val="00F81E33"/>
    <w:rsid w:val="00F81E6C"/>
    <w:rsid w:val="00F8214C"/>
    <w:rsid w:val="00F8218B"/>
    <w:rsid w:val="00F82283"/>
    <w:rsid w:val="00F824C2"/>
    <w:rsid w:val="00F82588"/>
    <w:rsid w:val="00F825EE"/>
    <w:rsid w:val="00F8290B"/>
    <w:rsid w:val="00F8293C"/>
    <w:rsid w:val="00F829A3"/>
    <w:rsid w:val="00F82AE2"/>
    <w:rsid w:val="00F82BDD"/>
    <w:rsid w:val="00F82E01"/>
    <w:rsid w:val="00F82FA8"/>
    <w:rsid w:val="00F83087"/>
    <w:rsid w:val="00F83386"/>
    <w:rsid w:val="00F83398"/>
    <w:rsid w:val="00F834AF"/>
    <w:rsid w:val="00F83667"/>
    <w:rsid w:val="00F836AE"/>
    <w:rsid w:val="00F837C4"/>
    <w:rsid w:val="00F837C6"/>
    <w:rsid w:val="00F837E5"/>
    <w:rsid w:val="00F83865"/>
    <w:rsid w:val="00F83866"/>
    <w:rsid w:val="00F838B8"/>
    <w:rsid w:val="00F83990"/>
    <w:rsid w:val="00F83B07"/>
    <w:rsid w:val="00F83C02"/>
    <w:rsid w:val="00F83FCE"/>
    <w:rsid w:val="00F84073"/>
    <w:rsid w:val="00F8411B"/>
    <w:rsid w:val="00F842D1"/>
    <w:rsid w:val="00F8432A"/>
    <w:rsid w:val="00F8443E"/>
    <w:rsid w:val="00F84452"/>
    <w:rsid w:val="00F84646"/>
    <w:rsid w:val="00F846BC"/>
    <w:rsid w:val="00F847DA"/>
    <w:rsid w:val="00F84925"/>
    <w:rsid w:val="00F849F2"/>
    <w:rsid w:val="00F84B49"/>
    <w:rsid w:val="00F85024"/>
    <w:rsid w:val="00F850C5"/>
    <w:rsid w:val="00F85163"/>
    <w:rsid w:val="00F85277"/>
    <w:rsid w:val="00F8527C"/>
    <w:rsid w:val="00F852BC"/>
    <w:rsid w:val="00F85302"/>
    <w:rsid w:val="00F85468"/>
    <w:rsid w:val="00F854F2"/>
    <w:rsid w:val="00F85560"/>
    <w:rsid w:val="00F85633"/>
    <w:rsid w:val="00F858D6"/>
    <w:rsid w:val="00F858FB"/>
    <w:rsid w:val="00F85A3E"/>
    <w:rsid w:val="00F85A64"/>
    <w:rsid w:val="00F85AAB"/>
    <w:rsid w:val="00F85AD4"/>
    <w:rsid w:val="00F85C69"/>
    <w:rsid w:val="00F85E46"/>
    <w:rsid w:val="00F85F26"/>
    <w:rsid w:val="00F85F3F"/>
    <w:rsid w:val="00F85F8A"/>
    <w:rsid w:val="00F85FE9"/>
    <w:rsid w:val="00F86458"/>
    <w:rsid w:val="00F86556"/>
    <w:rsid w:val="00F865AD"/>
    <w:rsid w:val="00F865B4"/>
    <w:rsid w:val="00F865C2"/>
    <w:rsid w:val="00F866C4"/>
    <w:rsid w:val="00F866D0"/>
    <w:rsid w:val="00F867BC"/>
    <w:rsid w:val="00F867EE"/>
    <w:rsid w:val="00F86923"/>
    <w:rsid w:val="00F86989"/>
    <w:rsid w:val="00F86A5E"/>
    <w:rsid w:val="00F86B03"/>
    <w:rsid w:val="00F86CC8"/>
    <w:rsid w:val="00F86DD0"/>
    <w:rsid w:val="00F86FC4"/>
    <w:rsid w:val="00F87020"/>
    <w:rsid w:val="00F8724D"/>
    <w:rsid w:val="00F874BF"/>
    <w:rsid w:val="00F874C4"/>
    <w:rsid w:val="00F87540"/>
    <w:rsid w:val="00F875CB"/>
    <w:rsid w:val="00F8761A"/>
    <w:rsid w:val="00F876B8"/>
    <w:rsid w:val="00F876F4"/>
    <w:rsid w:val="00F87740"/>
    <w:rsid w:val="00F87755"/>
    <w:rsid w:val="00F87767"/>
    <w:rsid w:val="00F877BD"/>
    <w:rsid w:val="00F878B9"/>
    <w:rsid w:val="00F8790B"/>
    <w:rsid w:val="00F87CB2"/>
    <w:rsid w:val="00F87D86"/>
    <w:rsid w:val="00F87EE0"/>
    <w:rsid w:val="00F87F29"/>
    <w:rsid w:val="00F90115"/>
    <w:rsid w:val="00F901B0"/>
    <w:rsid w:val="00F90248"/>
    <w:rsid w:val="00F903BC"/>
    <w:rsid w:val="00F9050E"/>
    <w:rsid w:val="00F90539"/>
    <w:rsid w:val="00F9054D"/>
    <w:rsid w:val="00F9055A"/>
    <w:rsid w:val="00F90710"/>
    <w:rsid w:val="00F90802"/>
    <w:rsid w:val="00F908AD"/>
    <w:rsid w:val="00F908D3"/>
    <w:rsid w:val="00F90939"/>
    <w:rsid w:val="00F90B5A"/>
    <w:rsid w:val="00F90B65"/>
    <w:rsid w:val="00F90BC2"/>
    <w:rsid w:val="00F90D96"/>
    <w:rsid w:val="00F90E7B"/>
    <w:rsid w:val="00F90EE2"/>
    <w:rsid w:val="00F90FD9"/>
    <w:rsid w:val="00F91004"/>
    <w:rsid w:val="00F9126A"/>
    <w:rsid w:val="00F912C4"/>
    <w:rsid w:val="00F913BB"/>
    <w:rsid w:val="00F913EF"/>
    <w:rsid w:val="00F9141D"/>
    <w:rsid w:val="00F91571"/>
    <w:rsid w:val="00F91716"/>
    <w:rsid w:val="00F91800"/>
    <w:rsid w:val="00F918B2"/>
    <w:rsid w:val="00F91915"/>
    <w:rsid w:val="00F91A47"/>
    <w:rsid w:val="00F91ABB"/>
    <w:rsid w:val="00F91AC5"/>
    <w:rsid w:val="00F91B81"/>
    <w:rsid w:val="00F91C6B"/>
    <w:rsid w:val="00F91C7A"/>
    <w:rsid w:val="00F91D82"/>
    <w:rsid w:val="00F91F02"/>
    <w:rsid w:val="00F91F7C"/>
    <w:rsid w:val="00F92073"/>
    <w:rsid w:val="00F92109"/>
    <w:rsid w:val="00F9222D"/>
    <w:rsid w:val="00F92280"/>
    <w:rsid w:val="00F92284"/>
    <w:rsid w:val="00F9229F"/>
    <w:rsid w:val="00F92338"/>
    <w:rsid w:val="00F92363"/>
    <w:rsid w:val="00F923B7"/>
    <w:rsid w:val="00F92B39"/>
    <w:rsid w:val="00F92BAE"/>
    <w:rsid w:val="00F92C15"/>
    <w:rsid w:val="00F92C8F"/>
    <w:rsid w:val="00F92CB4"/>
    <w:rsid w:val="00F93281"/>
    <w:rsid w:val="00F9328A"/>
    <w:rsid w:val="00F93436"/>
    <w:rsid w:val="00F9350E"/>
    <w:rsid w:val="00F9353B"/>
    <w:rsid w:val="00F9372D"/>
    <w:rsid w:val="00F9374F"/>
    <w:rsid w:val="00F937D4"/>
    <w:rsid w:val="00F937DB"/>
    <w:rsid w:val="00F93925"/>
    <w:rsid w:val="00F939A3"/>
    <w:rsid w:val="00F93AB3"/>
    <w:rsid w:val="00F93B11"/>
    <w:rsid w:val="00F93E61"/>
    <w:rsid w:val="00F9403E"/>
    <w:rsid w:val="00F94066"/>
    <w:rsid w:val="00F940CB"/>
    <w:rsid w:val="00F940DF"/>
    <w:rsid w:val="00F9414C"/>
    <w:rsid w:val="00F94222"/>
    <w:rsid w:val="00F9429E"/>
    <w:rsid w:val="00F942E0"/>
    <w:rsid w:val="00F94354"/>
    <w:rsid w:val="00F943E6"/>
    <w:rsid w:val="00F94498"/>
    <w:rsid w:val="00F944BB"/>
    <w:rsid w:val="00F9454E"/>
    <w:rsid w:val="00F94664"/>
    <w:rsid w:val="00F946C9"/>
    <w:rsid w:val="00F9476F"/>
    <w:rsid w:val="00F9485D"/>
    <w:rsid w:val="00F94A6D"/>
    <w:rsid w:val="00F94D30"/>
    <w:rsid w:val="00F94E65"/>
    <w:rsid w:val="00F94EFF"/>
    <w:rsid w:val="00F94FB4"/>
    <w:rsid w:val="00F95087"/>
    <w:rsid w:val="00F951E1"/>
    <w:rsid w:val="00F952AD"/>
    <w:rsid w:val="00F952C3"/>
    <w:rsid w:val="00F954FC"/>
    <w:rsid w:val="00F95558"/>
    <w:rsid w:val="00F955BB"/>
    <w:rsid w:val="00F955BE"/>
    <w:rsid w:val="00F95737"/>
    <w:rsid w:val="00F95919"/>
    <w:rsid w:val="00F95927"/>
    <w:rsid w:val="00F95A77"/>
    <w:rsid w:val="00F95B5D"/>
    <w:rsid w:val="00F95CF3"/>
    <w:rsid w:val="00F95D2B"/>
    <w:rsid w:val="00F95D3F"/>
    <w:rsid w:val="00F95ED0"/>
    <w:rsid w:val="00F960DB"/>
    <w:rsid w:val="00F9618B"/>
    <w:rsid w:val="00F96247"/>
    <w:rsid w:val="00F9634D"/>
    <w:rsid w:val="00F963BB"/>
    <w:rsid w:val="00F964E8"/>
    <w:rsid w:val="00F96546"/>
    <w:rsid w:val="00F96581"/>
    <w:rsid w:val="00F96648"/>
    <w:rsid w:val="00F967CD"/>
    <w:rsid w:val="00F967D3"/>
    <w:rsid w:val="00F96886"/>
    <w:rsid w:val="00F9690D"/>
    <w:rsid w:val="00F969B4"/>
    <w:rsid w:val="00F96C15"/>
    <w:rsid w:val="00F96C23"/>
    <w:rsid w:val="00F96C62"/>
    <w:rsid w:val="00F96D15"/>
    <w:rsid w:val="00F96D99"/>
    <w:rsid w:val="00F96EF8"/>
    <w:rsid w:val="00F97076"/>
    <w:rsid w:val="00F971DA"/>
    <w:rsid w:val="00F97214"/>
    <w:rsid w:val="00F9729F"/>
    <w:rsid w:val="00F97442"/>
    <w:rsid w:val="00F9753B"/>
    <w:rsid w:val="00F9754B"/>
    <w:rsid w:val="00F976A5"/>
    <w:rsid w:val="00F976AB"/>
    <w:rsid w:val="00F976DE"/>
    <w:rsid w:val="00F978A7"/>
    <w:rsid w:val="00F97985"/>
    <w:rsid w:val="00F97991"/>
    <w:rsid w:val="00F979C4"/>
    <w:rsid w:val="00F97A8F"/>
    <w:rsid w:val="00F97B55"/>
    <w:rsid w:val="00F97B7F"/>
    <w:rsid w:val="00F97BB8"/>
    <w:rsid w:val="00F97CB8"/>
    <w:rsid w:val="00F97F5D"/>
    <w:rsid w:val="00F97F62"/>
    <w:rsid w:val="00FA012F"/>
    <w:rsid w:val="00FA0283"/>
    <w:rsid w:val="00FA0315"/>
    <w:rsid w:val="00FA039C"/>
    <w:rsid w:val="00FA048B"/>
    <w:rsid w:val="00FA04EA"/>
    <w:rsid w:val="00FA0597"/>
    <w:rsid w:val="00FA05F0"/>
    <w:rsid w:val="00FA06E7"/>
    <w:rsid w:val="00FA082E"/>
    <w:rsid w:val="00FA0832"/>
    <w:rsid w:val="00FA0833"/>
    <w:rsid w:val="00FA0953"/>
    <w:rsid w:val="00FA0A18"/>
    <w:rsid w:val="00FA0A8B"/>
    <w:rsid w:val="00FA0A9D"/>
    <w:rsid w:val="00FA0B25"/>
    <w:rsid w:val="00FA0B46"/>
    <w:rsid w:val="00FA0C04"/>
    <w:rsid w:val="00FA0C18"/>
    <w:rsid w:val="00FA0CA6"/>
    <w:rsid w:val="00FA0D33"/>
    <w:rsid w:val="00FA0D6B"/>
    <w:rsid w:val="00FA0F1B"/>
    <w:rsid w:val="00FA101F"/>
    <w:rsid w:val="00FA11C2"/>
    <w:rsid w:val="00FA1203"/>
    <w:rsid w:val="00FA1659"/>
    <w:rsid w:val="00FA16EB"/>
    <w:rsid w:val="00FA1790"/>
    <w:rsid w:val="00FA17F2"/>
    <w:rsid w:val="00FA1986"/>
    <w:rsid w:val="00FA1AD3"/>
    <w:rsid w:val="00FA1DC8"/>
    <w:rsid w:val="00FA1DE0"/>
    <w:rsid w:val="00FA1E54"/>
    <w:rsid w:val="00FA1E7B"/>
    <w:rsid w:val="00FA1FEE"/>
    <w:rsid w:val="00FA1FF5"/>
    <w:rsid w:val="00FA2003"/>
    <w:rsid w:val="00FA2027"/>
    <w:rsid w:val="00FA20C0"/>
    <w:rsid w:val="00FA217A"/>
    <w:rsid w:val="00FA217D"/>
    <w:rsid w:val="00FA2244"/>
    <w:rsid w:val="00FA2369"/>
    <w:rsid w:val="00FA2414"/>
    <w:rsid w:val="00FA24F4"/>
    <w:rsid w:val="00FA2949"/>
    <w:rsid w:val="00FA2984"/>
    <w:rsid w:val="00FA29B1"/>
    <w:rsid w:val="00FA2A08"/>
    <w:rsid w:val="00FA2ABA"/>
    <w:rsid w:val="00FA2B2C"/>
    <w:rsid w:val="00FA2DF0"/>
    <w:rsid w:val="00FA2EF2"/>
    <w:rsid w:val="00FA3001"/>
    <w:rsid w:val="00FA3048"/>
    <w:rsid w:val="00FA3139"/>
    <w:rsid w:val="00FA35A6"/>
    <w:rsid w:val="00FA3626"/>
    <w:rsid w:val="00FA366D"/>
    <w:rsid w:val="00FA36A0"/>
    <w:rsid w:val="00FA36A3"/>
    <w:rsid w:val="00FA3724"/>
    <w:rsid w:val="00FA39F8"/>
    <w:rsid w:val="00FA3A45"/>
    <w:rsid w:val="00FA3ACA"/>
    <w:rsid w:val="00FA3B2E"/>
    <w:rsid w:val="00FA3E80"/>
    <w:rsid w:val="00FA40F1"/>
    <w:rsid w:val="00FA4148"/>
    <w:rsid w:val="00FA440E"/>
    <w:rsid w:val="00FA4421"/>
    <w:rsid w:val="00FA4574"/>
    <w:rsid w:val="00FA45B0"/>
    <w:rsid w:val="00FA4742"/>
    <w:rsid w:val="00FA48D3"/>
    <w:rsid w:val="00FA494C"/>
    <w:rsid w:val="00FA4B44"/>
    <w:rsid w:val="00FA4F99"/>
    <w:rsid w:val="00FA50B0"/>
    <w:rsid w:val="00FA5255"/>
    <w:rsid w:val="00FA5367"/>
    <w:rsid w:val="00FA53DD"/>
    <w:rsid w:val="00FA53DE"/>
    <w:rsid w:val="00FA5407"/>
    <w:rsid w:val="00FA57BC"/>
    <w:rsid w:val="00FA586C"/>
    <w:rsid w:val="00FA589B"/>
    <w:rsid w:val="00FA58B7"/>
    <w:rsid w:val="00FA58CF"/>
    <w:rsid w:val="00FA5B79"/>
    <w:rsid w:val="00FA5BD3"/>
    <w:rsid w:val="00FA5C26"/>
    <w:rsid w:val="00FA5C61"/>
    <w:rsid w:val="00FA5D2B"/>
    <w:rsid w:val="00FA625B"/>
    <w:rsid w:val="00FA634C"/>
    <w:rsid w:val="00FA636B"/>
    <w:rsid w:val="00FA63B4"/>
    <w:rsid w:val="00FA64A7"/>
    <w:rsid w:val="00FA6860"/>
    <w:rsid w:val="00FA688D"/>
    <w:rsid w:val="00FA689A"/>
    <w:rsid w:val="00FA68EC"/>
    <w:rsid w:val="00FA6A4B"/>
    <w:rsid w:val="00FA6DC4"/>
    <w:rsid w:val="00FA6DDE"/>
    <w:rsid w:val="00FA6E4A"/>
    <w:rsid w:val="00FA6E91"/>
    <w:rsid w:val="00FA70F8"/>
    <w:rsid w:val="00FA71C0"/>
    <w:rsid w:val="00FA7209"/>
    <w:rsid w:val="00FA7405"/>
    <w:rsid w:val="00FA7481"/>
    <w:rsid w:val="00FA75A0"/>
    <w:rsid w:val="00FA75ED"/>
    <w:rsid w:val="00FA761E"/>
    <w:rsid w:val="00FA765D"/>
    <w:rsid w:val="00FA7747"/>
    <w:rsid w:val="00FA777E"/>
    <w:rsid w:val="00FA7865"/>
    <w:rsid w:val="00FA7D20"/>
    <w:rsid w:val="00FA7E50"/>
    <w:rsid w:val="00FA7EAD"/>
    <w:rsid w:val="00FA7EFF"/>
    <w:rsid w:val="00FB02DE"/>
    <w:rsid w:val="00FB02E2"/>
    <w:rsid w:val="00FB0314"/>
    <w:rsid w:val="00FB0327"/>
    <w:rsid w:val="00FB0344"/>
    <w:rsid w:val="00FB0392"/>
    <w:rsid w:val="00FB041C"/>
    <w:rsid w:val="00FB0479"/>
    <w:rsid w:val="00FB050D"/>
    <w:rsid w:val="00FB055C"/>
    <w:rsid w:val="00FB0687"/>
    <w:rsid w:val="00FB06EE"/>
    <w:rsid w:val="00FB0799"/>
    <w:rsid w:val="00FB07F7"/>
    <w:rsid w:val="00FB0859"/>
    <w:rsid w:val="00FB08C9"/>
    <w:rsid w:val="00FB09D3"/>
    <w:rsid w:val="00FB0ABA"/>
    <w:rsid w:val="00FB0B13"/>
    <w:rsid w:val="00FB0C39"/>
    <w:rsid w:val="00FB0D57"/>
    <w:rsid w:val="00FB0DF8"/>
    <w:rsid w:val="00FB0E44"/>
    <w:rsid w:val="00FB13A3"/>
    <w:rsid w:val="00FB13ED"/>
    <w:rsid w:val="00FB1482"/>
    <w:rsid w:val="00FB14ED"/>
    <w:rsid w:val="00FB1562"/>
    <w:rsid w:val="00FB16AA"/>
    <w:rsid w:val="00FB1784"/>
    <w:rsid w:val="00FB180D"/>
    <w:rsid w:val="00FB1830"/>
    <w:rsid w:val="00FB18FC"/>
    <w:rsid w:val="00FB1A33"/>
    <w:rsid w:val="00FB1A83"/>
    <w:rsid w:val="00FB1AC7"/>
    <w:rsid w:val="00FB1B6A"/>
    <w:rsid w:val="00FB1E8B"/>
    <w:rsid w:val="00FB1F1A"/>
    <w:rsid w:val="00FB1F5A"/>
    <w:rsid w:val="00FB1F89"/>
    <w:rsid w:val="00FB1FB0"/>
    <w:rsid w:val="00FB1FB9"/>
    <w:rsid w:val="00FB1FDD"/>
    <w:rsid w:val="00FB21D3"/>
    <w:rsid w:val="00FB24E1"/>
    <w:rsid w:val="00FB24EF"/>
    <w:rsid w:val="00FB2554"/>
    <w:rsid w:val="00FB256C"/>
    <w:rsid w:val="00FB26BB"/>
    <w:rsid w:val="00FB277B"/>
    <w:rsid w:val="00FB2933"/>
    <w:rsid w:val="00FB2BCC"/>
    <w:rsid w:val="00FB2C06"/>
    <w:rsid w:val="00FB2C35"/>
    <w:rsid w:val="00FB2CD4"/>
    <w:rsid w:val="00FB2CD8"/>
    <w:rsid w:val="00FB2E94"/>
    <w:rsid w:val="00FB2EA2"/>
    <w:rsid w:val="00FB2F4B"/>
    <w:rsid w:val="00FB3070"/>
    <w:rsid w:val="00FB3226"/>
    <w:rsid w:val="00FB325D"/>
    <w:rsid w:val="00FB33DD"/>
    <w:rsid w:val="00FB341A"/>
    <w:rsid w:val="00FB34EA"/>
    <w:rsid w:val="00FB365B"/>
    <w:rsid w:val="00FB3795"/>
    <w:rsid w:val="00FB37FE"/>
    <w:rsid w:val="00FB3805"/>
    <w:rsid w:val="00FB3920"/>
    <w:rsid w:val="00FB3B01"/>
    <w:rsid w:val="00FB3C28"/>
    <w:rsid w:val="00FB3C61"/>
    <w:rsid w:val="00FB3CCE"/>
    <w:rsid w:val="00FB3D5B"/>
    <w:rsid w:val="00FB3D7D"/>
    <w:rsid w:val="00FB3DA5"/>
    <w:rsid w:val="00FB3E2D"/>
    <w:rsid w:val="00FB3FC6"/>
    <w:rsid w:val="00FB41DD"/>
    <w:rsid w:val="00FB423C"/>
    <w:rsid w:val="00FB4394"/>
    <w:rsid w:val="00FB43CE"/>
    <w:rsid w:val="00FB44C4"/>
    <w:rsid w:val="00FB467C"/>
    <w:rsid w:val="00FB46DD"/>
    <w:rsid w:val="00FB46F4"/>
    <w:rsid w:val="00FB48BA"/>
    <w:rsid w:val="00FB4901"/>
    <w:rsid w:val="00FB4A70"/>
    <w:rsid w:val="00FB4BD6"/>
    <w:rsid w:val="00FB4BE6"/>
    <w:rsid w:val="00FB4DF6"/>
    <w:rsid w:val="00FB4EBA"/>
    <w:rsid w:val="00FB4FE5"/>
    <w:rsid w:val="00FB5101"/>
    <w:rsid w:val="00FB5110"/>
    <w:rsid w:val="00FB519B"/>
    <w:rsid w:val="00FB5289"/>
    <w:rsid w:val="00FB528F"/>
    <w:rsid w:val="00FB5295"/>
    <w:rsid w:val="00FB52B2"/>
    <w:rsid w:val="00FB53A3"/>
    <w:rsid w:val="00FB544E"/>
    <w:rsid w:val="00FB54EB"/>
    <w:rsid w:val="00FB54EC"/>
    <w:rsid w:val="00FB5695"/>
    <w:rsid w:val="00FB56CF"/>
    <w:rsid w:val="00FB5975"/>
    <w:rsid w:val="00FB5A47"/>
    <w:rsid w:val="00FB5B62"/>
    <w:rsid w:val="00FB5B76"/>
    <w:rsid w:val="00FB5B82"/>
    <w:rsid w:val="00FB5D37"/>
    <w:rsid w:val="00FB5FC8"/>
    <w:rsid w:val="00FB61CF"/>
    <w:rsid w:val="00FB61F8"/>
    <w:rsid w:val="00FB62A8"/>
    <w:rsid w:val="00FB645E"/>
    <w:rsid w:val="00FB64EA"/>
    <w:rsid w:val="00FB64F0"/>
    <w:rsid w:val="00FB64F9"/>
    <w:rsid w:val="00FB652E"/>
    <w:rsid w:val="00FB6566"/>
    <w:rsid w:val="00FB6620"/>
    <w:rsid w:val="00FB66D4"/>
    <w:rsid w:val="00FB66D6"/>
    <w:rsid w:val="00FB68E4"/>
    <w:rsid w:val="00FB691C"/>
    <w:rsid w:val="00FB6A3C"/>
    <w:rsid w:val="00FB6AC3"/>
    <w:rsid w:val="00FB6ADA"/>
    <w:rsid w:val="00FB6B4E"/>
    <w:rsid w:val="00FB6C9E"/>
    <w:rsid w:val="00FB6D00"/>
    <w:rsid w:val="00FB6F2C"/>
    <w:rsid w:val="00FB6F2F"/>
    <w:rsid w:val="00FB6FAC"/>
    <w:rsid w:val="00FB7294"/>
    <w:rsid w:val="00FB72A4"/>
    <w:rsid w:val="00FB736C"/>
    <w:rsid w:val="00FB73DE"/>
    <w:rsid w:val="00FB73FB"/>
    <w:rsid w:val="00FB7449"/>
    <w:rsid w:val="00FB75A4"/>
    <w:rsid w:val="00FB764B"/>
    <w:rsid w:val="00FB7659"/>
    <w:rsid w:val="00FB772E"/>
    <w:rsid w:val="00FB77AA"/>
    <w:rsid w:val="00FB7803"/>
    <w:rsid w:val="00FB78C9"/>
    <w:rsid w:val="00FB79B5"/>
    <w:rsid w:val="00FB7AB4"/>
    <w:rsid w:val="00FB7BFE"/>
    <w:rsid w:val="00FB7D38"/>
    <w:rsid w:val="00FB7D46"/>
    <w:rsid w:val="00FB7D91"/>
    <w:rsid w:val="00FB7FDD"/>
    <w:rsid w:val="00FC0018"/>
    <w:rsid w:val="00FC01DB"/>
    <w:rsid w:val="00FC048E"/>
    <w:rsid w:val="00FC058C"/>
    <w:rsid w:val="00FC05E6"/>
    <w:rsid w:val="00FC0848"/>
    <w:rsid w:val="00FC0864"/>
    <w:rsid w:val="00FC0920"/>
    <w:rsid w:val="00FC0B65"/>
    <w:rsid w:val="00FC0BA3"/>
    <w:rsid w:val="00FC0C2E"/>
    <w:rsid w:val="00FC0D26"/>
    <w:rsid w:val="00FC0F46"/>
    <w:rsid w:val="00FC10D8"/>
    <w:rsid w:val="00FC1244"/>
    <w:rsid w:val="00FC15A0"/>
    <w:rsid w:val="00FC15E6"/>
    <w:rsid w:val="00FC167E"/>
    <w:rsid w:val="00FC1705"/>
    <w:rsid w:val="00FC1917"/>
    <w:rsid w:val="00FC192B"/>
    <w:rsid w:val="00FC1944"/>
    <w:rsid w:val="00FC19AB"/>
    <w:rsid w:val="00FC1A37"/>
    <w:rsid w:val="00FC1B18"/>
    <w:rsid w:val="00FC1C1A"/>
    <w:rsid w:val="00FC1DF4"/>
    <w:rsid w:val="00FC1FB6"/>
    <w:rsid w:val="00FC20A7"/>
    <w:rsid w:val="00FC20B2"/>
    <w:rsid w:val="00FC22BE"/>
    <w:rsid w:val="00FC231E"/>
    <w:rsid w:val="00FC23AD"/>
    <w:rsid w:val="00FC2419"/>
    <w:rsid w:val="00FC256B"/>
    <w:rsid w:val="00FC2673"/>
    <w:rsid w:val="00FC26A5"/>
    <w:rsid w:val="00FC26D0"/>
    <w:rsid w:val="00FC2AE9"/>
    <w:rsid w:val="00FC2C4F"/>
    <w:rsid w:val="00FC2DAD"/>
    <w:rsid w:val="00FC2E57"/>
    <w:rsid w:val="00FC2F2C"/>
    <w:rsid w:val="00FC3027"/>
    <w:rsid w:val="00FC313A"/>
    <w:rsid w:val="00FC3158"/>
    <w:rsid w:val="00FC3236"/>
    <w:rsid w:val="00FC36AD"/>
    <w:rsid w:val="00FC37D7"/>
    <w:rsid w:val="00FC381D"/>
    <w:rsid w:val="00FC3A05"/>
    <w:rsid w:val="00FC3D21"/>
    <w:rsid w:val="00FC3D54"/>
    <w:rsid w:val="00FC417F"/>
    <w:rsid w:val="00FC4225"/>
    <w:rsid w:val="00FC4244"/>
    <w:rsid w:val="00FC425C"/>
    <w:rsid w:val="00FC42D6"/>
    <w:rsid w:val="00FC44A8"/>
    <w:rsid w:val="00FC4545"/>
    <w:rsid w:val="00FC488B"/>
    <w:rsid w:val="00FC4896"/>
    <w:rsid w:val="00FC4BA1"/>
    <w:rsid w:val="00FC4D49"/>
    <w:rsid w:val="00FC4D7C"/>
    <w:rsid w:val="00FC4E92"/>
    <w:rsid w:val="00FC50D0"/>
    <w:rsid w:val="00FC5150"/>
    <w:rsid w:val="00FC5190"/>
    <w:rsid w:val="00FC5197"/>
    <w:rsid w:val="00FC52DE"/>
    <w:rsid w:val="00FC54B5"/>
    <w:rsid w:val="00FC55EE"/>
    <w:rsid w:val="00FC5617"/>
    <w:rsid w:val="00FC567A"/>
    <w:rsid w:val="00FC5704"/>
    <w:rsid w:val="00FC5C50"/>
    <w:rsid w:val="00FC5CFD"/>
    <w:rsid w:val="00FC5D06"/>
    <w:rsid w:val="00FC5DE1"/>
    <w:rsid w:val="00FC5EB4"/>
    <w:rsid w:val="00FC5F13"/>
    <w:rsid w:val="00FC60DA"/>
    <w:rsid w:val="00FC645F"/>
    <w:rsid w:val="00FC64BA"/>
    <w:rsid w:val="00FC669A"/>
    <w:rsid w:val="00FC6794"/>
    <w:rsid w:val="00FC6928"/>
    <w:rsid w:val="00FC69D0"/>
    <w:rsid w:val="00FC6BA3"/>
    <w:rsid w:val="00FC6EC2"/>
    <w:rsid w:val="00FC6F3E"/>
    <w:rsid w:val="00FC70FA"/>
    <w:rsid w:val="00FC7207"/>
    <w:rsid w:val="00FC72C2"/>
    <w:rsid w:val="00FC72F5"/>
    <w:rsid w:val="00FC7386"/>
    <w:rsid w:val="00FC73E3"/>
    <w:rsid w:val="00FC73EE"/>
    <w:rsid w:val="00FC7409"/>
    <w:rsid w:val="00FC7442"/>
    <w:rsid w:val="00FC7538"/>
    <w:rsid w:val="00FC778A"/>
    <w:rsid w:val="00FC7832"/>
    <w:rsid w:val="00FC7912"/>
    <w:rsid w:val="00FC7A36"/>
    <w:rsid w:val="00FC7B0C"/>
    <w:rsid w:val="00FC7B68"/>
    <w:rsid w:val="00FC7C02"/>
    <w:rsid w:val="00FC7C1E"/>
    <w:rsid w:val="00FC7F40"/>
    <w:rsid w:val="00FD006B"/>
    <w:rsid w:val="00FD0081"/>
    <w:rsid w:val="00FD00B3"/>
    <w:rsid w:val="00FD0105"/>
    <w:rsid w:val="00FD0127"/>
    <w:rsid w:val="00FD01FD"/>
    <w:rsid w:val="00FD0361"/>
    <w:rsid w:val="00FD0367"/>
    <w:rsid w:val="00FD03E8"/>
    <w:rsid w:val="00FD0486"/>
    <w:rsid w:val="00FD0693"/>
    <w:rsid w:val="00FD06ED"/>
    <w:rsid w:val="00FD07B8"/>
    <w:rsid w:val="00FD07D9"/>
    <w:rsid w:val="00FD081F"/>
    <w:rsid w:val="00FD0863"/>
    <w:rsid w:val="00FD08B4"/>
    <w:rsid w:val="00FD08D8"/>
    <w:rsid w:val="00FD08ED"/>
    <w:rsid w:val="00FD090E"/>
    <w:rsid w:val="00FD0916"/>
    <w:rsid w:val="00FD098E"/>
    <w:rsid w:val="00FD0A30"/>
    <w:rsid w:val="00FD0AE9"/>
    <w:rsid w:val="00FD0C60"/>
    <w:rsid w:val="00FD0C8E"/>
    <w:rsid w:val="00FD0EA3"/>
    <w:rsid w:val="00FD109A"/>
    <w:rsid w:val="00FD10EA"/>
    <w:rsid w:val="00FD10F1"/>
    <w:rsid w:val="00FD1100"/>
    <w:rsid w:val="00FD1198"/>
    <w:rsid w:val="00FD123D"/>
    <w:rsid w:val="00FD13AB"/>
    <w:rsid w:val="00FD14A6"/>
    <w:rsid w:val="00FD14EF"/>
    <w:rsid w:val="00FD15C5"/>
    <w:rsid w:val="00FD16CF"/>
    <w:rsid w:val="00FD1769"/>
    <w:rsid w:val="00FD18CE"/>
    <w:rsid w:val="00FD19B7"/>
    <w:rsid w:val="00FD1A85"/>
    <w:rsid w:val="00FD1BAF"/>
    <w:rsid w:val="00FD1BC9"/>
    <w:rsid w:val="00FD1CCC"/>
    <w:rsid w:val="00FD1D75"/>
    <w:rsid w:val="00FD1E54"/>
    <w:rsid w:val="00FD1E60"/>
    <w:rsid w:val="00FD21A6"/>
    <w:rsid w:val="00FD21B2"/>
    <w:rsid w:val="00FD2301"/>
    <w:rsid w:val="00FD2327"/>
    <w:rsid w:val="00FD2351"/>
    <w:rsid w:val="00FD246C"/>
    <w:rsid w:val="00FD24E5"/>
    <w:rsid w:val="00FD2526"/>
    <w:rsid w:val="00FD2712"/>
    <w:rsid w:val="00FD2774"/>
    <w:rsid w:val="00FD2868"/>
    <w:rsid w:val="00FD2961"/>
    <w:rsid w:val="00FD29D3"/>
    <w:rsid w:val="00FD2AB0"/>
    <w:rsid w:val="00FD2BF5"/>
    <w:rsid w:val="00FD2C4A"/>
    <w:rsid w:val="00FD2CA7"/>
    <w:rsid w:val="00FD2FE1"/>
    <w:rsid w:val="00FD3031"/>
    <w:rsid w:val="00FD32BA"/>
    <w:rsid w:val="00FD3431"/>
    <w:rsid w:val="00FD3454"/>
    <w:rsid w:val="00FD3472"/>
    <w:rsid w:val="00FD356F"/>
    <w:rsid w:val="00FD35FF"/>
    <w:rsid w:val="00FD36B6"/>
    <w:rsid w:val="00FD3A41"/>
    <w:rsid w:val="00FD3AC8"/>
    <w:rsid w:val="00FD3B03"/>
    <w:rsid w:val="00FD3BA8"/>
    <w:rsid w:val="00FD3BE9"/>
    <w:rsid w:val="00FD3C03"/>
    <w:rsid w:val="00FD3CA7"/>
    <w:rsid w:val="00FD3CD8"/>
    <w:rsid w:val="00FD3E01"/>
    <w:rsid w:val="00FD3FD3"/>
    <w:rsid w:val="00FD406A"/>
    <w:rsid w:val="00FD40F4"/>
    <w:rsid w:val="00FD4399"/>
    <w:rsid w:val="00FD4465"/>
    <w:rsid w:val="00FD44C9"/>
    <w:rsid w:val="00FD45C7"/>
    <w:rsid w:val="00FD4891"/>
    <w:rsid w:val="00FD48DC"/>
    <w:rsid w:val="00FD493D"/>
    <w:rsid w:val="00FD49AC"/>
    <w:rsid w:val="00FD4B7C"/>
    <w:rsid w:val="00FD4D4E"/>
    <w:rsid w:val="00FD4D6A"/>
    <w:rsid w:val="00FD4E5C"/>
    <w:rsid w:val="00FD4F06"/>
    <w:rsid w:val="00FD50E0"/>
    <w:rsid w:val="00FD5121"/>
    <w:rsid w:val="00FD5162"/>
    <w:rsid w:val="00FD5315"/>
    <w:rsid w:val="00FD5329"/>
    <w:rsid w:val="00FD53DE"/>
    <w:rsid w:val="00FD54A0"/>
    <w:rsid w:val="00FD551D"/>
    <w:rsid w:val="00FD56BF"/>
    <w:rsid w:val="00FD5888"/>
    <w:rsid w:val="00FD59FC"/>
    <w:rsid w:val="00FD5BF4"/>
    <w:rsid w:val="00FD5C56"/>
    <w:rsid w:val="00FD5E71"/>
    <w:rsid w:val="00FD5E7C"/>
    <w:rsid w:val="00FD6094"/>
    <w:rsid w:val="00FD6386"/>
    <w:rsid w:val="00FD642D"/>
    <w:rsid w:val="00FD6493"/>
    <w:rsid w:val="00FD649B"/>
    <w:rsid w:val="00FD64EF"/>
    <w:rsid w:val="00FD6510"/>
    <w:rsid w:val="00FD6543"/>
    <w:rsid w:val="00FD65DB"/>
    <w:rsid w:val="00FD662E"/>
    <w:rsid w:val="00FD663B"/>
    <w:rsid w:val="00FD66EB"/>
    <w:rsid w:val="00FD6757"/>
    <w:rsid w:val="00FD681F"/>
    <w:rsid w:val="00FD68EF"/>
    <w:rsid w:val="00FD69CE"/>
    <w:rsid w:val="00FD69EA"/>
    <w:rsid w:val="00FD6CE3"/>
    <w:rsid w:val="00FD6D24"/>
    <w:rsid w:val="00FD70B3"/>
    <w:rsid w:val="00FD733C"/>
    <w:rsid w:val="00FD737B"/>
    <w:rsid w:val="00FD73A5"/>
    <w:rsid w:val="00FD743D"/>
    <w:rsid w:val="00FD7533"/>
    <w:rsid w:val="00FD7556"/>
    <w:rsid w:val="00FD75B0"/>
    <w:rsid w:val="00FD761B"/>
    <w:rsid w:val="00FD768A"/>
    <w:rsid w:val="00FD7745"/>
    <w:rsid w:val="00FD7865"/>
    <w:rsid w:val="00FD7974"/>
    <w:rsid w:val="00FD7A02"/>
    <w:rsid w:val="00FD7DB1"/>
    <w:rsid w:val="00FD7F02"/>
    <w:rsid w:val="00FE0044"/>
    <w:rsid w:val="00FE009C"/>
    <w:rsid w:val="00FE0194"/>
    <w:rsid w:val="00FE0378"/>
    <w:rsid w:val="00FE0425"/>
    <w:rsid w:val="00FE05D6"/>
    <w:rsid w:val="00FE0777"/>
    <w:rsid w:val="00FE07D7"/>
    <w:rsid w:val="00FE0AF0"/>
    <w:rsid w:val="00FE0E37"/>
    <w:rsid w:val="00FE0F35"/>
    <w:rsid w:val="00FE0F40"/>
    <w:rsid w:val="00FE103C"/>
    <w:rsid w:val="00FE10D0"/>
    <w:rsid w:val="00FE10FD"/>
    <w:rsid w:val="00FE126C"/>
    <w:rsid w:val="00FE1283"/>
    <w:rsid w:val="00FE12E6"/>
    <w:rsid w:val="00FE1488"/>
    <w:rsid w:val="00FE15B3"/>
    <w:rsid w:val="00FE15C4"/>
    <w:rsid w:val="00FE18F1"/>
    <w:rsid w:val="00FE1BC2"/>
    <w:rsid w:val="00FE1C0C"/>
    <w:rsid w:val="00FE1C3F"/>
    <w:rsid w:val="00FE1D2B"/>
    <w:rsid w:val="00FE1D41"/>
    <w:rsid w:val="00FE1D5A"/>
    <w:rsid w:val="00FE1E81"/>
    <w:rsid w:val="00FE204B"/>
    <w:rsid w:val="00FE22AD"/>
    <w:rsid w:val="00FE22FC"/>
    <w:rsid w:val="00FE2427"/>
    <w:rsid w:val="00FE24B1"/>
    <w:rsid w:val="00FE255C"/>
    <w:rsid w:val="00FE2AA2"/>
    <w:rsid w:val="00FE2B44"/>
    <w:rsid w:val="00FE2CD4"/>
    <w:rsid w:val="00FE2DA7"/>
    <w:rsid w:val="00FE2E7B"/>
    <w:rsid w:val="00FE30D6"/>
    <w:rsid w:val="00FE32E0"/>
    <w:rsid w:val="00FE32E2"/>
    <w:rsid w:val="00FE3304"/>
    <w:rsid w:val="00FE33F9"/>
    <w:rsid w:val="00FE3442"/>
    <w:rsid w:val="00FE35A3"/>
    <w:rsid w:val="00FE35FE"/>
    <w:rsid w:val="00FE364C"/>
    <w:rsid w:val="00FE3687"/>
    <w:rsid w:val="00FE37DE"/>
    <w:rsid w:val="00FE3911"/>
    <w:rsid w:val="00FE3962"/>
    <w:rsid w:val="00FE3980"/>
    <w:rsid w:val="00FE3A2E"/>
    <w:rsid w:val="00FE3AB2"/>
    <w:rsid w:val="00FE3B16"/>
    <w:rsid w:val="00FE3B7E"/>
    <w:rsid w:val="00FE3BF0"/>
    <w:rsid w:val="00FE3CA7"/>
    <w:rsid w:val="00FE40CB"/>
    <w:rsid w:val="00FE4154"/>
    <w:rsid w:val="00FE4295"/>
    <w:rsid w:val="00FE42DF"/>
    <w:rsid w:val="00FE4371"/>
    <w:rsid w:val="00FE4375"/>
    <w:rsid w:val="00FE438B"/>
    <w:rsid w:val="00FE439F"/>
    <w:rsid w:val="00FE43A6"/>
    <w:rsid w:val="00FE43C4"/>
    <w:rsid w:val="00FE4434"/>
    <w:rsid w:val="00FE4458"/>
    <w:rsid w:val="00FE45F7"/>
    <w:rsid w:val="00FE4713"/>
    <w:rsid w:val="00FE4821"/>
    <w:rsid w:val="00FE498F"/>
    <w:rsid w:val="00FE4A42"/>
    <w:rsid w:val="00FE4A9E"/>
    <w:rsid w:val="00FE4B40"/>
    <w:rsid w:val="00FE4C44"/>
    <w:rsid w:val="00FE4D7F"/>
    <w:rsid w:val="00FE4EEE"/>
    <w:rsid w:val="00FE4EF7"/>
    <w:rsid w:val="00FE500A"/>
    <w:rsid w:val="00FE514D"/>
    <w:rsid w:val="00FE5209"/>
    <w:rsid w:val="00FE536B"/>
    <w:rsid w:val="00FE5649"/>
    <w:rsid w:val="00FE578F"/>
    <w:rsid w:val="00FE589A"/>
    <w:rsid w:val="00FE592D"/>
    <w:rsid w:val="00FE5976"/>
    <w:rsid w:val="00FE5B6A"/>
    <w:rsid w:val="00FE5BE4"/>
    <w:rsid w:val="00FE5DB9"/>
    <w:rsid w:val="00FE5DC2"/>
    <w:rsid w:val="00FE5EB1"/>
    <w:rsid w:val="00FE5F5B"/>
    <w:rsid w:val="00FE5FC5"/>
    <w:rsid w:val="00FE6020"/>
    <w:rsid w:val="00FE6044"/>
    <w:rsid w:val="00FE61CA"/>
    <w:rsid w:val="00FE656E"/>
    <w:rsid w:val="00FE66EB"/>
    <w:rsid w:val="00FE6877"/>
    <w:rsid w:val="00FE6893"/>
    <w:rsid w:val="00FE690D"/>
    <w:rsid w:val="00FE6921"/>
    <w:rsid w:val="00FE69D9"/>
    <w:rsid w:val="00FE69E9"/>
    <w:rsid w:val="00FE6AA1"/>
    <w:rsid w:val="00FE6BA2"/>
    <w:rsid w:val="00FE6BF4"/>
    <w:rsid w:val="00FE6EB6"/>
    <w:rsid w:val="00FE6FB1"/>
    <w:rsid w:val="00FE7069"/>
    <w:rsid w:val="00FE708C"/>
    <w:rsid w:val="00FE70F3"/>
    <w:rsid w:val="00FE736F"/>
    <w:rsid w:val="00FE753A"/>
    <w:rsid w:val="00FE753C"/>
    <w:rsid w:val="00FE761F"/>
    <w:rsid w:val="00FE76B3"/>
    <w:rsid w:val="00FE76D2"/>
    <w:rsid w:val="00FE7758"/>
    <w:rsid w:val="00FE79A2"/>
    <w:rsid w:val="00FE79DC"/>
    <w:rsid w:val="00FE7B12"/>
    <w:rsid w:val="00FE7BA6"/>
    <w:rsid w:val="00FE7CED"/>
    <w:rsid w:val="00FE7DE1"/>
    <w:rsid w:val="00FE7FB9"/>
    <w:rsid w:val="00FE7FF6"/>
    <w:rsid w:val="00FF01AA"/>
    <w:rsid w:val="00FF01C5"/>
    <w:rsid w:val="00FF02D0"/>
    <w:rsid w:val="00FF02FC"/>
    <w:rsid w:val="00FF03EB"/>
    <w:rsid w:val="00FF04C8"/>
    <w:rsid w:val="00FF04F5"/>
    <w:rsid w:val="00FF0558"/>
    <w:rsid w:val="00FF0762"/>
    <w:rsid w:val="00FF0862"/>
    <w:rsid w:val="00FF0868"/>
    <w:rsid w:val="00FF098C"/>
    <w:rsid w:val="00FF09B5"/>
    <w:rsid w:val="00FF0A16"/>
    <w:rsid w:val="00FF0A94"/>
    <w:rsid w:val="00FF0C34"/>
    <w:rsid w:val="00FF0D3B"/>
    <w:rsid w:val="00FF0D83"/>
    <w:rsid w:val="00FF0EDA"/>
    <w:rsid w:val="00FF0F4C"/>
    <w:rsid w:val="00FF0F53"/>
    <w:rsid w:val="00FF0FF1"/>
    <w:rsid w:val="00FF1081"/>
    <w:rsid w:val="00FF1157"/>
    <w:rsid w:val="00FF117E"/>
    <w:rsid w:val="00FF1244"/>
    <w:rsid w:val="00FF1465"/>
    <w:rsid w:val="00FF14ED"/>
    <w:rsid w:val="00FF164E"/>
    <w:rsid w:val="00FF171E"/>
    <w:rsid w:val="00FF183D"/>
    <w:rsid w:val="00FF18CF"/>
    <w:rsid w:val="00FF1A3D"/>
    <w:rsid w:val="00FF1C99"/>
    <w:rsid w:val="00FF1D10"/>
    <w:rsid w:val="00FF1EE1"/>
    <w:rsid w:val="00FF1F0C"/>
    <w:rsid w:val="00FF1FD4"/>
    <w:rsid w:val="00FF21A3"/>
    <w:rsid w:val="00FF232D"/>
    <w:rsid w:val="00FF2447"/>
    <w:rsid w:val="00FF25B0"/>
    <w:rsid w:val="00FF2672"/>
    <w:rsid w:val="00FF2710"/>
    <w:rsid w:val="00FF271A"/>
    <w:rsid w:val="00FF278F"/>
    <w:rsid w:val="00FF285D"/>
    <w:rsid w:val="00FF2B3E"/>
    <w:rsid w:val="00FF2C52"/>
    <w:rsid w:val="00FF2D28"/>
    <w:rsid w:val="00FF2E0D"/>
    <w:rsid w:val="00FF2F1C"/>
    <w:rsid w:val="00FF3042"/>
    <w:rsid w:val="00FF3391"/>
    <w:rsid w:val="00FF3486"/>
    <w:rsid w:val="00FF34D0"/>
    <w:rsid w:val="00FF3628"/>
    <w:rsid w:val="00FF36DA"/>
    <w:rsid w:val="00FF3821"/>
    <w:rsid w:val="00FF3914"/>
    <w:rsid w:val="00FF3A65"/>
    <w:rsid w:val="00FF3A77"/>
    <w:rsid w:val="00FF3AE5"/>
    <w:rsid w:val="00FF3D0E"/>
    <w:rsid w:val="00FF3D84"/>
    <w:rsid w:val="00FF4202"/>
    <w:rsid w:val="00FF4266"/>
    <w:rsid w:val="00FF4297"/>
    <w:rsid w:val="00FF43AA"/>
    <w:rsid w:val="00FF447E"/>
    <w:rsid w:val="00FF44AC"/>
    <w:rsid w:val="00FF4752"/>
    <w:rsid w:val="00FF4770"/>
    <w:rsid w:val="00FF47FC"/>
    <w:rsid w:val="00FF4821"/>
    <w:rsid w:val="00FF4842"/>
    <w:rsid w:val="00FF48E7"/>
    <w:rsid w:val="00FF4963"/>
    <w:rsid w:val="00FF4965"/>
    <w:rsid w:val="00FF4971"/>
    <w:rsid w:val="00FF4B49"/>
    <w:rsid w:val="00FF4B55"/>
    <w:rsid w:val="00FF4BBD"/>
    <w:rsid w:val="00FF4BD6"/>
    <w:rsid w:val="00FF4BD8"/>
    <w:rsid w:val="00FF4C5D"/>
    <w:rsid w:val="00FF4C64"/>
    <w:rsid w:val="00FF4C70"/>
    <w:rsid w:val="00FF4C9B"/>
    <w:rsid w:val="00FF4CC3"/>
    <w:rsid w:val="00FF4DE8"/>
    <w:rsid w:val="00FF4E25"/>
    <w:rsid w:val="00FF4EB8"/>
    <w:rsid w:val="00FF4FC9"/>
    <w:rsid w:val="00FF5020"/>
    <w:rsid w:val="00FF5070"/>
    <w:rsid w:val="00FF5078"/>
    <w:rsid w:val="00FF5110"/>
    <w:rsid w:val="00FF5179"/>
    <w:rsid w:val="00FF5289"/>
    <w:rsid w:val="00FF52F6"/>
    <w:rsid w:val="00FF53FE"/>
    <w:rsid w:val="00FF549F"/>
    <w:rsid w:val="00FF54B7"/>
    <w:rsid w:val="00FF55CD"/>
    <w:rsid w:val="00FF584F"/>
    <w:rsid w:val="00FF5882"/>
    <w:rsid w:val="00FF5920"/>
    <w:rsid w:val="00FF5998"/>
    <w:rsid w:val="00FF59E4"/>
    <w:rsid w:val="00FF5A4C"/>
    <w:rsid w:val="00FF5AEA"/>
    <w:rsid w:val="00FF5BE1"/>
    <w:rsid w:val="00FF5D2B"/>
    <w:rsid w:val="00FF5D7E"/>
    <w:rsid w:val="00FF5D8B"/>
    <w:rsid w:val="00FF5DA6"/>
    <w:rsid w:val="00FF5DB0"/>
    <w:rsid w:val="00FF5E15"/>
    <w:rsid w:val="00FF60AA"/>
    <w:rsid w:val="00FF60AE"/>
    <w:rsid w:val="00FF619E"/>
    <w:rsid w:val="00FF642B"/>
    <w:rsid w:val="00FF6575"/>
    <w:rsid w:val="00FF6844"/>
    <w:rsid w:val="00FF699D"/>
    <w:rsid w:val="00FF6AA5"/>
    <w:rsid w:val="00FF6BED"/>
    <w:rsid w:val="00FF6C30"/>
    <w:rsid w:val="00FF6C44"/>
    <w:rsid w:val="00FF6C5E"/>
    <w:rsid w:val="00FF6F1E"/>
    <w:rsid w:val="00FF6F7F"/>
    <w:rsid w:val="00FF70F7"/>
    <w:rsid w:val="00FF715E"/>
    <w:rsid w:val="00FF71FA"/>
    <w:rsid w:val="00FF759D"/>
    <w:rsid w:val="00FF76D6"/>
    <w:rsid w:val="00FF7878"/>
    <w:rsid w:val="00FF7D5E"/>
    <w:rsid w:val="00FF7E5B"/>
    <w:rsid w:val="00FF7E89"/>
    <w:rsid w:val="00FF7F20"/>
    <w:rsid w:val="00FF7F96"/>
    <w:rsid w:val="0101C865"/>
    <w:rsid w:val="0105CA02"/>
    <w:rsid w:val="013CC8B4"/>
    <w:rsid w:val="015C5972"/>
    <w:rsid w:val="0162B238"/>
    <w:rsid w:val="01884609"/>
    <w:rsid w:val="018E4A7A"/>
    <w:rsid w:val="018E621F"/>
    <w:rsid w:val="019C0D57"/>
    <w:rsid w:val="01A6398E"/>
    <w:rsid w:val="01AAEDFB"/>
    <w:rsid w:val="01C16BF5"/>
    <w:rsid w:val="01E3362F"/>
    <w:rsid w:val="01E7BFD5"/>
    <w:rsid w:val="021B1E55"/>
    <w:rsid w:val="021B47E3"/>
    <w:rsid w:val="022AF0CD"/>
    <w:rsid w:val="0250FA87"/>
    <w:rsid w:val="0276E40B"/>
    <w:rsid w:val="027A0755"/>
    <w:rsid w:val="0290CB44"/>
    <w:rsid w:val="02BEFCB5"/>
    <w:rsid w:val="02E12963"/>
    <w:rsid w:val="030BFB11"/>
    <w:rsid w:val="032D9430"/>
    <w:rsid w:val="03430D64"/>
    <w:rsid w:val="034FDB92"/>
    <w:rsid w:val="0354F2DA"/>
    <w:rsid w:val="0359FB39"/>
    <w:rsid w:val="036A65A2"/>
    <w:rsid w:val="036FB11D"/>
    <w:rsid w:val="0377A149"/>
    <w:rsid w:val="0394645C"/>
    <w:rsid w:val="03BE44CE"/>
    <w:rsid w:val="03C7C346"/>
    <w:rsid w:val="03D496EF"/>
    <w:rsid w:val="03D93107"/>
    <w:rsid w:val="03E4DFBB"/>
    <w:rsid w:val="0423B64A"/>
    <w:rsid w:val="04454267"/>
    <w:rsid w:val="046FB7B4"/>
    <w:rsid w:val="04AA03FE"/>
    <w:rsid w:val="04F367CC"/>
    <w:rsid w:val="04F898BD"/>
    <w:rsid w:val="04F93DE4"/>
    <w:rsid w:val="04F9AA38"/>
    <w:rsid w:val="050E9223"/>
    <w:rsid w:val="056B4142"/>
    <w:rsid w:val="056C7BCA"/>
    <w:rsid w:val="05810C96"/>
    <w:rsid w:val="05973D95"/>
    <w:rsid w:val="05DB809D"/>
    <w:rsid w:val="05ECA2B1"/>
    <w:rsid w:val="06166C20"/>
    <w:rsid w:val="0620928A"/>
    <w:rsid w:val="064F4AB7"/>
    <w:rsid w:val="067AD260"/>
    <w:rsid w:val="069CF748"/>
    <w:rsid w:val="069DFADB"/>
    <w:rsid w:val="06A1393A"/>
    <w:rsid w:val="06A3BC0B"/>
    <w:rsid w:val="06CC53BC"/>
    <w:rsid w:val="06F740A1"/>
    <w:rsid w:val="07161B9F"/>
    <w:rsid w:val="07287C1A"/>
    <w:rsid w:val="073F3AE5"/>
    <w:rsid w:val="077501B3"/>
    <w:rsid w:val="078DAD1A"/>
    <w:rsid w:val="079C998A"/>
    <w:rsid w:val="07ACFD4C"/>
    <w:rsid w:val="07CC034F"/>
    <w:rsid w:val="07E12F41"/>
    <w:rsid w:val="082441CF"/>
    <w:rsid w:val="082E55E3"/>
    <w:rsid w:val="08400A15"/>
    <w:rsid w:val="08C706A3"/>
    <w:rsid w:val="08D52974"/>
    <w:rsid w:val="08DE6229"/>
    <w:rsid w:val="08F3A2D0"/>
    <w:rsid w:val="08F687D1"/>
    <w:rsid w:val="091C677D"/>
    <w:rsid w:val="09211986"/>
    <w:rsid w:val="0921CEA5"/>
    <w:rsid w:val="0943BBD2"/>
    <w:rsid w:val="095AD5C5"/>
    <w:rsid w:val="0966120D"/>
    <w:rsid w:val="09856B80"/>
    <w:rsid w:val="09A0FA50"/>
    <w:rsid w:val="09C1605E"/>
    <w:rsid w:val="09CAE81E"/>
    <w:rsid w:val="0A05C52E"/>
    <w:rsid w:val="0A09208D"/>
    <w:rsid w:val="0A0B815C"/>
    <w:rsid w:val="0A2A9DBC"/>
    <w:rsid w:val="0A2E4251"/>
    <w:rsid w:val="0A5B525D"/>
    <w:rsid w:val="0A71C76D"/>
    <w:rsid w:val="0A71EC56"/>
    <w:rsid w:val="0A9FFBBB"/>
    <w:rsid w:val="0AA9AEA4"/>
    <w:rsid w:val="0AC1AB6F"/>
    <w:rsid w:val="0B16C454"/>
    <w:rsid w:val="0B18E457"/>
    <w:rsid w:val="0B27035B"/>
    <w:rsid w:val="0B5CA9D9"/>
    <w:rsid w:val="0B68DD84"/>
    <w:rsid w:val="0B7520C5"/>
    <w:rsid w:val="0B86F633"/>
    <w:rsid w:val="0B8F130C"/>
    <w:rsid w:val="0B9821C1"/>
    <w:rsid w:val="0B9B43FC"/>
    <w:rsid w:val="0BAB953E"/>
    <w:rsid w:val="0BDC4E77"/>
    <w:rsid w:val="0BEA102E"/>
    <w:rsid w:val="0BFDC653"/>
    <w:rsid w:val="0C1175E5"/>
    <w:rsid w:val="0C22BAD7"/>
    <w:rsid w:val="0C37E591"/>
    <w:rsid w:val="0C7C6AD5"/>
    <w:rsid w:val="0C94D501"/>
    <w:rsid w:val="0CA21169"/>
    <w:rsid w:val="0CF02B91"/>
    <w:rsid w:val="0CF2F43D"/>
    <w:rsid w:val="0D309BC6"/>
    <w:rsid w:val="0D31DE12"/>
    <w:rsid w:val="0D3ABD8A"/>
    <w:rsid w:val="0D3C26B2"/>
    <w:rsid w:val="0D4E1766"/>
    <w:rsid w:val="0D65B7DD"/>
    <w:rsid w:val="0D73BAB6"/>
    <w:rsid w:val="0D81A710"/>
    <w:rsid w:val="0D93D486"/>
    <w:rsid w:val="0DA15A42"/>
    <w:rsid w:val="0DC8586E"/>
    <w:rsid w:val="0E0849D7"/>
    <w:rsid w:val="0E086CBB"/>
    <w:rsid w:val="0E0ABC69"/>
    <w:rsid w:val="0E5937E5"/>
    <w:rsid w:val="0E6C1875"/>
    <w:rsid w:val="0E7775DD"/>
    <w:rsid w:val="0EBEDD1B"/>
    <w:rsid w:val="0EE5F0AB"/>
    <w:rsid w:val="0EF4BB39"/>
    <w:rsid w:val="0F24D8A3"/>
    <w:rsid w:val="0F4194F0"/>
    <w:rsid w:val="0F422BF6"/>
    <w:rsid w:val="0F503C14"/>
    <w:rsid w:val="0F854DC6"/>
    <w:rsid w:val="0F89F757"/>
    <w:rsid w:val="0F8B7A0B"/>
    <w:rsid w:val="0F9FD82E"/>
    <w:rsid w:val="0FA8A579"/>
    <w:rsid w:val="0FAF24B4"/>
    <w:rsid w:val="0FBCA6E4"/>
    <w:rsid w:val="0FDA1605"/>
    <w:rsid w:val="0FE83719"/>
    <w:rsid w:val="1004E245"/>
    <w:rsid w:val="10482FA4"/>
    <w:rsid w:val="1072A68A"/>
    <w:rsid w:val="107884EA"/>
    <w:rsid w:val="10880389"/>
    <w:rsid w:val="10C076B0"/>
    <w:rsid w:val="10C663A3"/>
    <w:rsid w:val="10EA83EB"/>
    <w:rsid w:val="110E799E"/>
    <w:rsid w:val="110EABBC"/>
    <w:rsid w:val="110FFB15"/>
    <w:rsid w:val="113C3BED"/>
    <w:rsid w:val="114A3BDD"/>
    <w:rsid w:val="116C4560"/>
    <w:rsid w:val="116E88F6"/>
    <w:rsid w:val="11783D27"/>
    <w:rsid w:val="119B94BF"/>
    <w:rsid w:val="11ACFFA8"/>
    <w:rsid w:val="11B75D34"/>
    <w:rsid w:val="11BB2476"/>
    <w:rsid w:val="11CB339D"/>
    <w:rsid w:val="11E0DE22"/>
    <w:rsid w:val="11EE806A"/>
    <w:rsid w:val="121B2985"/>
    <w:rsid w:val="1226A7D0"/>
    <w:rsid w:val="122C8B8C"/>
    <w:rsid w:val="1252BD8B"/>
    <w:rsid w:val="1257F80B"/>
    <w:rsid w:val="12A7BED0"/>
    <w:rsid w:val="12AAFDF7"/>
    <w:rsid w:val="12EC7A67"/>
    <w:rsid w:val="12F27359"/>
    <w:rsid w:val="12F7BC99"/>
    <w:rsid w:val="12FF4CB8"/>
    <w:rsid w:val="1305F09D"/>
    <w:rsid w:val="132D21EC"/>
    <w:rsid w:val="13A48A79"/>
    <w:rsid w:val="13C2745C"/>
    <w:rsid w:val="13CD1AD0"/>
    <w:rsid w:val="13F31A98"/>
    <w:rsid w:val="140917E9"/>
    <w:rsid w:val="14136D6A"/>
    <w:rsid w:val="144EC00E"/>
    <w:rsid w:val="1468DCB7"/>
    <w:rsid w:val="146E3D94"/>
    <w:rsid w:val="146F0AF1"/>
    <w:rsid w:val="149657DF"/>
    <w:rsid w:val="1496A08A"/>
    <w:rsid w:val="14A8C454"/>
    <w:rsid w:val="14CB27B3"/>
    <w:rsid w:val="14DCEAF6"/>
    <w:rsid w:val="14E440D0"/>
    <w:rsid w:val="14ED8E18"/>
    <w:rsid w:val="14FC144D"/>
    <w:rsid w:val="152B3E7B"/>
    <w:rsid w:val="15543726"/>
    <w:rsid w:val="157C58D7"/>
    <w:rsid w:val="15843EA5"/>
    <w:rsid w:val="1591750C"/>
    <w:rsid w:val="1593165C"/>
    <w:rsid w:val="1599DEA9"/>
    <w:rsid w:val="159B2D9A"/>
    <w:rsid w:val="15FB8725"/>
    <w:rsid w:val="163A2D85"/>
    <w:rsid w:val="16605EA5"/>
    <w:rsid w:val="1663A79F"/>
    <w:rsid w:val="16A1C0C8"/>
    <w:rsid w:val="16B0BC31"/>
    <w:rsid w:val="16B5BDBA"/>
    <w:rsid w:val="16BC5B2B"/>
    <w:rsid w:val="16D87FB6"/>
    <w:rsid w:val="16E68B89"/>
    <w:rsid w:val="16EDC57C"/>
    <w:rsid w:val="173C6372"/>
    <w:rsid w:val="17417055"/>
    <w:rsid w:val="1752DBBB"/>
    <w:rsid w:val="175B364B"/>
    <w:rsid w:val="17624096"/>
    <w:rsid w:val="1771A214"/>
    <w:rsid w:val="177C194C"/>
    <w:rsid w:val="179AFEB6"/>
    <w:rsid w:val="179C2077"/>
    <w:rsid w:val="17B51E14"/>
    <w:rsid w:val="17C1F3D5"/>
    <w:rsid w:val="17D76E8A"/>
    <w:rsid w:val="17E0F693"/>
    <w:rsid w:val="1822653B"/>
    <w:rsid w:val="1829B4B2"/>
    <w:rsid w:val="182F9A69"/>
    <w:rsid w:val="183557D1"/>
    <w:rsid w:val="183AE171"/>
    <w:rsid w:val="185D5DC0"/>
    <w:rsid w:val="1865CF6C"/>
    <w:rsid w:val="187112EE"/>
    <w:rsid w:val="18744887"/>
    <w:rsid w:val="18839334"/>
    <w:rsid w:val="18B255A5"/>
    <w:rsid w:val="18BBB019"/>
    <w:rsid w:val="18D0F4DF"/>
    <w:rsid w:val="18D98FFE"/>
    <w:rsid w:val="18EFB61C"/>
    <w:rsid w:val="1909FB95"/>
    <w:rsid w:val="192634E7"/>
    <w:rsid w:val="19267731"/>
    <w:rsid w:val="192871AE"/>
    <w:rsid w:val="193D6E4D"/>
    <w:rsid w:val="193E6CAB"/>
    <w:rsid w:val="1970B383"/>
    <w:rsid w:val="19886292"/>
    <w:rsid w:val="19C8FB23"/>
    <w:rsid w:val="19E1A662"/>
    <w:rsid w:val="1A276624"/>
    <w:rsid w:val="1A70B2F7"/>
    <w:rsid w:val="1A7E57FE"/>
    <w:rsid w:val="1A87EBE3"/>
    <w:rsid w:val="1AB1D6E9"/>
    <w:rsid w:val="1AC4935D"/>
    <w:rsid w:val="1AF51B54"/>
    <w:rsid w:val="1B1D2F8B"/>
    <w:rsid w:val="1B267C5D"/>
    <w:rsid w:val="1B4C1D76"/>
    <w:rsid w:val="1B6EA535"/>
    <w:rsid w:val="1BA921A7"/>
    <w:rsid w:val="1BB0B9F7"/>
    <w:rsid w:val="1BB921EF"/>
    <w:rsid w:val="1BC12355"/>
    <w:rsid w:val="1BDAFE75"/>
    <w:rsid w:val="1BDB722D"/>
    <w:rsid w:val="1C078129"/>
    <w:rsid w:val="1C0B0392"/>
    <w:rsid w:val="1C1B9865"/>
    <w:rsid w:val="1C36B587"/>
    <w:rsid w:val="1C3E9FB0"/>
    <w:rsid w:val="1C5169B5"/>
    <w:rsid w:val="1C54EDB1"/>
    <w:rsid w:val="1C587E88"/>
    <w:rsid w:val="1C61D1B5"/>
    <w:rsid w:val="1C9ADF41"/>
    <w:rsid w:val="1CA1F38E"/>
    <w:rsid w:val="1CA78625"/>
    <w:rsid w:val="1CADBBBA"/>
    <w:rsid w:val="1CB2F74F"/>
    <w:rsid w:val="1CB885CF"/>
    <w:rsid w:val="1CE03C73"/>
    <w:rsid w:val="1CE5C8F2"/>
    <w:rsid w:val="1CFE5D6F"/>
    <w:rsid w:val="1D0B94F6"/>
    <w:rsid w:val="1D301E6E"/>
    <w:rsid w:val="1D4C3FEC"/>
    <w:rsid w:val="1D768CCC"/>
    <w:rsid w:val="1D89748C"/>
    <w:rsid w:val="1D8A9CE5"/>
    <w:rsid w:val="1D9CCEC4"/>
    <w:rsid w:val="1DF90983"/>
    <w:rsid w:val="1DFACE04"/>
    <w:rsid w:val="1E172980"/>
    <w:rsid w:val="1E2FD0E4"/>
    <w:rsid w:val="1E48FAEE"/>
    <w:rsid w:val="1E4EABD1"/>
    <w:rsid w:val="1E591897"/>
    <w:rsid w:val="1E67CCFD"/>
    <w:rsid w:val="1E81EE2C"/>
    <w:rsid w:val="1E96DD32"/>
    <w:rsid w:val="1EBE1059"/>
    <w:rsid w:val="1EF15AC9"/>
    <w:rsid w:val="1EF4F6A2"/>
    <w:rsid w:val="1F0A9AD5"/>
    <w:rsid w:val="1F1091E5"/>
    <w:rsid w:val="1F356418"/>
    <w:rsid w:val="1F384DBB"/>
    <w:rsid w:val="1F8F3CA1"/>
    <w:rsid w:val="1F8FDA41"/>
    <w:rsid w:val="1FA505D6"/>
    <w:rsid w:val="1FC225C7"/>
    <w:rsid w:val="1FD0BDBA"/>
    <w:rsid w:val="1FF63955"/>
    <w:rsid w:val="1FFE47BF"/>
    <w:rsid w:val="2015CFB2"/>
    <w:rsid w:val="205B89ED"/>
    <w:rsid w:val="20A3F56B"/>
    <w:rsid w:val="20B69E90"/>
    <w:rsid w:val="20CBCA6F"/>
    <w:rsid w:val="20D5C87D"/>
    <w:rsid w:val="20FD5814"/>
    <w:rsid w:val="2103B422"/>
    <w:rsid w:val="21129ADC"/>
    <w:rsid w:val="2117B66A"/>
    <w:rsid w:val="211D0D53"/>
    <w:rsid w:val="21203885"/>
    <w:rsid w:val="214AA2DF"/>
    <w:rsid w:val="2159C990"/>
    <w:rsid w:val="216EC63E"/>
    <w:rsid w:val="217891D2"/>
    <w:rsid w:val="21842CAF"/>
    <w:rsid w:val="21A2D89E"/>
    <w:rsid w:val="21DE9A50"/>
    <w:rsid w:val="225EE1BA"/>
    <w:rsid w:val="22754606"/>
    <w:rsid w:val="229A5505"/>
    <w:rsid w:val="22ACBC4F"/>
    <w:rsid w:val="22C53506"/>
    <w:rsid w:val="22C75DE9"/>
    <w:rsid w:val="22D94BC6"/>
    <w:rsid w:val="22DA8D68"/>
    <w:rsid w:val="2345B2B2"/>
    <w:rsid w:val="2352CA30"/>
    <w:rsid w:val="2376A642"/>
    <w:rsid w:val="2389794B"/>
    <w:rsid w:val="23BE081E"/>
    <w:rsid w:val="23D17518"/>
    <w:rsid w:val="23DCFDAC"/>
    <w:rsid w:val="23FD7C15"/>
    <w:rsid w:val="240D13A8"/>
    <w:rsid w:val="243013EC"/>
    <w:rsid w:val="24384822"/>
    <w:rsid w:val="245B0EFA"/>
    <w:rsid w:val="24A69D0E"/>
    <w:rsid w:val="24CDD19B"/>
    <w:rsid w:val="24E4EF33"/>
    <w:rsid w:val="24EC2265"/>
    <w:rsid w:val="24F12922"/>
    <w:rsid w:val="24F8C061"/>
    <w:rsid w:val="250D334C"/>
    <w:rsid w:val="2537A408"/>
    <w:rsid w:val="255F8974"/>
    <w:rsid w:val="25834A9E"/>
    <w:rsid w:val="25C08985"/>
    <w:rsid w:val="25E7A787"/>
    <w:rsid w:val="25F27E18"/>
    <w:rsid w:val="26049B54"/>
    <w:rsid w:val="260EFF27"/>
    <w:rsid w:val="26168A26"/>
    <w:rsid w:val="261D9E5A"/>
    <w:rsid w:val="262111CA"/>
    <w:rsid w:val="264EE7BA"/>
    <w:rsid w:val="26A353BF"/>
    <w:rsid w:val="26A4417F"/>
    <w:rsid w:val="26ACF18D"/>
    <w:rsid w:val="26B21808"/>
    <w:rsid w:val="26BFA8E2"/>
    <w:rsid w:val="26E7BBE8"/>
    <w:rsid w:val="26F77A01"/>
    <w:rsid w:val="2724ABD7"/>
    <w:rsid w:val="274BDEE7"/>
    <w:rsid w:val="2756E979"/>
    <w:rsid w:val="27680348"/>
    <w:rsid w:val="276BDD63"/>
    <w:rsid w:val="27799AF2"/>
    <w:rsid w:val="277EA344"/>
    <w:rsid w:val="279EF643"/>
    <w:rsid w:val="27A41DE3"/>
    <w:rsid w:val="27A64BCD"/>
    <w:rsid w:val="27B2AC00"/>
    <w:rsid w:val="27C1E028"/>
    <w:rsid w:val="27D43F87"/>
    <w:rsid w:val="27D56763"/>
    <w:rsid w:val="27DAC349"/>
    <w:rsid w:val="27DD9F4D"/>
    <w:rsid w:val="27E81048"/>
    <w:rsid w:val="27FAE895"/>
    <w:rsid w:val="280E7318"/>
    <w:rsid w:val="2838F146"/>
    <w:rsid w:val="2844A9F7"/>
    <w:rsid w:val="284804AB"/>
    <w:rsid w:val="28746006"/>
    <w:rsid w:val="28762EEC"/>
    <w:rsid w:val="28893440"/>
    <w:rsid w:val="289EEAD3"/>
    <w:rsid w:val="28C21166"/>
    <w:rsid w:val="28CD72D5"/>
    <w:rsid w:val="28CD93C1"/>
    <w:rsid w:val="28DCDE87"/>
    <w:rsid w:val="28F4ACCE"/>
    <w:rsid w:val="29076C56"/>
    <w:rsid w:val="291676FF"/>
    <w:rsid w:val="2916B8B5"/>
    <w:rsid w:val="2939F4B6"/>
    <w:rsid w:val="2969407B"/>
    <w:rsid w:val="29814F40"/>
    <w:rsid w:val="299354A2"/>
    <w:rsid w:val="29A266B5"/>
    <w:rsid w:val="29AAA152"/>
    <w:rsid w:val="29D3C8BC"/>
    <w:rsid w:val="2A07C240"/>
    <w:rsid w:val="2A1B233A"/>
    <w:rsid w:val="2A67CC97"/>
    <w:rsid w:val="2A6A3DD6"/>
    <w:rsid w:val="2A9DCAA9"/>
    <w:rsid w:val="2AB371E4"/>
    <w:rsid w:val="2AE22F90"/>
    <w:rsid w:val="2B173AEA"/>
    <w:rsid w:val="2B1F1380"/>
    <w:rsid w:val="2B780906"/>
    <w:rsid w:val="2BA27A3E"/>
    <w:rsid w:val="2BA8CBA9"/>
    <w:rsid w:val="2BA9A34A"/>
    <w:rsid w:val="2BF9798B"/>
    <w:rsid w:val="2C19CEBB"/>
    <w:rsid w:val="2C1FFCE3"/>
    <w:rsid w:val="2C38B94E"/>
    <w:rsid w:val="2C3AAC08"/>
    <w:rsid w:val="2C849648"/>
    <w:rsid w:val="2C892FEA"/>
    <w:rsid w:val="2CA0EAE3"/>
    <w:rsid w:val="2CA75540"/>
    <w:rsid w:val="2CA965F7"/>
    <w:rsid w:val="2CC78BAD"/>
    <w:rsid w:val="2CD0D805"/>
    <w:rsid w:val="2CD708A8"/>
    <w:rsid w:val="2CED2F14"/>
    <w:rsid w:val="2CF62C12"/>
    <w:rsid w:val="2CFB5FD4"/>
    <w:rsid w:val="2D11F334"/>
    <w:rsid w:val="2D2DE164"/>
    <w:rsid w:val="2D37F63A"/>
    <w:rsid w:val="2D5023CE"/>
    <w:rsid w:val="2D7D57D2"/>
    <w:rsid w:val="2D894DB1"/>
    <w:rsid w:val="2DAEFE93"/>
    <w:rsid w:val="2DE2ECE8"/>
    <w:rsid w:val="2DE59F11"/>
    <w:rsid w:val="2DF6541C"/>
    <w:rsid w:val="2DF95B7B"/>
    <w:rsid w:val="2E062EA1"/>
    <w:rsid w:val="2E14FB9C"/>
    <w:rsid w:val="2E210B13"/>
    <w:rsid w:val="2E34B211"/>
    <w:rsid w:val="2E3C78B1"/>
    <w:rsid w:val="2E503B9F"/>
    <w:rsid w:val="2E9636E7"/>
    <w:rsid w:val="2EA30758"/>
    <w:rsid w:val="2EA6054E"/>
    <w:rsid w:val="2EC2507A"/>
    <w:rsid w:val="2EF01D34"/>
    <w:rsid w:val="2EF3D060"/>
    <w:rsid w:val="2EF55249"/>
    <w:rsid w:val="2EFB6A1C"/>
    <w:rsid w:val="2F016077"/>
    <w:rsid w:val="2F030F81"/>
    <w:rsid w:val="2F0BA3E2"/>
    <w:rsid w:val="2F273C3D"/>
    <w:rsid w:val="2F5531DA"/>
    <w:rsid w:val="2F61022A"/>
    <w:rsid w:val="2FBB6C44"/>
    <w:rsid w:val="2FC00243"/>
    <w:rsid w:val="2FD37F52"/>
    <w:rsid w:val="30093BA5"/>
    <w:rsid w:val="301E4C45"/>
    <w:rsid w:val="304283AB"/>
    <w:rsid w:val="305A9A95"/>
    <w:rsid w:val="306ED305"/>
    <w:rsid w:val="30738BC4"/>
    <w:rsid w:val="3098C26B"/>
    <w:rsid w:val="30A7C811"/>
    <w:rsid w:val="30BCD20D"/>
    <w:rsid w:val="30C08F47"/>
    <w:rsid w:val="30C1F936"/>
    <w:rsid w:val="30D586EB"/>
    <w:rsid w:val="30EAB1A4"/>
    <w:rsid w:val="30FBE445"/>
    <w:rsid w:val="3100805E"/>
    <w:rsid w:val="31242FAF"/>
    <w:rsid w:val="31453860"/>
    <w:rsid w:val="31667899"/>
    <w:rsid w:val="317DC63B"/>
    <w:rsid w:val="31802E7C"/>
    <w:rsid w:val="3180E8D8"/>
    <w:rsid w:val="31A4FB95"/>
    <w:rsid w:val="31C33A83"/>
    <w:rsid w:val="31C78166"/>
    <w:rsid w:val="32166A4E"/>
    <w:rsid w:val="3284A6DE"/>
    <w:rsid w:val="32B3CC90"/>
    <w:rsid w:val="32DCE9EF"/>
    <w:rsid w:val="32FCCDFD"/>
    <w:rsid w:val="3320C272"/>
    <w:rsid w:val="33348DD1"/>
    <w:rsid w:val="339B30C6"/>
    <w:rsid w:val="33E20538"/>
    <w:rsid w:val="3409AE7B"/>
    <w:rsid w:val="34718F4D"/>
    <w:rsid w:val="347DC3B2"/>
    <w:rsid w:val="34A5DF23"/>
    <w:rsid w:val="34B662CE"/>
    <w:rsid w:val="34BE0069"/>
    <w:rsid w:val="34CB5A3C"/>
    <w:rsid w:val="34DAAFC2"/>
    <w:rsid w:val="34DB0FA2"/>
    <w:rsid w:val="34E35C76"/>
    <w:rsid w:val="34E7CF1B"/>
    <w:rsid w:val="351D609C"/>
    <w:rsid w:val="3523090E"/>
    <w:rsid w:val="3525B1E8"/>
    <w:rsid w:val="35337CBA"/>
    <w:rsid w:val="35418ABA"/>
    <w:rsid w:val="355BAC7C"/>
    <w:rsid w:val="355ECE0A"/>
    <w:rsid w:val="356966E9"/>
    <w:rsid w:val="357613E0"/>
    <w:rsid w:val="35872163"/>
    <w:rsid w:val="35A5F98E"/>
    <w:rsid w:val="35B9CE10"/>
    <w:rsid w:val="35D07A9B"/>
    <w:rsid w:val="35E61D4F"/>
    <w:rsid w:val="35F649CC"/>
    <w:rsid w:val="361A7B9E"/>
    <w:rsid w:val="362180E9"/>
    <w:rsid w:val="36361158"/>
    <w:rsid w:val="363BD438"/>
    <w:rsid w:val="3640E072"/>
    <w:rsid w:val="367899A2"/>
    <w:rsid w:val="36C78833"/>
    <w:rsid w:val="36E0723F"/>
    <w:rsid w:val="36F41175"/>
    <w:rsid w:val="37058A69"/>
    <w:rsid w:val="37284FFA"/>
    <w:rsid w:val="3754F1E1"/>
    <w:rsid w:val="3766742B"/>
    <w:rsid w:val="37704EA3"/>
    <w:rsid w:val="37B09F28"/>
    <w:rsid w:val="37C8D128"/>
    <w:rsid w:val="37DEF699"/>
    <w:rsid w:val="37E07A36"/>
    <w:rsid w:val="37E3F53A"/>
    <w:rsid w:val="37E58F98"/>
    <w:rsid w:val="38033E83"/>
    <w:rsid w:val="382EA844"/>
    <w:rsid w:val="38521BB3"/>
    <w:rsid w:val="385D55E1"/>
    <w:rsid w:val="387819E5"/>
    <w:rsid w:val="38953869"/>
    <w:rsid w:val="389DAC1D"/>
    <w:rsid w:val="38A270DC"/>
    <w:rsid w:val="38B15C8B"/>
    <w:rsid w:val="38BEB3A2"/>
    <w:rsid w:val="38CF35FC"/>
    <w:rsid w:val="38D86B09"/>
    <w:rsid w:val="38D96DA6"/>
    <w:rsid w:val="38F40CA0"/>
    <w:rsid w:val="3900FC8C"/>
    <w:rsid w:val="39747F1D"/>
    <w:rsid w:val="39791FAF"/>
    <w:rsid w:val="3999B81A"/>
    <w:rsid w:val="39A83080"/>
    <w:rsid w:val="39CDC2BA"/>
    <w:rsid w:val="39D39A4A"/>
    <w:rsid w:val="39D998CF"/>
    <w:rsid w:val="39E92439"/>
    <w:rsid w:val="39EE7B03"/>
    <w:rsid w:val="3A3A3A99"/>
    <w:rsid w:val="3A3E4C07"/>
    <w:rsid w:val="3A750C9B"/>
    <w:rsid w:val="3A86665E"/>
    <w:rsid w:val="3AA5083F"/>
    <w:rsid w:val="3AB6DF93"/>
    <w:rsid w:val="3AC3FA5D"/>
    <w:rsid w:val="3AD14FD1"/>
    <w:rsid w:val="3AE0723D"/>
    <w:rsid w:val="3AE21D22"/>
    <w:rsid w:val="3AF8F5E2"/>
    <w:rsid w:val="3AFEC263"/>
    <w:rsid w:val="3B11F98D"/>
    <w:rsid w:val="3B144089"/>
    <w:rsid w:val="3B20D5A4"/>
    <w:rsid w:val="3B49E978"/>
    <w:rsid w:val="3B5F94C8"/>
    <w:rsid w:val="3B8FC5CE"/>
    <w:rsid w:val="3BC77C19"/>
    <w:rsid w:val="3BCDEDF2"/>
    <w:rsid w:val="3BEAF53F"/>
    <w:rsid w:val="3BEC3BD1"/>
    <w:rsid w:val="3BF2257E"/>
    <w:rsid w:val="3BFA3B5E"/>
    <w:rsid w:val="3C125CE2"/>
    <w:rsid w:val="3C166736"/>
    <w:rsid w:val="3C2352A6"/>
    <w:rsid w:val="3C5FE5CF"/>
    <w:rsid w:val="3C64491B"/>
    <w:rsid w:val="3C831AD1"/>
    <w:rsid w:val="3C95EA5D"/>
    <w:rsid w:val="3C9E5E8C"/>
    <w:rsid w:val="3C9FAA47"/>
    <w:rsid w:val="3CA1779C"/>
    <w:rsid w:val="3CD483E6"/>
    <w:rsid w:val="3CD56815"/>
    <w:rsid w:val="3CEE7D69"/>
    <w:rsid w:val="3CFE98A2"/>
    <w:rsid w:val="3D02BE7D"/>
    <w:rsid w:val="3D05587B"/>
    <w:rsid w:val="3D1FF170"/>
    <w:rsid w:val="3D3ABDA4"/>
    <w:rsid w:val="3D4CE058"/>
    <w:rsid w:val="3D6157A0"/>
    <w:rsid w:val="3D7093D5"/>
    <w:rsid w:val="3D7D429F"/>
    <w:rsid w:val="3DB7AD29"/>
    <w:rsid w:val="3DE878AC"/>
    <w:rsid w:val="3E24CDFB"/>
    <w:rsid w:val="3E315922"/>
    <w:rsid w:val="3E576C8B"/>
    <w:rsid w:val="3E6C70EB"/>
    <w:rsid w:val="3E74A508"/>
    <w:rsid w:val="3EAB5CB0"/>
    <w:rsid w:val="3EC378BA"/>
    <w:rsid w:val="3ECC2ED5"/>
    <w:rsid w:val="3ED5A0EE"/>
    <w:rsid w:val="3EEFE1EC"/>
    <w:rsid w:val="3EF34E4A"/>
    <w:rsid w:val="3F10DFB2"/>
    <w:rsid w:val="3F1BBBBE"/>
    <w:rsid w:val="3F1E09F0"/>
    <w:rsid w:val="3F1F2B96"/>
    <w:rsid w:val="3F2BA93F"/>
    <w:rsid w:val="3F2EE7B8"/>
    <w:rsid w:val="3F78D6A1"/>
    <w:rsid w:val="3FBB8CBD"/>
    <w:rsid w:val="3FCF1092"/>
    <w:rsid w:val="3FDB78ED"/>
    <w:rsid w:val="4026F5EF"/>
    <w:rsid w:val="402DA4B3"/>
    <w:rsid w:val="4032CAF9"/>
    <w:rsid w:val="406E94D9"/>
    <w:rsid w:val="406F301F"/>
    <w:rsid w:val="407B29EF"/>
    <w:rsid w:val="40A1F7D0"/>
    <w:rsid w:val="40BE94C9"/>
    <w:rsid w:val="40C862E1"/>
    <w:rsid w:val="40D1FAD6"/>
    <w:rsid w:val="40DE74C4"/>
    <w:rsid w:val="40F23F67"/>
    <w:rsid w:val="40F94EE5"/>
    <w:rsid w:val="410030A3"/>
    <w:rsid w:val="4121D167"/>
    <w:rsid w:val="415AE673"/>
    <w:rsid w:val="418C5685"/>
    <w:rsid w:val="418E483D"/>
    <w:rsid w:val="41ADFA3B"/>
    <w:rsid w:val="41B370F8"/>
    <w:rsid w:val="41DDB6B5"/>
    <w:rsid w:val="41E3074E"/>
    <w:rsid w:val="41EF538B"/>
    <w:rsid w:val="42169DC0"/>
    <w:rsid w:val="423F8222"/>
    <w:rsid w:val="4261E01C"/>
    <w:rsid w:val="42635B67"/>
    <w:rsid w:val="42644766"/>
    <w:rsid w:val="42777B7B"/>
    <w:rsid w:val="428BCE3D"/>
    <w:rsid w:val="429B4BD3"/>
    <w:rsid w:val="42D1BBF2"/>
    <w:rsid w:val="42D90391"/>
    <w:rsid w:val="4312DB08"/>
    <w:rsid w:val="43131310"/>
    <w:rsid w:val="4313EA59"/>
    <w:rsid w:val="431D02CA"/>
    <w:rsid w:val="4344B09A"/>
    <w:rsid w:val="434DF5E9"/>
    <w:rsid w:val="435960CF"/>
    <w:rsid w:val="4380CB32"/>
    <w:rsid w:val="43894212"/>
    <w:rsid w:val="43C02179"/>
    <w:rsid w:val="43C10848"/>
    <w:rsid w:val="43D87146"/>
    <w:rsid w:val="43DF97AB"/>
    <w:rsid w:val="43E3C741"/>
    <w:rsid w:val="440AB913"/>
    <w:rsid w:val="440EAAA3"/>
    <w:rsid w:val="442DCE04"/>
    <w:rsid w:val="443DA396"/>
    <w:rsid w:val="4446DE36"/>
    <w:rsid w:val="446320FE"/>
    <w:rsid w:val="4491DFB3"/>
    <w:rsid w:val="449C64C3"/>
    <w:rsid w:val="44B9A08D"/>
    <w:rsid w:val="44E586C2"/>
    <w:rsid w:val="44F2E05E"/>
    <w:rsid w:val="4502F5F4"/>
    <w:rsid w:val="451486F2"/>
    <w:rsid w:val="4524AC60"/>
    <w:rsid w:val="453C341A"/>
    <w:rsid w:val="455215B2"/>
    <w:rsid w:val="458237DC"/>
    <w:rsid w:val="45B8277D"/>
    <w:rsid w:val="45D08ED8"/>
    <w:rsid w:val="45F169F8"/>
    <w:rsid w:val="45FA19B7"/>
    <w:rsid w:val="4627ED0C"/>
    <w:rsid w:val="462C7629"/>
    <w:rsid w:val="4633E0C8"/>
    <w:rsid w:val="463474CE"/>
    <w:rsid w:val="464DC4A1"/>
    <w:rsid w:val="464E81AB"/>
    <w:rsid w:val="465F3755"/>
    <w:rsid w:val="46A65450"/>
    <w:rsid w:val="46BD0535"/>
    <w:rsid w:val="46C0F8A6"/>
    <w:rsid w:val="46E9BA25"/>
    <w:rsid w:val="46EB6F03"/>
    <w:rsid w:val="470D16BA"/>
    <w:rsid w:val="4716C5C8"/>
    <w:rsid w:val="473CE3C8"/>
    <w:rsid w:val="4791ECE5"/>
    <w:rsid w:val="47C1AB4A"/>
    <w:rsid w:val="47D5FCFE"/>
    <w:rsid w:val="481B9B2D"/>
    <w:rsid w:val="483EDDF6"/>
    <w:rsid w:val="48478B75"/>
    <w:rsid w:val="485CD27E"/>
    <w:rsid w:val="48731AE7"/>
    <w:rsid w:val="4897E515"/>
    <w:rsid w:val="48CA0566"/>
    <w:rsid w:val="48EC6B3E"/>
    <w:rsid w:val="494B77C0"/>
    <w:rsid w:val="4961C7DC"/>
    <w:rsid w:val="497A2705"/>
    <w:rsid w:val="497EBD66"/>
    <w:rsid w:val="49AFE544"/>
    <w:rsid w:val="49C23C36"/>
    <w:rsid w:val="49EEC38B"/>
    <w:rsid w:val="49FB4C22"/>
    <w:rsid w:val="4A1B56E6"/>
    <w:rsid w:val="4A21392C"/>
    <w:rsid w:val="4AA53788"/>
    <w:rsid w:val="4AD62257"/>
    <w:rsid w:val="4AD717C3"/>
    <w:rsid w:val="4AFFDC75"/>
    <w:rsid w:val="4B0F46D5"/>
    <w:rsid w:val="4B17325A"/>
    <w:rsid w:val="4B19AB5F"/>
    <w:rsid w:val="4B19EA06"/>
    <w:rsid w:val="4B22995E"/>
    <w:rsid w:val="4B2D9174"/>
    <w:rsid w:val="4B3F2627"/>
    <w:rsid w:val="4B54DAA0"/>
    <w:rsid w:val="4B5E8C67"/>
    <w:rsid w:val="4B860EAE"/>
    <w:rsid w:val="4BACDD4B"/>
    <w:rsid w:val="4BBA6584"/>
    <w:rsid w:val="4BD34AF1"/>
    <w:rsid w:val="4BFF5F9D"/>
    <w:rsid w:val="4C0A23B0"/>
    <w:rsid w:val="4C0C82BD"/>
    <w:rsid w:val="4C0D9404"/>
    <w:rsid w:val="4C56651B"/>
    <w:rsid w:val="4C58DCB0"/>
    <w:rsid w:val="4C6DE494"/>
    <w:rsid w:val="4C849BA1"/>
    <w:rsid w:val="4C94E835"/>
    <w:rsid w:val="4CA582A9"/>
    <w:rsid w:val="4CAF33B0"/>
    <w:rsid w:val="4CCABD7D"/>
    <w:rsid w:val="4CCBE527"/>
    <w:rsid w:val="4CFE182B"/>
    <w:rsid w:val="4D0B503E"/>
    <w:rsid w:val="4D174F2B"/>
    <w:rsid w:val="4D55FEBC"/>
    <w:rsid w:val="4D9950DE"/>
    <w:rsid w:val="4DD9EC44"/>
    <w:rsid w:val="4DE46FEC"/>
    <w:rsid w:val="4DFD6D20"/>
    <w:rsid w:val="4E0046B5"/>
    <w:rsid w:val="4E0DF666"/>
    <w:rsid w:val="4E1FBA6D"/>
    <w:rsid w:val="4E207B7D"/>
    <w:rsid w:val="4E2EE372"/>
    <w:rsid w:val="4E4C3A78"/>
    <w:rsid w:val="4E56717C"/>
    <w:rsid w:val="4E7C47A7"/>
    <w:rsid w:val="4E808202"/>
    <w:rsid w:val="4EB2E6D4"/>
    <w:rsid w:val="4EBDF0AE"/>
    <w:rsid w:val="4EE92037"/>
    <w:rsid w:val="4F00E848"/>
    <w:rsid w:val="4F5DE7B3"/>
    <w:rsid w:val="4F665E5A"/>
    <w:rsid w:val="4F7699D9"/>
    <w:rsid w:val="4FC5473D"/>
    <w:rsid w:val="4FC94F12"/>
    <w:rsid w:val="4FD1CD51"/>
    <w:rsid w:val="4FF4CBA2"/>
    <w:rsid w:val="4FFFD68D"/>
    <w:rsid w:val="50010B60"/>
    <w:rsid w:val="502151FD"/>
    <w:rsid w:val="502DA6C6"/>
    <w:rsid w:val="5061E44C"/>
    <w:rsid w:val="50707F80"/>
    <w:rsid w:val="5070CE1B"/>
    <w:rsid w:val="5071B726"/>
    <w:rsid w:val="508231B7"/>
    <w:rsid w:val="508AD0AC"/>
    <w:rsid w:val="508FBB71"/>
    <w:rsid w:val="50B1876C"/>
    <w:rsid w:val="50CE6335"/>
    <w:rsid w:val="50E4FD0B"/>
    <w:rsid w:val="50EF5454"/>
    <w:rsid w:val="51018E8B"/>
    <w:rsid w:val="51047ED3"/>
    <w:rsid w:val="510DCC27"/>
    <w:rsid w:val="51213434"/>
    <w:rsid w:val="513F8F77"/>
    <w:rsid w:val="514A0D5A"/>
    <w:rsid w:val="51959D04"/>
    <w:rsid w:val="51B8B883"/>
    <w:rsid w:val="51C01253"/>
    <w:rsid w:val="51C071B2"/>
    <w:rsid w:val="51D35151"/>
    <w:rsid w:val="51DF7423"/>
    <w:rsid w:val="5207C3FA"/>
    <w:rsid w:val="52173730"/>
    <w:rsid w:val="5220FF4A"/>
    <w:rsid w:val="5271956C"/>
    <w:rsid w:val="527FD633"/>
    <w:rsid w:val="52AE0AF5"/>
    <w:rsid w:val="52C45582"/>
    <w:rsid w:val="52EABF5A"/>
    <w:rsid w:val="52F4F832"/>
    <w:rsid w:val="5325EA88"/>
    <w:rsid w:val="5343B5C8"/>
    <w:rsid w:val="53462771"/>
    <w:rsid w:val="535E1169"/>
    <w:rsid w:val="536658C9"/>
    <w:rsid w:val="5376C3CC"/>
    <w:rsid w:val="537BD144"/>
    <w:rsid w:val="5392FF17"/>
    <w:rsid w:val="5398AFDC"/>
    <w:rsid w:val="53ACC7F6"/>
    <w:rsid w:val="53B7BB4F"/>
    <w:rsid w:val="53CBA555"/>
    <w:rsid w:val="53D495FD"/>
    <w:rsid w:val="53EBA613"/>
    <w:rsid w:val="5406D680"/>
    <w:rsid w:val="5427D22E"/>
    <w:rsid w:val="54325DF2"/>
    <w:rsid w:val="543C9786"/>
    <w:rsid w:val="543EF8C0"/>
    <w:rsid w:val="547AC696"/>
    <w:rsid w:val="54937100"/>
    <w:rsid w:val="54A5ACFF"/>
    <w:rsid w:val="54A8BCAD"/>
    <w:rsid w:val="54C466A9"/>
    <w:rsid w:val="54E0AA81"/>
    <w:rsid w:val="54ED2768"/>
    <w:rsid w:val="54EDAF0F"/>
    <w:rsid w:val="54EFEF60"/>
    <w:rsid w:val="54F7F8EB"/>
    <w:rsid w:val="55017743"/>
    <w:rsid w:val="55029E2C"/>
    <w:rsid w:val="55514EFA"/>
    <w:rsid w:val="555E7AC2"/>
    <w:rsid w:val="555E90BF"/>
    <w:rsid w:val="5562CFE4"/>
    <w:rsid w:val="55A2792E"/>
    <w:rsid w:val="55B2CFA3"/>
    <w:rsid w:val="55E17F52"/>
    <w:rsid w:val="55E618B6"/>
    <w:rsid w:val="55F4A567"/>
    <w:rsid w:val="55FFD8EE"/>
    <w:rsid w:val="560E7A0F"/>
    <w:rsid w:val="5619DC57"/>
    <w:rsid w:val="5662A1B4"/>
    <w:rsid w:val="566E68BC"/>
    <w:rsid w:val="5676EC25"/>
    <w:rsid w:val="567B956A"/>
    <w:rsid w:val="56AD2503"/>
    <w:rsid w:val="56C62768"/>
    <w:rsid w:val="56DA9518"/>
    <w:rsid w:val="56E2AD67"/>
    <w:rsid w:val="574043D5"/>
    <w:rsid w:val="5780E08D"/>
    <w:rsid w:val="57C1C376"/>
    <w:rsid w:val="57C57EA2"/>
    <w:rsid w:val="57E89D08"/>
    <w:rsid w:val="57F82B0A"/>
    <w:rsid w:val="57FA46E4"/>
    <w:rsid w:val="58042099"/>
    <w:rsid w:val="5818C2D8"/>
    <w:rsid w:val="58239FD3"/>
    <w:rsid w:val="5829CDA7"/>
    <w:rsid w:val="5849018E"/>
    <w:rsid w:val="5865CC49"/>
    <w:rsid w:val="587792B0"/>
    <w:rsid w:val="587AE509"/>
    <w:rsid w:val="5887AB76"/>
    <w:rsid w:val="589DDFEB"/>
    <w:rsid w:val="58B10167"/>
    <w:rsid w:val="58BD5488"/>
    <w:rsid w:val="58C46789"/>
    <w:rsid w:val="58ED2F3E"/>
    <w:rsid w:val="58F3D59F"/>
    <w:rsid w:val="58F587FF"/>
    <w:rsid w:val="59193EB2"/>
    <w:rsid w:val="593C6383"/>
    <w:rsid w:val="594028F0"/>
    <w:rsid w:val="595A416E"/>
    <w:rsid w:val="59691FC8"/>
    <w:rsid w:val="597A46B8"/>
    <w:rsid w:val="597E0535"/>
    <w:rsid w:val="59938998"/>
    <w:rsid w:val="5999C592"/>
    <w:rsid w:val="59AD0B8F"/>
    <w:rsid w:val="59B86F78"/>
    <w:rsid w:val="59BD906F"/>
    <w:rsid w:val="59D31832"/>
    <w:rsid w:val="59D758D8"/>
    <w:rsid w:val="59F98456"/>
    <w:rsid w:val="5A056907"/>
    <w:rsid w:val="5A11051E"/>
    <w:rsid w:val="5A38AFA6"/>
    <w:rsid w:val="5A452CCE"/>
    <w:rsid w:val="5A5BA93E"/>
    <w:rsid w:val="5A651602"/>
    <w:rsid w:val="5A86D2E3"/>
    <w:rsid w:val="5A8A2533"/>
    <w:rsid w:val="5AA9554A"/>
    <w:rsid w:val="5AC595FD"/>
    <w:rsid w:val="5ADBD4F2"/>
    <w:rsid w:val="5ADE3B08"/>
    <w:rsid w:val="5AEFD9E9"/>
    <w:rsid w:val="5AF8E10A"/>
    <w:rsid w:val="5AFB27CC"/>
    <w:rsid w:val="5B05E0AF"/>
    <w:rsid w:val="5B5FF90D"/>
    <w:rsid w:val="5BE02773"/>
    <w:rsid w:val="5C85B14D"/>
    <w:rsid w:val="5C8FAEAD"/>
    <w:rsid w:val="5CB976DF"/>
    <w:rsid w:val="5CFC889E"/>
    <w:rsid w:val="5D2023B0"/>
    <w:rsid w:val="5D2C1972"/>
    <w:rsid w:val="5D2EF1F6"/>
    <w:rsid w:val="5D48C406"/>
    <w:rsid w:val="5D537422"/>
    <w:rsid w:val="5D6FBB59"/>
    <w:rsid w:val="5D7CC411"/>
    <w:rsid w:val="5D86E86A"/>
    <w:rsid w:val="5D8B7374"/>
    <w:rsid w:val="5D91C6BB"/>
    <w:rsid w:val="5DD3CF59"/>
    <w:rsid w:val="5DE1582B"/>
    <w:rsid w:val="5E04E503"/>
    <w:rsid w:val="5E1FBDE6"/>
    <w:rsid w:val="5E26A22A"/>
    <w:rsid w:val="5E82E15C"/>
    <w:rsid w:val="5E98A5DE"/>
    <w:rsid w:val="5EC8419C"/>
    <w:rsid w:val="5EC88353"/>
    <w:rsid w:val="5EFEBBF0"/>
    <w:rsid w:val="5F080F41"/>
    <w:rsid w:val="5FA758D4"/>
    <w:rsid w:val="5FCC3DB4"/>
    <w:rsid w:val="5FD4C4C7"/>
    <w:rsid w:val="5FD646C9"/>
    <w:rsid w:val="5FEEAAD4"/>
    <w:rsid w:val="600B6C03"/>
    <w:rsid w:val="601539C6"/>
    <w:rsid w:val="6017F772"/>
    <w:rsid w:val="601C0261"/>
    <w:rsid w:val="6034BC03"/>
    <w:rsid w:val="604539A8"/>
    <w:rsid w:val="60473AD4"/>
    <w:rsid w:val="604E3275"/>
    <w:rsid w:val="608EF520"/>
    <w:rsid w:val="6094B84C"/>
    <w:rsid w:val="60960A5E"/>
    <w:rsid w:val="60974C7B"/>
    <w:rsid w:val="60990EA3"/>
    <w:rsid w:val="609DD835"/>
    <w:rsid w:val="60A7FAD0"/>
    <w:rsid w:val="60B38F62"/>
    <w:rsid w:val="60F84E56"/>
    <w:rsid w:val="60FA16DA"/>
    <w:rsid w:val="6137A0B0"/>
    <w:rsid w:val="6155C7EE"/>
    <w:rsid w:val="618D4250"/>
    <w:rsid w:val="61CCC069"/>
    <w:rsid w:val="620809DD"/>
    <w:rsid w:val="621605CA"/>
    <w:rsid w:val="62177D22"/>
    <w:rsid w:val="621D4D6D"/>
    <w:rsid w:val="627E1944"/>
    <w:rsid w:val="629AD969"/>
    <w:rsid w:val="629E13BE"/>
    <w:rsid w:val="630A9DEB"/>
    <w:rsid w:val="63205706"/>
    <w:rsid w:val="6329190B"/>
    <w:rsid w:val="637663C5"/>
    <w:rsid w:val="637EB738"/>
    <w:rsid w:val="63A5FA09"/>
    <w:rsid w:val="63BB42FA"/>
    <w:rsid w:val="63D0C3E3"/>
    <w:rsid w:val="640E3E7E"/>
    <w:rsid w:val="64139BEF"/>
    <w:rsid w:val="6438088E"/>
    <w:rsid w:val="6457FC13"/>
    <w:rsid w:val="645DAFF8"/>
    <w:rsid w:val="6482166D"/>
    <w:rsid w:val="649989F7"/>
    <w:rsid w:val="649E5670"/>
    <w:rsid w:val="64BC0D4F"/>
    <w:rsid w:val="64EB39D2"/>
    <w:rsid w:val="65281F2E"/>
    <w:rsid w:val="655A281A"/>
    <w:rsid w:val="658D8390"/>
    <w:rsid w:val="65B2AB32"/>
    <w:rsid w:val="65B5AF20"/>
    <w:rsid w:val="65B7199E"/>
    <w:rsid w:val="65DA60AF"/>
    <w:rsid w:val="65F87E9C"/>
    <w:rsid w:val="66059729"/>
    <w:rsid w:val="663DCB63"/>
    <w:rsid w:val="6640F476"/>
    <w:rsid w:val="665C0423"/>
    <w:rsid w:val="6673C9E2"/>
    <w:rsid w:val="66763613"/>
    <w:rsid w:val="669C6E3F"/>
    <w:rsid w:val="66F4521C"/>
    <w:rsid w:val="670A37D7"/>
    <w:rsid w:val="67235D44"/>
    <w:rsid w:val="67294769"/>
    <w:rsid w:val="673FBB5E"/>
    <w:rsid w:val="67B9F781"/>
    <w:rsid w:val="67FFD04A"/>
    <w:rsid w:val="68085082"/>
    <w:rsid w:val="68098890"/>
    <w:rsid w:val="680C9460"/>
    <w:rsid w:val="681252B7"/>
    <w:rsid w:val="6814398D"/>
    <w:rsid w:val="682A235F"/>
    <w:rsid w:val="6841CCA5"/>
    <w:rsid w:val="686F8AA3"/>
    <w:rsid w:val="68B611C7"/>
    <w:rsid w:val="68CD8003"/>
    <w:rsid w:val="68D526A2"/>
    <w:rsid w:val="68D62562"/>
    <w:rsid w:val="68D687F7"/>
    <w:rsid w:val="68DFFD38"/>
    <w:rsid w:val="68FB4A94"/>
    <w:rsid w:val="6905C43E"/>
    <w:rsid w:val="690B7A84"/>
    <w:rsid w:val="69215560"/>
    <w:rsid w:val="6926BA29"/>
    <w:rsid w:val="6932C7A3"/>
    <w:rsid w:val="69984E1C"/>
    <w:rsid w:val="69D45544"/>
    <w:rsid w:val="69E15795"/>
    <w:rsid w:val="69E27EB4"/>
    <w:rsid w:val="69FB8B68"/>
    <w:rsid w:val="6A1DA16E"/>
    <w:rsid w:val="6A1E1C44"/>
    <w:rsid w:val="6A230217"/>
    <w:rsid w:val="6A2D9910"/>
    <w:rsid w:val="6A4476A0"/>
    <w:rsid w:val="6A6E7B26"/>
    <w:rsid w:val="6A92B33C"/>
    <w:rsid w:val="6AB5B109"/>
    <w:rsid w:val="6AC63D1B"/>
    <w:rsid w:val="6AC9FBF2"/>
    <w:rsid w:val="6B21694B"/>
    <w:rsid w:val="6B2D9144"/>
    <w:rsid w:val="6B3EAC7C"/>
    <w:rsid w:val="6B634EEF"/>
    <w:rsid w:val="6B6E0299"/>
    <w:rsid w:val="6B70C342"/>
    <w:rsid w:val="6B7E6816"/>
    <w:rsid w:val="6B7EB81B"/>
    <w:rsid w:val="6B89B056"/>
    <w:rsid w:val="6B8F031D"/>
    <w:rsid w:val="6B901EE1"/>
    <w:rsid w:val="6B9F3078"/>
    <w:rsid w:val="6BA615B1"/>
    <w:rsid w:val="6BA9EA02"/>
    <w:rsid w:val="6BAB4386"/>
    <w:rsid w:val="6BC49434"/>
    <w:rsid w:val="6BC53E82"/>
    <w:rsid w:val="6BF23E68"/>
    <w:rsid w:val="6C194DE5"/>
    <w:rsid w:val="6C1AEE2F"/>
    <w:rsid w:val="6C46F0C8"/>
    <w:rsid w:val="6C5717C9"/>
    <w:rsid w:val="6C63570E"/>
    <w:rsid w:val="6C70E39A"/>
    <w:rsid w:val="6C7208B9"/>
    <w:rsid w:val="6C8AD1EB"/>
    <w:rsid w:val="6C94912A"/>
    <w:rsid w:val="6C9EC109"/>
    <w:rsid w:val="6CC28E46"/>
    <w:rsid w:val="6CD83EDA"/>
    <w:rsid w:val="6CECB96C"/>
    <w:rsid w:val="6D026669"/>
    <w:rsid w:val="6D313FF0"/>
    <w:rsid w:val="6D521E41"/>
    <w:rsid w:val="6D626AA0"/>
    <w:rsid w:val="6D6CF818"/>
    <w:rsid w:val="6D893B21"/>
    <w:rsid w:val="6D930CA4"/>
    <w:rsid w:val="6D970294"/>
    <w:rsid w:val="6D9B8346"/>
    <w:rsid w:val="6DCB1A75"/>
    <w:rsid w:val="6DE73E57"/>
    <w:rsid w:val="6DF7FEB1"/>
    <w:rsid w:val="6E135158"/>
    <w:rsid w:val="6E28CA46"/>
    <w:rsid w:val="6E4F8E79"/>
    <w:rsid w:val="6E62880C"/>
    <w:rsid w:val="6E9EC9C6"/>
    <w:rsid w:val="6E9FEE11"/>
    <w:rsid w:val="6EB43DBE"/>
    <w:rsid w:val="6EDEDA44"/>
    <w:rsid w:val="6F04CF0E"/>
    <w:rsid w:val="6F10B19F"/>
    <w:rsid w:val="6F112DF7"/>
    <w:rsid w:val="6F3EEAF1"/>
    <w:rsid w:val="6F405EB3"/>
    <w:rsid w:val="6F4F0E0E"/>
    <w:rsid w:val="6F527FBC"/>
    <w:rsid w:val="6F801105"/>
    <w:rsid w:val="6F8CAC18"/>
    <w:rsid w:val="6FA59DBA"/>
    <w:rsid w:val="6FBA855D"/>
    <w:rsid w:val="6FDAA7BC"/>
    <w:rsid w:val="6FF37CAA"/>
    <w:rsid w:val="70062022"/>
    <w:rsid w:val="701423A2"/>
    <w:rsid w:val="70143319"/>
    <w:rsid w:val="701F5329"/>
    <w:rsid w:val="70365402"/>
    <w:rsid w:val="703D97AA"/>
    <w:rsid w:val="703E08B3"/>
    <w:rsid w:val="70405E4C"/>
    <w:rsid w:val="706C429A"/>
    <w:rsid w:val="70FAF7AD"/>
    <w:rsid w:val="70FF45BA"/>
    <w:rsid w:val="710757A1"/>
    <w:rsid w:val="711103FA"/>
    <w:rsid w:val="712BD486"/>
    <w:rsid w:val="7133C78E"/>
    <w:rsid w:val="7137D120"/>
    <w:rsid w:val="713B7B5B"/>
    <w:rsid w:val="716E060B"/>
    <w:rsid w:val="71851066"/>
    <w:rsid w:val="719C02F9"/>
    <w:rsid w:val="71A22173"/>
    <w:rsid w:val="71A69F14"/>
    <w:rsid w:val="71BE25B1"/>
    <w:rsid w:val="71CDE483"/>
    <w:rsid w:val="71E4E930"/>
    <w:rsid w:val="71EE93B2"/>
    <w:rsid w:val="7207D6C9"/>
    <w:rsid w:val="720F3C73"/>
    <w:rsid w:val="72261A93"/>
    <w:rsid w:val="722EC2F5"/>
    <w:rsid w:val="72388937"/>
    <w:rsid w:val="7249B214"/>
    <w:rsid w:val="726BB759"/>
    <w:rsid w:val="727609AE"/>
    <w:rsid w:val="72B5CFD8"/>
    <w:rsid w:val="72C760B6"/>
    <w:rsid w:val="72DD83AC"/>
    <w:rsid w:val="72E4D066"/>
    <w:rsid w:val="73134096"/>
    <w:rsid w:val="7320EBEE"/>
    <w:rsid w:val="733C77BA"/>
    <w:rsid w:val="736A6994"/>
    <w:rsid w:val="73725713"/>
    <w:rsid w:val="737A151D"/>
    <w:rsid w:val="73A68CC2"/>
    <w:rsid w:val="73ADAA3B"/>
    <w:rsid w:val="73FBD015"/>
    <w:rsid w:val="7401A1B0"/>
    <w:rsid w:val="740775B1"/>
    <w:rsid w:val="740E4483"/>
    <w:rsid w:val="7413EB5A"/>
    <w:rsid w:val="741D38F5"/>
    <w:rsid w:val="742CFCFF"/>
    <w:rsid w:val="74318A35"/>
    <w:rsid w:val="7435F3BF"/>
    <w:rsid w:val="7439BF81"/>
    <w:rsid w:val="74726BCE"/>
    <w:rsid w:val="748A1DA4"/>
    <w:rsid w:val="748A4B21"/>
    <w:rsid w:val="749580B4"/>
    <w:rsid w:val="74966D3D"/>
    <w:rsid w:val="74D1BD88"/>
    <w:rsid w:val="74F2A115"/>
    <w:rsid w:val="74F2F71A"/>
    <w:rsid w:val="750CF9B8"/>
    <w:rsid w:val="751CECE7"/>
    <w:rsid w:val="7555F03F"/>
    <w:rsid w:val="756C2BEC"/>
    <w:rsid w:val="75704878"/>
    <w:rsid w:val="75972FBB"/>
    <w:rsid w:val="75B18A53"/>
    <w:rsid w:val="75B4FD1B"/>
    <w:rsid w:val="75C5F35C"/>
    <w:rsid w:val="75C9135B"/>
    <w:rsid w:val="75E35FD2"/>
    <w:rsid w:val="763AC332"/>
    <w:rsid w:val="76466ACD"/>
    <w:rsid w:val="766545F5"/>
    <w:rsid w:val="766A7830"/>
    <w:rsid w:val="767F2C70"/>
    <w:rsid w:val="76F28017"/>
    <w:rsid w:val="76F5B790"/>
    <w:rsid w:val="76F7D3BF"/>
    <w:rsid w:val="773D70B0"/>
    <w:rsid w:val="77480D2B"/>
    <w:rsid w:val="7752379D"/>
    <w:rsid w:val="77579F7D"/>
    <w:rsid w:val="77632CFB"/>
    <w:rsid w:val="7782BCAE"/>
    <w:rsid w:val="778D5B35"/>
    <w:rsid w:val="7797FCCA"/>
    <w:rsid w:val="77B5A0CC"/>
    <w:rsid w:val="77F096C6"/>
    <w:rsid w:val="77FE876C"/>
    <w:rsid w:val="785A627C"/>
    <w:rsid w:val="78862546"/>
    <w:rsid w:val="788888A3"/>
    <w:rsid w:val="789B6D67"/>
    <w:rsid w:val="78AB726B"/>
    <w:rsid w:val="78B25B54"/>
    <w:rsid w:val="78BC5A5A"/>
    <w:rsid w:val="78BEC465"/>
    <w:rsid w:val="78C9B9B1"/>
    <w:rsid w:val="79542013"/>
    <w:rsid w:val="7966D43E"/>
    <w:rsid w:val="79821396"/>
    <w:rsid w:val="79870BF9"/>
    <w:rsid w:val="79D40FDB"/>
    <w:rsid w:val="79D55EBF"/>
    <w:rsid w:val="79D72FA5"/>
    <w:rsid w:val="79DC8FC7"/>
    <w:rsid w:val="79E078B4"/>
    <w:rsid w:val="79E92042"/>
    <w:rsid w:val="7A08D929"/>
    <w:rsid w:val="7A38E1EF"/>
    <w:rsid w:val="7A4D6C2E"/>
    <w:rsid w:val="7A5634A5"/>
    <w:rsid w:val="7A609B2B"/>
    <w:rsid w:val="7A864045"/>
    <w:rsid w:val="7A9413F1"/>
    <w:rsid w:val="7AA2D49B"/>
    <w:rsid w:val="7AC128DE"/>
    <w:rsid w:val="7AC24CB6"/>
    <w:rsid w:val="7AE05BE3"/>
    <w:rsid w:val="7AE41B8B"/>
    <w:rsid w:val="7AEF35E5"/>
    <w:rsid w:val="7AFA6A70"/>
    <w:rsid w:val="7AFB0068"/>
    <w:rsid w:val="7B7D12C4"/>
    <w:rsid w:val="7B99ECE3"/>
    <w:rsid w:val="7BBCB485"/>
    <w:rsid w:val="7BCB3CA7"/>
    <w:rsid w:val="7BD2C084"/>
    <w:rsid w:val="7BDB8506"/>
    <w:rsid w:val="7BF6FC1F"/>
    <w:rsid w:val="7BFD83DC"/>
    <w:rsid w:val="7C0FCBF1"/>
    <w:rsid w:val="7C1342CF"/>
    <w:rsid w:val="7C578412"/>
    <w:rsid w:val="7C60FDAF"/>
    <w:rsid w:val="7C877E31"/>
    <w:rsid w:val="7C88E902"/>
    <w:rsid w:val="7CA1185B"/>
    <w:rsid w:val="7CEE8769"/>
    <w:rsid w:val="7D0760FF"/>
    <w:rsid w:val="7D1B0531"/>
    <w:rsid w:val="7D1F2B08"/>
    <w:rsid w:val="7D5081B9"/>
    <w:rsid w:val="7D69F319"/>
    <w:rsid w:val="7D6B07D7"/>
    <w:rsid w:val="7D6BCCA3"/>
    <w:rsid w:val="7DA261FC"/>
    <w:rsid w:val="7DE2FC25"/>
    <w:rsid w:val="7DFE21DF"/>
    <w:rsid w:val="7E39E3A3"/>
    <w:rsid w:val="7E3B19E6"/>
    <w:rsid w:val="7E44D26B"/>
    <w:rsid w:val="7E4EAB78"/>
    <w:rsid w:val="7E643F5E"/>
    <w:rsid w:val="7E694878"/>
    <w:rsid w:val="7E83184A"/>
    <w:rsid w:val="7E99BDA3"/>
    <w:rsid w:val="7E9ABC0A"/>
    <w:rsid w:val="7EA3FE85"/>
    <w:rsid w:val="7EB1A931"/>
    <w:rsid w:val="7EC3C61B"/>
    <w:rsid w:val="7F298967"/>
    <w:rsid w:val="7F2E3D05"/>
    <w:rsid w:val="7F474060"/>
    <w:rsid w:val="7F4FF5D5"/>
    <w:rsid w:val="7F5328BB"/>
    <w:rsid w:val="7F667C79"/>
    <w:rsid w:val="7F90DBA8"/>
    <w:rsid w:val="7F95FCA3"/>
    <w:rsid w:val="7FAA0422"/>
    <w:rsid w:val="7FACC629"/>
    <w:rsid w:val="7FE2067F"/>
    <w:rsid w:val="7FE705E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4E43B"/>
  <w15:chartTrackingRefBased/>
  <w15:docId w15:val="{D2C1BCE8-AF06-46C0-B872-12401BECA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C3F"/>
    <w:pPr>
      <w:spacing w:before="60" w:after="60"/>
      <w:jc w:val="both"/>
    </w:pPr>
    <w:rPr>
      <w:rFonts w:ascii="Ubuntu" w:hAnsi="Ubuntu"/>
      <w:sz w:val="20"/>
    </w:rPr>
  </w:style>
  <w:style w:type="paragraph" w:styleId="Heading1">
    <w:name w:val="heading 1"/>
    <w:aliases w:val="(numbered),Main Heading,Para1,Top 1,ParaLevel1,Level 1 Para,Level 1 Para1,Level 1 Para2,Level 1 Para3,Level 1 Para4,Level 1 Para11,Level 1 Para21,Level 1 Para31,Level 1 Para5,Level 1 Para12,Level 1 Para22,Level 1 Para32,Level 1 Para6,h1,1.,H1"/>
    <w:basedOn w:val="Normal"/>
    <w:next w:val="Normal"/>
    <w:link w:val="Heading1Char"/>
    <w:qFormat/>
    <w:rsid w:val="00DD632B"/>
    <w:pPr>
      <w:keepNext/>
      <w:numPr>
        <w:numId w:val="184"/>
      </w:numPr>
      <w:spacing w:before="120" w:after="120" w:line="280" w:lineRule="atLeast"/>
      <w:jc w:val="left"/>
      <w:outlineLvl w:val="0"/>
    </w:pPr>
    <w:rPr>
      <w:rFonts w:eastAsia="Arial" w:cs="Times New Roman"/>
      <w:b/>
      <w:bCs/>
      <w:color w:val="0070C0"/>
      <w:sz w:val="28"/>
      <w:szCs w:val="28"/>
      <w:lang w:eastAsia="en-AU"/>
    </w:rPr>
  </w:style>
  <w:style w:type="paragraph" w:styleId="Heading2">
    <w:name w:val="heading 2"/>
    <w:aliases w:val="Sub-heading,h2 main heading,2,h2,H2,Section,h2.H2,1.1,UNDERRUBRIK 1-2,Para2,h21,h22,Attribute Heading 2,test,l2,list 2,list 2,heading 2TOC,Head 2,List level 2,B Sub/Bold,B Sub/Bold1,B Sub/Bold2,B Sub/Bold11,h2 main heading1,Bold 14,L2,2m,h 2"/>
    <w:basedOn w:val="Normal"/>
    <w:next w:val="Normal"/>
    <w:link w:val="Heading2Char"/>
    <w:qFormat/>
    <w:rsid w:val="000B711E"/>
    <w:pPr>
      <w:keepNext/>
      <w:numPr>
        <w:ilvl w:val="1"/>
        <w:numId w:val="184"/>
      </w:numPr>
      <w:spacing w:line="280" w:lineRule="atLeast"/>
      <w:outlineLvl w:val="1"/>
    </w:pPr>
    <w:rPr>
      <w:rFonts w:eastAsia="Times New Roman" w:cs="Arial"/>
      <w:b/>
      <w:bCs/>
      <w:iCs/>
      <w:color w:val="0070C0"/>
      <w:sz w:val="22"/>
      <w:szCs w:val="28"/>
      <w:lang w:eastAsia="en-AU"/>
    </w:rPr>
  </w:style>
  <w:style w:type="paragraph" w:styleId="Heading3">
    <w:name w:val="heading 3"/>
    <w:aliases w:val="1st sub-clause,Heading 3 Char2,Heading 3 Char Char1,*.*.* Char Char1,*.*.* Char Char Char,Heading 3 Char1 Char,Heading 3 Char Char Char,h3,h3 sub heading,H3,Head 3,3m,H31,C Sub-Sub/Italic,Head 31,Head 32,C Sub-Sub/Italic1,(Alt+3),Heading 3a"/>
    <w:basedOn w:val="Normal"/>
    <w:link w:val="Heading3Char"/>
    <w:uiPriority w:val="2"/>
    <w:qFormat/>
    <w:rsid w:val="002904AA"/>
    <w:pPr>
      <w:spacing w:line="280" w:lineRule="atLeast"/>
      <w:ind w:left="720" w:hanging="720"/>
      <w:outlineLvl w:val="2"/>
    </w:pPr>
    <w:rPr>
      <w:rFonts w:eastAsia="Times New Roman" w:cs="Arial"/>
      <w:bCs/>
      <w:szCs w:val="26"/>
      <w:lang w:eastAsia="en-AU"/>
    </w:rPr>
  </w:style>
  <w:style w:type="paragraph" w:styleId="Heading4">
    <w:name w:val="heading 4"/>
    <w:aliases w:val="2nd sub-clause,Heading 4 Char1 Char,Heading 4 Char Char1 Char,Heading 4 Char1 Char Char Char,Heading 4 Char Char1 Char Char Char,Heading 4 Char1 Char Char Char Char Char,Heading 4 Char Char1 Char Char Char Char Char,Heading 4 Char1,h4,h41,h42"/>
    <w:basedOn w:val="Normal"/>
    <w:link w:val="Heading4Char2"/>
    <w:uiPriority w:val="2"/>
    <w:qFormat/>
    <w:rsid w:val="008202D2"/>
    <w:pPr>
      <w:numPr>
        <w:ilvl w:val="3"/>
        <w:numId w:val="184"/>
      </w:numPr>
      <w:spacing w:line="280" w:lineRule="atLeast"/>
      <w:outlineLvl w:val="3"/>
    </w:pPr>
    <w:rPr>
      <w:rFonts w:eastAsia="Arial" w:cs="Arial"/>
      <w:bCs/>
      <w:color w:val="0070C0"/>
      <w:szCs w:val="20"/>
      <w:lang w:eastAsia="en-AU"/>
    </w:rPr>
  </w:style>
  <w:style w:type="paragraph" w:styleId="Heading5">
    <w:name w:val="heading 5"/>
    <w:aliases w:val="3rd sub-clause,(A),Block Label,Level 3 - i,A,Heading 5 StGeorge,s,3rd level sub-clause,h5,Para5 Char,h51 Char,h52 Char,L5 Char,H5 Char,Document Title 2 Char,Level 3 - (i) Char,Dot GS Char,level5 Char,Heading 5(unused) Char,5 Char,5"/>
    <w:basedOn w:val="Normal"/>
    <w:link w:val="Heading5Char"/>
    <w:uiPriority w:val="2"/>
    <w:qFormat/>
    <w:rsid w:val="00241F98"/>
    <w:pPr>
      <w:numPr>
        <w:ilvl w:val="4"/>
        <w:numId w:val="184"/>
      </w:numPr>
      <w:spacing w:line="280" w:lineRule="atLeast"/>
      <w:outlineLvl w:val="4"/>
    </w:pPr>
    <w:rPr>
      <w:rFonts w:eastAsia="Times New Roman" w:cs="Times New Roman"/>
      <w:bCs/>
      <w:iCs/>
      <w:szCs w:val="26"/>
      <w:lang w:eastAsia="en-AU"/>
    </w:rPr>
  </w:style>
  <w:style w:type="paragraph" w:styleId="Heading6">
    <w:name w:val="heading 6"/>
    <w:basedOn w:val="Normal"/>
    <w:link w:val="Heading6Char"/>
    <w:uiPriority w:val="99"/>
    <w:qFormat/>
    <w:rsid w:val="00241F98"/>
    <w:pPr>
      <w:numPr>
        <w:ilvl w:val="5"/>
        <w:numId w:val="184"/>
      </w:numPr>
      <w:spacing w:before="120" w:after="120" w:line="280" w:lineRule="atLeast"/>
      <w:outlineLvl w:val="5"/>
    </w:pPr>
    <w:rPr>
      <w:rFonts w:eastAsia="Times New Roman" w:cs="Times New Roman"/>
      <w:b/>
      <w:i/>
      <w:kern w:val="24"/>
      <w:szCs w:val="20"/>
      <w:lang w:eastAsia="en-AU"/>
    </w:rPr>
  </w:style>
  <w:style w:type="paragraph" w:styleId="Heading7">
    <w:name w:val="heading 7"/>
    <w:basedOn w:val="Normal"/>
    <w:link w:val="Heading7Char"/>
    <w:uiPriority w:val="99"/>
    <w:qFormat/>
    <w:rsid w:val="00241F98"/>
    <w:pPr>
      <w:numPr>
        <w:ilvl w:val="6"/>
        <w:numId w:val="184"/>
      </w:numPr>
      <w:spacing w:before="120" w:after="120" w:line="280" w:lineRule="atLeast"/>
      <w:outlineLvl w:val="6"/>
    </w:pPr>
    <w:rPr>
      <w:rFonts w:eastAsia="Times New Roman" w:cs="Times New Roman"/>
      <w:b/>
      <w:i/>
      <w:szCs w:val="20"/>
      <w:lang w:eastAsia="en-AU"/>
    </w:rPr>
  </w:style>
  <w:style w:type="paragraph" w:styleId="Heading8">
    <w:name w:val="heading 8"/>
    <w:basedOn w:val="Normal"/>
    <w:next w:val="Normal"/>
    <w:link w:val="Heading8Char"/>
    <w:uiPriority w:val="99"/>
    <w:qFormat/>
    <w:rsid w:val="00241F98"/>
    <w:pPr>
      <w:numPr>
        <w:ilvl w:val="7"/>
        <w:numId w:val="184"/>
      </w:numPr>
      <w:spacing w:before="120" w:after="120" w:line="280" w:lineRule="atLeast"/>
      <w:outlineLvl w:val="7"/>
    </w:pPr>
    <w:rPr>
      <w:rFonts w:eastAsia="Times New Roman" w:cs="Times New Roman"/>
      <w:b/>
      <w:i/>
      <w:iCs/>
      <w:szCs w:val="20"/>
      <w:lang w:eastAsia="en-AU"/>
    </w:rPr>
  </w:style>
  <w:style w:type="paragraph" w:styleId="Heading9">
    <w:name w:val="heading 9"/>
    <w:basedOn w:val="Normal"/>
    <w:next w:val="Normal"/>
    <w:link w:val="Heading9Char"/>
    <w:uiPriority w:val="99"/>
    <w:qFormat/>
    <w:rsid w:val="00241F98"/>
    <w:pPr>
      <w:numPr>
        <w:ilvl w:val="8"/>
        <w:numId w:val="184"/>
      </w:numPr>
      <w:spacing w:before="120" w:after="120" w:line="280" w:lineRule="atLeast"/>
      <w:outlineLvl w:val="8"/>
    </w:pPr>
    <w:rPr>
      <w:rFonts w:eastAsia="Times New Roman" w:cs="Arial"/>
      <w:b/>
      <w:i/>
      <w:szCs w:val="2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0C01C0"/>
    <w:pPr>
      <w:autoSpaceDE w:val="0"/>
      <w:autoSpaceDN w:val="0"/>
      <w:adjustRightInd w:val="0"/>
      <w:spacing w:line="288" w:lineRule="auto"/>
      <w:textAlignment w:val="center"/>
    </w:pPr>
    <w:rPr>
      <w:rFonts w:ascii="MinionPro-Regular" w:hAnsi="MinionPro-Regular" w:cs="MinionPro-Regular"/>
      <w:color w:val="000000"/>
      <w:lang w:val="en-US"/>
    </w:rPr>
  </w:style>
  <w:style w:type="paragraph" w:styleId="Header">
    <w:name w:val="header"/>
    <w:basedOn w:val="Normal"/>
    <w:link w:val="HeaderChar"/>
    <w:uiPriority w:val="99"/>
    <w:unhideWhenUsed/>
    <w:rsid w:val="008B2F40"/>
    <w:pPr>
      <w:tabs>
        <w:tab w:val="center" w:pos="4513"/>
        <w:tab w:val="right" w:pos="9026"/>
      </w:tabs>
    </w:pPr>
  </w:style>
  <w:style w:type="character" w:customStyle="1" w:styleId="HeaderChar">
    <w:name w:val="Header Char"/>
    <w:basedOn w:val="DefaultParagraphFont"/>
    <w:link w:val="Header"/>
    <w:uiPriority w:val="99"/>
    <w:rsid w:val="008B2F40"/>
  </w:style>
  <w:style w:type="paragraph" w:styleId="Footer">
    <w:name w:val="footer"/>
    <w:basedOn w:val="Normal"/>
    <w:link w:val="FooterChar"/>
    <w:uiPriority w:val="99"/>
    <w:unhideWhenUsed/>
    <w:rsid w:val="008B2F40"/>
    <w:pPr>
      <w:tabs>
        <w:tab w:val="center" w:pos="4513"/>
        <w:tab w:val="right" w:pos="9026"/>
      </w:tabs>
    </w:pPr>
  </w:style>
  <w:style w:type="character" w:customStyle="1" w:styleId="FooterChar">
    <w:name w:val="Footer Char"/>
    <w:basedOn w:val="DefaultParagraphFont"/>
    <w:link w:val="Footer"/>
    <w:uiPriority w:val="99"/>
    <w:rsid w:val="008B2F40"/>
  </w:style>
  <w:style w:type="character" w:styleId="PlaceholderText">
    <w:name w:val="Placeholder Text"/>
    <w:basedOn w:val="DefaultParagraphFont"/>
    <w:uiPriority w:val="99"/>
    <w:semiHidden/>
    <w:rsid w:val="008B2F40"/>
    <w:rPr>
      <w:color w:val="808080"/>
    </w:rPr>
  </w:style>
  <w:style w:type="character" w:customStyle="1" w:styleId="Heading1Char">
    <w:name w:val="Heading 1 Char"/>
    <w:aliases w:val="(numbered) Char,Main Heading Char,Para1 Char,Top 1 Char,ParaLevel1 Char,Level 1 Para Char,Level 1 Para1 Char,Level 1 Para2 Char,Level 1 Para3 Char,Level 1 Para4 Char,Level 1 Para11 Char,Level 1 Para21 Char,Level 1 Para31 Char,h1 Char"/>
    <w:basedOn w:val="DefaultParagraphFont"/>
    <w:link w:val="Heading1"/>
    <w:rsid w:val="00241F98"/>
    <w:rPr>
      <w:rFonts w:ascii="Ubuntu" w:eastAsia="Arial" w:hAnsi="Ubuntu" w:cs="Times New Roman"/>
      <w:b/>
      <w:bCs/>
      <w:color w:val="0070C0"/>
      <w:sz w:val="28"/>
      <w:szCs w:val="28"/>
      <w:lang w:eastAsia="en-AU"/>
    </w:rPr>
  </w:style>
  <w:style w:type="character" w:customStyle="1" w:styleId="Heading2Char">
    <w:name w:val="Heading 2 Char"/>
    <w:aliases w:val="Sub-heading Char,h2 main heading Char,2 Char,h2 Char,H2 Char,Section Char,h2.H2 Char,1.1 Char,UNDERRUBRIK 1-2 Char,Para2 Char,h21 Char,h22 Char,Attribute Heading 2 Char,test Char,l2 Char,list 2 Char,list 2 Char,heading 2TOC Char,L2 Char"/>
    <w:basedOn w:val="DefaultParagraphFont"/>
    <w:link w:val="Heading2"/>
    <w:rsid w:val="00241F98"/>
    <w:rPr>
      <w:rFonts w:ascii="Ubuntu" w:eastAsia="Times New Roman" w:hAnsi="Ubuntu" w:cs="Arial"/>
      <w:b/>
      <w:bCs/>
      <w:iCs/>
      <w:color w:val="0070C0"/>
      <w:sz w:val="22"/>
      <w:szCs w:val="28"/>
      <w:lang w:eastAsia="en-AU"/>
    </w:rPr>
  </w:style>
  <w:style w:type="character" w:customStyle="1" w:styleId="Heading3Char">
    <w:name w:val="Heading 3 Char"/>
    <w:aliases w:val="1st sub-clause Char,Heading 3 Char2 Char,Heading 3 Char Char1 Char,*.*.* Char Char1 Char,*.*.* Char Char Char Char,Heading 3 Char1 Char Char,Heading 3 Char Char Char Char,h3 Char,h3 sub heading Char,H3 Char,Head 3 Char,3m Char,H31 Char"/>
    <w:basedOn w:val="DefaultParagraphFont"/>
    <w:link w:val="Heading3"/>
    <w:uiPriority w:val="2"/>
    <w:rsid w:val="00241F98"/>
    <w:rPr>
      <w:rFonts w:ascii="Arial" w:eastAsia="Times New Roman" w:hAnsi="Arial" w:cs="Arial"/>
      <w:bCs/>
      <w:sz w:val="20"/>
      <w:szCs w:val="26"/>
      <w:lang w:eastAsia="en-AU"/>
    </w:rPr>
  </w:style>
  <w:style w:type="character" w:customStyle="1" w:styleId="Heading4Char">
    <w:name w:val="Heading 4 Char"/>
    <w:aliases w:val="2nd sub-clause Char,Heading 4 Char1 Char Char,Heading 4 Char Char1 Char Char,Heading 4 Char1 Char Char Char Char,Heading 4 Char Char1 Char Char Char Char,Heading 4 Char1 Char Char Char Char Char Char,Heading 4 Char1 Char1,h4 Char,h41 Char"/>
    <w:basedOn w:val="DefaultParagraphFont"/>
    <w:uiPriority w:val="2"/>
    <w:rsid w:val="00241F98"/>
    <w:rPr>
      <w:rFonts w:asciiTheme="majorHAnsi" w:eastAsiaTheme="majorEastAsia" w:hAnsiTheme="majorHAnsi" w:cstheme="majorBidi"/>
      <w:i/>
      <w:iCs/>
      <w:color w:val="2F5496" w:themeColor="accent1" w:themeShade="BF"/>
    </w:rPr>
  </w:style>
  <w:style w:type="character" w:customStyle="1" w:styleId="Heading5Char">
    <w:name w:val="Heading 5 Char"/>
    <w:aliases w:val="3rd sub-clause Char,(A) Char,Block Label Char,Level 3 - i Char,A Char,Heading 5 StGeorge Char,s Char,3rd level sub-clause Char,h5 Char,Para5 Char Char,h51 Char Char,h52 Char Char,L5 Char Char,H5 Char Char,Document Title 2 Char Char"/>
    <w:basedOn w:val="DefaultParagraphFont"/>
    <w:link w:val="Heading5"/>
    <w:uiPriority w:val="2"/>
    <w:rsid w:val="00241F98"/>
    <w:rPr>
      <w:rFonts w:ascii="Ubuntu" w:eastAsia="Times New Roman" w:hAnsi="Ubuntu" w:cs="Times New Roman"/>
      <w:bCs/>
      <w:iCs/>
      <w:sz w:val="20"/>
      <w:szCs w:val="26"/>
      <w:lang w:eastAsia="en-AU"/>
    </w:rPr>
  </w:style>
  <w:style w:type="character" w:customStyle="1" w:styleId="Heading6Char">
    <w:name w:val="Heading 6 Char"/>
    <w:basedOn w:val="DefaultParagraphFont"/>
    <w:link w:val="Heading6"/>
    <w:uiPriority w:val="99"/>
    <w:rsid w:val="00241F98"/>
    <w:rPr>
      <w:rFonts w:ascii="Ubuntu" w:eastAsia="Times New Roman" w:hAnsi="Ubuntu" w:cs="Times New Roman"/>
      <w:b/>
      <w:i/>
      <w:kern w:val="24"/>
      <w:sz w:val="20"/>
      <w:szCs w:val="20"/>
      <w:lang w:eastAsia="en-AU"/>
    </w:rPr>
  </w:style>
  <w:style w:type="character" w:customStyle="1" w:styleId="Heading7Char">
    <w:name w:val="Heading 7 Char"/>
    <w:basedOn w:val="DefaultParagraphFont"/>
    <w:link w:val="Heading7"/>
    <w:uiPriority w:val="99"/>
    <w:rsid w:val="00241F98"/>
    <w:rPr>
      <w:rFonts w:ascii="Ubuntu" w:eastAsia="Times New Roman" w:hAnsi="Ubuntu" w:cs="Times New Roman"/>
      <w:b/>
      <w:i/>
      <w:sz w:val="20"/>
      <w:szCs w:val="20"/>
      <w:lang w:eastAsia="en-AU"/>
    </w:rPr>
  </w:style>
  <w:style w:type="character" w:customStyle="1" w:styleId="Heading8Char">
    <w:name w:val="Heading 8 Char"/>
    <w:basedOn w:val="DefaultParagraphFont"/>
    <w:link w:val="Heading8"/>
    <w:uiPriority w:val="99"/>
    <w:rsid w:val="00241F98"/>
    <w:rPr>
      <w:rFonts w:ascii="Ubuntu" w:eastAsia="Times New Roman" w:hAnsi="Ubuntu" w:cs="Times New Roman"/>
      <w:b/>
      <w:i/>
      <w:iCs/>
      <w:sz w:val="20"/>
      <w:szCs w:val="20"/>
      <w:lang w:eastAsia="en-AU"/>
    </w:rPr>
  </w:style>
  <w:style w:type="character" w:customStyle="1" w:styleId="Heading9Char">
    <w:name w:val="Heading 9 Char"/>
    <w:basedOn w:val="DefaultParagraphFont"/>
    <w:link w:val="Heading9"/>
    <w:uiPriority w:val="99"/>
    <w:rsid w:val="00241F98"/>
    <w:rPr>
      <w:rFonts w:ascii="Ubuntu" w:eastAsia="Times New Roman" w:hAnsi="Ubuntu" w:cs="Arial"/>
      <w:b/>
      <w:i/>
      <w:sz w:val="20"/>
      <w:szCs w:val="22"/>
      <w:lang w:eastAsia="en-AU"/>
    </w:rPr>
  </w:style>
  <w:style w:type="paragraph" w:customStyle="1" w:styleId="Indent1">
    <w:name w:val="Indent 1"/>
    <w:basedOn w:val="Normal"/>
    <w:uiPriority w:val="99"/>
    <w:rsid w:val="00241F98"/>
    <w:pPr>
      <w:spacing w:line="280" w:lineRule="atLeast"/>
      <w:ind w:left="567"/>
    </w:pPr>
    <w:rPr>
      <w:rFonts w:eastAsia="Times New Roman" w:cs="Times New Roman"/>
      <w:szCs w:val="20"/>
      <w:lang w:eastAsia="en-AU"/>
    </w:rPr>
  </w:style>
  <w:style w:type="paragraph" w:customStyle="1" w:styleId="Annex1">
    <w:name w:val="Annex 1"/>
    <w:basedOn w:val="Normal"/>
    <w:uiPriority w:val="99"/>
    <w:rsid w:val="00241F98"/>
    <w:pPr>
      <w:numPr>
        <w:ilvl w:val="1"/>
        <w:numId w:val="1"/>
      </w:numPr>
      <w:spacing w:before="120" w:after="120" w:line="280" w:lineRule="atLeast"/>
    </w:pPr>
    <w:rPr>
      <w:rFonts w:eastAsia="Times New Roman" w:cs="Times New Roman"/>
      <w:szCs w:val="20"/>
      <w:lang w:eastAsia="en-AU"/>
    </w:rPr>
  </w:style>
  <w:style w:type="paragraph" w:customStyle="1" w:styleId="Annex2">
    <w:name w:val="Annex 2"/>
    <w:basedOn w:val="Normal"/>
    <w:uiPriority w:val="99"/>
    <w:rsid w:val="00241F98"/>
    <w:pPr>
      <w:numPr>
        <w:ilvl w:val="2"/>
        <w:numId w:val="1"/>
      </w:numPr>
      <w:spacing w:before="120" w:after="120" w:line="280" w:lineRule="atLeast"/>
    </w:pPr>
    <w:rPr>
      <w:rFonts w:eastAsia="Times New Roman" w:cs="Times New Roman"/>
      <w:szCs w:val="20"/>
      <w:lang w:eastAsia="en-AU"/>
    </w:rPr>
  </w:style>
  <w:style w:type="paragraph" w:customStyle="1" w:styleId="Annex3">
    <w:name w:val="Annex 3"/>
    <w:basedOn w:val="Normal"/>
    <w:uiPriority w:val="99"/>
    <w:rsid w:val="00241F98"/>
    <w:pPr>
      <w:numPr>
        <w:ilvl w:val="3"/>
        <w:numId w:val="1"/>
      </w:numPr>
      <w:spacing w:before="120" w:after="120" w:line="280" w:lineRule="atLeast"/>
    </w:pPr>
    <w:rPr>
      <w:rFonts w:eastAsia="Times New Roman" w:cs="Times New Roman"/>
      <w:szCs w:val="20"/>
      <w:lang w:eastAsia="en-AU"/>
    </w:rPr>
  </w:style>
  <w:style w:type="paragraph" w:customStyle="1" w:styleId="Annex4">
    <w:name w:val="Annex 4"/>
    <w:basedOn w:val="Normal"/>
    <w:uiPriority w:val="99"/>
    <w:rsid w:val="00241F98"/>
    <w:pPr>
      <w:numPr>
        <w:ilvl w:val="4"/>
        <w:numId w:val="1"/>
      </w:numPr>
      <w:spacing w:before="120" w:after="120" w:line="280" w:lineRule="atLeast"/>
    </w:pPr>
    <w:rPr>
      <w:rFonts w:eastAsia="Times New Roman" w:cs="Times New Roman"/>
      <w:szCs w:val="20"/>
      <w:lang w:eastAsia="en-AU"/>
    </w:rPr>
  </w:style>
  <w:style w:type="paragraph" w:customStyle="1" w:styleId="Annex5">
    <w:name w:val="Annex 5"/>
    <w:basedOn w:val="Normal"/>
    <w:uiPriority w:val="99"/>
    <w:rsid w:val="00241F98"/>
    <w:pPr>
      <w:numPr>
        <w:ilvl w:val="5"/>
        <w:numId w:val="1"/>
      </w:numPr>
      <w:spacing w:before="120" w:after="120" w:line="280" w:lineRule="atLeast"/>
    </w:pPr>
    <w:rPr>
      <w:rFonts w:eastAsia="Times New Roman" w:cs="Times New Roman"/>
      <w:szCs w:val="20"/>
      <w:lang w:eastAsia="en-AU"/>
    </w:rPr>
  </w:style>
  <w:style w:type="paragraph" w:customStyle="1" w:styleId="Annexure">
    <w:name w:val="Annexure"/>
    <w:basedOn w:val="Normal"/>
    <w:next w:val="Normal"/>
    <w:uiPriority w:val="99"/>
    <w:rsid w:val="00241F98"/>
    <w:pPr>
      <w:keepNext/>
      <w:pageBreakBefore/>
      <w:numPr>
        <w:numId w:val="2"/>
      </w:numPr>
      <w:spacing w:before="120" w:after="240" w:line="280" w:lineRule="atLeast"/>
      <w:jc w:val="left"/>
      <w:outlineLvl w:val="0"/>
    </w:pPr>
    <w:rPr>
      <w:rFonts w:eastAsia="Times New Roman" w:cs="Times New Roman"/>
      <w:sz w:val="28"/>
      <w:szCs w:val="20"/>
      <w:lang w:eastAsia="en-AU"/>
    </w:rPr>
  </w:style>
  <w:style w:type="paragraph" w:customStyle="1" w:styleId="Indent2">
    <w:name w:val="Indent 2"/>
    <w:basedOn w:val="Normal"/>
    <w:uiPriority w:val="99"/>
    <w:rsid w:val="00241F98"/>
    <w:pPr>
      <w:spacing w:line="280" w:lineRule="atLeast"/>
      <w:ind w:left="1134"/>
    </w:pPr>
    <w:rPr>
      <w:rFonts w:eastAsia="Times New Roman" w:cs="Times New Roman"/>
      <w:szCs w:val="20"/>
      <w:lang w:eastAsia="en-AU"/>
    </w:rPr>
  </w:style>
  <w:style w:type="paragraph" w:customStyle="1" w:styleId="Indent3">
    <w:name w:val="Indent 3"/>
    <w:basedOn w:val="Normal"/>
    <w:uiPriority w:val="99"/>
    <w:rsid w:val="00241F98"/>
    <w:pPr>
      <w:spacing w:line="280" w:lineRule="atLeast"/>
      <w:ind w:left="1701"/>
    </w:pPr>
    <w:rPr>
      <w:rFonts w:eastAsia="Times New Roman" w:cs="Times New Roman"/>
      <w:szCs w:val="20"/>
      <w:lang w:eastAsia="en-AU"/>
    </w:rPr>
  </w:style>
  <w:style w:type="paragraph" w:customStyle="1" w:styleId="Indent4">
    <w:name w:val="Indent 4"/>
    <w:basedOn w:val="Normal"/>
    <w:autoRedefine/>
    <w:uiPriority w:val="99"/>
    <w:rsid w:val="00241F98"/>
    <w:pPr>
      <w:spacing w:line="280" w:lineRule="atLeast"/>
      <w:ind w:left="2268"/>
    </w:pPr>
    <w:rPr>
      <w:rFonts w:eastAsia="Times New Roman" w:cs="Times New Roman"/>
      <w:szCs w:val="20"/>
      <w:lang w:eastAsia="en-AU"/>
    </w:rPr>
  </w:style>
  <w:style w:type="paragraph" w:styleId="BalloonText">
    <w:name w:val="Balloon Text"/>
    <w:basedOn w:val="Normal"/>
    <w:link w:val="BalloonTextChar"/>
    <w:uiPriority w:val="99"/>
    <w:semiHidden/>
    <w:rsid w:val="00241F98"/>
    <w:rPr>
      <w:rFonts w:ascii="Tahoma" w:eastAsia="Times New Roman" w:hAnsi="Tahoma" w:cs="Times New Roman"/>
      <w:sz w:val="16"/>
      <w:szCs w:val="16"/>
      <w:lang w:eastAsia="en-AU"/>
    </w:rPr>
  </w:style>
  <w:style w:type="character" w:customStyle="1" w:styleId="BalloonTextChar">
    <w:name w:val="Balloon Text Char"/>
    <w:basedOn w:val="DefaultParagraphFont"/>
    <w:link w:val="BalloonText"/>
    <w:uiPriority w:val="99"/>
    <w:semiHidden/>
    <w:rsid w:val="00241F98"/>
    <w:rPr>
      <w:rFonts w:ascii="Tahoma" w:eastAsia="Times New Roman" w:hAnsi="Tahoma" w:cs="Times New Roman"/>
      <w:sz w:val="16"/>
      <w:szCs w:val="16"/>
      <w:lang w:eastAsia="en-AU"/>
    </w:rPr>
  </w:style>
  <w:style w:type="paragraph" w:customStyle="1" w:styleId="Bullet2">
    <w:name w:val="Bullet 2"/>
    <w:basedOn w:val="Normal"/>
    <w:autoRedefine/>
    <w:uiPriority w:val="5"/>
    <w:rsid w:val="00241F98"/>
    <w:pPr>
      <w:spacing w:before="80" w:after="80" w:line="280" w:lineRule="atLeast"/>
      <w:ind w:left="720" w:hanging="360"/>
    </w:pPr>
    <w:rPr>
      <w:rFonts w:eastAsia="Times New Roman" w:cs="Times New Roman"/>
      <w:szCs w:val="20"/>
      <w:lang w:eastAsia="en-AU"/>
    </w:rPr>
  </w:style>
  <w:style w:type="paragraph" w:customStyle="1" w:styleId="Bullet3">
    <w:name w:val="Bullet 3"/>
    <w:basedOn w:val="Bullet2"/>
    <w:uiPriority w:val="5"/>
    <w:rsid w:val="00AF1AEA"/>
    <w:pPr>
      <w:numPr>
        <w:ilvl w:val="2"/>
        <w:numId w:val="8"/>
      </w:numPr>
      <w:tabs>
        <w:tab w:val="left" w:pos="1701"/>
      </w:tabs>
    </w:pPr>
  </w:style>
  <w:style w:type="paragraph" w:customStyle="1" w:styleId="Bullet1">
    <w:name w:val="Bullet 1"/>
    <w:basedOn w:val="Normal"/>
    <w:autoRedefine/>
    <w:uiPriority w:val="5"/>
    <w:rsid w:val="00BE72BA"/>
    <w:pPr>
      <w:spacing w:before="80" w:after="80" w:line="280" w:lineRule="atLeast"/>
      <w:ind w:left="360" w:hanging="360"/>
      <w:jc w:val="left"/>
    </w:pPr>
    <w:rPr>
      <w:rFonts w:eastAsia="Microsoft GothicNeo Light" w:cs="Times New Roman"/>
      <w:szCs w:val="20"/>
      <w:lang w:eastAsia="en-AU"/>
    </w:rPr>
  </w:style>
  <w:style w:type="paragraph" w:customStyle="1" w:styleId="Definition">
    <w:name w:val="Definition"/>
    <w:basedOn w:val="Normal"/>
    <w:uiPriority w:val="99"/>
    <w:rsid w:val="00241F98"/>
    <w:pPr>
      <w:numPr>
        <w:numId w:val="6"/>
      </w:numPr>
      <w:spacing w:line="280" w:lineRule="atLeast"/>
      <w:jc w:val="left"/>
    </w:pPr>
    <w:rPr>
      <w:rFonts w:eastAsia="Times New Roman" w:cs="Times New Roman"/>
      <w:szCs w:val="20"/>
      <w:lang w:eastAsia="en-AU"/>
    </w:rPr>
  </w:style>
  <w:style w:type="paragraph" w:customStyle="1" w:styleId="Part">
    <w:name w:val="Part"/>
    <w:basedOn w:val="Heading-Sub"/>
    <w:uiPriority w:val="99"/>
    <w:rsid w:val="00241F98"/>
    <w:pPr>
      <w:numPr>
        <w:numId w:val="7"/>
      </w:numPr>
      <w:spacing w:before="120" w:after="60"/>
      <w:ind w:left="1134" w:hanging="1134"/>
      <w:jc w:val="left"/>
    </w:pPr>
  </w:style>
  <w:style w:type="paragraph" w:customStyle="1" w:styleId="Definition2ndsubparagraph">
    <w:name w:val="Definition 2nd subparagraph"/>
    <w:basedOn w:val="Normal"/>
    <w:uiPriority w:val="99"/>
    <w:rsid w:val="00241F98"/>
    <w:pPr>
      <w:numPr>
        <w:ilvl w:val="2"/>
        <w:numId w:val="6"/>
      </w:numPr>
      <w:spacing w:before="120" w:after="120"/>
    </w:pPr>
    <w:rPr>
      <w:rFonts w:eastAsia="Times New Roman" w:cs="Times New Roman"/>
      <w:szCs w:val="20"/>
      <w:lang w:eastAsia="en-AU"/>
    </w:rPr>
  </w:style>
  <w:style w:type="character" w:styleId="EndnoteReference">
    <w:name w:val="endnote reference"/>
    <w:basedOn w:val="DefaultParagraphFont"/>
    <w:uiPriority w:val="99"/>
    <w:semiHidden/>
    <w:rsid w:val="00241F98"/>
    <w:rPr>
      <w:rFonts w:cs="Times New Roman"/>
      <w:vertAlign w:val="superscript"/>
    </w:rPr>
  </w:style>
  <w:style w:type="paragraph" w:styleId="EndnoteText">
    <w:name w:val="endnote text"/>
    <w:basedOn w:val="Normal"/>
    <w:link w:val="EndnoteTextChar"/>
    <w:uiPriority w:val="99"/>
    <w:semiHidden/>
    <w:rsid w:val="00241F98"/>
    <w:pPr>
      <w:tabs>
        <w:tab w:val="left" w:pos="360"/>
      </w:tabs>
      <w:spacing w:before="120" w:after="120" w:line="280" w:lineRule="atLeast"/>
      <w:ind w:left="357" w:hanging="357"/>
    </w:pPr>
    <w:rPr>
      <w:rFonts w:eastAsia="Times New Roman" w:cs="Times New Roman"/>
      <w:sz w:val="16"/>
      <w:szCs w:val="20"/>
      <w:lang w:eastAsia="en-AU"/>
    </w:rPr>
  </w:style>
  <w:style w:type="character" w:customStyle="1" w:styleId="EndnoteTextChar">
    <w:name w:val="Endnote Text Char"/>
    <w:basedOn w:val="DefaultParagraphFont"/>
    <w:link w:val="EndnoteText"/>
    <w:uiPriority w:val="99"/>
    <w:semiHidden/>
    <w:rsid w:val="00241F98"/>
    <w:rPr>
      <w:rFonts w:ascii="Arial" w:eastAsia="Times New Roman" w:hAnsi="Arial" w:cs="Times New Roman"/>
      <w:sz w:val="16"/>
      <w:szCs w:val="20"/>
      <w:lang w:eastAsia="en-AU"/>
    </w:rPr>
  </w:style>
  <w:style w:type="character" w:styleId="FootnoteReference">
    <w:name w:val="footnote reference"/>
    <w:basedOn w:val="DefaultParagraphFont"/>
    <w:uiPriority w:val="99"/>
    <w:semiHidden/>
    <w:rsid w:val="00241F98"/>
    <w:rPr>
      <w:rFonts w:cs="Times New Roman"/>
      <w:vertAlign w:val="superscript"/>
    </w:rPr>
  </w:style>
  <w:style w:type="paragraph" w:styleId="FootnoteText">
    <w:name w:val="footnote text"/>
    <w:basedOn w:val="Normal"/>
    <w:link w:val="FootnoteTextChar"/>
    <w:uiPriority w:val="99"/>
    <w:semiHidden/>
    <w:rsid w:val="00241F98"/>
    <w:pPr>
      <w:tabs>
        <w:tab w:val="left" w:pos="360"/>
      </w:tabs>
      <w:spacing w:before="120" w:after="120" w:line="280" w:lineRule="atLeast"/>
      <w:ind w:left="357" w:hanging="357"/>
    </w:pPr>
    <w:rPr>
      <w:rFonts w:eastAsia="Times New Roman" w:cs="Times New Roman"/>
      <w:sz w:val="16"/>
      <w:szCs w:val="20"/>
      <w:lang w:eastAsia="en-AU"/>
    </w:rPr>
  </w:style>
  <w:style w:type="character" w:customStyle="1" w:styleId="FootnoteTextChar">
    <w:name w:val="Footnote Text Char"/>
    <w:basedOn w:val="DefaultParagraphFont"/>
    <w:link w:val="FootnoteText"/>
    <w:uiPriority w:val="99"/>
    <w:semiHidden/>
    <w:rsid w:val="00241F98"/>
    <w:rPr>
      <w:rFonts w:ascii="Arial" w:eastAsia="Times New Roman" w:hAnsi="Arial" w:cs="Times New Roman"/>
      <w:sz w:val="16"/>
      <w:szCs w:val="20"/>
      <w:lang w:eastAsia="en-AU"/>
    </w:rPr>
  </w:style>
  <w:style w:type="paragraph" w:customStyle="1" w:styleId="PrecedentNote">
    <w:name w:val="Precedent Note"/>
    <w:basedOn w:val="Normal"/>
    <w:next w:val="Normal"/>
    <w:uiPriority w:val="99"/>
    <w:semiHidden/>
    <w:rsid w:val="00241F98"/>
    <w:pPr>
      <w:spacing w:before="120" w:after="120" w:line="280" w:lineRule="atLeast"/>
    </w:pPr>
    <w:rPr>
      <w:rFonts w:eastAsia="Times New Roman" w:cs="Times New Roman"/>
      <w:b/>
      <w:i/>
      <w:color w:val="0000FF"/>
      <w:szCs w:val="20"/>
      <w:lang w:eastAsia="en-AU"/>
    </w:rPr>
  </w:style>
  <w:style w:type="paragraph" w:styleId="Quote">
    <w:name w:val="Quote"/>
    <w:basedOn w:val="Normal"/>
    <w:next w:val="Indent1"/>
    <w:link w:val="QuoteChar"/>
    <w:uiPriority w:val="99"/>
    <w:qFormat/>
    <w:rsid w:val="00241F98"/>
    <w:pPr>
      <w:spacing w:before="120" w:after="120" w:line="280" w:lineRule="atLeast"/>
      <w:ind w:left="1440" w:right="720"/>
    </w:pPr>
    <w:rPr>
      <w:rFonts w:eastAsia="Times New Roman" w:cs="Times New Roman"/>
      <w:sz w:val="18"/>
      <w:szCs w:val="20"/>
      <w:lang w:eastAsia="en-AU"/>
    </w:rPr>
  </w:style>
  <w:style w:type="character" w:customStyle="1" w:styleId="QuoteChar">
    <w:name w:val="Quote Char"/>
    <w:basedOn w:val="DefaultParagraphFont"/>
    <w:link w:val="Quote"/>
    <w:uiPriority w:val="99"/>
    <w:rsid w:val="00241F98"/>
    <w:rPr>
      <w:rFonts w:ascii="Arial" w:eastAsia="Times New Roman" w:hAnsi="Arial" w:cs="Times New Roman"/>
      <w:sz w:val="18"/>
      <w:szCs w:val="20"/>
      <w:lang w:eastAsia="en-AU"/>
    </w:rPr>
  </w:style>
  <w:style w:type="paragraph" w:customStyle="1" w:styleId="Recitals">
    <w:name w:val="Recitals"/>
    <w:basedOn w:val="Normal"/>
    <w:uiPriority w:val="99"/>
    <w:rsid w:val="00241F98"/>
    <w:pPr>
      <w:numPr>
        <w:numId w:val="4"/>
      </w:numPr>
      <w:tabs>
        <w:tab w:val="num" w:pos="926"/>
      </w:tabs>
      <w:spacing w:line="280" w:lineRule="atLeast"/>
      <w:jc w:val="left"/>
    </w:pPr>
    <w:rPr>
      <w:rFonts w:eastAsia="Times New Roman" w:cs="Times New Roman"/>
      <w:szCs w:val="20"/>
      <w:lang w:eastAsia="en-AU"/>
    </w:rPr>
  </w:style>
  <w:style w:type="paragraph" w:customStyle="1" w:styleId="Schedule1">
    <w:name w:val="Schedule 1"/>
    <w:basedOn w:val="Normal"/>
    <w:uiPriority w:val="99"/>
    <w:rsid w:val="00241F98"/>
    <w:pPr>
      <w:numPr>
        <w:ilvl w:val="1"/>
        <w:numId w:val="5"/>
      </w:numPr>
      <w:spacing w:before="120" w:after="120" w:line="280" w:lineRule="atLeast"/>
    </w:pPr>
    <w:rPr>
      <w:rFonts w:eastAsia="Times New Roman" w:cs="Times New Roman"/>
      <w:color w:val="808080"/>
      <w:sz w:val="28"/>
      <w:szCs w:val="20"/>
      <w:lang w:eastAsia="en-AU"/>
    </w:rPr>
  </w:style>
  <w:style w:type="paragraph" w:customStyle="1" w:styleId="Schedule2">
    <w:name w:val="Schedule 2"/>
    <w:basedOn w:val="Normal"/>
    <w:uiPriority w:val="99"/>
    <w:rsid w:val="00241F98"/>
    <w:pPr>
      <w:numPr>
        <w:ilvl w:val="2"/>
        <w:numId w:val="5"/>
      </w:numPr>
      <w:spacing w:before="120" w:after="120" w:line="280" w:lineRule="atLeast"/>
    </w:pPr>
    <w:rPr>
      <w:rFonts w:eastAsia="Times New Roman" w:cs="Times New Roman"/>
      <w:color w:val="808080"/>
      <w:szCs w:val="20"/>
      <w:lang w:eastAsia="en-AU"/>
    </w:rPr>
  </w:style>
  <w:style w:type="paragraph" w:customStyle="1" w:styleId="Schedule3">
    <w:name w:val="Schedule 3"/>
    <w:basedOn w:val="Normal"/>
    <w:uiPriority w:val="99"/>
    <w:rsid w:val="00241F98"/>
    <w:pPr>
      <w:numPr>
        <w:ilvl w:val="3"/>
        <w:numId w:val="5"/>
      </w:numPr>
      <w:spacing w:before="120" w:after="120" w:line="280" w:lineRule="atLeast"/>
    </w:pPr>
    <w:rPr>
      <w:rFonts w:eastAsia="Times New Roman" w:cs="Times New Roman"/>
      <w:szCs w:val="20"/>
      <w:lang w:eastAsia="en-AU"/>
    </w:rPr>
  </w:style>
  <w:style w:type="paragraph" w:customStyle="1" w:styleId="Schedule4">
    <w:name w:val="Schedule 4"/>
    <w:basedOn w:val="Normal"/>
    <w:uiPriority w:val="99"/>
    <w:rsid w:val="00241F98"/>
    <w:pPr>
      <w:numPr>
        <w:ilvl w:val="4"/>
        <w:numId w:val="5"/>
      </w:numPr>
      <w:spacing w:before="120" w:after="120" w:line="280" w:lineRule="atLeast"/>
    </w:pPr>
    <w:rPr>
      <w:rFonts w:eastAsia="Times New Roman" w:cs="Times New Roman"/>
      <w:szCs w:val="20"/>
      <w:lang w:eastAsia="en-AU"/>
    </w:rPr>
  </w:style>
  <w:style w:type="paragraph" w:customStyle="1" w:styleId="Schedule5">
    <w:name w:val="Schedule 5"/>
    <w:basedOn w:val="Normal"/>
    <w:uiPriority w:val="99"/>
    <w:rsid w:val="00241F98"/>
    <w:pPr>
      <w:numPr>
        <w:ilvl w:val="5"/>
        <w:numId w:val="5"/>
      </w:numPr>
      <w:spacing w:before="120" w:after="120" w:line="280" w:lineRule="atLeast"/>
    </w:pPr>
    <w:rPr>
      <w:rFonts w:eastAsia="Times New Roman" w:cs="Times New Roman"/>
      <w:szCs w:val="20"/>
      <w:lang w:eastAsia="en-AU"/>
    </w:rPr>
  </w:style>
  <w:style w:type="paragraph" w:customStyle="1" w:styleId="ScheduleHeading">
    <w:name w:val="Schedule Heading"/>
    <w:basedOn w:val="Normal"/>
    <w:next w:val="Normal"/>
    <w:uiPriority w:val="99"/>
    <w:rsid w:val="00241F98"/>
    <w:pPr>
      <w:keepNext/>
      <w:pageBreakBefore/>
      <w:numPr>
        <w:numId w:val="5"/>
      </w:numPr>
      <w:spacing w:before="180"/>
      <w:jc w:val="left"/>
      <w:outlineLvl w:val="0"/>
    </w:pPr>
    <w:rPr>
      <w:rFonts w:ascii="Arial Bold" w:eastAsia="Times New Roman" w:hAnsi="Arial Bold" w:cs="Times New Roman"/>
      <w:b/>
      <w:sz w:val="28"/>
      <w:szCs w:val="20"/>
      <w:lang w:eastAsia="en-AU"/>
    </w:rPr>
  </w:style>
  <w:style w:type="paragraph" w:styleId="TOC1">
    <w:name w:val="toc 1"/>
    <w:basedOn w:val="Normal"/>
    <w:next w:val="Normal"/>
    <w:uiPriority w:val="39"/>
    <w:rsid w:val="00131C5A"/>
    <w:pPr>
      <w:tabs>
        <w:tab w:val="left" w:pos="567"/>
        <w:tab w:val="right" w:pos="8789"/>
      </w:tabs>
      <w:spacing w:before="240" w:after="120" w:line="280" w:lineRule="atLeast"/>
    </w:pPr>
    <w:rPr>
      <w:rFonts w:eastAsia="Times New Roman" w:cs="Times New Roman"/>
      <w:b/>
      <w:sz w:val="28"/>
      <w:szCs w:val="20"/>
      <w:lang w:eastAsia="en-AU"/>
    </w:rPr>
  </w:style>
  <w:style w:type="paragraph" w:styleId="TOC2">
    <w:name w:val="toc 2"/>
    <w:basedOn w:val="Normal"/>
    <w:next w:val="Normal"/>
    <w:uiPriority w:val="39"/>
    <w:rsid w:val="0098091D"/>
    <w:pPr>
      <w:tabs>
        <w:tab w:val="right" w:pos="11057"/>
      </w:tabs>
      <w:spacing w:before="240" w:line="280" w:lineRule="atLeast"/>
      <w:ind w:left="680" w:right="284" w:hanging="680"/>
    </w:pPr>
    <w:rPr>
      <w:rFonts w:eastAsia="Times New Roman" w:cs="Times New Roman"/>
      <w:b/>
      <w:color w:val="000000" w:themeColor="text1"/>
      <w:sz w:val="22"/>
      <w:szCs w:val="20"/>
      <w:lang w:eastAsia="en-AU"/>
    </w:rPr>
  </w:style>
  <w:style w:type="paragraph" w:styleId="TOC3">
    <w:name w:val="toc 3"/>
    <w:basedOn w:val="Normal"/>
    <w:next w:val="Normal"/>
    <w:uiPriority w:val="39"/>
    <w:rsid w:val="00131C5A"/>
    <w:pPr>
      <w:tabs>
        <w:tab w:val="right" w:pos="10773"/>
      </w:tabs>
      <w:spacing w:line="280" w:lineRule="atLeast"/>
      <w:ind w:left="1360" w:right="284" w:hanging="680"/>
    </w:pPr>
    <w:rPr>
      <w:rFonts w:eastAsia="Times New Roman" w:cs="Times New Roman"/>
      <w:i/>
      <w:color w:val="000000" w:themeColor="text1"/>
      <w:szCs w:val="20"/>
      <w:lang w:eastAsia="en-AU"/>
    </w:rPr>
  </w:style>
  <w:style w:type="paragraph" w:customStyle="1" w:styleId="Definition1stsubparagraph">
    <w:name w:val="Definition 1st subparagraph"/>
    <w:basedOn w:val="Normal"/>
    <w:uiPriority w:val="99"/>
    <w:rsid w:val="00241F98"/>
    <w:pPr>
      <w:numPr>
        <w:ilvl w:val="1"/>
        <w:numId w:val="6"/>
      </w:numPr>
      <w:spacing w:before="120" w:after="120"/>
    </w:pPr>
    <w:rPr>
      <w:rFonts w:eastAsia="Times New Roman" w:cs="Times New Roman"/>
      <w:szCs w:val="20"/>
      <w:lang w:eastAsia="en-AU"/>
    </w:rPr>
  </w:style>
  <w:style w:type="paragraph" w:customStyle="1" w:styleId="Heading">
    <w:name w:val="Heading"/>
    <w:next w:val="Normal"/>
    <w:uiPriority w:val="99"/>
    <w:rsid w:val="00241F98"/>
    <w:pPr>
      <w:keepNext/>
      <w:spacing w:before="180" w:after="60"/>
      <w:outlineLvl w:val="0"/>
    </w:pPr>
    <w:rPr>
      <w:rFonts w:ascii="Arial" w:eastAsia="Times New Roman" w:hAnsi="Arial" w:cs="Times New Roman"/>
      <w:b/>
      <w:sz w:val="28"/>
      <w:szCs w:val="20"/>
      <w:lang w:eastAsia="en-AU"/>
    </w:rPr>
  </w:style>
  <w:style w:type="paragraph" w:customStyle="1" w:styleId="Heading-Minor">
    <w:name w:val="Heading - Minor"/>
    <w:basedOn w:val="Normal"/>
    <w:next w:val="Indent1"/>
    <w:uiPriority w:val="99"/>
    <w:rsid w:val="00241F98"/>
    <w:pPr>
      <w:keepNext/>
      <w:spacing w:before="120" w:after="120" w:line="280" w:lineRule="atLeast"/>
      <w:ind w:left="1440" w:hanging="720"/>
    </w:pPr>
    <w:rPr>
      <w:rFonts w:eastAsia="Times New Roman" w:cs="Times New Roman"/>
      <w:b/>
      <w:szCs w:val="20"/>
      <w:lang w:eastAsia="en-AU"/>
    </w:rPr>
  </w:style>
  <w:style w:type="paragraph" w:customStyle="1" w:styleId="Heading-Sub">
    <w:name w:val="Heading - Sub"/>
    <w:basedOn w:val="Normal"/>
    <w:next w:val="Normal"/>
    <w:uiPriority w:val="99"/>
    <w:rsid w:val="00241F98"/>
    <w:pPr>
      <w:keepNext/>
      <w:spacing w:after="120" w:line="280" w:lineRule="atLeast"/>
      <w:outlineLvl w:val="1"/>
    </w:pPr>
    <w:rPr>
      <w:rFonts w:eastAsia="Times New Roman" w:cs="Times New Roman"/>
      <w:color w:val="999999"/>
      <w:sz w:val="28"/>
      <w:szCs w:val="20"/>
      <w:lang w:eastAsia="en-AU"/>
    </w:rPr>
  </w:style>
  <w:style w:type="paragraph" w:customStyle="1" w:styleId="Bullet4">
    <w:name w:val="Bullet 4"/>
    <w:basedOn w:val="Normal"/>
    <w:uiPriority w:val="5"/>
    <w:rsid w:val="00241F98"/>
    <w:pPr>
      <w:numPr>
        <w:ilvl w:val="3"/>
        <w:numId w:val="8"/>
      </w:numPr>
      <w:tabs>
        <w:tab w:val="left" w:pos="2268"/>
      </w:tabs>
      <w:spacing w:before="80" w:after="80" w:line="280" w:lineRule="atLeast"/>
    </w:pPr>
    <w:rPr>
      <w:rFonts w:eastAsia="Times New Roman" w:cs="Times New Roman"/>
      <w:szCs w:val="20"/>
      <w:lang w:eastAsia="en-AU"/>
    </w:rPr>
  </w:style>
  <w:style w:type="paragraph" w:customStyle="1" w:styleId="Bullet5">
    <w:name w:val="Bullet 5"/>
    <w:basedOn w:val="Normal"/>
    <w:autoRedefine/>
    <w:uiPriority w:val="5"/>
    <w:rsid w:val="00241F98"/>
    <w:pPr>
      <w:numPr>
        <w:ilvl w:val="4"/>
        <w:numId w:val="8"/>
      </w:numPr>
      <w:tabs>
        <w:tab w:val="left" w:pos="2835"/>
      </w:tabs>
      <w:spacing w:before="80" w:after="80" w:line="280" w:lineRule="atLeast"/>
    </w:pPr>
    <w:rPr>
      <w:rFonts w:eastAsia="Times New Roman" w:cs="Times New Roman"/>
      <w:szCs w:val="20"/>
      <w:lang w:eastAsia="en-AU"/>
    </w:rPr>
  </w:style>
  <w:style w:type="character" w:styleId="Hyperlink">
    <w:name w:val="Hyperlink"/>
    <w:basedOn w:val="DefaultParagraphFont"/>
    <w:uiPriority w:val="99"/>
    <w:rsid w:val="00241F98"/>
    <w:rPr>
      <w:rFonts w:cs="Times New Roman"/>
      <w:color w:val="0000FF"/>
      <w:u w:val="single"/>
    </w:rPr>
  </w:style>
  <w:style w:type="paragraph" w:customStyle="1" w:styleId="Frontpage">
    <w:name w:val="Front page"/>
    <w:basedOn w:val="Normal"/>
    <w:uiPriority w:val="99"/>
    <w:semiHidden/>
    <w:rsid w:val="00241F98"/>
    <w:pPr>
      <w:spacing w:before="120" w:after="120" w:line="264" w:lineRule="auto"/>
      <w:ind w:left="2268"/>
    </w:pPr>
    <w:rPr>
      <w:rFonts w:eastAsia="Times New Roman" w:cs="Times New Roman"/>
      <w:szCs w:val="20"/>
      <w:lang w:eastAsia="en-AU"/>
    </w:rPr>
  </w:style>
  <w:style w:type="paragraph" w:customStyle="1" w:styleId="SHHeading-Italic">
    <w:name w:val="SH Heading - Italic"/>
    <w:next w:val="Heading2"/>
    <w:uiPriority w:val="99"/>
    <w:rsid w:val="00241F98"/>
    <w:pPr>
      <w:spacing w:line="280" w:lineRule="atLeast"/>
    </w:pPr>
    <w:rPr>
      <w:rFonts w:ascii="Arial" w:eastAsia="Times New Roman" w:hAnsi="Arial" w:cs="Times New Roman"/>
      <w:i/>
      <w:sz w:val="22"/>
      <w:lang w:eastAsia="en-AU"/>
    </w:rPr>
  </w:style>
  <w:style w:type="paragraph" w:styleId="TOC4">
    <w:name w:val="toc 4"/>
    <w:basedOn w:val="Normal"/>
    <w:next w:val="Normal"/>
    <w:autoRedefine/>
    <w:uiPriority w:val="39"/>
    <w:rsid w:val="00241F98"/>
    <w:pPr>
      <w:spacing w:line="280" w:lineRule="atLeast"/>
      <w:ind w:left="600"/>
    </w:pPr>
    <w:rPr>
      <w:rFonts w:eastAsia="Times New Roman" w:cs="Times New Roman"/>
      <w:szCs w:val="20"/>
      <w:lang w:eastAsia="en-AU"/>
    </w:rPr>
  </w:style>
  <w:style w:type="paragraph" w:customStyle="1" w:styleId="Item">
    <w:name w:val="Item"/>
    <w:basedOn w:val="Normal"/>
    <w:uiPriority w:val="99"/>
    <w:rsid w:val="00241F98"/>
    <w:pPr>
      <w:numPr>
        <w:numId w:val="3"/>
      </w:numPr>
      <w:tabs>
        <w:tab w:val="left" w:pos="1191"/>
      </w:tabs>
      <w:spacing w:before="120" w:line="280" w:lineRule="atLeast"/>
      <w:ind w:left="1191" w:hanging="1191"/>
      <w:jc w:val="left"/>
    </w:pPr>
    <w:rPr>
      <w:rFonts w:eastAsia="Times New Roman" w:cs="Times New Roman"/>
      <w:i/>
      <w:sz w:val="22"/>
      <w:szCs w:val="20"/>
      <w:lang w:eastAsia="en-AU"/>
    </w:rPr>
  </w:style>
  <w:style w:type="paragraph" w:customStyle="1" w:styleId="Coverpagedocumentheading">
    <w:name w:val="Cover page document heading"/>
    <w:basedOn w:val="Normal"/>
    <w:uiPriority w:val="99"/>
    <w:rsid w:val="00241F98"/>
    <w:pPr>
      <w:spacing w:before="200" w:after="200" w:line="280" w:lineRule="atLeast"/>
    </w:pPr>
    <w:rPr>
      <w:rFonts w:eastAsia="Times New Roman" w:cs="Times New Roman"/>
      <w:sz w:val="44"/>
      <w:szCs w:val="20"/>
      <w:lang w:eastAsia="en-AU"/>
    </w:rPr>
  </w:style>
  <w:style w:type="paragraph" w:customStyle="1" w:styleId="Coverpagereferenceheading">
    <w:name w:val="Cover page reference heading"/>
    <w:basedOn w:val="Normal"/>
    <w:uiPriority w:val="99"/>
    <w:semiHidden/>
    <w:rsid w:val="00241F98"/>
    <w:pPr>
      <w:spacing w:after="800" w:line="280" w:lineRule="atLeast"/>
    </w:pPr>
    <w:rPr>
      <w:rFonts w:eastAsia="Times New Roman" w:cs="Times New Roman"/>
      <w:i/>
      <w:iCs/>
      <w:color w:val="808080"/>
      <w:sz w:val="36"/>
      <w:szCs w:val="20"/>
      <w:lang w:eastAsia="en-AU"/>
    </w:rPr>
  </w:style>
  <w:style w:type="paragraph" w:customStyle="1" w:styleId="Coverpagedraft">
    <w:name w:val="Cover page draft"/>
    <w:basedOn w:val="Normal"/>
    <w:semiHidden/>
    <w:rsid w:val="00241F98"/>
    <w:pPr>
      <w:spacing w:after="240" w:line="280" w:lineRule="atLeast"/>
    </w:pPr>
    <w:rPr>
      <w:rFonts w:eastAsia="Times New Roman" w:cs="Times New Roman"/>
      <w:b/>
      <w:bCs/>
      <w:sz w:val="36"/>
      <w:szCs w:val="20"/>
      <w:lang w:eastAsia="en-AU"/>
    </w:rPr>
  </w:style>
  <w:style w:type="paragraph" w:customStyle="1" w:styleId="Coverpagedate">
    <w:name w:val="Cover page date"/>
    <w:basedOn w:val="Normal"/>
    <w:uiPriority w:val="99"/>
    <w:semiHidden/>
    <w:rsid w:val="00241F98"/>
    <w:pPr>
      <w:spacing w:after="300" w:line="280" w:lineRule="atLeast"/>
    </w:pPr>
    <w:rPr>
      <w:rFonts w:eastAsia="Times New Roman" w:cs="Times New Roman"/>
      <w:b/>
      <w:bCs/>
      <w:sz w:val="28"/>
      <w:szCs w:val="20"/>
      <w:lang w:eastAsia="en-AU"/>
    </w:rPr>
  </w:style>
  <w:style w:type="paragraph" w:customStyle="1" w:styleId="Coverpageparties">
    <w:name w:val="Cover page parties"/>
    <w:basedOn w:val="Normal"/>
    <w:rsid w:val="00241F98"/>
    <w:pPr>
      <w:spacing w:line="280" w:lineRule="atLeast"/>
      <w:ind w:right="1136"/>
    </w:pPr>
    <w:rPr>
      <w:rFonts w:eastAsia="Times New Roman" w:cs="Times New Roman"/>
      <w:sz w:val="28"/>
      <w:szCs w:val="20"/>
      <w:lang w:eastAsia="en-AU"/>
    </w:rPr>
  </w:style>
  <w:style w:type="character" w:customStyle="1" w:styleId="CoverpageACN">
    <w:name w:val="Cover page ACN"/>
    <w:rsid w:val="00241F98"/>
    <w:rPr>
      <w:i/>
      <w:sz w:val="28"/>
    </w:rPr>
  </w:style>
  <w:style w:type="paragraph" w:customStyle="1" w:styleId="DeedorAgreementtitle">
    <w:name w:val="Deed or Agreement title"/>
    <w:basedOn w:val="Normal"/>
    <w:uiPriority w:val="99"/>
    <w:rsid w:val="00241F98"/>
    <w:pPr>
      <w:pageBreakBefore/>
      <w:spacing w:line="280" w:lineRule="atLeast"/>
    </w:pPr>
    <w:rPr>
      <w:rFonts w:eastAsia="Times New Roman" w:cs="Times New Roman"/>
      <w:color w:val="808080"/>
      <w:sz w:val="44"/>
      <w:szCs w:val="20"/>
      <w:lang w:eastAsia="en-AU"/>
    </w:rPr>
  </w:style>
  <w:style w:type="paragraph" w:customStyle="1" w:styleId="Partynumbers">
    <w:name w:val="Party numbers"/>
    <w:basedOn w:val="Normal"/>
    <w:uiPriority w:val="99"/>
    <w:semiHidden/>
    <w:rsid w:val="00241F98"/>
    <w:pPr>
      <w:spacing w:before="240" w:after="120" w:line="280" w:lineRule="atLeast"/>
      <w:ind w:left="2801" w:hanging="2801"/>
    </w:pPr>
    <w:rPr>
      <w:rFonts w:eastAsia="Times New Roman" w:cs="Times New Roman"/>
      <w:color w:val="808080"/>
      <w:sz w:val="28"/>
      <w:szCs w:val="20"/>
      <w:lang w:eastAsia="en-AU"/>
    </w:rPr>
  </w:style>
  <w:style w:type="paragraph" w:customStyle="1" w:styleId="Executedheading">
    <w:name w:val="Executed heading"/>
    <w:basedOn w:val="Normal"/>
    <w:uiPriority w:val="99"/>
    <w:semiHidden/>
    <w:rsid w:val="00241F98"/>
    <w:pPr>
      <w:pageBreakBefore/>
      <w:spacing w:before="24" w:line="329" w:lineRule="auto"/>
      <w:ind w:right="3952"/>
    </w:pPr>
    <w:rPr>
      <w:rFonts w:eastAsia="Times New Roman" w:cs="Times New Roman"/>
      <w:color w:val="6D6E71"/>
      <w:sz w:val="28"/>
      <w:szCs w:val="20"/>
      <w:lang w:eastAsia="en-AU"/>
    </w:rPr>
  </w:style>
  <w:style w:type="paragraph" w:customStyle="1" w:styleId="Partynamedetails">
    <w:name w:val="Party name details"/>
    <w:basedOn w:val="Normal"/>
    <w:uiPriority w:val="99"/>
    <w:rsid w:val="00241F98"/>
    <w:pPr>
      <w:spacing w:line="280" w:lineRule="atLeast"/>
      <w:ind w:left="2800" w:right="1215" w:hanging="2800"/>
    </w:pPr>
    <w:rPr>
      <w:rFonts w:eastAsia="Times New Roman" w:cs="Times New Roman"/>
      <w:szCs w:val="20"/>
      <w:lang w:eastAsia="en-AU"/>
    </w:rPr>
  </w:style>
  <w:style w:type="paragraph" w:customStyle="1" w:styleId="Contentsheading">
    <w:name w:val="Contents heading"/>
    <w:basedOn w:val="Normal"/>
    <w:uiPriority w:val="99"/>
    <w:semiHidden/>
    <w:rsid w:val="00241F98"/>
    <w:pPr>
      <w:pageBreakBefore/>
      <w:spacing w:after="200" w:line="280" w:lineRule="atLeast"/>
    </w:pPr>
    <w:rPr>
      <w:rFonts w:eastAsia="Times New Roman" w:cs="Times New Roman"/>
      <w:color w:val="808080"/>
      <w:sz w:val="44"/>
      <w:szCs w:val="20"/>
      <w:lang w:eastAsia="en-AU"/>
    </w:rPr>
  </w:style>
  <w:style w:type="paragraph" w:customStyle="1" w:styleId="Deeddate">
    <w:name w:val="Deed date"/>
    <w:basedOn w:val="Normal"/>
    <w:uiPriority w:val="99"/>
    <w:semiHidden/>
    <w:rsid w:val="00241F98"/>
    <w:pPr>
      <w:spacing w:before="120" w:after="120" w:line="280" w:lineRule="atLeast"/>
      <w:ind w:left="2800" w:hanging="2800"/>
    </w:pPr>
    <w:rPr>
      <w:rFonts w:eastAsia="Times New Roman" w:cs="Times New Roman"/>
      <w:szCs w:val="20"/>
      <w:lang w:eastAsia="en-AU"/>
    </w:rPr>
  </w:style>
  <w:style w:type="table" w:styleId="TableGrid">
    <w:name w:val="Table Grid"/>
    <w:aliases w:val="Capgemini Table Format,LiTMUS Table Style A,SW Blue Table,Infosys Table Style,Equifax table,Header Table,Table Definitions Grid,Signature Table,Smart Text Table,Bordure,Header Table Grid,Bordure1,Bordure2,QTH-Contact-Table,BKL Table Grid"/>
    <w:basedOn w:val="TableNormal"/>
    <w:uiPriority w:val="59"/>
    <w:qFormat/>
    <w:rsid w:val="00241F98"/>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edorAgreementtitleBefore0ptAfter0pt">
    <w:name w:val="Deed or Agreement title + Before:  0 pt After:  0 pt"/>
    <w:basedOn w:val="DeedorAgreementtitle"/>
    <w:uiPriority w:val="99"/>
    <w:semiHidden/>
    <w:rsid w:val="00241F98"/>
    <w:pPr>
      <w:spacing w:before="0" w:after="0"/>
    </w:pPr>
  </w:style>
  <w:style w:type="paragraph" w:styleId="Bibliography">
    <w:name w:val="Bibliography"/>
    <w:basedOn w:val="Normal"/>
    <w:next w:val="Normal"/>
    <w:uiPriority w:val="99"/>
    <w:semiHidden/>
    <w:rsid w:val="00241F98"/>
    <w:pPr>
      <w:spacing w:line="280" w:lineRule="atLeast"/>
    </w:pPr>
    <w:rPr>
      <w:rFonts w:eastAsia="Times New Roman" w:cs="Times New Roman"/>
      <w:szCs w:val="20"/>
      <w:lang w:eastAsia="en-AU"/>
    </w:rPr>
  </w:style>
  <w:style w:type="paragraph" w:styleId="BlockText">
    <w:name w:val="Block Text"/>
    <w:basedOn w:val="Normal"/>
    <w:uiPriority w:val="99"/>
    <w:semiHidden/>
    <w:rsid w:val="00241F98"/>
    <w:pPr>
      <w:pBdr>
        <w:top w:val="single" w:sz="2" w:space="10" w:color="4F81BD" w:shadow="1"/>
        <w:left w:val="single" w:sz="2" w:space="10" w:color="4F81BD" w:shadow="1"/>
        <w:bottom w:val="single" w:sz="2" w:space="10" w:color="4F81BD" w:shadow="1"/>
        <w:right w:val="single" w:sz="2" w:space="10" w:color="4F81BD" w:shadow="1"/>
      </w:pBdr>
      <w:spacing w:line="280" w:lineRule="atLeast"/>
      <w:ind w:left="1152" w:right="1152"/>
    </w:pPr>
    <w:rPr>
      <w:rFonts w:ascii="Calibri" w:eastAsia="Times New Roman" w:hAnsi="Calibri" w:cs="Times New Roman"/>
      <w:i/>
      <w:iCs/>
      <w:color w:val="4F81BD"/>
      <w:szCs w:val="20"/>
      <w:lang w:eastAsia="en-AU"/>
    </w:rPr>
  </w:style>
  <w:style w:type="paragraph" w:styleId="BodyText">
    <w:name w:val="Body Text"/>
    <w:basedOn w:val="Normal"/>
    <w:link w:val="BodyTextChar"/>
    <w:uiPriority w:val="99"/>
    <w:semiHidden/>
    <w:rsid w:val="00241F98"/>
    <w:pPr>
      <w:spacing w:after="120" w:line="280" w:lineRule="atLeast"/>
    </w:pPr>
    <w:rPr>
      <w:rFonts w:eastAsia="Times New Roman" w:cs="Times New Roman"/>
      <w:szCs w:val="20"/>
      <w:lang w:eastAsia="en-AU"/>
    </w:rPr>
  </w:style>
  <w:style w:type="character" w:customStyle="1" w:styleId="BodyTextChar">
    <w:name w:val="Body Text Char"/>
    <w:basedOn w:val="DefaultParagraphFont"/>
    <w:link w:val="BodyText"/>
    <w:uiPriority w:val="99"/>
    <w:semiHidden/>
    <w:rsid w:val="00241F98"/>
    <w:rPr>
      <w:rFonts w:ascii="Arial" w:eastAsia="Times New Roman" w:hAnsi="Arial" w:cs="Times New Roman"/>
      <w:sz w:val="20"/>
      <w:szCs w:val="20"/>
      <w:lang w:eastAsia="en-AU"/>
    </w:rPr>
  </w:style>
  <w:style w:type="paragraph" w:styleId="BodyText2">
    <w:name w:val="Body Text 2"/>
    <w:basedOn w:val="Normal"/>
    <w:link w:val="BodyText2Char"/>
    <w:uiPriority w:val="99"/>
    <w:semiHidden/>
    <w:rsid w:val="00241F98"/>
    <w:pPr>
      <w:spacing w:after="120" w:line="480" w:lineRule="auto"/>
    </w:pPr>
    <w:rPr>
      <w:rFonts w:eastAsia="Times New Roman" w:cs="Times New Roman"/>
      <w:szCs w:val="20"/>
      <w:lang w:eastAsia="en-AU"/>
    </w:rPr>
  </w:style>
  <w:style w:type="character" w:customStyle="1" w:styleId="BodyText2Char">
    <w:name w:val="Body Text 2 Char"/>
    <w:basedOn w:val="DefaultParagraphFont"/>
    <w:link w:val="BodyText2"/>
    <w:uiPriority w:val="99"/>
    <w:semiHidden/>
    <w:rsid w:val="00241F98"/>
    <w:rPr>
      <w:rFonts w:ascii="Arial" w:eastAsia="Times New Roman" w:hAnsi="Arial" w:cs="Times New Roman"/>
      <w:sz w:val="20"/>
      <w:szCs w:val="20"/>
      <w:lang w:eastAsia="en-AU"/>
    </w:rPr>
  </w:style>
  <w:style w:type="paragraph" w:styleId="BodyText3">
    <w:name w:val="Body Text 3"/>
    <w:basedOn w:val="Normal"/>
    <w:link w:val="BodyText3Char"/>
    <w:uiPriority w:val="99"/>
    <w:semiHidden/>
    <w:rsid w:val="00241F98"/>
    <w:pPr>
      <w:spacing w:after="120" w:line="280" w:lineRule="atLeast"/>
    </w:pPr>
    <w:rPr>
      <w:rFonts w:eastAsia="Times New Roman" w:cs="Times New Roman"/>
      <w:sz w:val="16"/>
      <w:szCs w:val="16"/>
      <w:lang w:eastAsia="en-AU"/>
    </w:rPr>
  </w:style>
  <w:style w:type="character" w:customStyle="1" w:styleId="BodyText3Char">
    <w:name w:val="Body Text 3 Char"/>
    <w:basedOn w:val="DefaultParagraphFont"/>
    <w:link w:val="BodyText3"/>
    <w:uiPriority w:val="99"/>
    <w:semiHidden/>
    <w:rsid w:val="00241F98"/>
    <w:rPr>
      <w:rFonts w:ascii="Arial" w:eastAsia="Times New Roman" w:hAnsi="Arial" w:cs="Times New Roman"/>
      <w:sz w:val="16"/>
      <w:szCs w:val="16"/>
      <w:lang w:eastAsia="en-AU"/>
    </w:rPr>
  </w:style>
  <w:style w:type="paragraph" w:styleId="BodyTextFirstIndent">
    <w:name w:val="Body Text First Indent"/>
    <w:basedOn w:val="BodyText"/>
    <w:link w:val="BodyTextFirstIndentChar"/>
    <w:uiPriority w:val="99"/>
    <w:semiHidden/>
    <w:rsid w:val="00241F98"/>
    <w:pPr>
      <w:spacing w:after="60"/>
      <w:ind w:firstLine="360"/>
    </w:pPr>
  </w:style>
  <w:style w:type="character" w:customStyle="1" w:styleId="BodyTextFirstIndentChar">
    <w:name w:val="Body Text First Indent Char"/>
    <w:basedOn w:val="BodyTextChar"/>
    <w:link w:val="BodyTextFirstIndent"/>
    <w:uiPriority w:val="99"/>
    <w:semiHidden/>
    <w:rsid w:val="00241F98"/>
    <w:rPr>
      <w:rFonts w:ascii="Arial" w:eastAsia="Times New Roman" w:hAnsi="Arial" w:cs="Times New Roman"/>
      <w:sz w:val="20"/>
      <w:szCs w:val="20"/>
      <w:lang w:eastAsia="en-AU"/>
    </w:rPr>
  </w:style>
  <w:style w:type="paragraph" w:styleId="BodyTextIndent">
    <w:name w:val="Body Text Indent"/>
    <w:basedOn w:val="Normal"/>
    <w:link w:val="BodyTextIndentChar"/>
    <w:uiPriority w:val="99"/>
    <w:semiHidden/>
    <w:rsid w:val="00241F98"/>
    <w:pPr>
      <w:spacing w:after="120" w:line="280" w:lineRule="atLeast"/>
      <w:ind w:left="283"/>
    </w:pPr>
    <w:rPr>
      <w:rFonts w:eastAsia="Times New Roman" w:cs="Times New Roman"/>
      <w:szCs w:val="20"/>
      <w:lang w:eastAsia="en-AU"/>
    </w:rPr>
  </w:style>
  <w:style w:type="character" w:customStyle="1" w:styleId="BodyTextIndentChar">
    <w:name w:val="Body Text Indent Char"/>
    <w:basedOn w:val="DefaultParagraphFont"/>
    <w:link w:val="BodyTextIndent"/>
    <w:uiPriority w:val="99"/>
    <w:semiHidden/>
    <w:rsid w:val="00241F98"/>
    <w:rPr>
      <w:rFonts w:ascii="Arial" w:eastAsia="Times New Roman" w:hAnsi="Arial" w:cs="Times New Roman"/>
      <w:sz w:val="20"/>
      <w:szCs w:val="20"/>
      <w:lang w:eastAsia="en-AU"/>
    </w:rPr>
  </w:style>
  <w:style w:type="paragraph" w:styleId="BodyTextFirstIndent2">
    <w:name w:val="Body Text First Indent 2"/>
    <w:basedOn w:val="BodyTextIndent"/>
    <w:link w:val="BodyTextFirstIndent2Char"/>
    <w:uiPriority w:val="99"/>
    <w:semiHidden/>
    <w:rsid w:val="00241F98"/>
    <w:pPr>
      <w:spacing w:after="60"/>
      <w:ind w:left="360" w:firstLine="360"/>
    </w:pPr>
  </w:style>
  <w:style w:type="character" w:customStyle="1" w:styleId="BodyTextFirstIndent2Char">
    <w:name w:val="Body Text First Indent 2 Char"/>
    <w:basedOn w:val="BodyTextIndentChar"/>
    <w:link w:val="BodyTextFirstIndent2"/>
    <w:uiPriority w:val="99"/>
    <w:semiHidden/>
    <w:rsid w:val="00241F98"/>
    <w:rPr>
      <w:rFonts w:ascii="Arial" w:eastAsia="Times New Roman" w:hAnsi="Arial" w:cs="Times New Roman"/>
      <w:sz w:val="20"/>
      <w:szCs w:val="20"/>
      <w:lang w:eastAsia="en-AU"/>
    </w:rPr>
  </w:style>
  <w:style w:type="paragraph" w:styleId="BodyTextIndent2">
    <w:name w:val="Body Text Indent 2"/>
    <w:basedOn w:val="Normal"/>
    <w:link w:val="BodyTextIndent2Char"/>
    <w:uiPriority w:val="99"/>
    <w:semiHidden/>
    <w:rsid w:val="00241F98"/>
    <w:pPr>
      <w:spacing w:after="120" w:line="480" w:lineRule="auto"/>
      <w:ind w:left="283"/>
    </w:pPr>
    <w:rPr>
      <w:rFonts w:eastAsia="Times New Roman" w:cs="Times New Roman"/>
      <w:szCs w:val="20"/>
      <w:lang w:eastAsia="en-AU"/>
    </w:rPr>
  </w:style>
  <w:style w:type="character" w:customStyle="1" w:styleId="BodyTextIndent2Char">
    <w:name w:val="Body Text Indent 2 Char"/>
    <w:basedOn w:val="DefaultParagraphFont"/>
    <w:link w:val="BodyTextIndent2"/>
    <w:uiPriority w:val="99"/>
    <w:semiHidden/>
    <w:rsid w:val="00241F98"/>
    <w:rPr>
      <w:rFonts w:ascii="Arial" w:eastAsia="Times New Roman" w:hAnsi="Arial" w:cs="Times New Roman"/>
      <w:sz w:val="20"/>
      <w:szCs w:val="20"/>
      <w:lang w:eastAsia="en-AU"/>
    </w:rPr>
  </w:style>
  <w:style w:type="paragraph" w:styleId="BodyTextIndent3">
    <w:name w:val="Body Text Indent 3"/>
    <w:basedOn w:val="Normal"/>
    <w:link w:val="BodyTextIndent3Char"/>
    <w:uiPriority w:val="99"/>
    <w:semiHidden/>
    <w:rsid w:val="00241F98"/>
    <w:pPr>
      <w:spacing w:after="120" w:line="280" w:lineRule="atLeast"/>
      <w:ind w:left="283"/>
    </w:pPr>
    <w:rPr>
      <w:rFonts w:eastAsia="Times New Roman" w:cs="Times New Roman"/>
      <w:sz w:val="16"/>
      <w:szCs w:val="16"/>
      <w:lang w:eastAsia="en-AU"/>
    </w:rPr>
  </w:style>
  <w:style w:type="character" w:customStyle="1" w:styleId="BodyTextIndent3Char">
    <w:name w:val="Body Text Indent 3 Char"/>
    <w:basedOn w:val="DefaultParagraphFont"/>
    <w:link w:val="BodyTextIndent3"/>
    <w:uiPriority w:val="99"/>
    <w:semiHidden/>
    <w:rsid w:val="00241F98"/>
    <w:rPr>
      <w:rFonts w:ascii="Arial" w:eastAsia="Times New Roman" w:hAnsi="Arial" w:cs="Times New Roman"/>
      <w:sz w:val="16"/>
      <w:szCs w:val="16"/>
      <w:lang w:eastAsia="en-AU"/>
    </w:rPr>
  </w:style>
  <w:style w:type="character" w:styleId="BookTitle">
    <w:name w:val="Book Title"/>
    <w:basedOn w:val="DefaultParagraphFont"/>
    <w:uiPriority w:val="99"/>
    <w:qFormat/>
    <w:rsid w:val="00241F98"/>
    <w:rPr>
      <w:rFonts w:cs="Times New Roman"/>
      <w:b/>
      <w:bCs/>
      <w:smallCaps/>
      <w:spacing w:val="5"/>
    </w:rPr>
  </w:style>
  <w:style w:type="paragraph" w:styleId="Caption">
    <w:name w:val="caption"/>
    <w:basedOn w:val="Normal"/>
    <w:next w:val="Normal"/>
    <w:uiPriority w:val="99"/>
    <w:qFormat/>
    <w:rsid w:val="00241F98"/>
    <w:pPr>
      <w:spacing w:after="200"/>
    </w:pPr>
    <w:rPr>
      <w:rFonts w:eastAsia="Times New Roman" w:cs="Times New Roman"/>
      <w:b/>
      <w:bCs/>
      <w:color w:val="4F81BD"/>
      <w:sz w:val="18"/>
      <w:szCs w:val="18"/>
      <w:lang w:eastAsia="en-AU"/>
    </w:rPr>
  </w:style>
  <w:style w:type="paragraph" w:styleId="Closing">
    <w:name w:val="Closing"/>
    <w:basedOn w:val="Normal"/>
    <w:link w:val="ClosingChar"/>
    <w:uiPriority w:val="99"/>
    <w:semiHidden/>
    <w:rsid w:val="00241F98"/>
    <w:pPr>
      <w:ind w:left="4252"/>
    </w:pPr>
    <w:rPr>
      <w:rFonts w:eastAsia="Times New Roman" w:cs="Times New Roman"/>
      <w:szCs w:val="20"/>
      <w:lang w:eastAsia="en-AU"/>
    </w:rPr>
  </w:style>
  <w:style w:type="character" w:customStyle="1" w:styleId="ClosingChar">
    <w:name w:val="Closing Char"/>
    <w:basedOn w:val="DefaultParagraphFont"/>
    <w:link w:val="Closing"/>
    <w:uiPriority w:val="99"/>
    <w:semiHidden/>
    <w:rsid w:val="00241F98"/>
    <w:rPr>
      <w:rFonts w:ascii="Arial" w:eastAsia="Times New Roman" w:hAnsi="Arial" w:cs="Times New Roman"/>
      <w:sz w:val="20"/>
      <w:szCs w:val="20"/>
      <w:lang w:eastAsia="en-AU"/>
    </w:rPr>
  </w:style>
  <w:style w:type="table" w:customStyle="1" w:styleId="ColorfulGrid1">
    <w:name w:val="Colorful Grid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CCCCCC"/>
    </w:tcPr>
    <w:tblStylePr w:type="firstRow">
      <w:rPr>
        <w:rFonts w:cs="Times New Roman"/>
        <w:b/>
        <w:bCs/>
      </w:rPr>
      <w:tblPr/>
      <w:tcPr>
        <w:shd w:val="clear" w:color="auto" w:fill="999999"/>
      </w:tcPr>
    </w:tblStylePr>
    <w:tblStylePr w:type="lastRow">
      <w:rPr>
        <w:rFonts w:cs="Times New Roman"/>
        <w:b/>
        <w:bCs/>
        <w:color w:val="000000"/>
      </w:rPr>
      <w:tblPr/>
      <w:tcPr>
        <w:shd w:val="clear" w:color="auto" w:fill="999999"/>
      </w:tcPr>
    </w:tblStylePr>
    <w:tblStylePr w:type="firstCol">
      <w:rPr>
        <w:rFonts w:cs="Times New Roman"/>
        <w:color w:val="FFFFFF"/>
      </w:rPr>
      <w:tblPr/>
      <w:tcPr>
        <w:shd w:val="clear" w:color="auto" w:fill="000000"/>
      </w:tcPr>
    </w:tblStylePr>
    <w:tblStylePr w:type="lastCol">
      <w:rPr>
        <w:rFonts w:cs="Times New Roman"/>
        <w:color w:val="FFFFFF"/>
      </w:rPr>
      <w:tblPr/>
      <w:tcPr>
        <w:shd w:val="clear" w:color="auto" w:fill="000000"/>
      </w:tc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table" w:styleId="ColorfulGrid-Accent1">
    <w:name w:val="Colorful Grid Accent 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DBE5F1"/>
    </w:tcPr>
    <w:tblStylePr w:type="firstRow">
      <w:rPr>
        <w:rFonts w:cs="Times New Roman"/>
        <w:b/>
        <w:bCs/>
      </w:rPr>
      <w:tblPr/>
      <w:tcPr>
        <w:shd w:val="clear" w:color="auto" w:fill="B8CCE4"/>
      </w:tcPr>
    </w:tblStylePr>
    <w:tblStylePr w:type="lastRow">
      <w:rPr>
        <w:rFonts w:cs="Times New Roman"/>
        <w:b/>
        <w:bCs/>
        <w:color w:val="000000"/>
      </w:rPr>
      <w:tblPr/>
      <w:tcPr>
        <w:shd w:val="clear" w:color="auto" w:fill="B8CCE4"/>
      </w:tcPr>
    </w:tblStylePr>
    <w:tblStylePr w:type="firstCol">
      <w:rPr>
        <w:rFonts w:cs="Times New Roman"/>
        <w:color w:val="FFFFFF"/>
      </w:rPr>
      <w:tblPr/>
      <w:tcPr>
        <w:shd w:val="clear" w:color="auto" w:fill="365F91"/>
      </w:tcPr>
    </w:tblStylePr>
    <w:tblStylePr w:type="lastCol">
      <w:rPr>
        <w:rFonts w:cs="Times New Roman"/>
        <w:color w:val="FFFFFF"/>
      </w:rPr>
      <w:tblPr/>
      <w:tcPr>
        <w:shd w:val="clear" w:color="auto" w:fill="365F91"/>
      </w:tc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ColorfulGrid-Accent2">
    <w:name w:val="Colorful Grid Accent 2"/>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F2DBDB"/>
    </w:tcPr>
    <w:tblStylePr w:type="firstRow">
      <w:rPr>
        <w:rFonts w:cs="Times New Roman"/>
        <w:b/>
        <w:bCs/>
      </w:rPr>
      <w:tblPr/>
      <w:tcPr>
        <w:shd w:val="clear" w:color="auto" w:fill="E5B8B7"/>
      </w:tcPr>
    </w:tblStylePr>
    <w:tblStylePr w:type="lastRow">
      <w:rPr>
        <w:rFonts w:cs="Times New Roman"/>
        <w:b/>
        <w:bCs/>
        <w:color w:val="000000"/>
      </w:rPr>
      <w:tblPr/>
      <w:tcPr>
        <w:shd w:val="clear" w:color="auto" w:fill="E5B8B7"/>
      </w:tcPr>
    </w:tblStylePr>
    <w:tblStylePr w:type="firstCol">
      <w:rPr>
        <w:rFonts w:cs="Times New Roman"/>
        <w:color w:val="FFFFFF"/>
      </w:rPr>
      <w:tblPr/>
      <w:tcPr>
        <w:shd w:val="clear" w:color="auto" w:fill="943634"/>
      </w:tcPr>
    </w:tblStylePr>
    <w:tblStylePr w:type="lastCol">
      <w:rPr>
        <w:rFonts w:cs="Times New Roman"/>
        <w:color w:val="FFFFFF"/>
      </w:rPr>
      <w:tblPr/>
      <w:tcPr>
        <w:shd w:val="clear" w:color="auto" w:fill="943634"/>
      </w:tc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ColorfulGrid-Accent3">
    <w:name w:val="Colorful Grid Accent 3"/>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EAF1DD"/>
    </w:tcPr>
    <w:tblStylePr w:type="firstRow">
      <w:rPr>
        <w:rFonts w:cs="Times New Roman"/>
        <w:b/>
        <w:bCs/>
      </w:rPr>
      <w:tblPr/>
      <w:tcPr>
        <w:shd w:val="clear" w:color="auto" w:fill="D6E3BC"/>
      </w:tcPr>
    </w:tblStylePr>
    <w:tblStylePr w:type="lastRow">
      <w:rPr>
        <w:rFonts w:cs="Times New Roman"/>
        <w:b/>
        <w:bCs/>
        <w:color w:val="000000"/>
      </w:rPr>
      <w:tblPr/>
      <w:tcPr>
        <w:shd w:val="clear" w:color="auto" w:fill="D6E3BC"/>
      </w:tcPr>
    </w:tblStylePr>
    <w:tblStylePr w:type="firstCol">
      <w:rPr>
        <w:rFonts w:cs="Times New Roman"/>
        <w:color w:val="FFFFFF"/>
      </w:rPr>
      <w:tblPr/>
      <w:tcPr>
        <w:shd w:val="clear" w:color="auto" w:fill="76923C"/>
      </w:tcPr>
    </w:tblStylePr>
    <w:tblStylePr w:type="lastCol">
      <w:rPr>
        <w:rFonts w:cs="Times New Roman"/>
        <w:color w:val="FFFFFF"/>
      </w:rPr>
      <w:tblPr/>
      <w:tcPr>
        <w:shd w:val="clear" w:color="auto" w:fill="76923C"/>
      </w:tc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ColorfulGrid-Accent4">
    <w:name w:val="Colorful Grid Accent 4"/>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E5DFEC"/>
    </w:tcPr>
    <w:tblStylePr w:type="firstRow">
      <w:rPr>
        <w:rFonts w:cs="Times New Roman"/>
        <w:b/>
        <w:bCs/>
      </w:rPr>
      <w:tblPr/>
      <w:tcPr>
        <w:shd w:val="clear" w:color="auto" w:fill="CCC0D9"/>
      </w:tcPr>
    </w:tblStylePr>
    <w:tblStylePr w:type="lastRow">
      <w:rPr>
        <w:rFonts w:cs="Times New Roman"/>
        <w:b/>
        <w:bCs/>
        <w:color w:val="000000"/>
      </w:rPr>
      <w:tblPr/>
      <w:tcPr>
        <w:shd w:val="clear" w:color="auto" w:fill="CCC0D9"/>
      </w:tcPr>
    </w:tblStylePr>
    <w:tblStylePr w:type="firstCol">
      <w:rPr>
        <w:rFonts w:cs="Times New Roman"/>
        <w:color w:val="FFFFFF"/>
      </w:rPr>
      <w:tblPr/>
      <w:tcPr>
        <w:shd w:val="clear" w:color="auto" w:fill="5F497A"/>
      </w:tcPr>
    </w:tblStylePr>
    <w:tblStylePr w:type="lastCol">
      <w:rPr>
        <w:rFonts w:cs="Times New Roman"/>
        <w:color w:val="FFFFFF"/>
      </w:rPr>
      <w:tblPr/>
      <w:tcPr>
        <w:shd w:val="clear" w:color="auto" w:fill="5F497A"/>
      </w:tc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ColorfulGrid-Accent5">
    <w:name w:val="Colorful Grid Accent 5"/>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DAEEF3"/>
    </w:tcPr>
    <w:tblStylePr w:type="firstRow">
      <w:rPr>
        <w:rFonts w:cs="Times New Roman"/>
        <w:b/>
        <w:bCs/>
      </w:rPr>
      <w:tblPr/>
      <w:tcPr>
        <w:shd w:val="clear" w:color="auto" w:fill="B6DDE8"/>
      </w:tcPr>
    </w:tblStylePr>
    <w:tblStylePr w:type="lastRow">
      <w:rPr>
        <w:rFonts w:cs="Times New Roman"/>
        <w:b/>
        <w:bCs/>
        <w:color w:val="000000"/>
      </w:rPr>
      <w:tblPr/>
      <w:tcPr>
        <w:shd w:val="clear" w:color="auto" w:fill="B6DDE8"/>
      </w:tcPr>
    </w:tblStylePr>
    <w:tblStylePr w:type="firstCol">
      <w:rPr>
        <w:rFonts w:cs="Times New Roman"/>
        <w:color w:val="FFFFFF"/>
      </w:rPr>
      <w:tblPr/>
      <w:tcPr>
        <w:shd w:val="clear" w:color="auto" w:fill="31849B"/>
      </w:tcPr>
    </w:tblStylePr>
    <w:tblStylePr w:type="lastCol">
      <w:rPr>
        <w:rFonts w:cs="Times New Roman"/>
        <w:color w:val="FFFFFF"/>
      </w:rPr>
      <w:tblPr/>
      <w:tcPr>
        <w:shd w:val="clear" w:color="auto" w:fill="31849B"/>
      </w:tc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table" w:styleId="ColorfulGrid-Accent6">
    <w:name w:val="Colorful Grid Accent 6"/>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insideH w:val="single" w:sz="4" w:space="0" w:color="FFFFFF"/>
      </w:tblBorders>
    </w:tblPr>
    <w:tcPr>
      <w:shd w:val="clear" w:color="auto" w:fill="FDE9D9"/>
    </w:tcPr>
    <w:tblStylePr w:type="firstRow">
      <w:rPr>
        <w:rFonts w:cs="Times New Roman"/>
        <w:b/>
        <w:bCs/>
      </w:rPr>
      <w:tblPr/>
      <w:tcPr>
        <w:shd w:val="clear" w:color="auto" w:fill="FBD4B4"/>
      </w:tcPr>
    </w:tblStylePr>
    <w:tblStylePr w:type="lastRow">
      <w:rPr>
        <w:rFonts w:cs="Times New Roman"/>
        <w:b/>
        <w:bCs/>
        <w:color w:val="000000"/>
      </w:rPr>
      <w:tblPr/>
      <w:tcPr>
        <w:shd w:val="clear" w:color="auto" w:fill="FBD4B4"/>
      </w:tcPr>
    </w:tblStylePr>
    <w:tblStylePr w:type="firstCol">
      <w:rPr>
        <w:rFonts w:cs="Times New Roman"/>
        <w:color w:val="FFFFFF"/>
      </w:rPr>
      <w:tblPr/>
      <w:tcPr>
        <w:shd w:val="clear" w:color="auto" w:fill="E36C0A"/>
      </w:tcPr>
    </w:tblStylePr>
    <w:tblStylePr w:type="lastCol">
      <w:rPr>
        <w:rFonts w:cs="Times New Roman"/>
        <w:color w:val="FFFFFF"/>
      </w:rPr>
      <w:tblPr/>
      <w:tcPr>
        <w:shd w:val="clear" w:color="auto" w:fill="E36C0A"/>
      </w:tc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customStyle="1" w:styleId="ColorfulList1">
    <w:name w:val="Colorful List1"/>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styleId="ColorfulList-Accent1">
    <w:name w:val="Colorful List Accent 1"/>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EDF2F8"/>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3DFEE"/>
      </w:tcPr>
    </w:tblStylePr>
    <w:tblStylePr w:type="band1Horz">
      <w:rPr>
        <w:rFonts w:cs="Times New Roman"/>
      </w:rPr>
      <w:tblPr/>
      <w:tcPr>
        <w:shd w:val="clear" w:color="auto" w:fill="DBE5F1"/>
      </w:tcPr>
    </w:tblStylePr>
  </w:style>
  <w:style w:type="table" w:styleId="ColorfulList-Accent2">
    <w:name w:val="Colorful List Accent 2"/>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F8EDED"/>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cPr>
    </w:tblStylePr>
    <w:tblStylePr w:type="band1Horz">
      <w:rPr>
        <w:rFonts w:cs="Times New Roman"/>
      </w:rPr>
      <w:tblPr/>
      <w:tcPr>
        <w:shd w:val="clear" w:color="auto" w:fill="F2DBDB"/>
      </w:tcPr>
    </w:tblStylePr>
  </w:style>
  <w:style w:type="table" w:styleId="ColorfulList-Accent3">
    <w:name w:val="Colorful List Accent 3"/>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F5F8EE"/>
    </w:tcPr>
    <w:tblStylePr w:type="firstRow">
      <w:rPr>
        <w:rFonts w:cs="Times New Roman"/>
        <w:b/>
        <w:bCs/>
        <w:color w:val="FFFFFF"/>
      </w:rPr>
      <w:tblPr/>
      <w:tcPr>
        <w:tcBorders>
          <w:bottom w:val="single" w:sz="12" w:space="0" w:color="FFFFFF"/>
        </w:tcBorders>
        <w:shd w:val="clear" w:color="auto" w:fill="664E82"/>
      </w:tcPr>
    </w:tblStylePr>
    <w:tblStylePr w:type="lastRow">
      <w:rPr>
        <w:rFonts w:cs="Times New Roman"/>
        <w:b/>
        <w:bCs/>
        <w:color w:val="664E82"/>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6EED5"/>
      </w:tcPr>
    </w:tblStylePr>
    <w:tblStylePr w:type="band1Horz">
      <w:rPr>
        <w:rFonts w:cs="Times New Roman"/>
      </w:rPr>
      <w:tblPr/>
      <w:tcPr>
        <w:shd w:val="clear" w:color="auto" w:fill="EAF1DD"/>
      </w:tcPr>
    </w:tblStylePr>
  </w:style>
  <w:style w:type="table" w:styleId="ColorfulList-Accent4">
    <w:name w:val="Colorful List Accent 4"/>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F2EFF6"/>
    </w:tcPr>
    <w:tblStylePr w:type="firstRow">
      <w:rPr>
        <w:rFonts w:cs="Times New Roman"/>
        <w:b/>
        <w:bCs/>
        <w:color w:val="FFFFFF"/>
      </w:rPr>
      <w:tblPr/>
      <w:tcPr>
        <w:tcBorders>
          <w:bottom w:val="single" w:sz="12" w:space="0" w:color="FFFFFF"/>
        </w:tcBorders>
        <w:shd w:val="clear" w:color="auto" w:fill="7E9C40"/>
      </w:tcPr>
    </w:tblStylePr>
    <w:tblStylePr w:type="lastRow">
      <w:rPr>
        <w:rFonts w:cs="Times New Roman"/>
        <w:b/>
        <w:bCs/>
        <w:color w:val="7E9C40"/>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FD8E8"/>
      </w:tcPr>
    </w:tblStylePr>
    <w:tblStylePr w:type="band1Horz">
      <w:rPr>
        <w:rFonts w:cs="Times New Roman"/>
      </w:rPr>
      <w:tblPr/>
      <w:tcPr>
        <w:shd w:val="clear" w:color="auto" w:fill="E5DFEC"/>
      </w:tcPr>
    </w:tblStylePr>
  </w:style>
  <w:style w:type="table" w:styleId="ColorfulList-Accent5">
    <w:name w:val="Colorful List Accent 5"/>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EDF6F9"/>
    </w:tcPr>
    <w:tblStylePr w:type="firstRow">
      <w:rPr>
        <w:rFonts w:cs="Times New Roman"/>
        <w:b/>
        <w:bCs/>
        <w:color w:val="FFFFFF"/>
      </w:rPr>
      <w:tblPr/>
      <w:tcPr>
        <w:tcBorders>
          <w:bottom w:val="single" w:sz="12" w:space="0" w:color="FFFFFF"/>
        </w:tcBorders>
        <w:shd w:val="clear" w:color="auto" w:fill="F2730A"/>
      </w:tcPr>
    </w:tblStylePr>
    <w:tblStylePr w:type="lastRow">
      <w:rPr>
        <w:rFonts w:cs="Times New Roman"/>
        <w:b/>
        <w:bCs/>
        <w:color w:val="F2730A"/>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D2EAF1"/>
      </w:tcPr>
    </w:tblStylePr>
    <w:tblStylePr w:type="band1Horz">
      <w:rPr>
        <w:rFonts w:cs="Times New Roman"/>
      </w:rPr>
      <w:tblPr/>
      <w:tcPr>
        <w:shd w:val="clear" w:color="auto" w:fill="DAEEF3"/>
      </w:tcPr>
    </w:tblStylePr>
  </w:style>
  <w:style w:type="table" w:styleId="ColorfulList-Accent6">
    <w:name w:val="Colorful List Accent 6"/>
    <w:basedOn w:val="TableNormal"/>
    <w:uiPriority w:val="99"/>
    <w:rsid w:val="00241F98"/>
    <w:rPr>
      <w:rFonts w:ascii="Arial" w:eastAsia="Times New Roman" w:hAnsi="Arial" w:cs="Times New Roman"/>
      <w:color w:val="000000"/>
      <w:sz w:val="20"/>
      <w:szCs w:val="20"/>
      <w:lang w:eastAsia="en-AU"/>
    </w:rPr>
    <w:tblPr>
      <w:tblStyleRowBandSize w:val="1"/>
      <w:tblStyleColBandSize w:val="1"/>
    </w:tblPr>
    <w:tcPr>
      <w:shd w:val="clear" w:color="auto" w:fill="FEF4EC"/>
    </w:tcPr>
    <w:tblStylePr w:type="firstRow">
      <w:rPr>
        <w:rFonts w:cs="Times New Roman"/>
        <w:b/>
        <w:bCs/>
        <w:color w:val="FFFFFF"/>
      </w:rPr>
      <w:tblPr/>
      <w:tcPr>
        <w:tcBorders>
          <w:bottom w:val="single" w:sz="12" w:space="0" w:color="FFFFFF"/>
        </w:tcBorders>
        <w:shd w:val="clear" w:color="auto" w:fill="348DA5"/>
      </w:tcPr>
    </w:tblStylePr>
    <w:tblStylePr w:type="lastRow">
      <w:rPr>
        <w:rFonts w:cs="Times New Roman"/>
        <w:b/>
        <w:bCs/>
        <w:color w:val="348DA5"/>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cPr>
    </w:tblStylePr>
    <w:tblStylePr w:type="band1Horz">
      <w:rPr>
        <w:rFonts w:cs="Times New Roman"/>
      </w:rPr>
      <w:tblPr/>
      <w:tcPr>
        <w:shd w:val="clear" w:color="auto" w:fill="FDE9D9"/>
      </w:tcPr>
    </w:tblStylePr>
  </w:style>
  <w:style w:type="table" w:customStyle="1" w:styleId="ColorfulShading1">
    <w:name w:val="Colorful Shading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000000"/>
      </w:tcPr>
    </w:tblStylePr>
    <w:tblStylePr w:type="firstCol">
      <w:rPr>
        <w:rFonts w:cs="Times New Roman"/>
        <w:color w:val="FFFFFF"/>
      </w:rPr>
      <w:tblPr/>
      <w:tcPr>
        <w:tcBorders>
          <w:top w:val="nil"/>
          <w:left w:val="nil"/>
          <w:bottom w:val="nil"/>
          <w:right w:val="nil"/>
          <w:insideH w:val="single" w:sz="4" w:space="0" w:color="000000"/>
          <w:insideV w:val="nil"/>
        </w:tcBorders>
        <w:shd w:val="clear" w:color="auto" w:fill="000000"/>
      </w:tcPr>
    </w:tblStylePr>
    <w:tblStylePr w:type="lastCol">
      <w:rPr>
        <w:rFonts w:cs="Times New Roman"/>
        <w:color w:val="FFFFFF"/>
      </w:rPr>
      <w:tblPr/>
      <w:tcPr>
        <w:tcBorders>
          <w:top w:val="nil"/>
          <w:left w:val="nil"/>
          <w:bottom w:val="nil"/>
          <w:right w:val="nil"/>
          <w:insideH w:val="nil"/>
          <w:insideV w:val="nil"/>
        </w:tcBorders>
        <w:shd w:val="clear" w:color="auto" w:fill="000000"/>
      </w:tcPr>
    </w:tblStylePr>
    <w:tblStylePr w:type="band1Vert">
      <w:rPr>
        <w:rFonts w:cs="Times New Roman"/>
      </w:rPr>
      <w:tblPr/>
      <w:tcPr>
        <w:shd w:val="clear" w:color="auto" w:fill="999999"/>
      </w:tcPr>
    </w:tblStylePr>
    <w:tblStylePr w:type="band1Horz">
      <w:rPr>
        <w:rFonts w:cs="Times New Roman"/>
      </w:rPr>
      <w:tblPr/>
      <w:tcPr>
        <w:shd w:val="clear" w:color="auto" w:fill="808080"/>
      </w:tcPr>
    </w:tblStylePr>
    <w:tblStylePr w:type="neCell">
      <w:rPr>
        <w:rFonts w:cs="Times New Roman"/>
        <w:color w:val="000000"/>
      </w:rPr>
    </w:tblStylePr>
    <w:tblStylePr w:type="nwCell">
      <w:rPr>
        <w:rFonts w:cs="Times New Roman"/>
        <w:color w:val="000000"/>
      </w:rPr>
    </w:tblStylePr>
  </w:style>
  <w:style w:type="table" w:styleId="ColorfulShading-Accent1">
    <w:name w:val="Colorful Shading Accent 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C4C74"/>
      </w:tcPr>
    </w:tblStylePr>
    <w:tblStylePr w:type="firstCol">
      <w:rPr>
        <w:rFonts w:cs="Times New Roman"/>
        <w:color w:val="FFFFFF"/>
      </w:rPr>
      <w:tblPr/>
      <w:tcPr>
        <w:tcBorders>
          <w:top w:val="nil"/>
          <w:left w:val="nil"/>
          <w:bottom w:val="nil"/>
          <w:right w:val="nil"/>
          <w:insideH w:val="single" w:sz="4" w:space="0" w:color="2C4C74"/>
          <w:insideV w:val="nil"/>
        </w:tcBorders>
        <w:shd w:val="clear" w:color="auto" w:fill="2C4C74"/>
      </w:tcPr>
    </w:tblStylePr>
    <w:tblStylePr w:type="lastCol">
      <w:rPr>
        <w:rFonts w:cs="Times New Roman"/>
        <w:color w:val="FFFFFF"/>
      </w:rPr>
      <w:tblPr/>
      <w:tcPr>
        <w:tcBorders>
          <w:top w:val="nil"/>
          <w:left w:val="nil"/>
          <w:bottom w:val="nil"/>
          <w:right w:val="nil"/>
          <w:insideH w:val="nil"/>
          <w:insideV w:val="nil"/>
        </w:tcBorders>
        <w:shd w:val="clear" w:color="auto" w:fill="2C4C74"/>
      </w:tcPr>
    </w:tblStylePr>
    <w:tblStylePr w:type="band1Vert">
      <w:rPr>
        <w:rFonts w:cs="Times New Roman"/>
      </w:rPr>
      <w:tblPr/>
      <w:tcPr>
        <w:shd w:val="clear" w:color="auto" w:fill="B8CCE4"/>
      </w:tcPr>
    </w:tblStylePr>
    <w:tblStylePr w:type="band1Horz">
      <w:rPr>
        <w:rFonts w:cs="Times New Roman"/>
      </w:rPr>
      <w:tblPr/>
      <w:tcPr>
        <w:shd w:val="clear" w:color="auto" w:fill="A7BFDE"/>
      </w:tcPr>
    </w:tblStylePr>
    <w:tblStylePr w:type="neCell">
      <w:rPr>
        <w:rFonts w:cs="Times New Roman"/>
        <w:color w:val="000000"/>
      </w:rPr>
    </w:tblStylePr>
    <w:tblStylePr w:type="nwCell">
      <w:rPr>
        <w:rFonts w:cs="Times New Roman"/>
        <w:color w:val="000000"/>
      </w:rPr>
    </w:tblStylePr>
  </w:style>
  <w:style w:type="table" w:styleId="ColorfulShading-Accent2">
    <w:name w:val="Colorful Shading Accent 2"/>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rFonts w:cs="Times New Roman"/>
        <w:b/>
        <w:bCs/>
      </w:rPr>
      <w:tblPr/>
      <w:tcPr>
        <w:tcBorders>
          <w:top w:val="nil"/>
          <w:left w:val="nil"/>
          <w:bottom w:val="single" w:sz="24" w:space="0" w:color="C0504D"/>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772C2A"/>
      </w:tcPr>
    </w:tblStylePr>
    <w:tblStylePr w:type="firstCol">
      <w:rPr>
        <w:rFonts w:cs="Times New Roman"/>
        <w:color w:val="FFFFFF"/>
      </w:rPr>
      <w:tblPr/>
      <w:tcPr>
        <w:tcBorders>
          <w:top w:val="nil"/>
          <w:left w:val="nil"/>
          <w:bottom w:val="nil"/>
          <w:right w:val="nil"/>
          <w:insideH w:val="single" w:sz="4" w:space="0" w:color="772C2A"/>
          <w:insideV w:val="nil"/>
        </w:tcBorders>
        <w:shd w:val="clear" w:color="auto" w:fill="772C2A"/>
      </w:tcPr>
    </w:tblStylePr>
    <w:tblStylePr w:type="lastCol">
      <w:rPr>
        <w:rFonts w:cs="Times New Roman"/>
        <w:color w:val="FFFFFF"/>
      </w:rPr>
      <w:tblPr/>
      <w:tcPr>
        <w:tcBorders>
          <w:top w:val="nil"/>
          <w:left w:val="nil"/>
          <w:bottom w:val="nil"/>
          <w:right w:val="nil"/>
          <w:insideH w:val="nil"/>
          <w:insideV w:val="nil"/>
        </w:tcBorders>
        <w:shd w:val="clear" w:color="auto" w:fill="772C2A"/>
      </w:tcPr>
    </w:tblStylePr>
    <w:tblStylePr w:type="band1Vert">
      <w:rPr>
        <w:rFonts w:cs="Times New Roman"/>
      </w:rPr>
      <w:tblPr/>
      <w:tcPr>
        <w:shd w:val="clear" w:color="auto" w:fill="E5B8B7"/>
      </w:tcPr>
    </w:tblStylePr>
    <w:tblStylePr w:type="band1Horz">
      <w:rPr>
        <w:rFonts w:cs="Times New Roman"/>
      </w:rPr>
      <w:tblPr/>
      <w:tcPr>
        <w:shd w:val="clear" w:color="auto" w:fill="DFA7A6"/>
      </w:tcPr>
    </w:tblStylePr>
    <w:tblStylePr w:type="neCell">
      <w:rPr>
        <w:rFonts w:cs="Times New Roman"/>
        <w:color w:val="000000"/>
      </w:rPr>
    </w:tblStylePr>
    <w:tblStylePr w:type="nwCell">
      <w:rPr>
        <w:rFonts w:cs="Times New Roman"/>
        <w:color w:val="000000"/>
      </w:rPr>
    </w:tblStylePr>
  </w:style>
  <w:style w:type="table" w:styleId="ColorfulShading-Accent3">
    <w:name w:val="Colorful Shading Accent 3"/>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rFonts w:cs="Times New Roman"/>
        <w:b/>
        <w:bCs/>
      </w:rPr>
      <w:tblPr/>
      <w:tcPr>
        <w:tcBorders>
          <w:top w:val="nil"/>
          <w:left w:val="nil"/>
          <w:bottom w:val="single" w:sz="24" w:space="0" w:color="8064A2"/>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5E7530"/>
      </w:tcPr>
    </w:tblStylePr>
    <w:tblStylePr w:type="firstCol">
      <w:rPr>
        <w:rFonts w:cs="Times New Roman"/>
        <w:color w:val="FFFFFF"/>
      </w:rPr>
      <w:tblPr/>
      <w:tcPr>
        <w:tcBorders>
          <w:top w:val="nil"/>
          <w:left w:val="nil"/>
          <w:bottom w:val="nil"/>
          <w:right w:val="nil"/>
          <w:insideH w:val="single" w:sz="4" w:space="0" w:color="5E7530"/>
          <w:insideV w:val="nil"/>
        </w:tcBorders>
        <w:shd w:val="clear" w:color="auto" w:fill="5E7530"/>
      </w:tcPr>
    </w:tblStylePr>
    <w:tblStylePr w:type="lastCol">
      <w:rPr>
        <w:rFonts w:cs="Times New Roman"/>
        <w:color w:val="FFFFFF"/>
      </w:rPr>
      <w:tblPr/>
      <w:tcPr>
        <w:tcBorders>
          <w:top w:val="nil"/>
          <w:left w:val="nil"/>
          <w:bottom w:val="nil"/>
          <w:right w:val="nil"/>
          <w:insideH w:val="nil"/>
          <w:insideV w:val="nil"/>
        </w:tcBorders>
        <w:shd w:val="clear" w:color="auto" w:fill="5E7530"/>
      </w:tcPr>
    </w:tblStylePr>
    <w:tblStylePr w:type="band1Vert">
      <w:rPr>
        <w:rFonts w:cs="Times New Roman"/>
      </w:rPr>
      <w:tblPr/>
      <w:tcPr>
        <w:shd w:val="clear" w:color="auto" w:fill="D6E3BC"/>
      </w:tcPr>
    </w:tblStylePr>
    <w:tblStylePr w:type="band1Horz">
      <w:rPr>
        <w:rFonts w:cs="Times New Roman"/>
      </w:rPr>
      <w:tblPr/>
      <w:tcPr>
        <w:shd w:val="clear" w:color="auto" w:fill="CDDDAC"/>
      </w:tcPr>
    </w:tblStylePr>
  </w:style>
  <w:style w:type="table" w:styleId="ColorfulShading-Accent4">
    <w:name w:val="Colorful Shading Accent 4"/>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rFonts w:cs="Times New Roman"/>
        <w:b/>
        <w:bCs/>
      </w:rPr>
      <w:tblPr/>
      <w:tcPr>
        <w:tcBorders>
          <w:top w:val="nil"/>
          <w:left w:val="nil"/>
          <w:bottom w:val="single" w:sz="24" w:space="0" w:color="9BBB59"/>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4C3B62"/>
      </w:tcPr>
    </w:tblStylePr>
    <w:tblStylePr w:type="firstCol">
      <w:rPr>
        <w:rFonts w:cs="Times New Roman"/>
        <w:color w:val="FFFFFF"/>
      </w:rPr>
      <w:tblPr/>
      <w:tcPr>
        <w:tcBorders>
          <w:top w:val="nil"/>
          <w:left w:val="nil"/>
          <w:bottom w:val="nil"/>
          <w:right w:val="nil"/>
          <w:insideH w:val="single" w:sz="4" w:space="0" w:color="4C3B62"/>
          <w:insideV w:val="nil"/>
        </w:tcBorders>
        <w:shd w:val="clear" w:color="auto" w:fill="4C3B62"/>
      </w:tcPr>
    </w:tblStylePr>
    <w:tblStylePr w:type="lastCol">
      <w:rPr>
        <w:rFonts w:cs="Times New Roman"/>
        <w:color w:val="FFFFFF"/>
      </w:rPr>
      <w:tblPr/>
      <w:tcPr>
        <w:tcBorders>
          <w:top w:val="nil"/>
          <w:left w:val="nil"/>
          <w:bottom w:val="nil"/>
          <w:right w:val="nil"/>
          <w:insideH w:val="nil"/>
          <w:insideV w:val="nil"/>
        </w:tcBorders>
        <w:shd w:val="clear" w:color="auto" w:fill="4C3B62"/>
      </w:tcPr>
    </w:tblStylePr>
    <w:tblStylePr w:type="band1Vert">
      <w:rPr>
        <w:rFonts w:cs="Times New Roman"/>
      </w:rPr>
      <w:tblPr/>
      <w:tcPr>
        <w:shd w:val="clear" w:color="auto" w:fill="CCC0D9"/>
      </w:tcPr>
    </w:tblStylePr>
    <w:tblStylePr w:type="band1Horz">
      <w:rPr>
        <w:rFonts w:cs="Times New Roman"/>
      </w:rPr>
      <w:tblPr/>
      <w:tcPr>
        <w:shd w:val="clear" w:color="auto" w:fill="BFB1D0"/>
      </w:tcPr>
    </w:tblStylePr>
    <w:tblStylePr w:type="neCell">
      <w:rPr>
        <w:rFonts w:cs="Times New Roman"/>
        <w:color w:val="000000"/>
      </w:rPr>
    </w:tblStylePr>
    <w:tblStylePr w:type="nwCell">
      <w:rPr>
        <w:rFonts w:cs="Times New Roman"/>
        <w:color w:val="000000"/>
      </w:rPr>
    </w:tblStylePr>
  </w:style>
  <w:style w:type="table" w:styleId="ColorfulShading-Accent5">
    <w:name w:val="Colorful Shading Accent 5"/>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rFonts w:cs="Times New Roman"/>
        <w:b/>
        <w:bCs/>
      </w:rPr>
      <w:tblPr/>
      <w:tcPr>
        <w:tcBorders>
          <w:top w:val="nil"/>
          <w:left w:val="nil"/>
          <w:bottom w:val="single" w:sz="24" w:space="0" w:color="F7964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276A7C"/>
      </w:tcPr>
    </w:tblStylePr>
    <w:tblStylePr w:type="firstCol">
      <w:rPr>
        <w:rFonts w:cs="Times New Roman"/>
        <w:color w:val="FFFFFF"/>
      </w:rPr>
      <w:tblPr/>
      <w:tcPr>
        <w:tcBorders>
          <w:top w:val="nil"/>
          <w:left w:val="nil"/>
          <w:bottom w:val="nil"/>
          <w:right w:val="nil"/>
          <w:insideH w:val="single" w:sz="4" w:space="0" w:color="276A7C"/>
          <w:insideV w:val="nil"/>
        </w:tcBorders>
        <w:shd w:val="clear" w:color="auto" w:fill="276A7C"/>
      </w:tcPr>
    </w:tblStylePr>
    <w:tblStylePr w:type="lastCol">
      <w:rPr>
        <w:rFonts w:cs="Times New Roman"/>
        <w:color w:val="FFFFFF"/>
      </w:rPr>
      <w:tblPr/>
      <w:tcPr>
        <w:tcBorders>
          <w:top w:val="nil"/>
          <w:left w:val="nil"/>
          <w:bottom w:val="nil"/>
          <w:right w:val="nil"/>
          <w:insideH w:val="nil"/>
          <w:insideV w:val="nil"/>
        </w:tcBorders>
        <w:shd w:val="clear" w:color="auto" w:fill="276A7C"/>
      </w:tcPr>
    </w:tblStylePr>
    <w:tblStylePr w:type="band1Vert">
      <w:rPr>
        <w:rFonts w:cs="Times New Roman"/>
      </w:rPr>
      <w:tblPr/>
      <w:tcPr>
        <w:shd w:val="clear" w:color="auto" w:fill="B6DDE8"/>
      </w:tcPr>
    </w:tblStylePr>
    <w:tblStylePr w:type="band1Horz">
      <w:rPr>
        <w:rFonts w:cs="Times New Roman"/>
      </w:rPr>
      <w:tblPr/>
      <w:tcPr>
        <w:shd w:val="clear" w:color="auto" w:fill="A5D5E2"/>
      </w:tcPr>
    </w:tblStylePr>
    <w:tblStylePr w:type="neCell">
      <w:rPr>
        <w:rFonts w:cs="Times New Roman"/>
        <w:color w:val="000000"/>
      </w:rPr>
    </w:tblStylePr>
    <w:tblStylePr w:type="nwCell">
      <w:rPr>
        <w:rFonts w:cs="Times New Roman"/>
        <w:color w:val="000000"/>
      </w:rPr>
    </w:tblStylePr>
  </w:style>
  <w:style w:type="table" w:styleId="ColorfulShading-Accent6">
    <w:name w:val="Colorful Shading Accent 6"/>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rFonts w:cs="Times New Roman"/>
        <w:b/>
        <w:bCs/>
      </w:rPr>
      <w:tblPr/>
      <w:tcPr>
        <w:tcBorders>
          <w:top w:val="nil"/>
          <w:left w:val="nil"/>
          <w:bottom w:val="single" w:sz="24" w:space="0" w:color="4BACC6"/>
          <w:right w:val="nil"/>
          <w:insideH w:val="nil"/>
          <w:insideV w:val="nil"/>
        </w:tcBorders>
        <w:shd w:val="clear" w:color="auto" w:fill="FFFFFF"/>
      </w:tcPr>
    </w:tblStylePr>
    <w:tblStylePr w:type="lastRow">
      <w:rPr>
        <w:rFonts w:cs="Times New Roman"/>
        <w:b/>
        <w:bCs/>
        <w:color w:val="FFFFFF"/>
      </w:rPr>
      <w:tblPr/>
      <w:tcPr>
        <w:tcBorders>
          <w:top w:val="single" w:sz="6" w:space="0" w:color="FFFFFF"/>
        </w:tcBorders>
        <w:shd w:val="clear" w:color="auto" w:fill="B65608"/>
      </w:tcPr>
    </w:tblStylePr>
    <w:tblStylePr w:type="firstCol">
      <w:rPr>
        <w:rFonts w:cs="Times New Roman"/>
        <w:color w:val="FFFFFF"/>
      </w:rPr>
      <w:tblPr/>
      <w:tcPr>
        <w:tcBorders>
          <w:top w:val="nil"/>
          <w:left w:val="nil"/>
          <w:bottom w:val="nil"/>
          <w:right w:val="nil"/>
          <w:insideH w:val="single" w:sz="4" w:space="0" w:color="B65608"/>
          <w:insideV w:val="nil"/>
        </w:tcBorders>
        <w:shd w:val="clear" w:color="auto" w:fill="B65608"/>
      </w:tcPr>
    </w:tblStylePr>
    <w:tblStylePr w:type="lastCol">
      <w:rPr>
        <w:rFonts w:cs="Times New Roman"/>
        <w:color w:val="FFFFFF"/>
      </w:rPr>
      <w:tblPr/>
      <w:tcPr>
        <w:tcBorders>
          <w:top w:val="nil"/>
          <w:left w:val="nil"/>
          <w:bottom w:val="nil"/>
          <w:right w:val="nil"/>
          <w:insideH w:val="nil"/>
          <w:insideV w:val="nil"/>
        </w:tcBorders>
        <w:shd w:val="clear" w:color="auto" w:fill="B65608"/>
      </w:tcPr>
    </w:tblStylePr>
    <w:tblStylePr w:type="band1Vert">
      <w:rPr>
        <w:rFonts w:cs="Times New Roman"/>
      </w:rPr>
      <w:tblPr/>
      <w:tcPr>
        <w:shd w:val="clear" w:color="auto" w:fill="FBD4B4"/>
      </w:tcPr>
    </w:tblStylePr>
    <w:tblStylePr w:type="band1Horz">
      <w:rPr>
        <w:rFonts w:cs="Times New Roman"/>
      </w:rPr>
      <w:tblPr/>
      <w:tcPr>
        <w:shd w:val="clear" w:color="auto" w:fill="FBCAA2"/>
      </w:tcPr>
    </w:tblStylePr>
    <w:tblStylePr w:type="neCell">
      <w:rPr>
        <w:rFonts w:cs="Times New Roman"/>
        <w:color w:val="000000"/>
      </w:rPr>
    </w:tblStylePr>
    <w:tblStylePr w:type="nwCell">
      <w:rPr>
        <w:rFonts w:cs="Times New Roman"/>
        <w:color w:val="000000"/>
      </w:rPr>
    </w:tblStylePr>
  </w:style>
  <w:style w:type="character" w:styleId="CommentReference">
    <w:name w:val="annotation reference"/>
    <w:basedOn w:val="DefaultParagraphFont"/>
    <w:uiPriority w:val="99"/>
    <w:rsid w:val="00241F98"/>
    <w:rPr>
      <w:rFonts w:cs="Times New Roman"/>
      <w:sz w:val="16"/>
      <w:szCs w:val="16"/>
    </w:rPr>
  </w:style>
  <w:style w:type="paragraph" w:styleId="CommentText">
    <w:name w:val="annotation text"/>
    <w:basedOn w:val="Normal"/>
    <w:link w:val="CommentTextChar"/>
    <w:uiPriority w:val="99"/>
    <w:rsid w:val="00241F98"/>
    <w:rPr>
      <w:rFonts w:eastAsia="Times New Roman" w:cs="Times New Roman"/>
      <w:szCs w:val="20"/>
      <w:lang w:eastAsia="en-AU"/>
    </w:rPr>
  </w:style>
  <w:style w:type="character" w:customStyle="1" w:styleId="CommentTextChar">
    <w:name w:val="Comment Text Char"/>
    <w:basedOn w:val="DefaultParagraphFont"/>
    <w:link w:val="CommentText"/>
    <w:uiPriority w:val="99"/>
    <w:rsid w:val="00241F98"/>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rsid w:val="00241F98"/>
    <w:rPr>
      <w:b/>
      <w:bCs/>
    </w:rPr>
  </w:style>
  <w:style w:type="character" w:customStyle="1" w:styleId="CommentSubjectChar">
    <w:name w:val="Comment Subject Char"/>
    <w:basedOn w:val="CommentTextChar"/>
    <w:link w:val="CommentSubject"/>
    <w:uiPriority w:val="99"/>
    <w:semiHidden/>
    <w:rsid w:val="00241F98"/>
    <w:rPr>
      <w:rFonts w:ascii="Arial" w:eastAsia="Times New Roman" w:hAnsi="Arial" w:cs="Times New Roman"/>
      <w:b/>
      <w:bCs/>
      <w:sz w:val="20"/>
      <w:szCs w:val="20"/>
      <w:lang w:eastAsia="en-AU"/>
    </w:rPr>
  </w:style>
  <w:style w:type="table" w:customStyle="1" w:styleId="DarkList1">
    <w:name w:val="Dark List1"/>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000000"/>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000000"/>
      </w:tcPr>
    </w:tblStylePr>
    <w:tblStylePr w:type="firstCol">
      <w:rPr>
        <w:rFonts w:cs="Times New Roman"/>
      </w:rPr>
      <w:tblPr/>
      <w:tcPr>
        <w:tcBorders>
          <w:top w:val="nil"/>
          <w:left w:val="nil"/>
          <w:bottom w:val="nil"/>
          <w:right w:val="single" w:sz="18" w:space="0" w:color="FFFFFF"/>
          <w:insideH w:val="nil"/>
          <w:insideV w:val="nil"/>
        </w:tcBorders>
        <w:shd w:val="clear" w:color="auto" w:fill="000000"/>
      </w:tcPr>
    </w:tblStylePr>
    <w:tblStylePr w:type="lastCol">
      <w:rPr>
        <w:rFonts w:cs="Times New Roman"/>
      </w:rPr>
      <w:tblPr/>
      <w:tcPr>
        <w:tcBorders>
          <w:top w:val="nil"/>
          <w:left w:val="single" w:sz="18" w:space="0" w:color="FFFFFF"/>
          <w:bottom w:val="nil"/>
          <w:right w:val="nil"/>
          <w:insideH w:val="nil"/>
          <w:insideV w:val="nil"/>
        </w:tcBorders>
        <w:shd w:val="clear" w:color="auto" w:fill="000000"/>
      </w:tcPr>
    </w:tblStylePr>
    <w:tblStylePr w:type="band1Vert">
      <w:rPr>
        <w:rFonts w:cs="Times New Roman"/>
      </w:rPr>
      <w:tblPr/>
      <w:tcPr>
        <w:tcBorders>
          <w:top w:val="nil"/>
          <w:left w:val="nil"/>
          <w:bottom w:val="nil"/>
          <w:right w:val="nil"/>
          <w:insideH w:val="nil"/>
          <w:insideV w:val="nil"/>
        </w:tcBorders>
        <w:shd w:val="clear" w:color="auto" w:fill="000000"/>
      </w:tcPr>
    </w:tblStylePr>
    <w:tblStylePr w:type="band1Horz">
      <w:rPr>
        <w:rFonts w:cs="Times New Roman"/>
      </w:rPr>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4F81B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243F60"/>
      </w:tcPr>
    </w:tblStylePr>
    <w:tblStylePr w:type="firstCol">
      <w:rPr>
        <w:rFonts w:cs="Times New Roman"/>
      </w:rPr>
      <w:tblPr/>
      <w:tcPr>
        <w:tcBorders>
          <w:top w:val="nil"/>
          <w:left w:val="nil"/>
          <w:bottom w:val="nil"/>
          <w:right w:val="single" w:sz="18" w:space="0" w:color="FFFFFF"/>
          <w:insideH w:val="nil"/>
          <w:insideV w:val="nil"/>
        </w:tcBorders>
        <w:shd w:val="clear" w:color="auto" w:fill="365F91"/>
      </w:tcPr>
    </w:tblStylePr>
    <w:tblStylePr w:type="lastCol">
      <w:rPr>
        <w:rFonts w:cs="Times New Roman"/>
      </w:rPr>
      <w:tblPr/>
      <w:tcPr>
        <w:tcBorders>
          <w:top w:val="nil"/>
          <w:left w:val="single" w:sz="18" w:space="0" w:color="FFFFFF"/>
          <w:bottom w:val="nil"/>
          <w:right w:val="nil"/>
          <w:insideH w:val="nil"/>
          <w:insideV w:val="nil"/>
        </w:tcBorders>
        <w:shd w:val="clear" w:color="auto" w:fill="365F91"/>
      </w:tcPr>
    </w:tblStylePr>
    <w:tblStylePr w:type="band1Vert">
      <w:rPr>
        <w:rFonts w:cs="Times New Roman"/>
      </w:rPr>
      <w:tblPr/>
      <w:tcPr>
        <w:tcBorders>
          <w:top w:val="nil"/>
          <w:left w:val="nil"/>
          <w:bottom w:val="nil"/>
          <w:right w:val="nil"/>
          <w:insideH w:val="nil"/>
          <w:insideV w:val="nil"/>
        </w:tcBorders>
        <w:shd w:val="clear" w:color="auto" w:fill="365F91"/>
      </w:tcPr>
    </w:tblStylePr>
    <w:tblStylePr w:type="band1Horz">
      <w:rPr>
        <w:rFonts w:cs="Times New Roman"/>
      </w:rPr>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C0504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622423"/>
      </w:tcPr>
    </w:tblStylePr>
    <w:tblStylePr w:type="firstCol">
      <w:rPr>
        <w:rFonts w:cs="Times New Roman"/>
      </w:rPr>
      <w:tblPr/>
      <w:tcPr>
        <w:tcBorders>
          <w:top w:val="nil"/>
          <w:left w:val="nil"/>
          <w:bottom w:val="nil"/>
          <w:right w:val="single" w:sz="18" w:space="0" w:color="FFFFFF"/>
          <w:insideH w:val="nil"/>
          <w:insideV w:val="nil"/>
        </w:tcBorders>
        <w:shd w:val="clear" w:color="auto" w:fill="943634"/>
      </w:tcPr>
    </w:tblStylePr>
    <w:tblStylePr w:type="lastCol">
      <w:rPr>
        <w:rFonts w:cs="Times New Roman"/>
      </w:rPr>
      <w:tblPr/>
      <w:tcPr>
        <w:tcBorders>
          <w:top w:val="nil"/>
          <w:left w:val="single" w:sz="18" w:space="0" w:color="FFFFFF"/>
          <w:bottom w:val="nil"/>
          <w:right w:val="nil"/>
          <w:insideH w:val="nil"/>
          <w:insideV w:val="nil"/>
        </w:tcBorders>
        <w:shd w:val="clear" w:color="auto" w:fill="943634"/>
      </w:tcPr>
    </w:tblStylePr>
    <w:tblStylePr w:type="band1Vert">
      <w:rPr>
        <w:rFonts w:cs="Times New Roman"/>
      </w:rPr>
      <w:tblPr/>
      <w:tcPr>
        <w:tcBorders>
          <w:top w:val="nil"/>
          <w:left w:val="nil"/>
          <w:bottom w:val="nil"/>
          <w:right w:val="nil"/>
          <w:insideH w:val="nil"/>
          <w:insideV w:val="nil"/>
        </w:tcBorders>
        <w:shd w:val="clear" w:color="auto" w:fill="943634"/>
      </w:tcPr>
    </w:tblStylePr>
    <w:tblStylePr w:type="band1Horz">
      <w:rPr>
        <w:rFonts w:cs="Times New Roman"/>
      </w:rPr>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9BBB59"/>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4E6128"/>
      </w:tcPr>
    </w:tblStylePr>
    <w:tblStylePr w:type="firstCol">
      <w:rPr>
        <w:rFonts w:cs="Times New Roman"/>
      </w:rPr>
      <w:tblPr/>
      <w:tcPr>
        <w:tcBorders>
          <w:top w:val="nil"/>
          <w:left w:val="nil"/>
          <w:bottom w:val="nil"/>
          <w:right w:val="single" w:sz="18" w:space="0" w:color="FFFFFF"/>
          <w:insideH w:val="nil"/>
          <w:insideV w:val="nil"/>
        </w:tcBorders>
        <w:shd w:val="clear" w:color="auto" w:fill="76923C"/>
      </w:tcPr>
    </w:tblStylePr>
    <w:tblStylePr w:type="lastCol">
      <w:rPr>
        <w:rFonts w:cs="Times New Roman"/>
      </w:rPr>
      <w:tblPr/>
      <w:tcPr>
        <w:tcBorders>
          <w:top w:val="nil"/>
          <w:left w:val="single" w:sz="18" w:space="0" w:color="FFFFFF"/>
          <w:bottom w:val="nil"/>
          <w:right w:val="nil"/>
          <w:insideH w:val="nil"/>
          <w:insideV w:val="nil"/>
        </w:tcBorders>
        <w:shd w:val="clear" w:color="auto" w:fill="76923C"/>
      </w:tcPr>
    </w:tblStylePr>
    <w:tblStylePr w:type="band1Vert">
      <w:rPr>
        <w:rFonts w:cs="Times New Roman"/>
      </w:rPr>
      <w:tblPr/>
      <w:tcPr>
        <w:tcBorders>
          <w:top w:val="nil"/>
          <w:left w:val="nil"/>
          <w:bottom w:val="nil"/>
          <w:right w:val="nil"/>
          <w:insideH w:val="nil"/>
          <w:insideV w:val="nil"/>
        </w:tcBorders>
        <w:shd w:val="clear" w:color="auto" w:fill="76923C"/>
      </w:tcPr>
    </w:tblStylePr>
    <w:tblStylePr w:type="band1Horz">
      <w:rPr>
        <w:rFonts w:cs="Times New Roman"/>
      </w:rPr>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8064A2"/>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3F3151"/>
      </w:tcPr>
    </w:tblStylePr>
    <w:tblStylePr w:type="firstCol">
      <w:rPr>
        <w:rFonts w:cs="Times New Roman"/>
      </w:rPr>
      <w:tblPr/>
      <w:tcPr>
        <w:tcBorders>
          <w:top w:val="nil"/>
          <w:left w:val="nil"/>
          <w:bottom w:val="nil"/>
          <w:right w:val="single" w:sz="18" w:space="0" w:color="FFFFFF"/>
          <w:insideH w:val="nil"/>
          <w:insideV w:val="nil"/>
        </w:tcBorders>
        <w:shd w:val="clear" w:color="auto" w:fill="5F497A"/>
      </w:tcPr>
    </w:tblStylePr>
    <w:tblStylePr w:type="lastCol">
      <w:rPr>
        <w:rFonts w:cs="Times New Roman"/>
      </w:rPr>
      <w:tblPr/>
      <w:tcPr>
        <w:tcBorders>
          <w:top w:val="nil"/>
          <w:left w:val="single" w:sz="18" w:space="0" w:color="FFFFFF"/>
          <w:bottom w:val="nil"/>
          <w:right w:val="nil"/>
          <w:insideH w:val="nil"/>
          <w:insideV w:val="nil"/>
        </w:tcBorders>
        <w:shd w:val="clear" w:color="auto" w:fill="5F497A"/>
      </w:tcPr>
    </w:tblStylePr>
    <w:tblStylePr w:type="band1Vert">
      <w:rPr>
        <w:rFonts w:cs="Times New Roman"/>
      </w:rPr>
      <w:tblPr/>
      <w:tcPr>
        <w:tcBorders>
          <w:top w:val="nil"/>
          <w:left w:val="nil"/>
          <w:bottom w:val="nil"/>
          <w:right w:val="nil"/>
          <w:insideH w:val="nil"/>
          <w:insideV w:val="nil"/>
        </w:tcBorders>
        <w:shd w:val="clear" w:color="auto" w:fill="5F497A"/>
      </w:tcPr>
    </w:tblStylePr>
    <w:tblStylePr w:type="band1Horz">
      <w:rPr>
        <w:rFonts w:cs="Times New Roman"/>
      </w:rPr>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4BACC6"/>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205867"/>
      </w:tcPr>
    </w:tblStylePr>
    <w:tblStylePr w:type="firstCol">
      <w:rPr>
        <w:rFonts w:cs="Times New Roman"/>
      </w:rPr>
      <w:tblPr/>
      <w:tcPr>
        <w:tcBorders>
          <w:top w:val="nil"/>
          <w:left w:val="nil"/>
          <w:bottom w:val="nil"/>
          <w:right w:val="single" w:sz="18" w:space="0" w:color="FFFFFF"/>
          <w:insideH w:val="nil"/>
          <w:insideV w:val="nil"/>
        </w:tcBorders>
        <w:shd w:val="clear" w:color="auto" w:fill="31849B"/>
      </w:tcPr>
    </w:tblStylePr>
    <w:tblStylePr w:type="lastCol">
      <w:rPr>
        <w:rFonts w:cs="Times New Roman"/>
      </w:rPr>
      <w:tblPr/>
      <w:tcPr>
        <w:tcBorders>
          <w:top w:val="nil"/>
          <w:left w:val="single" w:sz="18" w:space="0" w:color="FFFFFF"/>
          <w:bottom w:val="nil"/>
          <w:right w:val="nil"/>
          <w:insideH w:val="nil"/>
          <w:insideV w:val="nil"/>
        </w:tcBorders>
        <w:shd w:val="clear" w:color="auto" w:fill="31849B"/>
      </w:tcPr>
    </w:tblStylePr>
    <w:tblStylePr w:type="band1Vert">
      <w:rPr>
        <w:rFonts w:cs="Times New Roman"/>
      </w:rPr>
      <w:tblPr/>
      <w:tcPr>
        <w:tcBorders>
          <w:top w:val="nil"/>
          <w:left w:val="nil"/>
          <w:bottom w:val="nil"/>
          <w:right w:val="nil"/>
          <w:insideH w:val="nil"/>
          <w:insideV w:val="nil"/>
        </w:tcBorders>
        <w:shd w:val="clear" w:color="auto" w:fill="31849B"/>
      </w:tcPr>
    </w:tblStylePr>
    <w:tblStylePr w:type="band1Horz">
      <w:rPr>
        <w:rFonts w:cs="Times New Roman"/>
      </w:rPr>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99"/>
    <w:rsid w:val="00241F98"/>
    <w:rPr>
      <w:rFonts w:ascii="Arial" w:eastAsia="Times New Roman" w:hAnsi="Arial" w:cs="Times New Roman"/>
      <w:color w:val="FFFFFF"/>
      <w:sz w:val="20"/>
      <w:szCs w:val="20"/>
      <w:lang w:eastAsia="en-AU"/>
    </w:rPr>
    <w:tblPr>
      <w:tblStyleRowBandSize w:val="1"/>
      <w:tblStyleColBandSize w:val="1"/>
    </w:tblPr>
    <w:tcPr>
      <w:shd w:val="clear" w:color="auto" w:fill="F79646"/>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974706"/>
      </w:tcPr>
    </w:tblStylePr>
    <w:tblStylePr w:type="firstCol">
      <w:rPr>
        <w:rFonts w:cs="Times New Roman"/>
      </w:rPr>
      <w:tblPr/>
      <w:tcPr>
        <w:tcBorders>
          <w:top w:val="nil"/>
          <w:left w:val="nil"/>
          <w:bottom w:val="nil"/>
          <w:right w:val="single" w:sz="18" w:space="0" w:color="FFFFFF"/>
          <w:insideH w:val="nil"/>
          <w:insideV w:val="nil"/>
        </w:tcBorders>
        <w:shd w:val="clear" w:color="auto" w:fill="E36C0A"/>
      </w:tcPr>
    </w:tblStylePr>
    <w:tblStylePr w:type="lastCol">
      <w:rPr>
        <w:rFonts w:cs="Times New Roman"/>
      </w:rPr>
      <w:tblPr/>
      <w:tcPr>
        <w:tcBorders>
          <w:top w:val="nil"/>
          <w:left w:val="single" w:sz="18" w:space="0" w:color="FFFFFF"/>
          <w:bottom w:val="nil"/>
          <w:right w:val="nil"/>
          <w:insideH w:val="nil"/>
          <w:insideV w:val="nil"/>
        </w:tcBorders>
        <w:shd w:val="clear" w:color="auto" w:fill="E36C0A"/>
      </w:tcPr>
    </w:tblStylePr>
    <w:tblStylePr w:type="band1Vert">
      <w:rPr>
        <w:rFonts w:cs="Times New Roman"/>
      </w:rPr>
      <w:tblPr/>
      <w:tcPr>
        <w:tcBorders>
          <w:top w:val="nil"/>
          <w:left w:val="nil"/>
          <w:bottom w:val="nil"/>
          <w:right w:val="nil"/>
          <w:insideH w:val="nil"/>
          <w:insideV w:val="nil"/>
        </w:tcBorders>
        <w:shd w:val="clear" w:color="auto" w:fill="E36C0A"/>
      </w:tcPr>
    </w:tblStylePr>
    <w:tblStylePr w:type="band1Horz">
      <w:rPr>
        <w:rFonts w:cs="Times New Roman"/>
      </w:rPr>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241F98"/>
    <w:pPr>
      <w:spacing w:line="280" w:lineRule="atLeast"/>
    </w:pPr>
    <w:rPr>
      <w:rFonts w:eastAsia="Times New Roman" w:cs="Times New Roman"/>
      <w:szCs w:val="20"/>
      <w:lang w:eastAsia="en-AU"/>
    </w:rPr>
  </w:style>
  <w:style w:type="character" w:customStyle="1" w:styleId="DateChar">
    <w:name w:val="Date Char"/>
    <w:basedOn w:val="DefaultParagraphFont"/>
    <w:link w:val="Date"/>
    <w:uiPriority w:val="99"/>
    <w:semiHidden/>
    <w:rsid w:val="00241F98"/>
    <w:rPr>
      <w:rFonts w:ascii="Arial" w:eastAsia="Times New Roman" w:hAnsi="Arial" w:cs="Times New Roman"/>
      <w:sz w:val="20"/>
      <w:szCs w:val="20"/>
      <w:lang w:eastAsia="en-AU"/>
    </w:rPr>
  </w:style>
  <w:style w:type="paragraph" w:styleId="DocumentMap">
    <w:name w:val="Document Map"/>
    <w:basedOn w:val="Normal"/>
    <w:link w:val="DocumentMapChar"/>
    <w:uiPriority w:val="99"/>
    <w:semiHidden/>
    <w:rsid w:val="00241F98"/>
    <w:rPr>
      <w:rFonts w:ascii="Tahoma" w:eastAsia="Times New Roman" w:hAnsi="Tahoma" w:cs="Tahoma"/>
      <w:sz w:val="16"/>
      <w:szCs w:val="16"/>
      <w:lang w:eastAsia="en-AU"/>
    </w:rPr>
  </w:style>
  <w:style w:type="character" w:customStyle="1" w:styleId="DocumentMapChar">
    <w:name w:val="Document Map Char"/>
    <w:basedOn w:val="DefaultParagraphFont"/>
    <w:link w:val="DocumentMap"/>
    <w:uiPriority w:val="99"/>
    <w:semiHidden/>
    <w:rsid w:val="00241F98"/>
    <w:rPr>
      <w:rFonts w:ascii="Tahoma" w:eastAsia="Times New Roman" w:hAnsi="Tahoma" w:cs="Tahoma"/>
      <w:sz w:val="16"/>
      <w:szCs w:val="16"/>
      <w:lang w:eastAsia="en-AU"/>
    </w:rPr>
  </w:style>
  <w:style w:type="paragraph" w:styleId="E-mailSignature">
    <w:name w:val="E-mail Signature"/>
    <w:basedOn w:val="Normal"/>
    <w:link w:val="E-mailSignatureChar"/>
    <w:uiPriority w:val="99"/>
    <w:semiHidden/>
    <w:rsid w:val="00241F98"/>
    <w:rPr>
      <w:rFonts w:eastAsia="Times New Roman" w:cs="Times New Roman"/>
      <w:szCs w:val="20"/>
      <w:lang w:eastAsia="en-AU"/>
    </w:rPr>
  </w:style>
  <w:style w:type="character" w:customStyle="1" w:styleId="E-mailSignatureChar">
    <w:name w:val="E-mail Signature Char"/>
    <w:basedOn w:val="DefaultParagraphFont"/>
    <w:link w:val="E-mailSignature"/>
    <w:uiPriority w:val="99"/>
    <w:semiHidden/>
    <w:rsid w:val="00241F98"/>
    <w:rPr>
      <w:rFonts w:ascii="Arial" w:eastAsia="Times New Roman" w:hAnsi="Arial" w:cs="Times New Roman"/>
      <w:sz w:val="20"/>
      <w:szCs w:val="20"/>
      <w:lang w:eastAsia="en-AU"/>
    </w:rPr>
  </w:style>
  <w:style w:type="character" w:styleId="Emphasis">
    <w:name w:val="Emphasis"/>
    <w:basedOn w:val="DefaultParagraphFont"/>
    <w:uiPriority w:val="99"/>
    <w:qFormat/>
    <w:rsid w:val="00241F98"/>
    <w:rPr>
      <w:rFonts w:cs="Times New Roman"/>
      <w:i/>
      <w:iCs/>
    </w:rPr>
  </w:style>
  <w:style w:type="paragraph" w:styleId="EnvelopeAddress">
    <w:name w:val="envelope address"/>
    <w:basedOn w:val="Normal"/>
    <w:uiPriority w:val="99"/>
    <w:semiHidden/>
    <w:rsid w:val="00241F98"/>
    <w:pPr>
      <w:framePr w:w="7920" w:h="1980" w:hRule="exact" w:hSpace="180" w:wrap="auto" w:hAnchor="page" w:xAlign="center" w:yAlign="bottom"/>
      <w:ind w:left="2880"/>
    </w:pPr>
    <w:rPr>
      <w:rFonts w:ascii="Cambria" w:eastAsia="Times New Roman" w:hAnsi="Cambria" w:cs="Times New Roman"/>
      <w:szCs w:val="20"/>
      <w:lang w:eastAsia="en-AU"/>
    </w:rPr>
  </w:style>
  <w:style w:type="paragraph" w:styleId="EnvelopeReturn">
    <w:name w:val="envelope return"/>
    <w:basedOn w:val="Normal"/>
    <w:uiPriority w:val="99"/>
    <w:semiHidden/>
    <w:rsid w:val="00241F98"/>
    <w:rPr>
      <w:rFonts w:ascii="Cambria" w:eastAsia="Times New Roman" w:hAnsi="Cambria" w:cs="Times New Roman"/>
      <w:szCs w:val="20"/>
      <w:lang w:eastAsia="en-AU"/>
    </w:rPr>
  </w:style>
  <w:style w:type="character" w:styleId="FollowedHyperlink">
    <w:name w:val="FollowedHyperlink"/>
    <w:basedOn w:val="DefaultParagraphFont"/>
    <w:uiPriority w:val="99"/>
    <w:semiHidden/>
    <w:rsid w:val="00241F98"/>
    <w:rPr>
      <w:rFonts w:cs="Times New Roman"/>
      <w:color w:val="800080"/>
      <w:u w:val="single"/>
    </w:rPr>
  </w:style>
  <w:style w:type="character" w:styleId="HTMLAcronym">
    <w:name w:val="HTML Acronym"/>
    <w:basedOn w:val="DefaultParagraphFont"/>
    <w:uiPriority w:val="99"/>
    <w:semiHidden/>
    <w:rsid w:val="00241F98"/>
    <w:rPr>
      <w:rFonts w:cs="Times New Roman"/>
    </w:rPr>
  </w:style>
  <w:style w:type="paragraph" w:styleId="HTMLAddress">
    <w:name w:val="HTML Address"/>
    <w:basedOn w:val="Normal"/>
    <w:link w:val="HTMLAddressChar"/>
    <w:uiPriority w:val="99"/>
    <w:semiHidden/>
    <w:rsid w:val="00241F98"/>
    <w:rPr>
      <w:rFonts w:eastAsia="Times New Roman" w:cs="Times New Roman"/>
      <w:i/>
      <w:iCs/>
      <w:szCs w:val="20"/>
      <w:lang w:eastAsia="en-AU"/>
    </w:rPr>
  </w:style>
  <w:style w:type="character" w:customStyle="1" w:styleId="HTMLAddressChar">
    <w:name w:val="HTML Address Char"/>
    <w:basedOn w:val="DefaultParagraphFont"/>
    <w:link w:val="HTMLAddress"/>
    <w:uiPriority w:val="99"/>
    <w:semiHidden/>
    <w:rsid w:val="00241F98"/>
    <w:rPr>
      <w:rFonts w:ascii="Arial" w:eastAsia="Times New Roman" w:hAnsi="Arial" w:cs="Times New Roman"/>
      <w:i/>
      <w:iCs/>
      <w:sz w:val="20"/>
      <w:szCs w:val="20"/>
      <w:lang w:eastAsia="en-AU"/>
    </w:rPr>
  </w:style>
  <w:style w:type="character" w:styleId="HTMLCite">
    <w:name w:val="HTML Cite"/>
    <w:basedOn w:val="DefaultParagraphFont"/>
    <w:uiPriority w:val="99"/>
    <w:semiHidden/>
    <w:rsid w:val="00241F98"/>
    <w:rPr>
      <w:rFonts w:cs="Times New Roman"/>
      <w:i/>
      <w:iCs/>
    </w:rPr>
  </w:style>
  <w:style w:type="character" w:styleId="HTMLCode">
    <w:name w:val="HTML Code"/>
    <w:basedOn w:val="DefaultParagraphFont"/>
    <w:uiPriority w:val="99"/>
    <w:semiHidden/>
    <w:rsid w:val="00241F98"/>
    <w:rPr>
      <w:rFonts w:ascii="Consolas" w:hAnsi="Consolas" w:cs="Consolas"/>
      <w:sz w:val="20"/>
      <w:szCs w:val="20"/>
    </w:rPr>
  </w:style>
  <w:style w:type="character" w:styleId="HTMLDefinition">
    <w:name w:val="HTML Definition"/>
    <w:basedOn w:val="DefaultParagraphFont"/>
    <w:uiPriority w:val="99"/>
    <w:semiHidden/>
    <w:rsid w:val="00241F98"/>
    <w:rPr>
      <w:rFonts w:cs="Times New Roman"/>
      <w:i/>
      <w:iCs/>
    </w:rPr>
  </w:style>
  <w:style w:type="character" w:styleId="HTMLKeyboard">
    <w:name w:val="HTML Keyboard"/>
    <w:basedOn w:val="DefaultParagraphFont"/>
    <w:uiPriority w:val="99"/>
    <w:semiHidden/>
    <w:rsid w:val="00241F98"/>
    <w:rPr>
      <w:rFonts w:ascii="Consolas" w:hAnsi="Consolas" w:cs="Consolas"/>
      <w:sz w:val="20"/>
      <w:szCs w:val="20"/>
    </w:rPr>
  </w:style>
  <w:style w:type="paragraph" w:styleId="HTMLPreformatted">
    <w:name w:val="HTML Preformatted"/>
    <w:basedOn w:val="Normal"/>
    <w:link w:val="HTMLPreformattedChar"/>
    <w:uiPriority w:val="99"/>
    <w:semiHidden/>
    <w:rsid w:val="00241F98"/>
    <w:rPr>
      <w:rFonts w:ascii="Consolas" w:eastAsia="Times New Roman" w:hAnsi="Consolas" w:cs="Consolas"/>
      <w:szCs w:val="20"/>
      <w:lang w:eastAsia="en-AU"/>
    </w:rPr>
  </w:style>
  <w:style w:type="character" w:customStyle="1" w:styleId="HTMLPreformattedChar">
    <w:name w:val="HTML Preformatted Char"/>
    <w:basedOn w:val="DefaultParagraphFont"/>
    <w:link w:val="HTMLPreformatted"/>
    <w:uiPriority w:val="99"/>
    <w:semiHidden/>
    <w:rsid w:val="00241F98"/>
    <w:rPr>
      <w:rFonts w:ascii="Consolas" w:eastAsia="Times New Roman" w:hAnsi="Consolas" w:cs="Consolas"/>
      <w:sz w:val="20"/>
      <w:szCs w:val="20"/>
      <w:lang w:eastAsia="en-AU"/>
    </w:rPr>
  </w:style>
  <w:style w:type="character" w:styleId="HTMLSample">
    <w:name w:val="HTML Sample"/>
    <w:basedOn w:val="DefaultParagraphFont"/>
    <w:uiPriority w:val="99"/>
    <w:semiHidden/>
    <w:rsid w:val="00241F98"/>
    <w:rPr>
      <w:rFonts w:ascii="Consolas" w:hAnsi="Consolas" w:cs="Consolas"/>
      <w:sz w:val="24"/>
      <w:szCs w:val="24"/>
    </w:rPr>
  </w:style>
  <w:style w:type="character" w:styleId="HTMLTypewriter">
    <w:name w:val="HTML Typewriter"/>
    <w:basedOn w:val="DefaultParagraphFont"/>
    <w:uiPriority w:val="99"/>
    <w:semiHidden/>
    <w:rsid w:val="00241F98"/>
    <w:rPr>
      <w:rFonts w:ascii="Consolas" w:hAnsi="Consolas" w:cs="Consolas"/>
      <w:sz w:val="20"/>
      <w:szCs w:val="20"/>
    </w:rPr>
  </w:style>
  <w:style w:type="character" w:styleId="HTMLVariable">
    <w:name w:val="HTML Variable"/>
    <w:basedOn w:val="DefaultParagraphFont"/>
    <w:uiPriority w:val="99"/>
    <w:semiHidden/>
    <w:rsid w:val="00241F98"/>
    <w:rPr>
      <w:rFonts w:cs="Times New Roman"/>
      <w:i/>
      <w:iCs/>
    </w:rPr>
  </w:style>
  <w:style w:type="paragraph" w:styleId="Index1">
    <w:name w:val="index 1"/>
    <w:basedOn w:val="Normal"/>
    <w:next w:val="Normal"/>
    <w:autoRedefine/>
    <w:uiPriority w:val="99"/>
    <w:semiHidden/>
    <w:rsid w:val="00241F98"/>
    <w:pPr>
      <w:ind w:left="200" w:hanging="200"/>
    </w:pPr>
    <w:rPr>
      <w:rFonts w:eastAsia="Times New Roman" w:cs="Times New Roman"/>
      <w:szCs w:val="20"/>
      <w:lang w:eastAsia="en-AU"/>
    </w:rPr>
  </w:style>
  <w:style w:type="paragraph" w:styleId="Index2">
    <w:name w:val="index 2"/>
    <w:basedOn w:val="Normal"/>
    <w:next w:val="Normal"/>
    <w:autoRedefine/>
    <w:uiPriority w:val="99"/>
    <w:semiHidden/>
    <w:rsid w:val="00241F98"/>
    <w:pPr>
      <w:ind w:left="400" w:hanging="200"/>
    </w:pPr>
    <w:rPr>
      <w:rFonts w:eastAsia="Times New Roman" w:cs="Times New Roman"/>
      <w:szCs w:val="20"/>
      <w:lang w:eastAsia="en-AU"/>
    </w:rPr>
  </w:style>
  <w:style w:type="paragraph" w:styleId="Index3">
    <w:name w:val="index 3"/>
    <w:basedOn w:val="Normal"/>
    <w:next w:val="Normal"/>
    <w:autoRedefine/>
    <w:uiPriority w:val="99"/>
    <w:semiHidden/>
    <w:rsid w:val="00241F98"/>
    <w:pPr>
      <w:ind w:left="600" w:hanging="200"/>
    </w:pPr>
    <w:rPr>
      <w:rFonts w:eastAsia="Times New Roman" w:cs="Times New Roman"/>
      <w:szCs w:val="20"/>
      <w:lang w:eastAsia="en-AU"/>
    </w:rPr>
  </w:style>
  <w:style w:type="paragraph" w:styleId="Index4">
    <w:name w:val="index 4"/>
    <w:basedOn w:val="Normal"/>
    <w:next w:val="Normal"/>
    <w:autoRedefine/>
    <w:uiPriority w:val="99"/>
    <w:semiHidden/>
    <w:rsid w:val="00241F98"/>
    <w:pPr>
      <w:ind w:left="800" w:hanging="200"/>
    </w:pPr>
    <w:rPr>
      <w:rFonts w:eastAsia="Times New Roman" w:cs="Times New Roman"/>
      <w:szCs w:val="20"/>
      <w:lang w:eastAsia="en-AU"/>
    </w:rPr>
  </w:style>
  <w:style w:type="paragraph" w:styleId="Index5">
    <w:name w:val="index 5"/>
    <w:basedOn w:val="Normal"/>
    <w:next w:val="Normal"/>
    <w:autoRedefine/>
    <w:uiPriority w:val="99"/>
    <w:semiHidden/>
    <w:rsid w:val="00241F98"/>
    <w:pPr>
      <w:ind w:left="1000" w:hanging="200"/>
    </w:pPr>
    <w:rPr>
      <w:rFonts w:eastAsia="Times New Roman" w:cs="Times New Roman"/>
      <w:szCs w:val="20"/>
      <w:lang w:eastAsia="en-AU"/>
    </w:rPr>
  </w:style>
  <w:style w:type="paragraph" w:styleId="Index6">
    <w:name w:val="index 6"/>
    <w:basedOn w:val="Normal"/>
    <w:next w:val="Normal"/>
    <w:autoRedefine/>
    <w:uiPriority w:val="99"/>
    <w:semiHidden/>
    <w:rsid w:val="00241F98"/>
    <w:pPr>
      <w:ind w:left="1200" w:hanging="200"/>
    </w:pPr>
    <w:rPr>
      <w:rFonts w:eastAsia="Times New Roman" w:cs="Times New Roman"/>
      <w:szCs w:val="20"/>
      <w:lang w:eastAsia="en-AU"/>
    </w:rPr>
  </w:style>
  <w:style w:type="paragraph" w:styleId="Index7">
    <w:name w:val="index 7"/>
    <w:basedOn w:val="Normal"/>
    <w:next w:val="Normal"/>
    <w:autoRedefine/>
    <w:uiPriority w:val="99"/>
    <w:semiHidden/>
    <w:rsid w:val="00241F98"/>
    <w:pPr>
      <w:ind w:left="1400" w:hanging="200"/>
    </w:pPr>
    <w:rPr>
      <w:rFonts w:eastAsia="Times New Roman" w:cs="Times New Roman"/>
      <w:szCs w:val="20"/>
      <w:lang w:eastAsia="en-AU"/>
    </w:rPr>
  </w:style>
  <w:style w:type="paragraph" w:styleId="Index8">
    <w:name w:val="index 8"/>
    <w:basedOn w:val="Normal"/>
    <w:next w:val="Normal"/>
    <w:autoRedefine/>
    <w:uiPriority w:val="99"/>
    <w:semiHidden/>
    <w:rsid w:val="00241F98"/>
    <w:pPr>
      <w:ind w:left="1600" w:hanging="200"/>
    </w:pPr>
    <w:rPr>
      <w:rFonts w:eastAsia="Times New Roman" w:cs="Times New Roman"/>
      <w:szCs w:val="20"/>
      <w:lang w:eastAsia="en-AU"/>
    </w:rPr>
  </w:style>
  <w:style w:type="paragraph" w:styleId="Index9">
    <w:name w:val="index 9"/>
    <w:basedOn w:val="Normal"/>
    <w:next w:val="Normal"/>
    <w:autoRedefine/>
    <w:uiPriority w:val="99"/>
    <w:semiHidden/>
    <w:rsid w:val="00241F98"/>
    <w:pPr>
      <w:ind w:left="1800" w:hanging="200"/>
    </w:pPr>
    <w:rPr>
      <w:rFonts w:eastAsia="Times New Roman" w:cs="Times New Roman"/>
      <w:szCs w:val="20"/>
      <w:lang w:eastAsia="en-AU"/>
    </w:rPr>
  </w:style>
  <w:style w:type="paragraph" w:styleId="IndexHeading">
    <w:name w:val="index heading"/>
    <w:basedOn w:val="Normal"/>
    <w:next w:val="Index1"/>
    <w:uiPriority w:val="99"/>
    <w:semiHidden/>
    <w:rsid w:val="00241F98"/>
    <w:pPr>
      <w:spacing w:line="280" w:lineRule="atLeast"/>
    </w:pPr>
    <w:rPr>
      <w:rFonts w:ascii="Cambria" w:eastAsia="Times New Roman" w:hAnsi="Cambria" w:cs="Times New Roman"/>
      <w:b/>
      <w:bCs/>
      <w:szCs w:val="20"/>
      <w:lang w:eastAsia="en-AU"/>
    </w:rPr>
  </w:style>
  <w:style w:type="character" w:styleId="IntenseEmphasis">
    <w:name w:val="Intense Emphasis"/>
    <w:basedOn w:val="DefaultParagraphFont"/>
    <w:uiPriority w:val="99"/>
    <w:qFormat/>
    <w:rsid w:val="00241F98"/>
    <w:rPr>
      <w:rFonts w:cs="Times New Roman"/>
      <w:b/>
      <w:bCs/>
      <w:i/>
      <w:iCs/>
      <w:color w:val="4F81BD"/>
    </w:rPr>
  </w:style>
  <w:style w:type="paragraph" w:styleId="IntenseQuote">
    <w:name w:val="Intense Quote"/>
    <w:basedOn w:val="Normal"/>
    <w:next w:val="Normal"/>
    <w:link w:val="IntenseQuoteChar"/>
    <w:uiPriority w:val="99"/>
    <w:qFormat/>
    <w:rsid w:val="00241F98"/>
    <w:pPr>
      <w:pBdr>
        <w:bottom w:val="single" w:sz="4" w:space="4" w:color="4F81BD"/>
      </w:pBdr>
      <w:spacing w:before="200" w:after="280" w:line="280" w:lineRule="atLeast"/>
      <w:ind w:left="936" w:right="936"/>
    </w:pPr>
    <w:rPr>
      <w:rFonts w:eastAsia="Times New Roman" w:cs="Times New Roman"/>
      <w:b/>
      <w:bCs/>
      <w:i/>
      <w:iCs/>
      <w:color w:val="4F81BD"/>
      <w:szCs w:val="20"/>
      <w:lang w:eastAsia="en-AU"/>
    </w:rPr>
  </w:style>
  <w:style w:type="character" w:customStyle="1" w:styleId="IntenseQuoteChar">
    <w:name w:val="Intense Quote Char"/>
    <w:basedOn w:val="DefaultParagraphFont"/>
    <w:link w:val="IntenseQuote"/>
    <w:uiPriority w:val="99"/>
    <w:rsid w:val="00241F98"/>
    <w:rPr>
      <w:rFonts w:ascii="Arial" w:eastAsia="Times New Roman" w:hAnsi="Arial" w:cs="Times New Roman"/>
      <w:b/>
      <w:bCs/>
      <w:i/>
      <w:iCs/>
      <w:color w:val="4F81BD"/>
      <w:sz w:val="20"/>
      <w:szCs w:val="20"/>
      <w:lang w:eastAsia="en-AU"/>
    </w:rPr>
  </w:style>
  <w:style w:type="character" w:styleId="IntenseReference">
    <w:name w:val="Intense Reference"/>
    <w:basedOn w:val="DefaultParagraphFont"/>
    <w:uiPriority w:val="99"/>
    <w:qFormat/>
    <w:rsid w:val="00241F98"/>
    <w:rPr>
      <w:rFonts w:cs="Times New Roman"/>
      <w:b/>
      <w:bCs/>
      <w:smallCaps/>
      <w:color w:val="C0504D"/>
      <w:spacing w:val="5"/>
      <w:u w:val="single"/>
    </w:rPr>
  </w:style>
  <w:style w:type="table" w:customStyle="1" w:styleId="LightGrid1">
    <w:name w:val="Light Grid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MinionPro-Regular" w:eastAsia="Times New Roman" w:hAnsi="MinionPro-Regular"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MinionPro-Regular" w:eastAsia="Times New Roman" w:hAnsi="MinionPro-Regular"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MinionPro-Regular" w:eastAsia="Times New Roman" w:hAnsi="MinionPro-Regular"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MinionPro-Regular" w:eastAsia="Times New Roman" w:hAnsi="MinionPro-Regular"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pPr>
      <w:rPr>
        <w:rFonts w:ascii="MinionPro-Regular" w:eastAsia="Times New Roman" w:hAnsi="MinionPro-Regular"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MinionPro-Regular" w:eastAsia="Times New Roman" w:hAnsi="MinionPro-Regular"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MinionPro-Regular" w:eastAsia="Times New Roman" w:hAnsi="MinionPro-Regular"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MinionPro-Regular" w:eastAsia="Times New Roman" w:hAnsi="MinionPro-Regular"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rPr>
        <w:rFonts w:cs="Times New Roman"/>
      </w:rPr>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MinionPro-Regular" w:eastAsia="Times New Roman" w:hAnsi="MinionPro-Regular"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MinionPro-Regular" w:eastAsia="Times New Roman" w:hAnsi="MinionPro-Regular"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rPr>
        <w:rFonts w:cs="Times New Roman"/>
      </w:rPr>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MinionPro-Regular" w:eastAsia="Times New Roman" w:hAnsi="MinionPro-Regular"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MinionPro-Regular" w:eastAsia="Times New Roman" w:hAnsi="MinionPro-Regular"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pPr>
      <w:rPr>
        <w:rFonts w:ascii="MinionPro-Regular" w:eastAsia="Times New Roman" w:hAnsi="MinionPro-Regular"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pPr>
      <w:rPr>
        <w:rFonts w:ascii="MinionPro-Regular" w:eastAsia="Times New Roman" w:hAnsi="MinionPro-Regular"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MinionPro-Regular" w:eastAsia="Times New Roman" w:hAnsi="MinionPro-Regular" w:cs="Times New Roman"/>
        <w:b/>
        <w:bCs/>
      </w:rPr>
    </w:tblStylePr>
    <w:tblStylePr w:type="lastCol">
      <w:rPr>
        <w:rFonts w:ascii="MinionPro-Regular" w:eastAsia="Times New Roman" w:hAnsi="MinionPro-Regular"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rPr>
        <w:rFonts w:cs="Times New Roman"/>
      </w:rPr>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Times New Roman"/>
        <w:b/>
        <w:bCs/>
        <w:color w:val="FFFFFF"/>
      </w:rPr>
      <w:tblPr/>
      <w:tcPr>
        <w:shd w:val="clear" w:color="auto" w:fill="8064A2"/>
      </w:tcPr>
    </w:tblStylePr>
    <w:tblStylePr w:type="lastRow">
      <w:pPr>
        <w:spacing w:before="0" w:after="0"/>
      </w:pPr>
      <w:rPr>
        <w:rFonts w:cs="Times New Roman"/>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8064A2"/>
          <w:left w:val="single" w:sz="8" w:space="0" w:color="8064A2"/>
          <w:bottom w:val="single" w:sz="8" w:space="0" w:color="8064A2"/>
          <w:right w:val="single" w:sz="8" w:space="0" w:color="8064A2"/>
        </w:tcBorders>
      </w:tcPr>
    </w:tblStylePr>
    <w:tblStylePr w:type="band1Horz">
      <w:rPr>
        <w:rFonts w:cs="Times New Roman"/>
      </w:rPr>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Times New Roman"/>
        <w:b/>
        <w:bCs/>
        <w:color w:val="FFFFFF"/>
      </w:rPr>
      <w:tblPr/>
      <w:tcPr>
        <w:shd w:val="clear" w:color="auto" w:fill="F79646"/>
      </w:tcPr>
    </w:tblStylePr>
    <w:tblStylePr w:type="lastRow">
      <w:pPr>
        <w:spacing w:before="0" w:after="0"/>
      </w:pPr>
      <w:rPr>
        <w:rFonts w:cs="Times New Roman"/>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F79646"/>
          <w:left w:val="single" w:sz="8" w:space="0" w:color="F79646"/>
          <w:bottom w:val="single" w:sz="8" w:space="0" w:color="F79646"/>
          <w:right w:val="single" w:sz="8" w:space="0" w:color="F79646"/>
        </w:tcBorders>
      </w:tcPr>
    </w:tblStylePr>
    <w:tblStylePr w:type="band1Horz">
      <w:rPr>
        <w:rFonts w:cs="Times New Roman"/>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99"/>
    <w:rsid w:val="00241F98"/>
    <w:rPr>
      <w:rFonts w:ascii="Arial" w:eastAsia="Times New Roman" w:hAnsi="Arial" w:cs="Times New Roman"/>
      <w:color w:val="365F91"/>
      <w:sz w:val="20"/>
      <w:szCs w:val="20"/>
      <w:lang w:eastAsia="en-AU"/>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99"/>
    <w:rsid w:val="00241F98"/>
    <w:rPr>
      <w:rFonts w:ascii="Arial" w:eastAsia="Times New Roman" w:hAnsi="Arial" w:cs="Times New Roman"/>
      <w:color w:val="943634"/>
      <w:sz w:val="20"/>
      <w:szCs w:val="20"/>
      <w:lang w:eastAsia="en-AU"/>
    </w:rPr>
    <w:tblPr>
      <w:tblStyleRowBandSize w:val="1"/>
      <w:tblStyleColBandSize w:val="1"/>
      <w:tblBorders>
        <w:top w:val="single" w:sz="8" w:space="0" w:color="C0504D"/>
        <w:bottom w:val="single" w:sz="8" w:space="0" w:color="C0504D"/>
      </w:tblBorders>
    </w:tblPr>
    <w:tblStylePr w:type="fir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rFonts w:cs="Times New Roman"/>
        <w:b/>
        <w:bCs/>
      </w:rPr>
      <w:tblPr/>
      <w:tcPr>
        <w:tcBorders>
          <w:top w:val="single" w:sz="8" w:space="0" w:color="C0504D"/>
          <w:left w:val="nil"/>
          <w:bottom w:val="single" w:sz="8" w:space="0" w:color="C0504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99"/>
    <w:rsid w:val="00241F98"/>
    <w:rPr>
      <w:rFonts w:ascii="Arial" w:eastAsia="Times New Roman" w:hAnsi="Arial" w:cs="Times New Roman"/>
      <w:color w:val="76923C"/>
      <w:sz w:val="20"/>
      <w:szCs w:val="20"/>
      <w:lang w:eastAsia="en-AU"/>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99"/>
    <w:rsid w:val="00241F98"/>
    <w:rPr>
      <w:rFonts w:ascii="Arial" w:eastAsia="Times New Roman" w:hAnsi="Arial" w:cs="Times New Roman"/>
      <w:color w:val="5F497A"/>
      <w:sz w:val="20"/>
      <w:szCs w:val="20"/>
      <w:lang w:eastAsia="en-AU"/>
    </w:rPr>
    <w:tblPr>
      <w:tblStyleRowBandSize w:val="1"/>
      <w:tblStyleColBandSize w:val="1"/>
      <w:tblBorders>
        <w:top w:val="single" w:sz="8" w:space="0" w:color="8064A2"/>
        <w:bottom w:val="single" w:sz="8" w:space="0" w:color="8064A2"/>
      </w:tblBorders>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99"/>
    <w:rsid w:val="00241F98"/>
    <w:rPr>
      <w:rFonts w:ascii="Arial" w:eastAsia="Times New Roman" w:hAnsi="Arial" w:cs="Times New Roman"/>
      <w:color w:val="31849B"/>
      <w:sz w:val="20"/>
      <w:szCs w:val="20"/>
      <w:lang w:eastAsia="en-AU"/>
    </w:rPr>
    <w:tblPr>
      <w:tblStyleRowBandSize w:val="1"/>
      <w:tblStyleColBandSize w:val="1"/>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99"/>
    <w:rsid w:val="00241F98"/>
    <w:rPr>
      <w:rFonts w:ascii="Arial" w:eastAsia="Times New Roman" w:hAnsi="Arial" w:cs="Times New Roman"/>
      <w:color w:val="E36C0A"/>
      <w:sz w:val="20"/>
      <w:szCs w:val="20"/>
      <w:lang w:eastAsia="en-AU"/>
    </w:rPr>
    <w:tblPr>
      <w:tblStyleRowBandSize w:val="1"/>
      <w:tblStyleColBandSize w:val="1"/>
      <w:tblBorders>
        <w:top w:val="single" w:sz="8" w:space="0" w:color="F79646"/>
        <w:bottom w:val="single" w:sz="8" w:space="0" w:color="F79646"/>
      </w:tblBorders>
    </w:tblPr>
    <w:tblStylePr w:type="fir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la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left w:val="nil"/>
          <w:right w:val="nil"/>
          <w:insideH w:val="nil"/>
          <w:insideV w:val="nil"/>
        </w:tcBorders>
        <w:shd w:val="clear" w:color="auto" w:fill="FDE4D0"/>
      </w:tcPr>
    </w:tblStylePr>
  </w:style>
  <w:style w:type="character" w:styleId="LineNumber">
    <w:name w:val="line number"/>
    <w:basedOn w:val="DefaultParagraphFont"/>
    <w:uiPriority w:val="99"/>
    <w:semiHidden/>
    <w:rsid w:val="00241F98"/>
    <w:rPr>
      <w:rFonts w:cs="Times New Roman"/>
    </w:rPr>
  </w:style>
  <w:style w:type="paragraph" w:styleId="List">
    <w:name w:val="List"/>
    <w:basedOn w:val="Normal"/>
    <w:uiPriority w:val="99"/>
    <w:semiHidden/>
    <w:rsid w:val="00241F98"/>
    <w:pPr>
      <w:spacing w:line="280" w:lineRule="atLeast"/>
      <w:ind w:left="283" w:hanging="283"/>
      <w:contextualSpacing/>
    </w:pPr>
    <w:rPr>
      <w:rFonts w:eastAsia="Times New Roman" w:cs="Times New Roman"/>
      <w:szCs w:val="20"/>
      <w:lang w:eastAsia="en-AU"/>
    </w:rPr>
  </w:style>
  <w:style w:type="paragraph" w:styleId="List2">
    <w:name w:val="List 2"/>
    <w:basedOn w:val="Normal"/>
    <w:uiPriority w:val="99"/>
    <w:semiHidden/>
    <w:rsid w:val="00241F98"/>
    <w:pPr>
      <w:spacing w:line="280" w:lineRule="atLeast"/>
      <w:ind w:left="566" w:hanging="283"/>
      <w:contextualSpacing/>
    </w:pPr>
    <w:rPr>
      <w:rFonts w:eastAsia="Times New Roman" w:cs="Times New Roman"/>
      <w:szCs w:val="20"/>
      <w:lang w:eastAsia="en-AU"/>
    </w:rPr>
  </w:style>
  <w:style w:type="paragraph" w:styleId="List3">
    <w:name w:val="List 3"/>
    <w:basedOn w:val="Normal"/>
    <w:uiPriority w:val="99"/>
    <w:semiHidden/>
    <w:rsid w:val="00241F98"/>
    <w:pPr>
      <w:spacing w:line="280" w:lineRule="atLeast"/>
      <w:ind w:left="849" w:hanging="283"/>
      <w:contextualSpacing/>
    </w:pPr>
    <w:rPr>
      <w:rFonts w:eastAsia="Times New Roman" w:cs="Times New Roman"/>
      <w:szCs w:val="20"/>
      <w:lang w:eastAsia="en-AU"/>
    </w:rPr>
  </w:style>
  <w:style w:type="paragraph" w:styleId="List4">
    <w:name w:val="List 4"/>
    <w:basedOn w:val="Normal"/>
    <w:uiPriority w:val="99"/>
    <w:semiHidden/>
    <w:rsid w:val="00241F98"/>
    <w:pPr>
      <w:spacing w:line="280" w:lineRule="atLeast"/>
      <w:ind w:left="1132" w:hanging="283"/>
      <w:contextualSpacing/>
    </w:pPr>
    <w:rPr>
      <w:rFonts w:eastAsia="Times New Roman" w:cs="Times New Roman"/>
      <w:szCs w:val="20"/>
      <w:lang w:eastAsia="en-AU"/>
    </w:rPr>
  </w:style>
  <w:style w:type="paragraph" w:styleId="List5">
    <w:name w:val="List 5"/>
    <w:basedOn w:val="Normal"/>
    <w:uiPriority w:val="99"/>
    <w:semiHidden/>
    <w:rsid w:val="00241F98"/>
    <w:pPr>
      <w:spacing w:line="280" w:lineRule="atLeast"/>
      <w:ind w:left="1415" w:hanging="283"/>
      <w:contextualSpacing/>
    </w:pPr>
    <w:rPr>
      <w:rFonts w:eastAsia="Times New Roman" w:cs="Times New Roman"/>
      <w:szCs w:val="20"/>
      <w:lang w:eastAsia="en-AU"/>
    </w:rPr>
  </w:style>
  <w:style w:type="paragraph" w:styleId="ListBullet">
    <w:name w:val="List Bullet"/>
    <w:basedOn w:val="Normal"/>
    <w:uiPriority w:val="99"/>
    <w:semiHidden/>
    <w:rsid w:val="00241F98"/>
    <w:pPr>
      <w:numPr>
        <w:numId w:val="9"/>
      </w:numPr>
      <w:spacing w:line="280" w:lineRule="atLeast"/>
      <w:contextualSpacing/>
      <w:jc w:val="left"/>
    </w:pPr>
    <w:rPr>
      <w:rFonts w:eastAsia="Times New Roman" w:cs="Times New Roman"/>
      <w:szCs w:val="20"/>
      <w:lang w:eastAsia="en-AU"/>
    </w:rPr>
  </w:style>
  <w:style w:type="paragraph" w:styleId="ListBullet2">
    <w:name w:val="List Bullet 2"/>
    <w:basedOn w:val="Normal"/>
    <w:uiPriority w:val="99"/>
    <w:semiHidden/>
    <w:rsid w:val="00241F98"/>
    <w:pPr>
      <w:numPr>
        <w:numId w:val="10"/>
      </w:numPr>
      <w:spacing w:line="280" w:lineRule="atLeast"/>
      <w:contextualSpacing/>
      <w:jc w:val="left"/>
    </w:pPr>
    <w:rPr>
      <w:rFonts w:eastAsia="Times New Roman" w:cs="Times New Roman"/>
      <w:szCs w:val="20"/>
      <w:lang w:eastAsia="en-AU"/>
    </w:rPr>
  </w:style>
  <w:style w:type="paragraph" w:styleId="ListBullet3">
    <w:name w:val="List Bullet 3"/>
    <w:basedOn w:val="Normal"/>
    <w:uiPriority w:val="99"/>
    <w:semiHidden/>
    <w:rsid w:val="00241F98"/>
    <w:pPr>
      <w:numPr>
        <w:numId w:val="11"/>
      </w:numPr>
      <w:spacing w:line="280" w:lineRule="atLeast"/>
      <w:contextualSpacing/>
      <w:jc w:val="left"/>
    </w:pPr>
    <w:rPr>
      <w:rFonts w:eastAsia="Times New Roman" w:cs="Times New Roman"/>
      <w:szCs w:val="20"/>
      <w:lang w:eastAsia="en-AU"/>
    </w:rPr>
  </w:style>
  <w:style w:type="paragraph" w:styleId="ListBullet4">
    <w:name w:val="List Bullet 4"/>
    <w:basedOn w:val="Normal"/>
    <w:uiPriority w:val="99"/>
    <w:semiHidden/>
    <w:rsid w:val="00241F98"/>
    <w:pPr>
      <w:numPr>
        <w:numId w:val="12"/>
      </w:numPr>
      <w:spacing w:line="280" w:lineRule="atLeast"/>
      <w:contextualSpacing/>
      <w:jc w:val="left"/>
    </w:pPr>
    <w:rPr>
      <w:rFonts w:eastAsia="Times New Roman" w:cs="Times New Roman"/>
      <w:szCs w:val="20"/>
      <w:lang w:eastAsia="en-AU"/>
    </w:rPr>
  </w:style>
  <w:style w:type="paragraph" w:styleId="ListBullet5">
    <w:name w:val="List Bullet 5"/>
    <w:basedOn w:val="Normal"/>
    <w:uiPriority w:val="99"/>
    <w:semiHidden/>
    <w:rsid w:val="00241F98"/>
    <w:pPr>
      <w:numPr>
        <w:numId w:val="13"/>
      </w:numPr>
      <w:spacing w:line="280" w:lineRule="atLeast"/>
      <w:contextualSpacing/>
      <w:jc w:val="left"/>
    </w:pPr>
    <w:rPr>
      <w:rFonts w:eastAsia="Times New Roman" w:cs="Times New Roman"/>
      <w:szCs w:val="20"/>
      <w:lang w:eastAsia="en-AU"/>
    </w:rPr>
  </w:style>
  <w:style w:type="paragraph" w:styleId="ListContinue">
    <w:name w:val="List Continue"/>
    <w:basedOn w:val="Normal"/>
    <w:uiPriority w:val="99"/>
    <w:semiHidden/>
    <w:rsid w:val="00241F98"/>
    <w:pPr>
      <w:spacing w:after="120" w:line="280" w:lineRule="atLeast"/>
      <w:ind w:left="283"/>
      <w:contextualSpacing/>
    </w:pPr>
    <w:rPr>
      <w:rFonts w:eastAsia="Times New Roman" w:cs="Times New Roman"/>
      <w:szCs w:val="20"/>
      <w:lang w:eastAsia="en-AU"/>
    </w:rPr>
  </w:style>
  <w:style w:type="paragraph" w:styleId="ListContinue2">
    <w:name w:val="List Continue 2"/>
    <w:basedOn w:val="Normal"/>
    <w:uiPriority w:val="99"/>
    <w:semiHidden/>
    <w:rsid w:val="00241F98"/>
    <w:pPr>
      <w:spacing w:after="120" w:line="280" w:lineRule="atLeast"/>
      <w:ind w:left="566"/>
      <w:contextualSpacing/>
    </w:pPr>
    <w:rPr>
      <w:rFonts w:eastAsia="Times New Roman" w:cs="Times New Roman"/>
      <w:szCs w:val="20"/>
      <w:lang w:eastAsia="en-AU"/>
    </w:rPr>
  </w:style>
  <w:style w:type="paragraph" w:styleId="ListContinue3">
    <w:name w:val="List Continue 3"/>
    <w:basedOn w:val="Normal"/>
    <w:uiPriority w:val="99"/>
    <w:semiHidden/>
    <w:rsid w:val="00241F98"/>
    <w:pPr>
      <w:spacing w:after="120" w:line="280" w:lineRule="atLeast"/>
      <w:ind w:left="849"/>
      <w:contextualSpacing/>
    </w:pPr>
    <w:rPr>
      <w:rFonts w:eastAsia="Times New Roman" w:cs="Times New Roman"/>
      <w:szCs w:val="20"/>
      <w:lang w:eastAsia="en-AU"/>
    </w:rPr>
  </w:style>
  <w:style w:type="paragraph" w:styleId="ListContinue4">
    <w:name w:val="List Continue 4"/>
    <w:basedOn w:val="Normal"/>
    <w:uiPriority w:val="99"/>
    <w:semiHidden/>
    <w:rsid w:val="00241F98"/>
    <w:pPr>
      <w:spacing w:after="120" w:line="280" w:lineRule="atLeast"/>
      <w:ind w:left="1132"/>
      <w:contextualSpacing/>
    </w:pPr>
    <w:rPr>
      <w:rFonts w:eastAsia="Times New Roman" w:cs="Times New Roman"/>
      <w:szCs w:val="20"/>
      <w:lang w:eastAsia="en-AU"/>
    </w:rPr>
  </w:style>
  <w:style w:type="paragraph" w:styleId="ListContinue5">
    <w:name w:val="List Continue 5"/>
    <w:basedOn w:val="Normal"/>
    <w:uiPriority w:val="99"/>
    <w:semiHidden/>
    <w:rsid w:val="00241F98"/>
    <w:pPr>
      <w:spacing w:after="120" w:line="280" w:lineRule="atLeast"/>
      <w:ind w:left="1415"/>
      <w:contextualSpacing/>
    </w:pPr>
    <w:rPr>
      <w:rFonts w:eastAsia="Times New Roman" w:cs="Times New Roman"/>
      <w:szCs w:val="20"/>
      <w:lang w:eastAsia="en-AU"/>
    </w:rPr>
  </w:style>
  <w:style w:type="paragraph" w:styleId="ListNumber">
    <w:name w:val="List Number"/>
    <w:aliases w:val="Blue  Numbered a"/>
    <w:basedOn w:val="Normal"/>
    <w:uiPriority w:val="99"/>
    <w:semiHidden/>
    <w:rsid w:val="00241F98"/>
    <w:pPr>
      <w:numPr>
        <w:numId w:val="14"/>
      </w:numPr>
      <w:spacing w:line="280" w:lineRule="atLeast"/>
      <w:contextualSpacing/>
      <w:jc w:val="left"/>
    </w:pPr>
    <w:rPr>
      <w:rFonts w:eastAsia="Times New Roman" w:cs="Times New Roman"/>
      <w:szCs w:val="20"/>
      <w:lang w:eastAsia="en-AU"/>
    </w:rPr>
  </w:style>
  <w:style w:type="paragraph" w:styleId="ListNumber2">
    <w:name w:val="List Number 2"/>
    <w:basedOn w:val="Normal"/>
    <w:uiPriority w:val="99"/>
    <w:semiHidden/>
    <w:rsid w:val="00241F98"/>
    <w:pPr>
      <w:numPr>
        <w:numId w:val="15"/>
      </w:numPr>
      <w:spacing w:line="280" w:lineRule="atLeast"/>
      <w:contextualSpacing/>
      <w:jc w:val="left"/>
    </w:pPr>
    <w:rPr>
      <w:rFonts w:eastAsia="Times New Roman" w:cs="Times New Roman"/>
      <w:szCs w:val="20"/>
      <w:lang w:eastAsia="en-AU"/>
    </w:rPr>
  </w:style>
  <w:style w:type="paragraph" w:styleId="ListNumber3">
    <w:name w:val="List Number 3"/>
    <w:basedOn w:val="Normal"/>
    <w:uiPriority w:val="99"/>
    <w:semiHidden/>
    <w:rsid w:val="00241F98"/>
    <w:pPr>
      <w:tabs>
        <w:tab w:val="num" w:pos="567"/>
      </w:tabs>
      <w:spacing w:line="280" w:lineRule="atLeast"/>
      <w:ind w:left="567" w:hanging="567"/>
      <w:contextualSpacing/>
      <w:jc w:val="left"/>
    </w:pPr>
    <w:rPr>
      <w:rFonts w:eastAsia="Times New Roman" w:cs="Times New Roman"/>
      <w:szCs w:val="20"/>
      <w:lang w:eastAsia="en-AU"/>
    </w:rPr>
  </w:style>
  <w:style w:type="paragraph" w:styleId="ListNumber4">
    <w:name w:val="List Number 4"/>
    <w:basedOn w:val="Normal"/>
    <w:uiPriority w:val="99"/>
    <w:semiHidden/>
    <w:rsid w:val="00241F98"/>
    <w:pPr>
      <w:tabs>
        <w:tab w:val="num" w:pos="1209"/>
      </w:tabs>
      <w:spacing w:line="280" w:lineRule="atLeast"/>
      <w:ind w:left="1209" w:hanging="360"/>
      <w:contextualSpacing/>
    </w:pPr>
    <w:rPr>
      <w:rFonts w:eastAsia="Times New Roman" w:cs="Times New Roman"/>
      <w:szCs w:val="20"/>
      <w:lang w:eastAsia="en-AU"/>
    </w:rPr>
  </w:style>
  <w:style w:type="paragraph" w:styleId="ListNumber5">
    <w:name w:val="List Number 5"/>
    <w:basedOn w:val="Normal"/>
    <w:uiPriority w:val="99"/>
    <w:semiHidden/>
    <w:rsid w:val="00241F98"/>
    <w:pPr>
      <w:numPr>
        <w:numId w:val="16"/>
      </w:numPr>
      <w:spacing w:line="280" w:lineRule="atLeast"/>
      <w:contextualSpacing/>
      <w:jc w:val="left"/>
    </w:pPr>
    <w:rPr>
      <w:rFonts w:eastAsia="Times New Roman" w:cs="Times New Roman"/>
      <w:szCs w:val="20"/>
      <w:lang w:eastAsia="en-AU"/>
    </w:rPr>
  </w:style>
  <w:style w:type="paragraph" w:styleId="ListParagraph">
    <w:name w:val="List Paragraph"/>
    <w:aliases w:val="Bullet List Paragraph,Recommendation,List Paragraph1,standard lewis,CDHP List Paragraph,List Paragraph11,List Paragraph111,L,F5 List Paragraph,Dot pt,CV text,Table text,Medium Grid 1 - Accent 21,Numbered Paragraph,List Paragraph2,1 Bullet"/>
    <w:basedOn w:val="Normal"/>
    <w:link w:val="ListParagraphChar"/>
    <w:uiPriority w:val="34"/>
    <w:qFormat/>
    <w:rsid w:val="00241F98"/>
    <w:pPr>
      <w:spacing w:line="280" w:lineRule="atLeast"/>
      <w:ind w:left="720"/>
      <w:contextualSpacing/>
    </w:pPr>
    <w:rPr>
      <w:rFonts w:eastAsia="Times New Roman" w:cs="Times New Roman"/>
      <w:szCs w:val="20"/>
      <w:lang w:eastAsia="en-AU"/>
    </w:rPr>
  </w:style>
  <w:style w:type="paragraph" w:styleId="MacroText">
    <w:name w:val="macro"/>
    <w:link w:val="MacroTextChar"/>
    <w:uiPriority w:val="99"/>
    <w:semiHidden/>
    <w:rsid w:val="00241F98"/>
    <w:pPr>
      <w:tabs>
        <w:tab w:val="left" w:pos="480"/>
        <w:tab w:val="left" w:pos="960"/>
        <w:tab w:val="left" w:pos="1440"/>
        <w:tab w:val="left" w:pos="1920"/>
        <w:tab w:val="left" w:pos="2400"/>
        <w:tab w:val="left" w:pos="2880"/>
        <w:tab w:val="left" w:pos="3360"/>
        <w:tab w:val="left" w:pos="3840"/>
        <w:tab w:val="left" w:pos="4320"/>
      </w:tabs>
      <w:spacing w:before="60" w:line="280" w:lineRule="atLeast"/>
    </w:pPr>
    <w:rPr>
      <w:rFonts w:ascii="Consolas" w:eastAsia="Times New Roman" w:hAnsi="Consolas" w:cs="Consolas"/>
      <w:sz w:val="20"/>
      <w:szCs w:val="20"/>
      <w:lang w:eastAsia="en-AU"/>
    </w:rPr>
  </w:style>
  <w:style w:type="character" w:customStyle="1" w:styleId="MacroTextChar">
    <w:name w:val="Macro Text Char"/>
    <w:basedOn w:val="DefaultParagraphFont"/>
    <w:link w:val="MacroText"/>
    <w:uiPriority w:val="99"/>
    <w:semiHidden/>
    <w:rsid w:val="00241F98"/>
    <w:rPr>
      <w:rFonts w:ascii="Consolas" w:eastAsia="Times New Roman" w:hAnsi="Consolas" w:cs="Consolas"/>
      <w:sz w:val="20"/>
      <w:szCs w:val="20"/>
      <w:lang w:eastAsia="en-AU"/>
    </w:rPr>
  </w:style>
  <w:style w:type="table" w:customStyle="1" w:styleId="MediumGrid11">
    <w:name w:val="Medium Grid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rFonts w:cs="Times New Roman"/>
        <w:b/>
        <w:bCs/>
      </w:rPr>
    </w:tblStylePr>
    <w:tblStylePr w:type="lastRow">
      <w:rPr>
        <w:rFonts w:cs="Times New Roman"/>
        <w:b/>
        <w:bCs/>
      </w:rPr>
      <w:tblPr/>
      <w:tcPr>
        <w:tcBorders>
          <w:top w:val="single" w:sz="18" w:space="0" w:color="40404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table" w:styleId="MediumGrid1-Accent1">
    <w:name w:val="Medium Grid 1 Accent 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Times New Roman"/>
        <w:b/>
        <w:bCs/>
      </w:rPr>
    </w:tblStylePr>
    <w:tblStylePr w:type="lastRow">
      <w:rPr>
        <w:rFonts w:cs="Times New Roman"/>
        <w:b/>
        <w:bCs/>
      </w:rPr>
      <w:tblPr/>
      <w:tcPr>
        <w:tcBorders>
          <w:top w:val="single" w:sz="18" w:space="0" w:color="7BA0CD"/>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table" w:styleId="MediumGrid1-Accent2">
    <w:name w:val="Medium Grid 1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MediumGrid1-Accent3">
    <w:name w:val="Medium Grid 1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rFonts w:cs="Times New Roman"/>
        <w:b/>
        <w:bCs/>
      </w:rPr>
    </w:tblStylePr>
    <w:tblStylePr w:type="lastRow">
      <w:rPr>
        <w:rFonts w:cs="Times New Roman"/>
        <w:b/>
        <w:bCs/>
      </w:rPr>
      <w:tblPr/>
      <w:tcPr>
        <w:tcBorders>
          <w:top w:val="single" w:sz="18" w:space="0" w:color="B3CC82"/>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DDDAC"/>
      </w:tcPr>
    </w:tblStylePr>
    <w:tblStylePr w:type="band1Horz">
      <w:rPr>
        <w:rFonts w:cs="Times New Roman"/>
      </w:rPr>
      <w:tblPr/>
      <w:tcPr>
        <w:shd w:val="clear" w:color="auto" w:fill="CDDDAC"/>
      </w:tcPr>
    </w:tblStylePr>
  </w:style>
  <w:style w:type="table" w:styleId="MediumGrid1-Accent4">
    <w:name w:val="Medium Grid 1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rFonts w:cs="Times New Roman"/>
        <w:b/>
        <w:bCs/>
      </w:rPr>
    </w:tblStylePr>
    <w:tblStylePr w:type="lastRow">
      <w:rPr>
        <w:rFonts w:cs="Times New Roman"/>
        <w:b/>
        <w:bCs/>
      </w:rPr>
      <w:tblPr/>
      <w:tcPr>
        <w:tcBorders>
          <w:top w:val="single" w:sz="18" w:space="0" w:color="9F8AB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BFB1D0"/>
      </w:tcPr>
    </w:tblStylePr>
    <w:tblStylePr w:type="band1Horz">
      <w:rPr>
        <w:rFonts w:cs="Times New Roman"/>
      </w:rPr>
      <w:tblPr/>
      <w:tcPr>
        <w:shd w:val="clear" w:color="auto" w:fill="BFB1D0"/>
      </w:tcPr>
    </w:tblStylePr>
  </w:style>
  <w:style w:type="table" w:styleId="MediumGrid1-Accent5">
    <w:name w:val="Medium Grid 1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rFonts w:cs="Times New Roman"/>
        <w:b/>
        <w:bCs/>
      </w:rPr>
    </w:tblStylePr>
    <w:tblStylePr w:type="lastRow">
      <w:rPr>
        <w:rFonts w:cs="Times New Roman"/>
        <w:b/>
        <w:bCs/>
      </w:rPr>
      <w:tblPr/>
      <w:tcPr>
        <w:tcBorders>
          <w:top w:val="single" w:sz="18" w:space="0" w:color="78C0D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table" w:styleId="MediumGrid1-Accent6">
    <w:name w:val="Medium Grid 1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rFonts w:cs="Times New Roman"/>
        <w:b/>
        <w:bCs/>
      </w:rPr>
    </w:tblStylePr>
    <w:tblStylePr w:type="lastRow">
      <w:rPr>
        <w:rFonts w:cs="Times New Roman"/>
        <w:b/>
        <w:bCs/>
      </w:rPr>
      <w:tblPr/>
      <w:tcPr>
        <w:tcBorders>
          <w:top w:val="single" w:sz="18" w:space="0" w:color="F9B07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customStyle="1" w:styleId="MediumGrid21">
    <w:name w:val="Medium Grid 21"/>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rFonts w:cs="Times New Roman"/>
        <w:b/>
        <w:bCs/>
        <w:color w:val="000000"/>
      </w:rPr>
      <w:tblPr/>
      <w:tcPr>
        <w:shd w:val="clear" w:color="auto" w:fill="E6E6E6"/>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CCCCCC"/>
      </w:tcPr>
    </w:tblStylePr>
    <w:tblStylePr w:type="band1Vert">
      <w:rPr>
        <w:rFonts w:cs="Times New Roman"/>
      </w:rPr>
      <w:tblPr/>
      <w:tcPr>
        <w:shd w:val="clear" w:color="auto" w:fill="808080"/>
      </w:tcPr>
    </w:tblStylePr>
    <w:tblStylePr w:type="band1Horz">
      <w:rPr>
        <w:rFonts w:cs="Times New Roman"/>
      </w:rPr>
      <w:tblPr/>
      <w:tcPr>
        <w:tcBorders>
          <w:insideH w:val="single" w:sz="6" w:space="0" w:color="000000"/>
          <w:insideV w:val="single" w:sz="6" w:space="0" w:color="000000"/>
        </w:tcBorders>
        <w:shd w:val="clear" w:color="auto" w:fill="808080"/>
      </w:tcPr>
    </w:tblStylePr>
    <w:tblStylePr w:type="nwCell">
      <w:rPr>
        <w:rFonts w:cs="Times New Roman"/>
      </w:rPr>
      <w:tblPr/>
      <w:tcPr>
        <w:shd w:val="clear" w:color="auto" w:fill="FFFFFF"/>
      </w:tcPr>
    </w:tblStylePr>
  </w:style>
  <w:style w:type="table" w:styleId="MediumGrid2-Accent1">
    <w:name w:val="Medium Grid 2 Accent 1"/>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styleId="MediumGrid2-Accent2">
    <w:name w:val="Medium Grid 2 Accent 2"/>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rFonts w:cs="Times New Roman"/>
        <w:b/>
        <w:bCs/>
        <w:color w:val="000000"/>
      </w:rPr>
      <w:tblPr/>
      <w:tcPr>
        <w:shd w:val="clear" w:color="auto" w:fill="F8EDED"/>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F2DBDB"/>
      </w:tcPr>
    </w:tblStylePr>
    <w:tblStylePr w:type="band1Vert">
      <w:rPr>
        <w:rFonts w:cs="Times New Roman"/>
      </w:rPr>
      <w:tblPr/>
      <w:tcPr>
        <w:shd w:val="clear" w:color="auto" w:fill="DFA7A6"/>
      </w:tcPr>
    </w:tblStylePr>
    <w:tblStylePr w:type="band1Horz">
      <w:rPr>
        <w:rFonts w:cs="Times New Roman"/>
      </w:rPr>
      <w:tblPr/>
      <w:tcPr>
        <w:tcBorders>
          <w:insideH w:val="single" w:sz="6" w:space="0" w:color="C0504D"/>
          <w:insideV w:val="single" w:sz="6" w:space="0" w:color="C0504D"/>
        </w:tcBorders>
        <w:shd w:val="clear" w:color="auto" w:fill="DFA7A6"/>
      </w:tcPr>
    </w:tblStylePr>
    <w:tblStylePr w:type="nwCell">
      <w:rPr>
        <w:rFonts w:cs="Times New Roman"/>
      </w:rPr>
      <w:tblPr/>
      <w:tcPr>
        <w:shd w:val="clear" w:color="auto" w:fill="FFFFFF"/>
      </w:tcPr>
    </w:tblStylePr>
  </w:style>
  <w:style w:type="table" w:styleId="MediumGrid2-Accent3">
    <w:name w:val="Medium Grid 2 Accent 3"/>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rFonts w:cs="Times New Roman"/>
        <w:b/>
        <w:bCs/>
        <w:color w:val="000000"/>
      </w:rPr>
      <w:tblPr/>
      <w:tcPr>
        <w:shd w:val="clear" w:color="auto" w:fill="F5F8EE"/>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AF1DD"/>
      </w:tcPr>
    </w:tblStylePr>
    <w:tblStylePr w:type="band1Vert">
      <w:rPr>
        <w:rFonts w:cs="Times New Roman"/>
      </w:rPr>
      <w:tblPr/>
      <w:tcPr>
        <w:shd w:val="clear" w:color="auto" w:fill="CDDDAC"/>
      </w:tcPr>
    </w:tblStylePr>
    <w:tblStylePr w:type="band1Horz">
      <w:rPr>
        <w:rFonts w:cs="Times New Roman"/>
      </w:rPr>
      <w:tblPr/>
      <w:tcPr>
        <w:tcBorders>
          <w:insideH w:val="single" w:sz="6" w:space="0" w:color="9BBB59"/>
          <w:insideV w:val="single" w:sz="6" w:space="0" w:color="9BBB59"/>
        </w:tcBorders>
        <w:shd w:val="clear" w:color="auto" w:fill="CDDDAC"/>
      </w:tcPr>
    </w:tblStylePr>
    <w:tblStylePr w:type="nwCell">
      <w:rPr>
        <w:rFonts w:cs="Times New Roman"/>
      </w:rPr>
      <w:tblPr/>
      <w:tcPr>
        <w:shd w:val="clear" w:color="auto" w:fill="FFFFFF"/>
      </w:tcPr>
    </w:tblStylePr>
  </w:style>
  <w:style w:type="table" w:styleId="MediumGrid2-Accent4">
    <w:name w:val="Medium Grid 2 Accent 4"/>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rFonts w:cs="Times New Roman"/>
        <w:b/>
        <w:bCs/>
        <w:color w:val="000000"/>
      </w:rPr>
      <w:tblPr/>
      <w:tcPr>
        <w:shd w:val="clear" w:color="auto" w:fill="F2EFF6"/>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E5DFEC"/>
      </w:tcPr>
    </w:tblStylePr>
    <w:tblStylePr w:type="band1Vert">
      <w:rPr>
        <w:rFonts w:cs="Times New Roman"/>
      </w:rPr>
      <w:tblPr/>
      <w:tcPr>
        <w:shd w:val="clear" w:color="auto" w:fill="BFB1D0"/>
      </w:tcPr>
    </w:tblStylePr>
    <w:tblStylePr w:type="band1Horz">
      <w:rPr>
        <w:rFonts w:cs="Times New Roman"/>
      </w:rPr>
      <w:tblPr/>
      <w:tcPr>
        <w:tcBorders>
          <w:insideH w:val="single" w:sz="6" w:space="0" w:color="8064A2"/>
          <w:insideV w:val="single" w:sz="6" w:space="0" w:color="8064A2"/>
        </w:tcBorders>
        <w:shd w:val="clear" w:color="auto" w:fill="BFB1D0"/>
      </w:tcPr>
    </w:tblStylePr>
    <w:tblStylePr w:type="nwCell">
      <w:rPr>
        <w:rFonts w:cs="Times New Roman"/>
      </w:rPr>
      <w:tblPr/>
      <w:tcPr>
        <w:shd w:val="clear" w:color="auto" w:fill="FFFFFF"/>
      </w:tcPr>
    </w:tblStylePr>
  </w:style>
  <w:style w:type="table" w:styleId="MediumGrid2-Accent5">
    <w:name w:val="Medium Grid 2 Accent 5"/>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rFonts w:cs="Times New Roman"/>
        <w:b/>
        <w:bCs/>
        <w:color w:val="000000"/>
      </w:rPr>
      <w:tblPr/>
      <w:tcPr>
        <w:shd w:val="clear" w:color="auto" w:fill="EDF6F9"/>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AEEF3"/>
      </w:tcPr>
    </w:tblStylePr>
    <w:tblStylePr w:type="band1Vert">
      <w:rPr>
        <w:rFonts w:cs="Times New Roman"/>
      </w:rPr>
      <w:tblPr/>
      <w:tcPr>
        <w:shd w:val="clear" w:color="auto" w:fill="A5D5E2"/>
      </w:tcPr>
    </w:tblStylePr>
    <w:tblStylePr w:type="band1Horz">
      <w:rPr>
        <w:rFonts w:cs="Times New Roman"/>
      </w:rPr>
      <w:tblPr/>
      <w:tcPr>
        <w:tcBorders>
          <w:insideH w:val="single" w:sz="6" w:space="0" w:color="4BACC6"/>
          <w:insideV w:val="single" w:sz="6" w:space="0" w:color="4BACC6"/>
        </w:tcBorders>
        <w:shd w:val="clear" w:color="auto" w:fill="A5D5E2"/>
      </w:tcPr>
    </w:tblStylePr>
    <w:tblStylePr w:type="nwCell">
      <w:rPr>
        <w:rFonts w:cs="Times New Roman"/>
      </w:rPr>
      <w:tblPr/>
      <w:tcPr>
        <w:shd w:val="clear" w:color="auto" w:fill="FFFFFF"/>
      </w:tcPr>
    </w:tblStylePr>
  </w:style>
  <w:style w:type="table" w:styleId="MediumGrid2-Accent6">
    <w:name w:val="Medium Grid 2 Accent 6"/>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rFonts w:cs="Times New Roman"/>
        <w:b/>
        <w:bCs/>
        <w:color w:val="000000"/>
      </w:rPr>
      <w:tblPr/>
      <w:tcPr>
        <w:shd w:val="clear" w:color="auto" w:fill="FEF4EC"/>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FDE9D9"/>
      </w:tcPr>
    </w:tblStylePr>
    <w:tblStylePr w:type="band1Vert">
      <w:rPr>
        <w:rFonts w:cs="Times New Roman"/>
      </w:rPr>
      <w:tblPr/>
      <w:tcPr>
        <w:shd w:val="clear" w:color="auto" w:fill="FBCAA2"/>
      </w:tcPr>
    </w:tblStylePr>
    <w:tblStylePr w:type="band1Horz">
      <w:rPr>
        <w:rFonts w:cs="Times New Roman"/>
      </w:rPr>
      <w:tblPr/>
      <w:tcPr>
        <w:tcBorders>
          <w:insideH w:val="single" w:sz="6" w:space="0" w:color="F79646"/>
          <w:insideV w:val="single" w:sz="6" w:space="0" w:color="F79646"/>
        </w:tcBorders>
        <w:shd w:val="clear" w:color="auto" w:fill="FBCAA2"/>
      </w:tcPr>
    </w:tblStylePr>
    <w:tblStylePr w:type="nwCell">
      <w:rPr>
        <w:rFonts w:cs="Times New Roman"/>
      </w:rPr>
      <w:tblPr/>
      <w:tcPr>
        <w:shd w:val="clear" w:color="auto" w:fill="FFFFFF"/>
      </w:tcPr>
    </w:tblStylePr>
  </w:style>
  <w:style w:type="table" w:customStyle="1" w:styleId="MediumGrid31">
    <w:name w:val="Medium Grid 3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000000"/>
        <w:bottom w:val="single" w:sz="8" w:space="0" w:color="000000"/>
      </w:tblBorders>
    </w:tblPr>
    <w:tblStylePr w:type="firstRow">
      <w:rPr>
        <w:rFonts w:ascii="MinionPro-Regular" w:eastAsia="Times New Roman" w:hAnsi="MinionPro-Regular" w:cs="Times New Roman"/>
      </w:rPr>
      <w:tblPr/>
      <w:tcPr>
        <w:tcBorders>
          <w:top w:val="nil"/>
          <w:bottom w:val="single" w:sz="8" w:space="0" w:color="000000"/>
        </w:tcBorders>
      </w:tcPr>
    </w:tblStylePr>
    <w:tblStylePr w:type="lastRow">
      <w:rPr>
        <w:rFonts w:cs="Times New Roman"/>
        <w:b/>
        <w:bCs/>
        <w:color w:val="1F497D"/>
      </w:rPr>
      <w:tblPr/>
      <w:tcPr>
        <w:tcBorders>
          <w:top w:val="single" w:sz="8" w:space="0" w:color="000000"/>
          <w:bottom w:val="single" w:sz="8" w:space="0" w:color="000000"/>
        </w:tcBorders>
      </w:tcPr>
    </w:tblStylePr>
    <w:tblStylePr w:type="firstCol">
      <w:rPr>
        <w:rFonts w:cs="Times New Roman"/>
        <w:b/>
        <w:bCs/>
      </w:rPr>
    </w:tblStylePr>
    <w:tblStylePr w:type="lastCol">
      <w:rPr>
        <w:rFonts w:cs="Times New Roman"/>
        <w:b/>
        <w:bCs/>
      </w:rPr>
      <w:tblPr/>
      <w:tcPr>
        <w:tcBorders>
          <w:top w:val="single" w:sz="8" w:space="0" w:color="000000"/>
          <w:bottom w:val="single" w:sz="8" w:space="0" w:color="000000"/>
        </w:tcBorders>
      </w:tcPr>
    </w:tblStylePr>
    <w:tblStylePr w:type="band1Vert">
      <w:rPr>
        <w:rFonts w:cs="Times New Roman"/>
      </w:rPr>
      <w:tblPr/>
      <w:tcPr>
        <w:shd w:val="clear" w:color="auto" w:fill="C0C0C0"/>
      </w:tcPr>
    </w:tblStylePr>
    <w:tblStylePr w:type="band1Horz">
      <w:rPr>
        <w:rFonts w:cs="Times New Roman"/>
      </w:rPr>
      <w:tblPr/>
      <w:tcPr>
        <w:shd w:val="clear" w:color="auto" w:fill="C0C0C0"/>
      </w:tcPr>
    </w:tblStylePr>
  </w:style>
  <w:style w:type="table" w:customStyle="1" w:styleId="MediumList1-Accent11">
    <w:name w:val="Medium List 1 - Accent 11"/>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4F81BD"/>
        <w:bottom w:val="single" w:sz="8" w:space="0" w:color="4F81BD"/>
      </w:tblBorders>
    </w:tblPr>
    <w:tblStylePr w:type="firstRow">
      <w:rPr>
        <w:rFonts w:ascii="MinionPro-Regular" w:eastAsia="Times New Roman" w:hAnsi="MinionPro-Regular" w:cs="Times New Roman"/>
      </w:rPr>
      <w:tblPr/>
      <w:tcPr>
        <w:tcBorders>
          <w:top w:val="nil"/>
          <w:bottom w:val="single" w:sz="8" w:space="0" w:color="4F81BD"/>
        </w:tcBorders>
      </w:tcPr>
    </w:tblStylePr>
    <w:tblStylePr w:type="lastRow">
      <w:rPr>
        <w:rFonts w:cs="Times New Roman"/>
        <w:b/>
        <w:bCs/>
        <w:color w:val="1F497D"/>
      </w:rPr>
      <w:tblPr/>
      <w:tcPr>
        <w:tcBorders>
          <w:top w:val="single" w:sz="8" w:space="0" w:color="4F81BD"/>
          <w:bottom w:val="single" w:sz="8" w:space="0" w:color="4F81BD"/>
        </w:tcBorders>
      </w:tcPr>
    </w:tblStylePr>
    <w:tblStylePr w:type="firstCol">
      <w:rPr>
        <w:rFonts w:cs="Times New Roman"/>
        <w:b/>
        <w:bCs/>
      </w:rPr>
    </w:tblStylePr>
    <w:tblStylePr w:type="lastCol">
      <w:rPr>
        <w:rFonts w:cs="Times New Roman"/>
        <w:b/>
        <w:bCs/>
      </w:rPr>
      <w:tblPr/>
      <w:tcPr>
        <w:tcBorders>
          <w:top w:val="single" w:sz="8" w:space="0" w:color="4F81BD"/>
          <w:bottom w:val="single" w:sz="8" w:space="0" w:color="4F81BD"/>
        </w:tcBorders>
      </w:tcPr>
    </w:tblStylePr>
    <w:tblStylePr w:type="band1Vert">
      <w:rPr>
        <w:rFonts w:cs="Times New Roman"/>
      </w:rPr>
      <w:tblPr/>
      <w:tcPr>
        <w:shd w:val="clear" w:color="auto" w:fill="D3DFEE"/>
      </w:tcPr>
    </w:tblStylePr>
    <w:tblStylePr w:type="band1Horz">
      <w:rPr>
        <w:rFonts w:cs="Times New Roman"/>
      </w:rPr>
      <w:tblPr/>
      <w:tcPr>
        <w:shd w:val="clear" w:color="auto" w:fill="D3DFEE"/>
      </w:tcPr>
    </w:tblStylePr>
  </w:style>
  <w:style w:type="table" w:styleId="MediumList1-Accent2">
    <w:name w:val="Medium List 1 Accent 2"/>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C0504D"/>
        <w:bottom w:val="single" w:sz="8" w:space="0" w:color="C0504D"/>
      </w:tblBorders>
    </w:tblPr>
    <w:tblStylePr w:type="firstRow">
      <w:rPr>
        <w:rFonts w:ascii="MinionPro-Regular" w:eastAsia="Times New Roman" w:hAnsi="MinionPro-Regular" w:cs="Times New Roman"/>
      </w:rPr>
      <w:tblPr/>
      <w:tcPr>
        <w:tcBorders>
          <w:top w:val="nil"/>
          <w:bottom w:val="single" w:sz="8" w:space="0" w:color="C0504D"/>
        </w:tcBorders>
      </w:tcPr>
    </w:tblStylePr>
    <w:tblStylePr w:type="lastRow">
      <w:rPr>
        <w:rFonts w:cs="Times New Roman"/>
        <w:b/>
        <w:bCs/>
        <w:color w:val="1F497D"/>
      </w:rPr>
      <w:tblPr/>
      <w:tcPr>
        <w:tcBorders>
          <w:top w:val="single" w:sz="8" w:space="0" w:color="C0504D"/>
          <w:bottom w:val="single" w:sz="8" w:space="0" w:color="C0504D"/>
        </w:tcBorders>
      </w:tcPr>
    </w:tblStylePr>
    <w:tblStylePr w:type="firstCol">
      <w:rPr>
        <w:rFonts w:cs="Times New Roman"/>
        <w:b/>
        <w:bCs/>
      </w:rPr>
    </w:tblStylePr>
    <w:tblStylePr w:type="lastCol">
      <w:rPr>
        <w:rFonts w:cs="Times New Roman"/>
        <w:b/>
        <w:bCs/>
      </w:rPr>
      <w:tblPr/>
      <w:tcPr>
        <w:tcBorders>
          <w:top w:val="single" w:sz="8" w:space="0" w:color="C0504D"/>
          <w:bottom w:val="single" w:sz="8" w:space="0" w:color="C0504D"/>
        </w:tcBorders>
      </w:tcPr>
    </w:tblStylePr>
    <w:tblStylePr w:type="band1Vert">
      <w:rPr>
        <w:rFonts w:cs="Times New Roman"/>
      </w:rPr>
      <w:tblPr/>
      <w:tcPr>
        <w:shd w:val="clear" w:color="auto" w:fill="EFD3D2"/>
      </w:tcPr>
    </w:tblStylePr>
    <w:tblStylePr w:type="band1Horz">
      <w:rPr>
        <w:rFonts w:cs="Times New Roman"/>
      </w:rPr>
      <w:tblPr/>
      <w:tcPr>
        <w:shd w:val="clear" w:color="auto" w:fill="EFD3D2"/>
      </w:tcPr>
    </w:tblStylePr>
  </w:style>
  <w:style w:type="table" w:styleId="MediumList1-Accent3">
    <w:name w:val="Medium List 1 Accent 3"/>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9BBB59"/>
        <w:bottom w:val="single" w:sz="8" w:space="0" w:color="9BBB59"/>
      </w:tblBorders>
    </w:tblPr>
    <w:tblStylePr w:type="firstRow">
      <w:rPr>
        <w:rFonts w:ascii="MinionPro-Regular" w:eastAsia="Times New Roman" w:hAnsi="MinionPro-Regular" w:cs="Times New Roman"/>
      </w:rPr>
      <w:tblPr/>
      <w:tcPr>
        <w:tcBorders>
          <w:top w:val="nil"/>
          <w:bottom w:val="single" w:sz="8" w:space="0" w:color="9BBB59"/>
        </w:tcBorders>
      </w:tcPr>
    </w:tblStylePr>
    <w:tblStylePr w:type="lastRow">
      <w:rPr>
        <w:rFonts w:cs="Times New Roman"/>
        <w:b/>
        <w:bCs/>
        <w:color w:val="1F497D"/>
      </w:rPr>
      <w:tblPr/>
      <w:tcPr>
        <w:tcBorders>
          <w:top w:val="single" w:sz="8" w:space="0" w:color="9BBB59"/>
          <w:bottom w:val="single" w:sz="8" w:space="0" w:color="9BBB59"/>
        </w:tcBorders>
      </w:tcPr>
    </w:tblStylePr>
    <w:tblStylePr w:type="firstCol">
      <w:rPr>
        <w:rFonts w:cs="Times New Roman"/>
        <w:b/>
        <w:bCs/>
      </w:rPr>
    </w:tblStylePr>
    <w:tblStylePr w:type="lastCol">
      <w:rPr>
        <w:rFonts w:cs="Times New Roman"/>
        <w:b/>
        <w:bCs/>
      </w:rPr>
      <w:tblPr/>
      <w:tcPr>
        <w:tcBorders>
          <w:top w:val="single" w:sz="8" w:space="0" w:color="9BBB59"/>
          <w:bottom w:val="single" w:sz="8" w:space="0" w:color="9BBB59"/>
        </w:tcBorders>
      </w:tcPr>
    </w:tblStylePr>
    <w:tblStylePr w:type="band1Vert">
      <w:rPr>
        <w:rFonts w:cs="Times New Roman"/>
      </w:rPr>
      <w:tblPr/>
      <w:tcPr>
        <w:shd w:val="clear" w:color="auto" w:fill="E6EED5"/>
      </w:tcPr>
    </w:tblStylePr>
    <w:tblStylePr w:type="band1Horz">
      <w:rPr>
        <w:rFonts w:cs="Times New Roman"/>
      </w:rPr>
      <w:tblPr/>
      <w:tcPr>
        <w:shd w:val="clear" w:color="auto" w:fill="E6EED5"/>
      </w:tcPr>
    </w:tblStylePr>
  </w:style>
  <w:style w:type="table" w:styleId="MediumList1-Accent4">
    <w:name w:val="Medium List 1 Accent 4"/>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8064A2"/>
        <w:bottom w:val="single" w:sz="8" w:space="0" w:color="8064A2"/>
      </w:tblBorders>
    </w:tblPr>
    <w:tblStylePr w:type="firstRow">
      <w:rPr>
        <w:rFonts w:ascii="MinionPro-Regular" w:eastAsia="Times New Roman" w:hAnsi="MinionPro-Regular" w:cs="Times New Roman"/>
      </w:rPr>
      <w:tblPr/>
      <w:tcPr>
        <w:tcBorders>
          <w:top w:val="nil"/>
          <w:bottom w:val="single" w:sz="8" w:space="0" w:color="8064A2"/>
        </w:tcBorders>
      </w:tcPr>
    </w:tblStylePr>
    <w:tblStylePr w:type="lastRow">
      <w:rPr>
        <w:rFonts w:cs="Times New Roman"/>
        <w:b/>
        <w:bCs/>
        <w:color w:val="1F497D"/>
      </w:rPr>
      <w:tblPr/>
      <w:tcPr>
        <w:tcBorders>
          <w:top w:val="single" w:sz="8" w:space="0" w:color="8064A2"/>
          <w:bottom w:val="single" w:sz="8" w:space="0" w:color="8064A2"/>
        </w:tcBorders>
      </w:tcPr>
    </w:tblStylePr>
    <w:tblStylePr w:type="firstCol">
      <w:rPr>
        <w:rFonts w:cs="Times New Roman"/>
        <w:b/>
        <w:bCs/>
      </w:rPr>
    </w:tblStylePr>
    <w:tblStylePr w:type="lastCol">
      <w:rPr>
        <w:rFonts w:cs="Times New Roman"/>
        <w:b/>
        <w:bCs/>
      </w:rPr>
      <w:tblPr/>
      <w:tcPr>
        <w:tcBorders>
          <w:top w:val="single" w:sz="8" w:space="0" w:color="8064A2"/>
          <w:bottom w:val="single" w:sz="8" w:space="0" w:color="8064A2"/>
        </w:tcBorders>
      </w:tcPr>
    </w:tblStylePr>
    <w:tblStylePr w:type="band1Vert">
      <w:rPr>
        <w:rFonts w:cs="Times New Roman"/>
      </w:rPr>
      <w:tblPr/>
      <w:tcPr>
        <w:shd w:val="clear" w:color="auto" w:fill="DFD8E8"/>
      </w:tcPr>
    </w:tblStylePr>
    <w:tblStylePr w:type="band1Horz">
      <w:rPr>
        <w:rFonts w:cs="Times New Roman"/>
      </w:rPr>
      <w:tblPr/>
      <w:tcPr>
        <w:shd w:val="clear" w:color="auto" w:fill="DFD8E8"/>
      </w:tcPr>
    </w:tblStylePr>
  </w:style>
  <w:style w:type="table" w:styleId="MediumList1-Accent5">
    <w:name w:val="Medium List 1 Accent 5"/>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4BACC6"/>
        <w:bottom w:val="single" w:sz="8" w:space="0" w:color="4BACC6"/>
      </w:tblBorders>
    </w:tblPr>
    <w:tblStylePr w:type="firstRow">
      <w:rPr>
        <w:rFonts w:ascii="MinionPro-Regular" w:eastAsia="Times New Roman" w:hAnsi="MinionPro-Regular" w:cs="Times New Roman"/>
      </w:rPr>
      <w:tblPr/>
      <w:tcPr>
        <w:tcBorders>
          <w:top w:val="nil"/>
          <w:bottom w:val="single" w:sz="8" w:space="0" w:color="4BACC6"/>
        </w:tcBorders>
      </w:tcPr>
    </w:tblStylePr>
    <w:tblStylePr w:type="lastRow">
      <w:rPr>
        <w:rFonts w:cs="Times New Roman"/>
        <w:b/>
        <w:bCs/>
        <w:color w:val="1F497D"/>
      </w:rPr>
      <w:tblPr/>
      <w:tcPr>
        <w:tcBorders>
          <w:top w:val="single" w:sz="8" w:space="0" w:color="4BACC6"/>
          <w:bottom w:val="single" w:sz="8" w:space="0" w:color="4BACC6"/>
        </w:tcBorders>
      </w:tcPr>
    </w:tblStylePr>
    <w:tblStylePr w:type="firstCol">
      <w:rPr>
        <w:rFonts w:cs="Times New Roman"/>
        <w:b/>
        <w:bCs/>
      </w:rPr>
    </w:tblStylePr>
    <w:tblStylePr w:type="lastCol">
      <w:rPr>
        <w:rFonts w:cs="Times New Roman"/>
        <w:b/>
        <w:bCs/>
      </w:rPr>
      <w:tblPr/>
      <w:tcPr>
        <w:tcBorders>
          <w:top w:val="single" w:sz="8" w:space="0" w:color="4BACC6"/>
          <w:bottom w:val="single" w:sz="8" w:space="0" w:color="4BACC6"/>
        </w:tcBorders>
      </w:tcPr>
    </w:tblStylePr>
    <w:tblStylePr w:type="band1Vert">
      <w:rPr>
        <w:rFonts w:cs="Times New Roman"/>
      </w:rPr>
      <w:tblPr/>
      <w:tcPr>
        <w:shd w:val="clear" w:color="auto" w:fill="D2EAF1"/>
      </w:tcPr>
    </w:tblStylePr>
    <w:tblStylePr w:type="band1Horz">
      <w:rPr>
        <w:rFonts w:cs="Times New Roman"/>
      </w:rPr>
      <w:tblPr/>
      <w:tcPr>
        <w:shd w:val="clear" w:color="auto" w:fill="D2EAF1"/>
      </w:tcPr>
    </w:tblStylePr>
  </w:style>
  <w:style w:type="table" w:styleId="MediumList1-Accent6">
    <w:name w:val="Medium List 1 Accent 6"/>
    <w:basedOn w:val="TableNormal"/>
    <w:uiPriority w:val="99"/>
    <w:rsid w:val="00241F98"/>
    <w:rPr>
      <w:rFonts w:ascii="Arial" w:eastAsia="Times New Roman" w:hAnsi="Arial" w:cs="Times New Roman"/>
      <w:color w:val="000000"/>
      <w:sz w:val="20"/>
      <w:szCs w:val="20"/>
      <w:lang w:eastAsia="en-AU"/>
    </w:rPr>
    <w:tblPr>
      <w:tblStyleRowBandSize w:val="1"/>
      <w:tblStyleColBandSize w:val="1"/>
      <w:tblBorders>
        <w:top w:val="single" w:sz="8" w:space="0" w:color="F79646"/>
        <w:bottom w:val="single" w:sz="8" w:space="0" w:color="F79646"/>
      </w:tblBorders>
    </w:tblPr>
    <w:tblStylePr w:type="firstRow">
      <w:rPr>
        <w:rFonts w:ascii="MinionPro-Regular" w:eastAsia="Times New Roman" w:hAnsi="MinionPro-Regular" w:cs="Times New Roman"/>
      </w:rPr>
      <w:tblPr/>
      <w:tcPr>
        <w:tcBorders>
          <w:top w:val="nil"/>
          <w:bottom w:val="single" w:sz="8" w:space="0" w:color="F79646"/>
        </w:tcBorders>
      </w:tcPr>
    </w:tblStylePr>
    <w:tblStylePr w:type="lastRow">
      <w:rPr>
        <w:rFonts w:cs="Times New Roman"/>
        <w:b/>
        <w:bCs/>
        <w:color w:val="1F497D"/>
      </w:rPr>
      <w:tblPr/>
      <w:tcPr>
        <w:tcBorders>
          <w:top w:val="single" w:sz="8" w:space="0" w:color="F79646"/>
          <w:bottom w:val="single" w:sz="8" w:space="0" w:color="F79646"/>
        </w:tcBorders>
      </w:tcPr>
    </w:tblStylePr>
    <w:tblStylePr w:type="firstCol">
      <w:rPr>
        <w:rFonts w:cs="Times New Roman"/>
        <w:b/>
        <w:bCs/>
      </w:rPr>
    </w:tblStylePr>
    <w:tblStylePr w:type="lastCol">
      <w:rPr>
        <w:rFonts w:cs="Times New Roman"/>
        <w:b/>
        <w:bCs/>
      </w:rPr>
      <w:tblPr/>
      <w:tcPr>
        <w:tcBorders>
          <w:top w:val="single" w:sz="8" w:space="0" w:color="F79646"/>
          <w:bottom w:val="single" w:sz="8" w:space="0" w:color="F79646"/>
        </w:tcBorders>
      </w:tcPr>
    </w:tblStylePr>
    <w:tblStylePr w:type="band1Vert">
      <w:rPr>
        <w:rFonts w:cs="Times New Roman"/>
      </w:rPr>
      <w:tblPr/>
      <w:tcPr>
        <w:shd w:val="clear" w:color="auto" w:fill="FDE4D0"/>
      </w:tcPr>
    </w:tblStylePr>
    <w:tblStylePr w:type="band1Horz">
      <w:rPr>
        <w:rFonts w:cs="Times New Roman"/>
      </w:rPr>
      <w:tblPr/>
      <w:tcPr>
        <w:shd w:val="clear" w:color="auto" w:fill="FDE4D0"/>
      </w:tcPr>
    </w:tblStylePr>
  </w:style>
  <w:style w:type="table" w:customStyle="1" w:styleId="MediumList21">
    <w:name w:val="Medium List 21"/>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rFonts w:cs="Times New Roman"/>
        <w:sz w:val="24"/>
        <w:szCs w:val="24"/>
      </w:rPr>
      <w:tblPr/>
      <w:tcPr>
        <w:tcBorders>
          <w:top w:val="nil"/>
          <w:left w:val="nil"/>
          <w:bottom w:val="single" w:sz="24" w:space="0" w:color="000000"/>
          <w:right w:val="nil"/>
          <w:insideH w:val="nil"/>
          <w:insideV w:val="nil"/>
        </w:tcBorders>
        <w:shd w:val="clear" w:color="auto" w:fill="FFFFFF"/>
      </w:tcPr>
    </w:tblStylePr>
    <w:tblStylePr w:type="lastRow">
      <w:rPr>
        <w:rFonts w:cs="Times New Roman"/>
      </w:rPr>
      <w:tblPr/>
      <w:tcPr>
        <w:tcBorders>
          <w:top w:val="single" w:sz="8" w:space="0" w:color="000000"/>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000000"/>
          <w:insideH w:val="nil"/>
          <w:insideV w:val="nil"/>
        </w:tcBorders>
        <w:shd w:val="clear" w:color="auto" w:fill="FFFFFF"/>
      </w:tcPr>
    </w:tblStylePr>
    <w:tblStylePr w:type="lastCol">
      <w:rPr>
        <w:rFonts w:cs="Times New Roman"/>
      </w:rPr>
      <w:tblPr/>
      <w:tcPr>
        <w:tcBorders>
          <w:top w:val="nil"/>
          <w:left w:val="single" w:sz="8" w:space="0" w:color="000000"/>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top w:val="nil"/>
          <w:bottom w:val="nil"/>
          <w:insideH w:val="nil"/>
          <w:insideV w:val="nil"/>
        </w:tcBorders>
        <w:shd w:val="clear" w:color="auto" w:fill="C0C0C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1">
    <w:name w:val="Medium List 2 Accent 1"/>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2">
    <w:name w:val="Medium List 2 Accent 2"/>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rFonts w:cs="Times New Roman"/>
        <w:sz w:val="24"/>
        <w:szCs w:val="24"/>
      </w:rPr>
      <w:tblPr/>
      <w:tcPr>
        <w:tcBorders>
          <w:top w:val="nil"/>
          <w:left w:val="nil"/>
          <w:bottom w:val="single" w:sz="24" w:space="0" w:color="C0504D"/>
          <w:right w:val="nil"/>
          <w:insideH w:val="nil"/>
          <w:insideV w:val="nil"/>
        </w:tcBorders>
        <w:shd w:val="clear" w:color="auto" w:fill="FFFFFF"/>
      </w:tcPr>
    </w:tblStylePr>
    <w:tblStylePr w:type="lastRow">
      <w:rPr>
        <w:rFonts w:cs="Times New Roman"/>
      </w:rPr>
      <w:tblPr/>
      <w:tcPr>
        <w:tcBorders>
          <w:top w:val="single" w:sz="8" w:space="0" w:color="C0504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0504D"/>
          <w:insideH w:val="nil"/>
          <w:insideV w:val="nil"/>
        </w:tcBorders>
        <w:shd w:val="clear" w:color="auto" w:fill="FFFFFF"/>
      </w:tcPr>
    </w:tblStylePr>
    <w:tblStylePr w:type="lastCol">
      <w:rPr>
        <w:rFonts w:cs="Times New Roman"/>
      </w:rPr>
      <w:tblPr/>
      <w:tcPr>
        <w:tcBorders>
          <w:top w:val="nil"/>
          <w:left w:val="single" w:sz="8" w:space="0" w:color="C0504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D3D2"/>
      </w:tcPr>
    </w:tblStylePr>
    <w:tblStylePr w:type="band1Horz">
      <w:rPr>
        <w:rFonts w:cs="Times New Roman"/>
      </w:rPr>
      <w:tblPr/>
      <w:tcPr>
        <w:tcBorders>
          <w:top w:val="nil"/>
          <w:bottom w:val="nil"/>
          <w:insideH w:val="nil"/>
          <w:insideV w:val="nil"/>
        </w:tcBorders>
        <w:shd w:val="clear" w:color="auto" w:fill="EFD3D2"/>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3">
    <w:name w:val="Medium List 2 Accent 3"/>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rFonts w:cs="Times New Roman"/>
        <w:sz w:val="24"/>
        <w:szCs w:val="24"/>
      </w:rPr>
      <w:tblPr/>
      <w:tcPr>
        <w:tcBorders>
          <w:top w:val="nil"/>
          <w:left w:val="nil"/>
          <w:bottom w:val="single" w:sz="24" w:space="0" w:color="9BBB59"/>
          <w:right w:val="nil"/>
          <w:insideH w:val="nil"/>
          <w:insideV w:val="nil"/>
        </w:tcBorders>
        <w:shd w:val="clear" w:color="auto" w:fill="FFFFFF"/>
      </w:tcPr>
    </w:tblStylePr>
    <w:tblStylePr w:type="lastRow">
      <w:rPr>
        <w:rFonts w:cs="Times New Roman"/>
      </w:rPr>
      <w:tblPr/>
      <w:tcPr>
        <w:tcBorders>
          <w:top w:val="single" w:sz="8" w:space="0" w:color="9BBB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9BBB59"/>
          <w:insideH w:val="nil"/>
          <w:insideV w:val="nil"/>
        </w:tcBorders>
        <w:shd w:val="clear" w:color="auto" w:fill="FFFFFF"/>
      </w:tcPr>
    </w:tblStylePr>
    <w:tblStylePr w:type="lastCol">
      <w:rPr>
        <w:rFonts w:cs="Times New Roman"/>
      </w:rPr>
      <w:tblPr/>
      <w:tcPr>
        <w:tcBorders>
          <w:top w:val="nil"/>
          <w:left w:val="single" w:sz="8" w:space="0" w:color="9BBB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top w:val="nil"/>
          <w:bottom w:val="nil"/>
          <w:insideH w:val="nil"/>
          <w:insideV w:val="nil"/>
        </w:tcBorders>
        <w:shd w:val="clear" w:color="auto" w:fill="E6EED5"/>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4">
    <w:name w:val="Medium List 2 Accent 4"/>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rFonts w:cs="Times New Roman"/>
        <w:sz w:val="24"/>
        <w:szCs w:val="24"/>
      </w:rPr>
      <w:tblPr/>
      <w:tcPr>
        <w:tcBorders>
          <w:top w:val="nil"/>
          <w:left w:val="nil"/>
          <w:bottom w:val="single" w:sz="24" w:space="0" w:color="8064A2"/>
          <w:right w:val="nil"/>
          <w:insideH w:val="nil"/>
          <w:insideV w:val="nil"/>
        </w:tcBorders>
        <w:shd w:val="clear" w:color="auto" w:fill="FFFFFF"/>
      </w:tcPr>
    </w:tblStylePr>
    <w:tblStylePr w:type="lastRow">
      <w:rPr>
        <w:rFonts w:cs="Times New Roman"/>
      </w:rPr>
      <w:tblPr/>
      <w:tcPr>
        <w:tcBorders>
          <w:top w:val="single" w:sz="8" w:space="0" w:color="8064A2"/>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8064A2"/>
          <w:insideH w:val="nil"/>
          <w:insideV w:val="nil"/>
        </w:tcBorders>
        <w:shd w:val="clear" w:color="auto" w:fill="FFFFFF"/>
      </w:tcPr>
    </w:tblStylePr>
    <w:tblStylePr w:type="lastCol">
      <w:rPr>
        <w:rFonts w:cs="Times New Roman"/>
      </w:rPr>
      <w:tblPr/>
      <w:tcPr>
        <w:tcBorders>
          <w:top w:val="nil"/>
          <w:left w:val="single" w:sz="8" w:space="0" w:color="8064A2"/>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top w:val="nil"/>
          <w:bottom w:val="nil"/>
          <w:insideH w:val="nil"/>
          <w:insideV w:val="nil"/>
        </w:tcBorders>
        <w:shd w:val="clear" w:color="auto" w:fill="DFD8E8"/>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5">
    <w:name w:val="Medium List 2 Accent 5"/>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rFonts w:cs="Times New Roman"/>
        <w:sz w:val="24"/>
        <w:szCs w:val="24"/>
      </w:rPr>
      <w:tblPr/>
      <w:tcPr>
        <w:tcBorders>
          <w:top w:val="nil"/>
          <w:left w:val="nil"/>
          <w:bottom w:val="single" w:sz="24" w:space="0" w:color="4BACC6"/>
          <w:right w:val="nil"/>
          <w:insideH w:val="nil"/>
          <w:insideV w:val="nil"/>
        </w:tcBorders>
        <w:shd w:val="clear" w:color="auto" w:fill="FFFFFF"/>
      </w:tcPr>
    </w:tblStylePr>
    <w:tblStylePr w:type="lastRow">
      <w:rPr>
        <w:rFonts w:cs="Times New Roman"/>
      </w:rPr>
      <w:tblPr/>
      <w:tcPr>
        <w:tcBorders>
          <w:top w:val="single" w:sz="8" w:space="0" w:color="4BACC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BACC6"/>
          <w:insideH w:val="nil"/>
          <w:insideV w:val="nil"/>
        </w:tcBorders>
        <w:shd w:val="clear" w:color="auto" w:fill="FFFFFF"/>
      </w:tcPr>
    </w:tblStylePr>
    <w:tblStylePr w:type="lastCol">
      <w:rPr>
        <w:rFonts w:cs="Times New Roman"/>
      </w:rPr>
      <w:tblPr/>
      <w:tcPr>
        <w:tcBorders>
          <w:top w:val="nil"/>
          <w:left w:val="single" w:sz="8" w:space="0" w:color="4BACC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top w:val="nil"/>
          <w:bottom w:val="nil"/>
          <w:insideH w:val="nil"/>
          <w:insideV w:val="nil"/>
        </w:tcBorders>
        <w:shd w:val="clear" w:color="auto" w:fill="D2EAF1"/>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List2-Accent6">
    <w:name w:val="Medium List 2 Accent 6"/>
    <w:basedOn w:val="TableNormal"/>
    <w:uiPriority w:val="99"/>
    <w:rsid w:val="00241F98"/>
    <w:rPr>
      <w:rFonts w:ascii="Cambria" w:eastAsia="Times New Roman" w:hAnsi="Cambria" w:cs="Times New Roman"/>
      <w:color w:val="000000"/>
      <w:sz w:val="20"/>
      <w:szCs w:val="20"/>
      <w:lang w:eastAsia="en-AU"/>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customStyle="1" w:styleId="MediumShading11">
    <w:name w:val="Medium Shading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pPr>
      <w:rPr>
        <w:rFonts w:cs="Times New Roman"/>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pPr>
      <w:rPr>
        <w:rFonts w:cs="Times New Roman"/>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0C0C0"/>
      </w:tcPr>
    </w:tblStylePr>
    <w:tblStylePr w:type="band1Horz">
      <w:rPr>
        <w:rFonts w:cs="Times New Roman"/>
      </w:rPr>
      <w:tblPr/>
      <w:tcPr>
        <w:tcBorders>
          <w:insideH w:val="nil"/>
          <w:insideV w:val="nil"/>
        </w:tcBorders>
        <w:shd w:val="clear" w:color="auto" w:fill="C0C0C0"/>
      </w:tcPr>
    </w:tblStylePr>
    <w:tblStylePr w:type="band2Horz">
      <w:rPr>
        <w:rFonts w:cs="Times New Roman"/>
      </w:rPr>
      <w:tblPr/>
      <w:tcPr>
        <w:tcBorders>
          <w:insideH w:val="nil"/>
          <w:insideV w:val="nil"/>
        </w:tcBorders>
      </w:tcPr>
    </w:tblStylePr>
  </w:style>
  <w:style w:type="table" w:customStyle="1" w:styleId="MediumShading1-Accent11">
    <w:name w:val="Medium Shading 1 - Accent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pPr>
      <w:rPr>
        <w:rFonts w:cs="Times New Roman"/>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pPr>
      <w:rPr>
        <w:rFonts w:cs="Times New Roman"/>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3DFEE"/>
      </w:tcPr>
    </w:tblStylePr>
    <w:tblStylePr w:type="band1Horz">
      <w:rPr>
        <w:rFonts w:cs="Times New Roman"/>
      </w:rPr>
      <w:tblPr/>
      <w:tcPr>
        <w:tcBorders>
          <w:insideH w:val="nil"/>
          <w:insideV w:val="nil"/>
        </w:tcBorders>
        <w:shd w:val="clear" w:color="auto" w:fill="D3DFEE"/>
      </w:tcPr>
    </w:tblStylePr>
    <w:tblStylePr w:type="band2Horz">
      <w:rPr>
        <w:rFonts w:cs="Times New Roman"/>
      </w:rPr>
      <w:tblPr/>
      <w:tcPr>
        <w:tcBorders>
          <w:insideH w:val="nil"/>
          <w:insideV w:val="nil"/>
        </w:tcBorders>
      </w:tcPr>
    </w:tblStylePr>
  </w:style>
  <w:style w:type="table" w:styleId="MediumShading1-Accent2">
    <w:name w:val="Medium Shading 1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pPr>
      <w:rPr>
        <w:rFonts w:cs="Times New Roman"/>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pPr>
      <w:rPr>
        <w:rFonts w:cs="Times New Roman"/>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cPr>
    </w:tblStylePr>
    <w:tblStylePr w:type="band1Horz">
      <w:rPr>
        <w:rFonts w:cs="Times New Roman"/>
      </w:rPr>
      <w:tblPr/>
      <w:tcPr>
        <w:tcBorders>
          <w:insideH w:val="nil"/>
          <w:insideV w:val="nil"/>
        </w:tcBorders>
        <w:shd w:val="clear" w:color="auto" w:fill="EFD3D2"/>
      </w:tcPr>
    </w:tblStylePr>
    <w:tblStylePr w:type="band2Horz">
      <w:rPr>
        <w:rFonts w:cs="Times New Roman"/>
      </w:rPr>
      <w:tblPr/>
      <w:tcPr>
        <w:tcBorders>
          <w:insideH w:val="nil"/>
          <w:insideV w:val="nil"/>
        </w:tcBorders>
      </w:tcPr>
    </w:tblStylePr>
  </w:style>
  <w:style w:type="table" w:styleId="MediumShading1-Accent3">
    <w:name w:val="Medium Shading 1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pPr>
      <w:rPr>
        <w:rFonts w:cs="Times New Roman"/>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pPr>
      <w:rPr>
        <w:rFonts w:cs="Times New Roman"/>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6EED5"/>
      </w:tcPr>
    </w:tblStylePr>
    <w:tblStylePr w:type="band1Horz">
      <w:rPr>
        <w:rFonts w:cs="Times New Roman"/>
      </w:rPr>
      <w:tblPr/>
      <w:tcPr>
        <w:tcBorders>
          <w:insideH w:val="nil"/>
          <w:insideV w:val="nil"/>
        </w:tcBorders>
        <w:shd w:val="clear" w:color="auto" w:fill="E6EED5"/>
      </w:tcPr>
    </w:tblStylePr>
    <w:tblStylePr w:type="band2Horz">
      <w:rPr>
        <w:rFonts w:cs="Times New Roman"/>
      </w:rPr>
      <w:tblPr/>
      <w:tcPr>
        <w:tcBorders>
          <w:insideH w:val="nil"/>
          <w:insideV w:val="nil"/>
        </w:tcBorders>
      </w:tcPr>
    </w:tblStylePr>
  </w:style>
  <w:style w:type="table" w:styleId="MediumShading1-Accent4">
    <w:name w:val="Medium Shading 1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pPr>
      <w:rPr>
        <w:rFonts w:cs="Times New Roman"/>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rFonts w:cs="Times New Roman"/>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D8E8"/>
      </w:tcPr>
    </w:tblStylePr>
    <w:tblStylePr w:type="band1Horz">
      <w:rPr>
        <w:rFonts w:cs="Times New Roman"/>
      </w:rPr>
      <w:tblPr/>
      <w:tcPr>
        <w:tcBorders>
          <w:insideH w:val="nil"/>
          <w:insideV w:val="nil"/>
        </w:tcBorders>
        <w:shd w:val="clear" w:color="auto" w:fill="DFD8E8"/>
      </w:tcPr>
    </w:tblStylePr>
    <w:tblStylePr w:type="band2Horz">
      <w:rPr>
        <w:rFonts w:cs="Times New Roman"/>
      </w:rPr>
      <w:tblPr/>
      <w:tcPr>
        <w:tcBorders>
          <w:insideH w:val="nil"/>
          <w:insideV w:val="nil"/>
        </w:tcBorders>
      </w:tcPr>
    </w:tblStylePr>
  </w:style>
  <w:style w:type="table" w:styleId="MediumShading1-Accent5">
    <w:name w:val="Medium Shading 1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pPr>
      <w:rPr>
        <w:rFonts w:cs="Times New Roman"/>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pPr>
      <w:rPr>
        <w:rFonts w:cs="Times New Roman"/>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2EAF1"/>
      </w:tcPr>
    </w:tblStylePr>
    <w:tblStylePr w:type="band1Horz">
      <w:rPr>
        <w:rFonts w:cs="Times New Roman"/>
      </w:rPr>
      <w:tblPr/>
      <w:tcPr>
        <w:tcBorders>
          <w:insideH w:val="nil"/>
          <w:insideV w:val="nil"/>
        </w:tcBorders>
        <w:shd w:val="clear" w:color="auto" w:fill="D2EAF1"/>
      </w:tcPr>
    </w:tblStylePr>
    <w:tblStylePr w:type="band2Horz">
      <w:rPr>
        <w:rFonts w:cs="Times New Roman"/>
      </w:rPr>
      <w:tblPr/>
      <w:tcPr>
        <w:tcBorders>
          <w:insideH w:val="nil"/>
          <w:insideV w:val="nil"/>
        </w:tcBorders>
      </w:tcPr>
    </w:tblStylePr>
  </w:style>
  <w:style w:type="table" w:styleId="MediumShading1-Accent6">
    <w:name w:val="Medium Shading 1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Times New Roman"/>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Times New Roman"/>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DE4D0"/>
      </w:tcPr>
    </w:tblStylePr>
    <w:tblStylePr w:type="band1Horz">
      <w:rPr>
        <w:rFonts w:cs="Times New Roman"/>
      </w:rPr>
      <w:tblPr/>
      <w:tcPr>
        <w:tcBorders>
          <w:insideH w:val="nil"/>
          <w:insideV w:val="nil"/>
        </w:tcBorders>
        <w:shd w:val="clear" w:color="auto" w:fill="FDE4D0"/>
      </w:tcPr>
    </w:tblStylePr>
    <w:tblStylePr w:type="band2Horz">
      <w:rPr>
        <w:rFonts w:cs="Times New Roman"/>
      </w:rPr>
      <w:tblPr/>
      <w:tcPr>
        <w:tcBorders>
          <w:insideH w:val="nil"/>
          <w:insideV w:val="nil"/>
        </w:tcBorders>
      </w:tcPr>
    </w:tblStylePr>
  </w:style>
  <w:style w:type="table" w:customStyle="1" w:styleId="MediumShading21">
    <w:name w:val="Medium Shading 2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000000"/>
      </w:tcPr>
    </w:tblStylePr>
    <w:tblStylePr w:type="lastCol">
      <w:rPr>
        <w:rFonts w:cs="Times New Roman"/>
        <w:b/>
        <w:bCs/>
        <w:color w:val="FFFFFF"/>
      </w:rPr>
      <w:tblPr/>
      <w:tcPr>
        <w:tcBorders>
          <w:left w:val="nil"/>
          <w:right w:val="nil"/>
          <w:insideH w:val="nil"/>
          <w:insideV w:val="nil"/>
        </w:tcBorders>
        <w:shd w:val="clear" w:color="auto" w:fill="000000"/>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Times New Roman"/>
        <w:b/>
        <w:bCs/>
        <w:color w:val="FFFFFF"/>
      </w:rPr>
      <w:tblPr/>
      <w:tcPr>
        <w:tcBorders>
          <w:left w:val="nil"/>
          <w:right w:val="nil"/>
          <w:insideH w:val="nil"/>
          <w:insideV w:val="nil"/>
        </w:tcBorders>
        <w:shd w:val="clear" w:color="auto" w:fill="4F81B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C0504D"/>
      </w:tcPr>
    </w:tblStylePr>
    <w:tblStylePr w:type="lastCol">
      <w:rPr>
        <w:rFonts w:cs="Times New Roman"/>
        <w:b/>
        <w:bCs/>
        <w:color w:val="FFFFFF"/>
      </w:rPr>
      <w:tblPr/>
      <w:tcPr>
        <w:tcBorders>
          <w:left w:val="nil"/>
          <w:right w:val="nil"/>
          <w:insideH w:val="nil"/>
          <w:insideV w:val="nil"/>
        </w:tcBorders>
        <w:shd w:val="clear" w:color="auto" w:fill="C0504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9BBB59"/>
      </w:tcPr>
    </w:tblStylePr>
    <w:tblStylePr w:type="lastCol">
      <w:rPr>
        <w:rFonts w:cs="Times New Roman"/>
        <w:b/>
        <w:bCs/>
        <w:color w:val="FFFFFF"/>
      </w:rPr>
      <w:tblPr/>
      <w:tcPr>
        <w:tcBorders>
          <w:left w:val="nil"/>
          <w:right w:val="nil"/>
          <w:insideH w:val="nil"/>
          <w:insideV w:val="nil"/>
        </w:tcBorders>
        <w:shd w:val="clear" w:color="auto" w:fill="9BBB59"/>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8064A2"/>
      </w:tcPr>
    </w:tblStylePr>
    <w:tblStylePr w:type="lastCol">
      <w:rPr>
        <w:rFonts w:cs="Times New Roman"/>
        <w:b/>
        <w:bCs/>
        <w:color w:val="FFFFFF"/>
      </w:rPr>
      <w:tblPr/>
      <w:tcPr>
        <w:tcBorders>
          <w:left w:val="nil"/>
          <w:right w:val="nil"/>
          <w:insideH w:val="nil"/>
          <w:insideV w:val="nil"/>
        </w:tcBorders>
        <w:shd w:val="clear" w:color="auto" w:fill="8064A2"/>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BACC6"/>
      </w:tcPr>
    </w:tblStylePr>
    <w:tblStylePr w:type="lastCol">
      <w:rPr>
        <w:rFonts w:cs="Times New Roman"/>
        <w:b/>
        <w:bCs/>
        <w:color w:val="FFFFFF"/>
      </w:rPr>
      <w:tblPr/>
      <w:tcPr>
        <w:tcBorders>
          <w:left w:val="nil"/>
          <w:right w:val="nil"/>
          <w:insideH w:val="nil"/>
          <w:insideV w:val="nil"/>
        </w:tcBorders>
        <w:shd w:val="clear" w:color="auto" w:fill="4BACC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rsid w:val="00241F98"/>
    <w:rPr>
      <w:rFonts w:ascii="Arial" w:eastAsia="Times New Roman" w:hAnsi="Arial" w:cs="Times New Roman"/>
      <w:sz w:val="20"/>
      <w:szCs w:val="20"/>
      <w:lang w:eastAsia="en-AU"/>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F79646"/>
      </w:tcPr>
    </w:tblStylePr>
    <w:tblStylePr w:type="lastCol">
      <w:rPr>
        <w:rFonts w:cs="Times New Roman"/>
        <w:b/>
        <w:bCs/>
        <w:color w:val="FFFFFF"/>
      </w:rPr>
      <w:tblPr/>
      <w:tcPr>
        <w:tcBorders>
          <w:left w:val="nil"/>
          <w:right w:val="nil"/>
          <w:insideH w:val="nil"/>
          <w:insideV w:val="nil"/>
        </w:tcBorders>
        <w:shd w:val="clear" w:color="auto" w:fill="F79646"/>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241F9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eastAsia="Times New Roman" w:hAnsi="Cambria" w:cs="Times New Roman"/>
      <w:szCs w:val="20"/>
      <w:lang w:eastAsia="en-AU"/>
    </w:rPr>
  </w:style>
  <w:style w:type="character" w:customStyle="1" w:styleId="MessageHeaderChar">
    <w:name w:val="Message Header Char"/>
    <w:basedOn w:val="DefaultParagraphFont"/>
    <w:link w:val="MessageHeader"/>
    <w:uiPriority w:val="99"/>
    <w:semiHidden/>
    <w:rsid w:val="00241F98"/>
    <w:rPr>
      <w:rFonts w:ascii="Cambria" w:eastAsia="Times New Roman" w:hAnsi="Cambria" w:cs="Times New Roman"/>
      <w:szCs w:val="20"/>
      <w:shd w:val="pct20" w:color="auto" w:fill="auto"/>
      <w:lang w:eastAsia="en-AU"/>
    </w:rPr>
  </w:style>
  <w:style w:type="paragraph" w:styleId="NoSpacing">
    <w:name w:val="No Spacing"/>
    <w:uiPriority w:val="99"/>
    <w:qFormat/>
    <w:rsid w:val="00241F98"/>
    <w:rPr>
      <w:rFonts w:ascii="Arial" w:eastAsia="Times New Roman" w:hAnsi="Arial" w:cs="Times New Roman"/>
      <w:sz w:val="20"/>
      <w:lang w:eastAsia="en-AU"/>
    </w:rPr>
  </w:style>
  <w:style w:type="paragraph" w:styleId="NormalWeb">
    <w:name w:val="Normal (Web)"/>
    <w:basedOn w:val="Normal"/>
    <w:uiPriority w:val="99"/>
    <w:semiHidden/>
    <w:rsid w:val="00241F98"/>
    <w:pPr>
      <w:spacing w:line="280" w:lineRule="atLeast"/>
    </w:pPr>
    <w:rPr>
      <w:rFonts w:ascii="Times New Roman" w:eastAsia="Times New Roman" w:hAnsi="Times New Roman" w:cs="Times New Roman"/>
      <w:szCs w:val="20"/>
      <w:lang w:eastAsia="en-AU"/>
    </w:rPr>
  </w:style>
  <w:style w:type="paragraph" w:styleId="NormalIndent">
    <w:name w:val="Normal Indent"/>
    <w:basedOn w:val="Normal"/>
    <w:uiPriority w:val="99"/>
    <w:semiHidden/>
    <w:rsid w:val="00241F98"/>
    <w:pPr>
      <w:spacing w:line="280" w:lineRule="atLeast"/>
      <w:ind w:left="567"/>
    </w:pPr>
    <w:rPr>
      <w:rFonts w:eastAsia="Times New Roman" w:cs="Times New Roman"/>
      <w:szCs w:val="20"/>
      <w:lang w:eastAsia="en-AU"/>
    </w:rPr>
  </w:style>
  <w:style w:type="paragraph" w:styleId="NoteHeading">
    <w:name w:val="Note Heading"/>
    <w:basedOn w:val="Normal"/>
    <w:next w:val="Normal"/>
    <w:link w:val="NoteHeadingChar"/>
    <w:uiPriority w:val="99"/>
    <w:semiHidden/>
    <w:rsid w:val="00241F98"/>
    <w:rPr>
      <w:rFonts w:eastAsia="Times New Roman" w:cs="Times New Roman"/>
      <w:szCs w:val="20"/>
      <w:lang w:eastAsia="en-AU"/>
    </w:rPr>
  </w:style>
  <w:style w:type="character" w:customStyle="1" w:styleId="NoteHeadingChar">
    <w:name w:val="Note Heading Char"/>
    <w:basedOn w:val="DefaultParagraphFont"/>
    <w:link w:val="NoteHeading"/>
    <w:uiPriority w:val="99"/>
    <w:semiHidden/>
    <w:rsid w:val="00241F98"/>
    <w:rPr>
      <w:rFonts w:ascii="Arial" w:eastAsia="Times New Roman" w:hAnsi="Arial" w:cs="Times New Roman"/>
      <w:sz w:val="20"/>
      <w:szCs w:val="20"/>
      <w:lang w:eastAsia="en-AU"/>
    </w:rPr>
  </w:style>
  <w:style w:type="character" w:styleId="PageNumber">
    <w:name w:val="page number"/>
    <w:basedOn w:val="DefaultParagraphFont"/>
    <w:uiPriority w:val="99"/>
    <w:semiHidden/>
    <w:rsid w:val="00241F98"/>
    <w:rPr>
      <w:rFonts w:cs="Times New Roman"/>
    </w:rPr>
  </w:style>
  <w:style w:type="paragraph" w:styleId="PlainText">
    <w:name w:val="Plain Text"/>
    <w:basedOn w:val="Normal"/>
    <w:link w:val="PlainTextChar"/>
    <w:uiPriority w:val="99"/>
    <w:semiHidden/>
    <w:rsid w:val="00241F98"/>
    <w:rPr>
      <w:rFonts w:ascii="Consolas" w:eastAsia="Times New Roman" w:hAnsi="Consolas" w:cs="Consolas"/>
      <w:sz w:val="21"/>
      <w:szCs w:val="21"/>
      <w:lang w:eastAsia="en-AU"/>
    </w:rPr>
  </w:style>
  <w:style w:type="character" w:customStyle="1" w:styleId="PlainTextChar">
    <w:name w:val="Plain Text Char"/>
    <w:basedOn w:val="DefaultParagraphFont"/>
    <w:link w:val="PlainText"/>
    <w:uiPriority w:val="99"/>
    <w:semiHidden/>
    <w:rsid w:val="00241F98"/>
    <w:rPr>
      <w:rFonts w:ascii="Consolas" w:eastAsia="Times New Roman" w:hAnsi="Consolas" w:cs="Consolas"/>
      <w:sz w:val="21"/>
      <w:szCs w:val="21"/>
      <w:lang w:eastAsia="en-AU"/>
    </w:rPr>
  </w:style>
  <w:style w:type="paragraph" w:styleId="Salutation">
    <w:name w:val="Salutation"/>
    <w:basedOn w:val="Normal"/>
    <w:next w:val="Normal"/>
    <w:link w:val="SalutationChar"/>
    <w:uiPriority w:val="99"/>
    <w:semiHidden/>
    <w:rsid w:val="00241F98"/>
    <w:pPr>
      <w:spacing w:line="280" w:lineRule="atLeast"/>
    </w:pPr>
    <w:rPr>
      <w:rFonts w:eastAsia="Times New Roman" w:cs="Times New Roman"/>
      <w:szCs w:val="20"/>
      <w:lang w:eastAsia="en-AU"/>
    </w:rPr>
  </w:style>
  <w:style w:type="character" w:customStyle="1" w:styleId="SalutationChar">
    <w:name w:val="Salutation Char"/>
    <w:basedOn w:val="DefaultParagraphFont"/>
    <w:link w:val="Salutation"/>
    <w:uiPriority w:val="99"/>
    <w:semiHidden/>
    <w:rsid w:val="00241F98"/>
    <w:rPr>
      <w:rFonts w:ascii="Arial" w:eastAsia="Times New Roman" w:hAnsi="Arial" w:cs="Times New Roman"/>
      <w:sz w:val="20"/>
      <w:szCs w:val="20"/>
      <w:lang w:eastAsia="en-AU"/>
    </w:rPr>
  </w:style>
  <w:style w:type="paragraph" w:styleId="Signature">
    <w:name w:val="Signature"/>
    <w:basedOn w:val="Normal"/>
    <w:link w:val="SignatureChar"/>
    <w:uiPriority w:val="99"/>
    <w:semiHidden/>
    <w:rsid w:val="00241F98"/>
    <w:pPr>
      <w:ind w:left="4252"/>
    </w:pPr>
    <w:rPr>
      <w:rFonts w:eastAsia="Times New Roman" w:cs="Times New Roman"/>
      <w:szCs w:val="20"/>
      <w:lang w:eastAsia="en-AU"/>
    </w:rPr>
  </w:style>
  <w:style w:type="character" w:customStyle="1" w:styleId="SignatureChar">
    <w:name w:val="Signature Char"/>
    <w:basedOn w:val="DefaultParagraphFont"/>
    <w:link w:val="Signature"/>
    <w:uiPriority w:val="99"/>
    <w:semiHidden/>
    <w:rsid w:val="00241F98"/>
    <w:rPr>
      <w:rFonts w:ascii="Arial" w:eastAsia="Times New Roman" w:hAnsi="Arial" w:cs="Times New Roman"/>
      <w:sz w:val="20"/>
      <w:szCs w:val="20"/>
      <w:lang w:eastAsia="en-AU"/>
    </w:rPr>
  </w:style>
  <w:style w:type="character" w:styleId="Strong">
    <w:name w:val="Strong"/>
    <w:basedOn w:val="DefaultParagraphFont"/>
    <w:uiPriority w:val="22"/>
    <w:qFormat/>
    <w:rsid w:val="00241F98"/>
    <w:rPr>
      <w:rFonts w:cs="Times New Roman"/>
      <w:b/>
      <w:bCs/>
    </w:rPr>
  </w:style>
  <w:style w:type="paragraph" w:styleId="Subtitle">
    <w:name w:val="Subtitle"/>
    <w:basedOn w:val="Normal"/>
    <w:next w:val="Normal"/>
    <w:link w:val="SubtitleChar"/>
    <w:uiPriority w:val="99"/>
    <w:qFormat/>
    <w:rsid w:val="00241F98"/>
    <w:pPr>
      <w:numPr>
        <w:ilvl w:val="1"/>
      </w:numPr>
      <w:spacing w:line="280" w:lineRule="atLeast"/>
    </w:pPr>
    <w:rPr>
      <w:rFonts w:ascii="Cambria" w:eastAsia="Times New Roman" w:hAnsi="Cambria" w:cs="Times New Roman"/>
      <w:i/>
      <w:iCs/>
      <w:color w:val="4F81BD"/>
      <w:spacing w:val="15"/>
      <w:szCs w:val="20"/>
      <w:lang w:eastAsia="en-AU"/>
    </w:rPr>
  </w:style>
  <w:style w:type="character" w:customStyle="1" w:styleId="SubtitleChar">
    <w:name w:val="Subtitle Char"/>
    <w:basedOn w:val="DefaultParagraphFont"/>
    <w:link w:val="Subtitle"/>
    <w:uiPriority w:val="99"/>
    <w:rsid w:val="00241F98"/>
    <w:rPr>
      <w:rFonts w:ascii="Cambria" w:eastAsia="Times New Roman" w:hAnsi="Cambria" w:cs="Times New Roman"/>
      <w:i/>
      <w:iCs/>
      <w:color w:val="4F81BD"/>
      <w:spacing w:val="15"/>
      <w:sz w:val="20"/>
      <w:szCs w:val="20"/>
      <w:lang w:eastAsia="en-AU"/>
    </w:rPr>
  </w:style>
  <w:style w:type="character" w:styleId="SubtleEmphasis">
    <w:name w:val="Subtle Emphasis"/>
    <w:basedOn w:val="DefaultParagraphFont"/>
    <w:uiPriority w:val="99"/>
    <w:qFormat/>
    <w:rsid w:val="00241F98"/>
    <w:rPr>
      <w:rFonts w:cs="Times New Roman"/>
      <w:i/>
      <w:iCs/>
      <w:color w:val="808080"/>
    </w:rPr>
  </w:style>
  <w:style w:type="character" w:styleId="SubtleReference">
    <w:name w:val="Subtle Reference"/>
    <w:basedOn w:val="DefaultParagraphFont"/>
    <w:uiPriority w:val="99"/>
    <w:qFormat/>
    <w:rsid w:val="00241F98"/>
    <w:rPr>
      <w:rFonts w:cs="Times New Roman"/>
      <w:smallCaps/>
      <w:color w:val="C0504D"/>
      <w:u w:val="single"/>
    </w:rPr>
  </w:style>
  <w:style w:type="table" w:styleId="Table3Deffects1">
    <w:name w:val="Table 3D effects 1"/>
    <w:basedOn w:val="TableNormal"/>
    <w:uiPriority w:val="99"/>
    <w:rsid w:val="00241F98"/>
    <w:pPr>
      <w:spacing w:before="60" w:after="60" w:line="280" w:lineRule="atLeast"/>
    </w:pPr>
    <w:rPr>
      <w:rFonts w:ascii="Arial" w:eastAsia="Times New Roman" w:hAnsi="Arial" w:cs="Times New Roman"/>
      <w:sz w:val="20"/>
      <w:szCs w:val="20"/>
      <w:lang w:eastAsia="en-AU"/>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241F98"/>
    <w:pPr>
      <w:spacing w:before="60" w:after="60" w:line="280" w:lineRule="atLeast"/>
    </w:pPr>
    <w:rPr>
      <w:rFonts w:ascii="Arial" w:eastAsia="Times New Roman" w:hAnsi="Arial"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241F98"/>
    <w:pPr>
      <w:spacing w:before="60" w:after="60" w:line="280" w:lineRule="atLeast"/>
    </w:pPr>
    <w:rPr>
      <w:rFonts w:ascii="Arial" w:eastAsia="Times New Roman" w:hAnsi="Arial"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241F98"/>
    <w:pPr>
      <w:spacing w:before="60" w:after="60" w:line="280" w:lineRule="atLeast"/>
    </w:pPr>
    <w:rPr>
      <w:rFonts w:ascii="Arial" w:eastAsia="Times New Roman" w:hAnsi="Arial" w:cs="Times New Roman"/>
      <w:sz w:val="20"/>
      <w:szCs w:val="20"/>
      <w:lang w:eastAsia="en-AU"/>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241F98"/>
    <w:pPr>
      <w:spacing w:before="60" w:after="60" w:line="280" w:lineRule="atLeast"/>
    </w:pPr>
    <w:rPr>
      <w:rFonts w:ascii="Arial" w:eastAsia="Times New Roman" w:hAnsi="Arial"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241F98"/>
    <w:pPr>
      <w:spacing w:before="60" w:after="60" w:line="280" w:lineRule="atLeast"/>
    </w:pPr>
    <w:rPr>
      <w:rFonts w:ascii="Arial" w:eastAsia="Times New Roman" w:hAnsi="Arial" w:cs="Times New Roman"/>
      <w:b/>
      <w:bCs/>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41F98"/>
    <w:pPr>
      <w:spacing w:before="60" w:after="60" w:line="280" w:lineRule="atLeast"/>
    </w:pPr>
    <w:rPr>
      <w:rFonts w:ascii="Arial" w:eastAsia="Times New Roman" w:hAnsi="Arial"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241F98"/>
    <w:pPr>
      <w:spacing w:before="60" w:after="60" w:line="280" w:lineRule="atLeast"/>
    </w:pPr>
    <w:rPr>
      <w:rFonts w:ascii="Arial" w:eastAsia="Times New Roman" w:hAnsi="Arial" w:cs="Times New Roman"/>
      <w:sz w:val="20"/>
      <w:szCs w:val="20"/>
      <w:lang w:eastAsia="en-AU"/>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241F98"/>
    <w:pPr>
      <w:spacing w:before="60" w:after="60" w:line="280" w:lineRule="atLeast"/>
    </w:pPr>
    <w:rPr>
      <w:rFonts w:ascii="Arial" w:eastAsia="Times New Roman" w:hAnsi="Arial"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rsid w:val="00241F98"/>
    <w:pPr>
      <w:spacing w:before="60" w:after="60" w:line="280" w:lineRule="atLeast"/>
    </w:pPr>
    <w:rPr>
      <w:rFonts w:ascii="Arial" w:eastAsia="Times New Roman" w:hAnsi="Arial" w:cs="Times New Roman"/>
      <w:sz w:val="20"/>
      <w:szCs w:val="20"/>
      <w:lang w:eastAsia="en-AU"/>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241F98"/>
    <w:pPr>
      <w:spacing w:before="60" w:after="60" w:line="280" w:lineRule="atLeast"/>
    </w:pPr>
    <w:rPr>
      <w:rFonts w:ascii="Arial" w:eastAsia="Times New Roman" w:hAnsi="Arial"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241F98"/>
    <w:pPr>
      <w:spacing w:before="60" w:after="60" w:line="280" w:lineRule="atLeast"/>
    </w:pPr>
    <w:rPr>
      <w:rFonts w:ascii="Arial" w:eastAsia="Times New Roman" w:hAnsi="Arial"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1F98"/>
    <w:pPr>
      <w:spacing w:line="280" w:lineRule="atLeast"/>
      <w:ind w:left="200" w:hanging="200"/>
    </w:pPr>
    <w:rPr>
      <w:rFonts w:eastAsia="Times New Roman" w:cs="Times New Roman"/>
      <w:szCs w:val="20"/>
      <w:lang w:eastAsia="en-AU"/>
    </w:rPr>
  </w:style>
  <w:style w:type="paragraph" w:styleId="TableofFigures">
    <w:name w:val="table of figures"/>
    <w:basedOn w:val="Normal"/>
    <w:next w:val="Normal"/>
    <w:uiPriority w:val="99"/>
    <w:semiHidden/>
    <w:rsid w:val="00241F98"/>
    <w:pPr>
      <w:spacing w:line="280" w:lineRule="atLeast"/>
    </w:pPr>
    <w:rPr>
      <w:rFonts w:eastAsia="Times New Roman" w:cs="Times New Roman"/>
      <w:szCs w:val="20"/>
      <w:lang w:eastAsia="en-AU"/>
    </w:rPr>
  </w:style>
  <w:style w:type="table" w:styleId="TableProfessional">
    <w:name w:val="Table Professional"/>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241F98"/>
    <w:pPr>
      <w:spacing w:before="60" w:after="60" w:line="280" w:lineRule="atLeast"/>
    </w:pPr>
    <w:rPr>
      <w:rFonts w:ascii="Arial" w:eastAsia="Times New Roman" w:hAnsi="Arial" w:cs="Times New Roman"/>
      <w:sz w:val="20"/>
      <w:szCs w:val="20"/>
      <w:lang w:eastAsia="en-AU"/>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241F98"/>
    <w:pPr>
      <w:spacing w:before="60" w:after="60" w:line="280" w:lineRule="atLeast"/>
    </w:pPr>
    <w:rPr>
      <w:rFonts w:ascii="Arial" w:eastAsia="Times New Roman" w:hAnsi="Arial" w:cs="Times New Roman"/>
      <w:sz w:val="20"/>
      <w:szCs w:val="20"/>
      <w:lang w:eastAsia="en-AU"/>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241F98"/>
    <w:pPr>
      <w:spacing w:before="60" w:after="60" w:line="280" w:lineRule="atLeast"/>
    </w:pPr>
    <w:rPr>
      <w:rFonts w:ascii="Arial" w:eastAsia="Times New Roman" w:hAnsi="Arial" w:cs="Times New Roman"/>
      <w:sz w:val="20"/>
      <w:szCs w:val="20"/>
      <w:lang w:eastAsia="en-AU"/>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241F98"/>
    <w:pPr>
      <w:spacing w:before="60" w:after="60" w:line="280" w:lineRule="atLeas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241F98"/>
    <w:pPr>
      <w:spacing w:before="60" w:after="60" w:line="280" w:lineRule="atLeast"/>
    </w:pPr>
    <w:rPr>
      <w:rFonts w:ascii="Arial" w:eastAsia="Times New Roman" w:hAnsi="Arial"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241F98"/>
    <w:pPr>
      <w:spacing w:before="60" w:after="60" w:line="280" w:lineRule="atLeast"/>
    </w:pPr>
    <w:rPr>
      <w:rFonts w:ascii="Arial" w:eastAsia="Times New Roman" w:hAnsi="Arial"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241F98"/>
    <w:pPr>
      <w:spacing w:before="60" w:after="60" w:line="280" w:lineRule="atLeast"/>
    </w:pPr>
    <w:rPr>
      <w:rFonts w:ascii="Arial" w:eastAsia="Times New Roman" w:hAnsi="Arial"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qFormat/>
    <w:rsid w:val="00241F98"/>
    <w:pPr>
      <w:pBdr>
        <w:bottom w:val="single" w:sz="8" w:space="4" w:color="4F81BD"/>
      </w:pBdr>
      <w:spacing w:after="300"/>
      <w:contextualSpacing/>
    </w:pPr>
    <w:rPr>
      <w:rFonts w:ascii="Cambria" w:eastAsia="Times New Roman" w:hAnsi="Cambria" w:cs="Times New Roman"/>
      <w:color w:val="17365D"/>
      <w:spacing w:val="5"/>
      <w:kern w:val="28"/>
      <w:sz w:val="52"/>
      <w:szCs w:val="52"/>
      <w:lang w:eastAsia="en-AU"/>
    </w:rPr>
  </w:style>
  <w:style w:type="character" w:customStyle="1" w:styleId="TitleChar">
    <w:name w:val="Title Char"/>
    <w:basedOn w:val="DefaultParagraphFont"/>
    <w:link w:val="Title"/>
    <w:uiPriority w:val="99"/>
    <w:rsid w:val="00241F98"/>
    <w:rPr>
      <w:rFonts w:ascii="Cambria" w:eastAsia="Times New Roman" w:hAnsi="Cambria" w:cs="Times New Roman"/>
      <w:color w:val="17365D"/>
      <w:spacing w:val="5"/>
      <w:kern w:val="28"/>
      <w:sz w:val="52"/>
      <w:szCs w:val="52"/>
      <w:lang w:eastAsia="en-AU"/>
    </w:rPr>
  </w:style>
  <w:style w:type="paragraph" w:styleId="TOAHeading">
    <w:name w:val="toa heading"/>
    <w:basedOn w:val="Normal"/>
    <w:next w:val="Normal"/>
    <w:uiPriority w:val="99"/>
    <w:semiHidden/>
    <w:rsid w:val="00241F98"/>
    <w:pPr>
      <w:spacing w:before="120" w:line="280" w:lineRule="atLeast"/>
    </w:pPr>
    <w:rPr>
      <w:rFonts w:ascii="Cambria" w:eastAsia="Times New Roman" w:hAnsi="Cambria" w:cs="Times New Roman"/>
      <w:b/>
      <w:bCs/>
      <w:szCs w:val="20"/>
      <w:lang w:eastAsia="en-AU"/>
    </w:rPr>
  </w:style>
  <w:style w:type="paragraph" w:styleId="TOC5">
    <w:name w:val="toc 5"/>
    <w:basedOn w:val="Normal"/>
    <w:next w:val="Normal"/>
    <w:autoRedefine/>
    <w:uiPriority w:val="39"/>
    <w:rsid w:val="00241F98"/>
    <w:pPr>
      <w:spacing w:after="100" w:line="280" w:lineRule="atLeast"/>
      <w:ind w:left="800"/>
    </w:pPr>
    <w:rPr>
      <w:rFonts w:eastAsia="Times New Roman" w:cs="Times New Roman"/>
      <w:szCs w:val="20"/>
      <w:lang w:eastAsia="en-AU"/>
    </w:rPr>
  </w:style>
  <w:style w:type="paragraph" w:styleId="TOC6">
    <w:name w:val="toc 6"/>
    <w:basedOn w:val="Normal"/>
    <w:next w:val="Normal"/>
    <w:autoRedefine/>
    <w:uiPriority w:val="39"/>
    <w:rsid w:val="00241F98"/>
    <w:pPr>
      <w:spacing w:after="100" w:line="280" w:lineRule="atLeast"/>
      <w:ind w:left="1000"/>
    </w:pPr>
    <w:rPr>
      <w:rFonts w:eastAsia="Times New Roman" w:cs="Times New Roman"/>
      <w:szCs w:val="20"/>
      <w:lang w:eastAsia="en-AU"/>
    </w:rPr>
  </w:style>
  <w:style w:type="paragraph" w:styleId="TOC7">
    <w:name w:val="toc 7"/>
    <w:basedOn w:val="Normal"/>
    <w:next w:val="Normal"/>
    <w:autoRedefine/>
    <w:uiPriority w:val="39"/>
    <w:rsid w:val="00241F98"/>
    <w:pPr>
      <w:spacing w:after="100" w:line="280" w:lineRule="atLeast"/>
      <w:ind w:left="1200"/>
    </w:pPr>
    <w:rPr>
      <w:rFonts w:eastAsia="Times New Roman" w:cs="Times New Roman"/>
      <w:szCs w:val="20"/>
      <w:lang w:eastAsia="en-AU"/>
    </w:rPr>
  </w:style>
  <w:style w:type="paragraph" w:styleId="TOC8">
    <w:name w:val="toc 8"/>
    <w:basedOn w:val="Normal"/>
    <w:next w:val="Normal"/>
    <w:autoRedefine/>
    <w:uiPriority w:val="39"/>
    <w:rsid w:val="00241F98"/>
    <w:pPr>
      <w:spacing w:after="100" w:line="280" w:lineRule="atLeast"/>
      <w:ind w:left="1400"/>
    </w:pPr>
    <w:rPr>
      <w:rFonts w:eastAsia="Times New Roman" w:cs="Times New Roman"/>
      <w:szCs w:val="20"/>
      <w:lang w:eastAsia="en-AU"/>
    </w:rPr>
  </w:style>
  <w:style w:type="paragraph" w:styleId="TOC9">
    <w:name w:val="toc 9"/>
    <w:basedOn w:val="Normal"/>
    <w:next w:val="Normal"/>
    <w:autoRedefine/>
    <w:uiPriority w:val="39"/>
    <w:rsid w:val="00241F98"/>
    <w:pPr>
      <w:spacing w:after="100" w:line="280" w:lineRule="atLeast"/>
      <w:ind w:left="1600"/>
    </w:pPr>
    <w:rPr>
      <w:rFonts w:eastAsia="Times New Roman" w:cs="Times New Roman"/>
      <w:szCs w:val="20"/>
      <w:lang w:eastAsia="en-AU"/>
    </w:rPr>
  </w:style>
  <w:style w:type="paragraph" w:styleId="TOCHeading">
    <w:name w:val="TOC Heading"/>
    <w:basedOn w:val="Heading1"/>
    <w:next w:val="Normal"/>
    <w:uiPriority w:val="39"/>
    <w:qFormat/>
    <w:rsid w:val="00241F98"/>
    <w:pPr>
      <w:keepLines/>
      <w:spacing w:before="480" w:after="0"/>
      <w:ind w:left="0" w:firstLine="0"/>
      <w:outlineLvl w:val="9"/>
    </w:pPr>
    <w:rPr>
      <w:rFonts w:ascii="Cambria" w:hAnsi="Cambria"/>
      <w:b w:val="0"/>
      <w:color w:val="365F91"/>
    </w:rPr>
  </w:style>
  <w:style w:type="paragraph" w:customStyle="1" w:styleId="CoverpageACNdetails">
    <w:name w:val="Cover page ACN details"/>
    <w:basedOn w:val="Normal"/>
    <w:next w:val="Coverpageparties"/>
    <w:link w:val="CoverpageACNdetailsChar"/>
    <w:uiPriority w:val="99"/>
    <w:rsid w:val="00241F98"/>
    <w:pPr>
      <w:spacing w:line="280" w:lineRule="atLeast"/>
    </w:pPr>
    <w:rPr>
      <w:rFonts w:eastAsia="Times New Roman" w:cs="Times New Roman"/>
      <w:i/>
      <w:sz w:val="28"/>
      <w:szCs w:val="20"/>
      <w:lang w:eastAsia="en-AU"/>
    </w:rPr>
  </w:style>
  <w:style w:type="paragraph" w:customStyle="1" w:styleId="Test">
    <w:name w:val="Test"/>
    <w:basedOn w:val="CoverpageACNdetails"/>
    <w:next w:val="CoverpageACNdetails"/>
    <w:link w:val="TestChar"/>
    <w:uiPriority w:val="99"/>
    <w:semiHidden/>
    <w:rsid w:val="00241F98"/>
  </w:style>
  <w:style w:type="character" w:customStyle="1" w:styleId="CoverpageACNdetailsChar">
    <w:name w:val="Cover page ACN details Char"/>
    <w:basedOn w:val="DefaultParagraphFont"/>
    <w:link w:val="CoverpageACNdetails"/>
    <w:uiPriority w:val="99"/>
    <w:locked/>
    <w:rsid w:val="00241F98"/>
    <w:rPr>
      <w:rFonts w:ascii="Arial" w:eastAsia="Times New Roman" w:hAnsi="Arial" w:cs="Times New Roman"/>
      <w:i/>
      <w:sz w:val="28"/>
      <w:szCs w:val="20"/>
      <w:lang w:eastAsia="en-AU"/>
    </w:rPr>
  </w:style>
  <w:style w:type="character" w:customStyle="1" w:styleId="TestChar">
    <w:name w:val="Test Char"/>
    <w:basedOn w:val="CoverpageACNdetailsChar"/>
    <w:link w:val="Test"/>
    <w:uiPriority w:val="99"/>
    <w:semiHidden/>
    <w:locked/>
    <w:rsid w:val="00241F98"/>
    <w:rPr>
      <w:rFonts w:ascii="Arial" w:eastAsia="Times New Roman" w:hAnsi="Arial" w:cs="Times New Roman"/>
      <w:i/>
      <w:sz w:val="28"/>
      <w:szCs w:val="20"/>
      <w:lang w:eastAsia="en-AU"/>
    </w:rPr>
  </w:style>
  <w:style w:type="table" w:customStyle="1" w:styleId="SparkeHelmoreTable">
    <w:name w:val="Sparke Helmore Table"/>
    <w:rsid w:val="00241F98"/>
    <w:rPr>
      <w:rFonts w:ascii="Calibri" w:eastAsia="Times New Roman" w:hAnsi="Calibri" w:cs="Times New Roman"/>
      <w:sz w:val="20"/>
      <w:szCs w:val="20"/>
      <w:lang w:val="en-US" w:eastAsia="en-AU"/>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rPr>
      <w:tblPr/>
      <w:tcPr>
        <w:shd w:val="clear" w:color="auto" w:fill="D9D9D9"/>
      </w:tcPr>
    </w:tblStylePr>
  </w:style>
  <w:style w:type="paragraph" w:customStyle="1" w:styleId="Bulletted">
    <w:name w:val="Bulletted"/>
    <w:basedOn w:val="Normal"/>
    <w:uiPriority w:val="99"/>
    <w:rsid w:val="00241F98"/>
    <w:pPr>
      <w:keepLines/>
      <w:tabs>
        <w:tab w:val="left" w:pos="33"/>
        <w:tab w:val="left" w:pos="567"/>
        <w:tab w:val="num" w:pos="964"/>
        <w:tab w:val="right" w:pos="9072"/>
        <w:tab w:val="right" w:leader="underscore" w:pos="9360"/>
        <w:tab w:val="left" w:pos="10800"/>
        <w:tab w:val="left" w:pos="11520"/>
        <w:tab w:val="left" w:pos="12240"/>
      </w:tabs>
      <w:ind w:left="964" w:hanging="397"/>
      <w:outlineLvl w:val="0"/>
    </w:pPr>
    <w:rPr>
      <w:rFonts w:eastAsia="Times New Roman" w:cs="Times New Roman"/>
      <w:b/>
      <w:color w:val="000000"/>
      <w:sz w:val="22"/>
      <w:szCs w:val="20"/>
    </w:rPr>
  </w:style>
  <w:style w:type="paragraph" w:customStyle="1" w:styleId="H5">
    <w:name w:val="H5"/>
    <w:basedOn w:val="Normal"/>
    <w:next w:val="Normal"/>
    <w:uiPriority w:val="99"/>
    <w:rsid w:val="00241F98"/>
    <w:pPr>
      <w:keepNext/>
      <w:widowControl w:val="0"/>
      <w:spacing w:before="100" w:after="100"/>
      <w:outlineLvl w:val="5"/>
    </w:pPr>
    <w:rPr>
      <w:rFonts w:eastAsia="Times New Roman" w:cs="Times New Roman"/>
      <w:b/>
      <w:szCs w:val="20"/>
    </w:rPr>
  </w:style>
  <w:style w:type="paragraph" w:customStyle="1" w:styleId="signatureCS">
    <w:name w:val="signature CS"/>
    <w:basedOn w:val="Normal"/>
    <w:uiPriority w:val="99"/>
    <w:rsid w:val="00241F98"/>
    <w:pPr>
      <w:spacing w:line="280" w:lineRule="exact"/>
    </w:pPr>
    <w:rPr>
      <w:rFonts w:eastAsia="Times New Roman" w:cs="Times New Roman"/>
      <w:b/>
      <w:szCs w:val="20"/>
    </w:rPr>
  </w:style>
  <w:style w:type="paragraph" w:customStyle="1" w:styleId="CharCharCharCharCharCharChar">
    <w:name w:val="Char Char Char Char Char Char Char"/>
    <w:basedOn w:val="Normal"/>
    <w:next w:val="BlockText"/>
    <w:uiPriority w:val="99"/>
    <w:rsid w:val="00241F98"/>
    <w:pPr>
      <w:spacing w:after="160" w:line="240" w:lineRule="exact"/>
    </w:pPr>
    <w:rPr>
      <w:rFonts w:ascii="Verdana" w:eastAsia="Times New Roman" w:hAnsi="Verdana" w:cs="Arial"/>
      <w:lang w:val="en-US" w:bidi="he-IL"/>
    </w:rPr>
  </w:style>
  <w:style w:type="paragraph" w:customStyle="1" w:styleId="Caption1">
    <w:name w:val="Caption1"/>
    <w:basedOn w:val="Normal"/>
    <w:next w:val="Normal"/>
    <w:uiPriority w:val="99"/>
    <w:rsid w:val="00241F98"/>
    <w:pPr>
      <w:ind w:left="1008" w:hanging="1008"/>
    </w:pPr>
    <w:rPr>
      <w:rFonts w:ascii="Times New Roman" w:eastAsia="Times New Roman" w:hAnsi="Times New Roman" w:cs="Times New Roman"/>
      <w:szCs w:val="20"/>
      <w:lang w:val="en-GB" w:eastAsia="en-AU"/>
    </w:rPr>
  </w:style>
  <w:style w:type="character" w:customStyle="1" w:styleId="Heading4Char2">
    <w:name w:val="Heading 4 Char2"/>
    <w:aliases w:val="2nd sub-clause Char1,Heading 4 Char1 Char Char1,Heading 4 Char Char1 Char Char1,Heading 4 Char1 Char Char Char Char1,Heading 4 Char Char1 Char Char Char Char1,Heading 4 Char1 Char Char Char Char Char Char1,Heading 4 Char1 Char2,h4 Char1"/>
    <w:link w:val="Heading4"/>
    <w:uiPriority w:val="2"/>
    <w:locked/>
    <w:rsid w:val="00BE61AA"/>
    <w:rPr>
      <w:rFonts w:ascii="Ubuntu" w:eastAsia="Arial" w:hAnsi="Ubuntu" w:cs="Arial"/>
      <w:bCs/>
      <w:color w:val="0070C0"/>
      <w:sz w:val="20"/>
      <w:szCs w:val="20"/>
      <w:lang w:eastAsia="en-AU"/>
    </w:rPr>
  </w:style>
  <w:style w:type="paragraph" w:customStyle="1" w:styleId="Footer2">
    <w:name w:val="Footer 2"/>
    <w:basedOn w:val="Footer"/>
    <w:uiPriority w:val="99"/>
    <w:semiHidden/>
    <w:locked/>
    <w:rsid w:val="00241F98"/>
    <w:pPr>
      <w:tabs>
        <w:tab w:val="clear" w:pos="4513"/>
        <w:tab w:val="clear" w:pos="9026"/>
      </w:tabs>
      <w:jc w:val="right"/>
    </w:pPr>
    <w:rPr>
      <w:rFonts w:eastAsia="Times New Roman" w:cs="Times New Roman"/>
      <w:sz w:val="16"/>
      <w:szCs w:val="20"/>
      <w:lang w:eastAsia="en-AU"/>
    </w:rPr>
  </w:style>
  <w:style w:type="paragraph" w:customStyle="1" w:styleId="Footer3">
    <w:name w:val="Footer 3"/>
    <w:basedOn w:val="Footer"/>
    <w:uiPriority w:val="99"/>
    <w:semiHidden/>
    <w:locked/>
    <w:rsid w:val="00241F98"/>
    <w:pPr>
      <w:tabs>
        <w:tab w:val="clear" w:pos="4513"/>
        <w:tab w:val="clear" w:pos="9026"/>
      </w:tabs>
      <w:jc w:val="right"/>
    </w:pPr>
    <w:rPr>
      <w:rFonts w:eastAsia="Times New Roman" w:cs="Times New Roman"/>
      <w:sz w:val="16"/>
      <w:szCs w:val="20"/>
      <w:lang w:eastAsia="en-AU"/>
    </w:rPr>
  </w:style>
  <w:style w:type="paragraph" w:customStyle="1" w:styleId="Footer7">
    <w:name w:val="Footer 7"/>
    <w:basedOn w:val="Footer"/>
    <w:uiPriority w:val="99"/>
    <w:semiHidden/>
    <w:locked/>
    <w:rsid w:val="00241F98"/>
    <w:pPr>
      <w:tabs>
        <w:tab w:val="clear" w:pos="4513"/>
        <w:tab w:val="clear" w:pos="9026"/>
      </w:tabs>
      <w:jc w:val="right"/>
    </w:pPr>
    <w:rPr>
      <w:rFonts w:eastAsia="Times New Roman" w:cs="Times New Roman"/>
      <w:sz w:val="14"/>
      <w:szCs w:val="20"/>
      <w:lang w:eastAsia="en-AU"/>
    </w:rPr>
  </w:style>
  <w:style w:type="table" w:customStyle="1" w:styleId="TableLayout2">
    <w:name w:val="Table Layout 2"/>
    <w:uiPriority w:val="99"/>
    <w:semiHidden/>
    <w:locked/>
    <w:rsid w:val="00241F98"/>
    <w:rPr>
      <w:rFonts w:ascii="Arial" w:eastAsia="Times New Roman" w:hAnsi="Arial" w:cs="Times New Roman"/>
      <w:sz w:val="20"/>
      <w:szCs w:val="20"/>
      <w:lang w:eastAsia="en-AU"/>
    </w:rPr>
    <w:tblPr>
      <w:tblInd w:w="0" w:type="dxa"/>
      <w:tblCellMar>
        <w:top w:w="0" w:type="dxa"/>
        <w:left w:w="0" w:type="dxa"/>
        <w:bottom w:w="0" w:type="dxa"/>
        <w:right w:w="0" w:type="dxa"/>
      </w:tblCellMar>
    </w:tblPr>
  </w:style>
  <w:style w:type="paragraph" w:customStyle="1" w:styleId="AppendixHeading2">
    <w:name w:val="Appendix Heading 2"/>
    <w:basedOn w:val="Heading2"/>
    <w:uiPriority w:val="99"/>
    <w:rsid w:val="00241F98"/>
    <w:pPr>
      <w:spacing w:before="240" w:after="120" w:line="240" w:lineRule="auto"/>
      <w:ind w:left="0" w:firstLine="0"/>
    </w:pPr>
    <w:rPr>
      <w:b w:val="0"/>
      <w:i/>
      <w:sz w:val="24"/>
      <w:lang w:eastAsia="en-US"/>
    </w:rPr>
  </w:style>
  <w:style w:type="paragraph" w:customStyle="1" w:styleId="Appendixbody">
    <w:name w:val="Appendix body"/>
    <w:basedOn w:val="Normal"/>
    <w:uiPriority w:val="99"/>
    <w:rsid w:val="00241F98"/>
    <w:pPr>
      <w:spacing w:after="120"/>
    </w:pPr>
    <w:rPr>
      <w:rFonts w:eastAsia="Times New Roman" w:cs="Times New Roman"/>
    </w:rPr>
  </w:style>
  <w:style w:type="paragraph" w:customStyle="1" w:styleId="RedItalicIndent2">
    <w:name w:val="Red Italic Indent 2"/>
    <w:basedOn w:val="Normal"/>
    <w:uiPriority w:val="99"/>
    <w:rsid w:val="00241F98"/>
    <w:pPr>
      <w:widowControl w:val="0"/>
      <w:spacing w:after="120"/>
      <w:ind w:left="1134"/>
    </w:pPr>
    <w:rPr>
      <w:rFonts w:eastAsia="Times New Roman" w:cs="Times New Roman"/>
      <w:i/>
      <w:color w:val="FF0000"/>
    </w:rPr>
  </w:style>
  <w:style w:type="paragraph" w:customStyle="1" w:styleId="BlueIndent3">
    <w:name w:val="Blue Indent 3"/>
    <w:basedOn w:val="Normal"/>
    <w:uiPriority w:val="99"/>
    <w:rsid w:val="00241F98"/>
    <w:pPr>
      <w:widowControl w:val="0"/>
      <w:spacing w:after="120"/>
      <w:ind w:left="1701"/>
    </w:pPr>
    <w:rPr>
      <w:rFonts w:eastAsia="Times New Roman" w:cs="Times New Roman"/>
      <w:color w:val="0000FF"/>
    </w:rPr>
  </w:style>
  <w:style w:type="paragraph" w:customStyle="1" w:styleId="NormalArial">
    <w:name w:val="Normal + Arial"/>
    <w:aliases w:val="10 pt"/>
    <w:basedOn w:val="Normal"/>
    <w:link w:val="NormalArialChar"/>
    <w:uiPriority w:val="99"/>
    <w:rsid w:val="00241F98"/>
    <w:rPr>
      <w:rFonts w:eastAsia="Times New Roman" w:cs="Times New Roman"/>
      <w:szCs w:val="20"/>
      <w:lang w:eastAsia="en-AU"/>
    </w:rPr>
  </w:style>
  <w:style w:type="paragraph" w:customStyle="1" w:styleId="Table">
    <w:name w:val="Table"/>
    <w:basedOn w:val="Normal"/>
    <w:uiPriority w:val="99"/>
    <w:rsid w:val="00241F98"/>
    <w:pPr>
      <w:spacing w:after="120"/>
      <w:contextualSpacing/>
    </w:pPr>
    <w:rPr>
      <w:rFonts w:eastAsia="Times New Roman" w:cs="Angsana New"/>
      <w:bCs/>
      <w:sz w:val="18"/>
      <w:szCs w:val="18"/>
    </w:rPr>
  </w:style>
  <w:style w:type="character" w:customStyle="1" w:styleId="NormalArialChar">
    <w:name w:val="Normal + Arial Char"/>
    <w:aliases w:val="10 pt Char"/>
    <w:link w:val="NormalArial"/>
    <w:uiPriority w:val="99"/>
    <w:locked/>
    <w:rsid w:val="00241F98"/>
    <w:rPr>
      <w:rFonts w:ascii="Arial" w:eastAsia="Times New Roman" w:hAnsi="Arial" w:cs="Times New Roman"/>
      <w:sz w:val="20"/>
      <w:szCs w:val="20"/>
      <w:lang w:eastAsia="en-AU"/>
    </w:rPr>
  </w:style>
  <w:style w:type="paragraph" w:customStyle="1" w:styleId="1">
    <w:name w:val="1"/>
    <w:basedOn w:val="Normal"/>
    <w:uiPriority w:val="99"/>
    <w:rsid w:val="00241F98"/>
    <w:rPr>
      <w:rFonts w:ascii="Courier" w:eastAsia="Times New Roman" w:hAnsi="Courier" w:cs="Times New Roman"/>
      <w:szCs w:val="20"/>
    </w:rPr>
  </w:style>
  <w:style w:type="paragraph" w:customStyle="1" w:styleId="Default">
    <w:name w:val="Default"/>
    <w:rsid w:val="00241F98"/>
    <w:pPr>
      <w:autoSpaceDE w:val="0"/>
      <w:autoSpaceDN w:val="0"/>
      <w:adjustRightInd w:val="0"/>
    </w:pPr>
    <w:rPr>
      <w:rFonts w:ascii="Times New Roman" w:eastAsia="Times New Roman" w:hAnsi="Times New Roman" w:cs="Times New Roman"/>
      <w:color w:val="000000"/>
      <w:lang w:eastAsia="en-AU"/>
    </w:rPr>
  </w:style>
  <w:style w:type="paragraph" w:customStyle="1" w:styleId="AnnexHeading">
    <w:name w:val="Annex Heading"/>
    <w:basedOn w:val="Normal"/>
    <w:next w:val="BodyText"/>
    <w:uiPriority w:val="99"/>
    <w:rsid w:val="00241F98"/>
    <w:pPr>
      <w:keepNext/>
      <w:pageBreakBefore/>
      <w:spacing w:before="240" w:after="120"/>
      <w:ind w:left="2160" w:hanging="2160"/>
      <w:outlineLvl w:val="0"/>
    </w:pPr>
    <w:rPr>
      <w:rFonts w:eastAsia="Times New Roman" w:cs="Times New Roman"/>
      <w:color w:val="993300"/>
      <w:sz w:val="40"/>
      <w:szCs w:val="36"/>
      <w:lang w:eastAsia="en-AU"/>
    </w:rPr>
  </w:style>
  <w:style w:type="paragraph" w:styleId="Revision">
    <w:name w:val="Revision"/>
    <w:hidden/>
    <w:uiPriority w:val="99"/>
    <w:semiHidden/>
    <w:rsid w:val="00241F98"/>
    <w:rPr>
      <w:rFonts w:ascii="Times New Roman" w:eastAsia="Times New Roman" w:hAnsi="Times New Roman" w:cs="Times New Roman"/>
      <w:lang w:eastAsia="en-AU"/>
    </w:rPr>
  </w:style>
  <w:style w:type="paragraph" w:customStyle="1" w:styleId="Clause1">
    <w:name w:val="Clause1"/>
    <w:basedOn w:val="Heading2"/>
    <w:next w:val="NoSpacing"/>
    <w:link w:val="Clause1Char"/>
    <w:uiPriority w:val="99"/>
    <w:rsid w:val="00241F98"/>
    <w:pPr>
      <w:pBdr>
        <w:bottom w:val="single" w:sz="8" w:space="3" w:color="C0C0C0"/>
      </w:pBdr>
      <w:tabs>
        <w:tab w:val="num" w:pos="567"/>
        <w:tab w:val="left" w:pos="1276"/>
      </w:tabs>
      <w:spacing w:before="240" w:after="120" w:line="240" w:lineRule="auto"/>
      <w:ind w:left="360" w:hanging="360"/>
    </w:pPr>
    <w:rPr>
      <w:rFonts w:cs="Times New Roman"/>
      <w:color w:val="4F6228"/>
      <w:sz w:val="24"/>
      <w:lang w:eastAsia="en-US"/>
    </w:rPr>
  </w:style>
  <w:style w:type="character" w:customStyle="1" w:styleId="Clause1Char">
    <w:name w:val="Clause1 Char"/>
    <w:link w:val="Clause1"/>
    <w:uiPriority w:val="99"/>
    <w:locked/>
    <w:rsid w:val="00241F98"/>
    <w:rPr>
      <w:rFonts w:ascii="Ubuntu" w:eastAsia="Times New Roman" w:hAnsi="Ubuntu" w:cs="Times New Roman"/>
      <w:b/>
      <w:bCs/>
      <w:iCs/>
      <w:color w:val="4F6228"/>
      <w:szCs w:val="28"/>
    </w:rPr>
  </w:style>
  <w:style w:type="paragraph" w:customStyle="1" w:styleId="Clause2">
    <w:name w:val="Clause2"/>
    <w:basedOn w:val="Normal"/>
    <w:uiPriority w:val="99"/>
    <w:rsid w:val="00241F98"/>
    <w:pPr>
      <w:keepNext/>
      <w:tabs>
        <w:tab w:val="num" w:pos="567"/>
        <w:tab w:val="num" w:pos="851"/>
        <w:tab w:val="num" w:pos="1276"/>
      </w:tabs>
      <w:spacing w:before="120" w:after="120"/>
      <w:ind w:left="851" w:hanging="851"/>
    </w:pPr>
    <w:rPr>
      <w:rFonts w:eastAsia="Times New Roman" w:cs="Times New Roman"/>
      <w:b/>
      <w:szCs w:val="20"/>
    </w:rPr>
  </w:style>
  <w:style w:type="paragraph" w:customStyle="1" w:styleId="Clause3">
    <w:name w:val="Clause3"/>
    <w:basedOn w:val="Normal"/>
    <w:uiPriority w:val="99"/>
    <w:rsid w:val="00241F98"/>
    <w:pPr>
      <w:tabs>
        <w:tab w:val="num" w:pos="851"/>
        <w:tab w:val="num" w:pos="1134"/>
        <w:tab w:val="left" w:pos="1276"/>
      </w:tabs>
      <w:spacing w:before="120" w:after="120"/>
      <w:ind w:left="851" w:hanging="851"/>
    </w:pPr>
    <w:rPr>
      <w:rFonts w:eastAsia="Times New Roman" w:cs="Times New Roman"/>
      <w:szCs w:val="20"/>
    </w:rPr>
  </w:style>
  <w:style w:type="paragraph" w:customStyle="1" w:styleId="Clause4">
    <w:name w:val="Clause4"/>
    <w:basedOn w:val="Normal"/>
    <w:uiPriority w:val="99"/>
    <w:rsid w:val="00241F98"/>
    <w:pPr>
      <w:tabs>
        <w:tab w:val="num" w:pos="1418"/>
        <w:tab w:val="num" w:pos="1985"/>
        <w:tab w:val="num" w:pos="2268"/>
      </w:tabs>
      <w:spacing w:before="120" w:after="120"/>
      <w:ind w:left="1418" w:hanging="567"/>
    </w:pPr>
    <w:rPr>
      <w:rFonts w:eastAsia="Times New Roman" w:cs="Times New Roman"/>
      <w:szCs w:val="20"/>
    </w:rPr>
  </w:style>
  <w:style w:type="paragraph" w:customStyle="1" w:styleId="Clause5">
    <w:name w:val="Clause5"/>
    <w:basedOn w:val="Normal"/>
    <w:uiPriority w:val="99"/>
    <w:rsid w:val="00241F98"/>
    <w:pPr>
      <w:tabs>
        <w:tab w:val="num" w:pos="2138"/>
        <w:tab w:val="num" w:pos="2694"/>
      </w:tabs>
      <w:spacing w:before="120" w:after="120"/>
      <w:ind w:left="1985" w:hanging="567"/>
    </w:pPr>
    <w:rPr>
      <w:rFonts w:eastAsia="Times New Roman" w:cs="Arial"/>
      <w:szCs w:val="20"/>
    </w:rPr>
  </w:style>
  <w:style w:type="paragraph" w:customStyle="1" w:styleId="ClauseNoFormat">
    <w:name w:val="ClauseNoFormat"/>
    <w:basedOn w:val="Normal"/>
    <w:uiPriority w:val="99"/>
    <w:rsid w:val="00241F98"/>
    <w:pPr>
      <w:tabs>
        <w:tab w:val="num" w:pos="3261"/>
      </w:tabs>
      <w:spacing w:before="120" w:after="120"/>
      <w:ind w:left="851"/>
    </w:pPr>
    <w:rPr>
      <w:rFonts w:eastAsia="Times New Roman" w:cs="Arial"/>
      <w:szCs w:val="20"/>
    </w:rPr>
  </w:style>
  <w:style w:type="numbering" w:styleId="1ai">
    <w:name w:val="Outline List 1"/>
    <w:basedOn w:val="NoList"/>
    <w:rsid w:val="00241F98"/>
  </w:style>
  <w:style w:type="numbering" w:styleId="ArticleSection">
    <w:name w:val="Outline List 3"/>
    <w:basedOn w:val="NoList"/>
    <w:rsid w:val="00241F98"/>
    <w:pPr>
      <w:numPr>
        <w:numId w:val="193"/>
      </w:numPr>
    </w:pPr>
  </w:style>
  <w:style w:type="numbering" w:styleId="111111">
    <w:name w:val="Outline List 2"/>
    <w:basedOn w:val="NoList"/>
    <w:rsid w:val="00241F98"/>
    <w:pPr>
      <w:numPr>
        <w:numId w:val="24"/>
      </w:numPr>
    </w:pPr>
  </w:style>
  <w:style w:type="numbering" w:customStyle="1" w:styleId="Listofnumbersnoheadings">
    <w:name w:val="List of numbers (no headings)"/>
    <w:rsid w:val="00241F98"/>
    <w:pPr>
      <w:numPr>
        <w:numId w:val="4"/>
      </w:numPr>
    </w:pPr>
  </w:style>
  <w:style w:type="paragraph" w:customStyle="1" w:styleId="Tablebodytext">
    <w:name w:val="Table body text"/>
    <w:basedOn w:val="Default"/>
    <w:next w:val="Default"/>
    <w:link w:val="TablebodytextChar"/>
    <w:rsid w:val="00241F98"/>
    <w:pPr>
      <w:widowControl w:val="0"/>
    </w:pPr>
    <w:rPr>
      <w:rFonts w:ascii="Arial" w:hAnsi="Arial"/>
      <w:color w:val="auto"/>
      <w:lang w:val="en-US" w:eastAsia="en-US"/>
    </w:rPr>
  </w:style>
  <w:style w:type="character" w:customStyle="1" w:styleId="TablebodytextChar">
    <w:name w:val="Table body text Char"/>
    <w:link w:val="Tablebodytext"/>
    <w:locked/>
    <w:rsid w:val="00241F98"/>
    <w:rPr>
      <w:rFonts w:ascii="Arial" w:eastAsia="Times New Roman" w:hAnsi="Arial" w:cs="Times New Roman"/>
      <w:lang w:val="en-US"/>
    </w:rPr>
  </w:style>
  <w:style w:type="character" w:customStyle="1" w:styleId="apple-converted-space">
    <w:name w:val="apple-converted-space"/>
    <w:basedOn w:val="DefaultParagraphFont"/>
    <w:rsid w:val="00241F98"/>
  </w:style>
  <w:style w:type="character" w:customStyle="1" w:styleId="element-invisible">
    <w:name w:val="element-invisible"/>
    <w:basedOn w:val="DefaultParagraphFont"/>
    <w:rsid w:val="00241F98"/>
  </w:style>
  <w:style w:type="character" w:styleId="UnresolvedMention">
    <w:name w:val="Unresolved Mention"/>
    <w:basedOn w:val="DefaultParagraphFont"/>
    <w:uiPriority w:val="99"/>
    <w:semiHidden/>
    <w:unhideWhenUsed/>
    <w:rsid w:val="00241F98"/>
    <w:rPr>
      <w:color w:val="605E5C"/>
      <w:shd w:val="clear" w:color="auto" w:fill="E1DFDD"/>
    </w:rPr>
  </w:style>
  <w:style w:type="paragraph" w:customStyle="1" w:styleId="TableContent">
    <w:name w:val="Table Content"/>
    <w:rsid w:val="00E57546"/>
    <w:pPr>
      <w:spacing w:before="60" w:after="60"/>
    </w:pPr>
    <w:rPr>
      <w:rFonts w:ascii="Arial" w:eastAsia="Times New Roman" w:hAnsi="Arial" w:cs="Arial"/>
      <w:sz w:val="22"/>
      <w:lang w:eastAsia="en-AU"/>
    </w:rPr>
  </w:style>
  <w:style w:type="paragraph" w:customStyle="1" w:styleId="TableHeader">
    <w:name w:val="Table Header"/>
    <w:basedOn w:val="TableContent"/>
    <w:rsid w:val="00E57546"/>
    <w:pPr>
      <w:spacing w:before="120"/>
    </w:pPr>
    <w:rPr>
      <w:b/>
      <w:bCs/>
    </w:rPr>
  </w:style>
  <w:style w:type="paragraph" w:customStyle="1" w:styleId="paragraph">
    <w:name w:val="paragraph"/>
    <w:basedOn w:val="Normal"/>
    <w:rsid w:val="001C6A50"/>
    <w:pPr>
      <w:spacing w:before="100" w:beforeAutospacing="1" w:after="100" w:afterAutospacing="1"/>
    </w:pPr>
    <w:rPr>
      <w:rFonts w:ascii="Times New Roman" w:eastAsia="Times New Roman" w:hAnsi="Times New Roman" w:cs="Times New Roman"/>
      <w:lang w:eastAsia="en-AU"/>
    </w:rPr>
  </w:style>
  <w:style w:type="character" w:customStyle="1" w:styleId="normaltextrun">
    <w:name w:val="normaltextrun"/>
    <w:basedOn w:val="DefaultParagraphFont"/>
    <w:rsid w:val="001C6A50"/>
  </w:style>
  <w:style w:type="character" w:customStyle="1" w:styleId="eop">
    <w:name w:val="eop"/>
    <w:basedOn w:val="DefaultParagraphFont"/>
    <w:rsid w:val="001C6A50"/>
  </w:style>
  <w:style w:type="paragraph" w:customStyle="1" w:styleId="TableParagraph">
    <w:name w:val="Table Paragraph"/>
    <w:basedOn w:val="Normal"/>
    <w:uiPriority w:val="1"/>
    <w:qFormat/>
    <w:rsid w:val="007776C4"/>
    <w:pPr>
      <w:widowControl w:val="0"/>
      <w:spacing w:before="134"/>
      <w:ind w:left="14"/>
    </w:pPr>
    <w:rPr>
      <w:rFonts w:eastAsiaTheme="minorEastAsia"/>
      <w:sz w:val="22"/>
      <w:szCs w:val="22"/>
      <w:lang w:val="en-US"/>
    </w:rPr>
  </w:style>
  <w:style w:type="character" w:styleId="Mention">
    <w:name w:val="Mention"/>
    <w:basedOn w:val="DefaultParagraphFont"/>
    <w:uiPriority w:val="99"/>
    <w:unhideWhenUsed/>
    <w:rsid w:val="006C0707"/>
    <w:rPr>
      <w:color w:val="2B579A"/>
      <w:shd w:val="clear" w:color="auto" w:fill="E1DFDD"/>
    </w:rPr>
  </w:style>
  <w:style w:type="character" w:customStyle="1" w:styleId="ListParagraphChar">
    <w:name w:val="List Paragraph Char"/>
    <w:aliases w:val="Bullet List Paragraph Char,Recommendation Char,List Paragraph1 Char,standard lewis Char,CDHP List Paragraph Char,List Paragraph11 Char,List Paragraph111 Char,L Char,F5 List Paragraph Char,Dot pt Char,CV text Char,Table text Char"/>
    <w:basedOn w:val="DefaultParagraphFont"/>
    <w:link w:val="ListParagraph"/>
    <w:uiPriority w:val="34"/>
    <w:qFormat/>
    <w:locked/>
    <w:rsid w:val="00F12BD1"/>
    <w:rPr>
      <w:rFonts w:ascii="Arial" w:eastAsia="Times New Roman" w:hAnsi="Arial" w:cs="Times New Roman"/>
      <w:sz w:val="20"/>
      <w:szCs w:val="20"/>
      <w:lang w:eastAsia="en-AU"/>
    </w:rPr>
  </w:style>
  <w:style w:type="paragraph" w:customStyle="1" w:styleId="Schedule10">
    <w:name w:val="Schedule_1"/>
    <w:basedOn w:val="Normal"/>
    <w:rsid w:val="0009390C"/>
    <w:pPr>
      <w:keepNext/>
      <w:tabs>
        <w:tab w:val="num" w:pos="964"/>
      </w:tabs>
      <w:spacing w:after="220"/>
      <w:ind w:left="964" w:hanging="964"/>
    </w:pPr>
    <w:rPr>
      <w:rFonts w:cs="Arial"/>
      <w:b/>
      <w:bCs/>
      <w:sz w:val="28"/>
      <w:szCs w:val="28"/>
    </w:rPr>
  </w:style>
  <w:style w:type="paragraph" w:customStyle="1" w:styleId="Schedule20">
    <w:name w:val="Schedule_2"/>
    <w:basedOn w:val="Normal"/>
    <w:rsid w:val="0009390C"/>
    <w:pPr>
      <w:keepNext/>
      <w:tabs>
        <w:tab w:val="num" w:pos="964"/>
      </w:tabs>
      <w:spacing w:after="220"/>
      <w:ind w:left="964" w:hanging="964"/>
    </w:pPr>
    <w:rPr>
      <w:rFonts w:cs="Arial"/>
      <w:b/>
      <w:bCs/>
    </w:rPr>
  </w:style>
  <w:style w:type="paragraph" w:customStyle="1" w:styleId="Schedule30">
    <w:name w:val="Schedule_3"/>
    <w:basedOn w:val="Normal"/>
    <w:rsid w:val="0009390C"/>
    <w:pPr>
      <w:tabs>
        <w:tab w:val="num" w:pos="1928"/>
      </w:tabs>
      <w:spacing w:after="240"/>
      <w:ind w:left="1928" w:hanging="964"/>
    </w:pPr>
    <w:rPr>
      <w:rFonts w:cs="Arial"/>
      <w:szCs w:val="20"/>
    </w:rPr>
  </w:style>
  <w:style w:type="paragraph" w:customStyle="1" w:styleId="Schedule40">
    <w:name w:val="Schedule_4"/>
    <w:basedOn w:val="Normal"/>
    <w:rsid w:val="0009390C"/>
    <w:pPr>
      <w:tabs>
        <w:tab w:val="num" w:pos="2892"/>
      </w:tabs>
      <w:spacing w:after="240"/>
      <w:ind w:left="2892" w:hanging="964"/>
    </w:pPr>
    <w:rPr>
      <w:rFonts w:cs="Arial"/>
      <w:szCs w:val="20"/>
    </w:rPr>
  </w:style>
  <w:style w:type="paragraph" w:customStyle="1" w:styleId="Schedule50">
    <w:name w:val="Schedule_5"/>
    <w:basedOn w:val="Normal"/>
    <w:rsid w:val="0009390C"/>
    <w:pPr>
      <w:tabs>
        <w:tab w:val="num" w:pos="3856"/>
      </w:tabs>
      <w:spacing w:after="240"/>
      <w:ind w:left="3856" w:hanging="964"/>
    </w:pPr>
    <w:rPr>
      <w:rFonts w:cs="Arial"/>
      <w:szCs w:val="20"/>
    </w:rPr>
  </w:style>
  <w:style w:type="paragraph" w:customStyle="1" w:styleId="Schedule6">
    <w:name w:val="Schedule_6"/>
    <w:basedOn w:val="Normal"/>
    <w:rsid w:val="0009390C"/>
    <w:pPr>
      <w:tabs>
        <w:tab w:val="num" w:pos="4820"/>
      </w:tabs>
      <w:spacing w:after="240"/>
      <w:ind w:left="4820" w:hanging="964"/>
    </w:pPr>
    <w:rPr>
      <w:rFonts w:cs="Arial"/>
      <w:szCs w:val="20"/>
    </w:rPr>
  </w:style>
  <w:style w:type="paragraph" w:customStyle="1" w:styleId="Schedule7">
    <w:name w:val="Schedule_7"/>
    <w:basedOn w:val="Normal"/>
    <w:rsid w:val="0009390C"/>
    <w:pPr>
      <w:tabs>
        <w:tab w:val="num" w:pos="5783"/>
      </w:tabs>
      <w:spacing w:after="240"/>
      <w:ind w:left="5783" w:hanging="963"/>
    </w:pPr>
    <w:rPr>
      <w:rFonts w:cs="Arial"/>
      <w:szCs w:val="20"/>
    </w:rPr>
  </w:style>
  <w:style w:type="paragraph" w:customStyle="1" w:styleId="Schedule8">
    <w:name w:val="Schedule_8"/>
    <w:basedOn w:val="Normal"/>
    <w:rsid w:val="0009390C"/>
    <w:pPr>
      <w:tabs>
        <w:tab w:val="num" w:pos="6747"/>
      </w:tabs>
      <w:spacing w:after="240"/>
      <w:ind w:left="6747" w:hanging="964"/>
    </w:pPr>
    <w:rPr>
      <w:rFonts w:cs="Arial"/>
      <w:szCs w:val="20"/>
    </w:rPr>
  </w:style>
  <w:style w:type="numbering" w:customStyle="1" w:styleId="CUSchedule">
    <w:name w:val="CU_Schedule"/>
    <w:uiPriority w:val="99"/>
    <w:rsid w:val="0009390C"/>
    <w:pPr>
      <w:numPr>
        <w:numId w:val="46"/>
      </w:numPr>
    </w:pPr>
  </w:style>
  <w:style w:type="paragraph" w:customStyle="1" w:styleId="Bluetext">
    <w:name w:val="Bluetext"/>
    <w:basedOn w:val="Normal"/>
    <w:qFormat/>
    <w:rsid w:val="00A234F6"/>
    <w:pPr>
      <w:spacing w:line="260" w:lineRule="atLeast"/>
    </w:pPr>
    <w:rPr>
      <w:rFonts w:cs="Arial"/>
      <w:color w:val="000000" w:themeColor="text1"/>
      <w:szCs w:val="22"/>
      <w:lang w:val="en-US"/>
    </w:rPr>
  </w:style>
  <w:style w:type="paragraph" w:customStyle="1" w:styleId="Bluebullet1">
    <w:name w:val="Bluebullet1"/>
    <w:basedOn w:val="ListParagraph"/>
    <w:qFormat/>
    <w:rsid w:val="00F90EE2"/>
    <w:pPr>
      <w:numPr>
        <w:numId w:val="19"/>
      </w:numPr>
      <w:spacing w:before="80" w:after="80" w:line="240" w:lineRule="auto"/>
      <w:ind w:left="357" w:hanging="357"/>
      <w:contextualSpacing w:val="0"/>
    </w:pPr>
    <w:rPr>
      <w:rFonts w:eastAsiaTheme="minorHAnsi" w:cstheme="minorBidi"/>
      <w:color w:val="000000" w:themeColor="text1"/>
      <w:spacing w:val="4"/>
      <w:szCs w:val="18"/>
      <w:lang w:val="en-GB" w:eastAsia="en-US"/>
    </w:rPr>
  </w:style>
  <w:style w:type="paragraph" w:customStyle="1" w:styleId="Subhead">
    <w:name w:val="Subhead"/>
    <w:next w:val="Normal"/>
    <w:qFormat/>
    <w:rsid w:val="00634E50"/>
    <w:pPr>
      <w:keepNext/>
      <w:keepLines/>
      <w:widowControl w:val="0"/>
      <w:spacing w:before="240" w:after="120"/>
    </w:pPr>
    <w:rPr>
      <w:rFonts w:ascii="Arial" w:eastAsia="Arial" w:hAnsi="Arial" w:cs="Times New Roman"/>
      <w:b/>
      <w:color w:val="0070C0"/>
      <w:sz w:val="22"/>
      <w:szCs w:val="22"/>
      <w:lang w:val="en-GB"/>
    </w:rPr>
  </w:style>
  <w:style w:type="paragraph" w:customStyle="1" w:styleId="Bluehead">
    <w:name w:val="Bluehead"/>
    <w:basedOn w:val="Heading2"/>
    <w:qFormat/>
    <w:rsid w:val="00634E50"/>
    <w:pPr>
      <w:numPr>
        <w:ilvl w:val="0"/>
        <w:numId w:val="0"/>
      </w:numPr>
      <w:spacing w:before="120" w:after="120" w:line="240" w:lineRule="auto"/>
      <w:ind w:left="576" w:hanging="576"/>
    </w:pPr>
    <w:rPr>
      <w:rFonts w:ascii="Calibri" w:eastAsiaTheme="majorEastAsia" w:hAnsi="Calibri" w:cstheme="majorBidi"/>
      <w:szCs w:val="20"/>
      <w:lang w:eastAsia="en-US"/>
    </w:rPr>
  </w:style>
  <w:style w:type="paragraph" w:customStyle="1" w:styleId="Bodycopy">
    <w:name w:val="Body copy"/>
    <w:basedOn w:val="Normal"/>
    <w:link w:val="BodycopyChar"/>
    <w:qFormat/>
    <w:rsid w:val="00634E50"/>
    <w:pPr>
      <w:spacing w:after="120"/>
    </w:pPr>
    <w:rPr>
      <w:rFonts w:eastAsia="Calibri" w:cs="Arial"/>
      <w:bCs/>
      <w:sz w:val="18"/>
      <w:szCs w:val="20"/>
    </w:rPr>
  </w:style>
  <w:style w:type="character" w:customStyle="1" w:styleId="BodycopyChar">
    <w:name w:val="Body copy Char"/>
    <w:basedOn w:val="DefaultParagraphFont"/>
    <w:link w:val="Bodycopy"/>
    <w:rsid w:val="00634E50"/>
    <w:rPr>
      <w:rFonts w:ascii="Arial" w:eastAsia="Calibri" w:hAnsi="Arial" w:cs="Arial"/>
      <w:bCs/>
      <w:sz w:val="18"/>
      <w:szCs w:val="20"/>
    </w:rPr>
  </w:style>
  <w:style w:type="paragraph" w:customStyle="1" w:styleId="TableBullet1">
    <w:name w:val="Table Bullet1"/>
    <w:qFormat/>
    <w:rsid w:val="00682E66"/>
    <w:pPr>
      <w:numPr>
        <w:numId w:val="18"/>
      </w:numPr>
      <w:spacing w:before="80" w:after="80" w:line="252" w:lineRule="auto"/>
    </w:pPr>
    <w:rPr>
      <w:color w:val="262626" w:themeColor="text1" w:themeTint="D9"/>
      <w:sz w:val="20"/>
      <w:szCs w:val="22"/>
      <w:lang w:val="en-GB"/>
    </w:rPr>
  </w:style>
  <w:style w:type="paragraph" w:customStyle="1" w:styleId="Bullet10">
    <w:name w:val="Bullet1"/>
    <w:link w:val="Bullet1Char1"/>
    <w:qFormat/>
    <w:rsid w:val="00634E50"/>
    <w:pPr>
      <w:spacing w:before="60" w:after="120"/>
      <w:ind w:left="284" w:hanging="284"/>
      <w:jc w:val="both"/>
    </w:pPr>
    <w:rPr>
      <w:rFonts w:eastAsia="Arial" w:cs="Times New Roman"/>
      <w:sz w:val="20"/>
      <w:szCs w:val="22"/>
      <w:lang w:val="en-US"/>
    </w:rPr>
  </w:style>
  <w:style w:type="character" w:customStyle="1" w:styleId="Bullet1Char1">
    <w:name w:val="Bullet1 Char1"/>
    <w:link w:val="Bullet10"/>
    <w:rsid w:val="00634E50"/>
    <w:rPr>
      <w:rFonts w:eastAsia="Arial" w:cs="Times New Roman"/>
      <w:sz w:val="20"/>
      <w:szCs w:val="22"/>
      <w:lang w:val="en-US"/>
    </w:rPr>
  </w:style>
  <w:style w:type="paragraph" w:customStyle="1" w:styleId="Subsubhead">
    <w:name w:val="Subsubhead"/>
    <w:basedOn w:val="Subhead"/>
    <w:qFormat/>
    <w:rsid w:val="00634E50"/>
    <w:pPr>
      <w:widowControl/>
    </w:pPr>
    <w:rPr>
      <w:rFonts w:asciiTheme="minorHAnsi" w:hAnsiTheme="minorHAnsi"/>
      <w:color w:val="000000" w:themeColor="text1"/>
      <w:sz w:val="20"/>
    </w:rPr>
  </w:style>
  <w:style w:type="paragraph" w:customStyle="1" w:styleId="Bull1">
    <w:name w:val="Bull 1"/>
    <w:basedOn w:val="Normal"/>
    <w:qFormat/>
    <w:rsid w:val="00EC2241"/>
    <w:pPr>
      <w:ind w:left="720" w:hanging="360"/>
    </w:pPr>
    <w:rPr>
      <w:rFonts w:eastAsia="Times New Roman" w:cs="Times New Roman"/>
      <w:bCs/>
      <w:color w:val="000000" w:themeColor="text1"/>
      <w:szCs w:val="20"/>
      <w:lang w:val="en-IN" w:eastAsia="en-IN"/>
    </w:rPr>
  </w:style>
  <w:style w:type="paragraph" w:customStyle="1" w:styleId="BulletCG1">
    <w:name w:val="Bullet CG 1"/>
    <w:basedOn w:val="ListParagraph"/>
    <w:qFormat/>
    <w:rsid w:val="007357A7"/>
    <w:pPr>
      <w:numPr>
        <w:numId w:val="20"/>
      </w:numPr>
      <w:spacing w:before="160" w:after="120" w:line="300" w:lineRule="atLeast"/>
      <w:ind w:right="259"/>
      <w:jc w:val="left"/>
    </w:pPr>
    <w:rPr>
      <w:rFonts w:ascii="Tahoma" w:eastAsia="Times" w:hAnsi="Tahoma"/>
      <w:bCs/>
      <w:sz w:val="18"/>
    </w:rPr>
  </w:style>
  <w:style w:type="numbering" w:customStyle="1" w:styleId="MListNumparaNumbering">
    <w:name w:val="MList Numpara Numbering"/>
    <w:uiPriority w:val="99"/>
    <w:rsid w:val="00143D95"/>
  </w:style>
  <w:style w:type="paragraph" w:customStyle="1" w:styleId="Captionforfigure">
    <w:name w:val="Caption for figure"/>
    <w:basedOn w:val="Normal"/>
    <w:rsid w:val="00B82BAC"/>
    <w:pPr>
      <w:numPr>
        <w:numId w:val="21"/>
      </w:numPr>
      <w:spacing w:line="216" w:lineRule="auto"/>
      <w:jc w:val="center"/>
    </w:pPr>
    <w:rPr>
      <w:rFonts w:eastAsia="Calibri" w:cs="Times New Roman"/>
      <w:b/>
      <w:bCs/>
      <w:color w:val="808080" w:themeColor="background1" w:themeShade="80"/>
      <w:sz w:val="16"/>
      <w:szCs w:val="16"/>
    </w:rPr>
  </w:style>
  <w:style w:type="table" w:customStyle="1" w:styleId="TableGrid10">
    <w:name w:val="Table Grid1"/>
    <w:basedOn w:val="TableNormal"/>
    <w:next w:val="TableGrid"/>
    <w:uiPriority w:val="39"/>
    <w:rsid w:val="00183146"/>
    <w:rPr>
      <w:rFonts w:ascii="Arial" w:hAnsi="Arial" w:cs="Arial"/>
      <w:kern w:val="2"/>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bullet2">
    <w:name w:val="Bluebullet2"/>
    <w:basedOn w:val="ListParagraph"/>
    <w:qFormat/>
    <w:rsid w:val="00BB0627"/>
    <w:pPr>
      <w:numPr>
        <w:ilvl w:val="1"/>
        <w:numId w:val="22"/>
      </w:numPr>
      <w:spacing w:before="120" w:after="0" w:line="240" w:lineRule="atLeast"/>
      <w:ind w:left="697" w:hanging="357"/>
      <w:contextualSpacing w:val="0"/>
    </w:pPr>
    <w:rPr>
      <w:rFonts w:cs="Arial"/>
      <w:color w:val="000000" w:themeColor="text1"/>
    </w:rPr>
  </w:style>
  <w:style w:type="table" w:styleId="GridTable4-Accent6">
    <w:name w:val="Grid Table 4 Accent 6"/>
    <w:basedOn w:val="TableNormal"/>
    <w:uiPriority w:val="49"/>
    <w:rsid w:val="005B037F"/>
    <w:rPr>
      <w:rFonts w:ascii="Arial" w:hAnsi="Arial" w:cs="Arial"/>
      <w:kern w:val="2"/>
      <w:szCs w:val="20"/>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umbering">
    <w:name w:val="Numbering"/>
    <w:basedOn w:val="Normal"/>
    <w:qFormat/>
    <w:rsid w:val="001308D7"/>
    <w:pPr>
      <w:spacing w:before="100" w:beforeAutospacing="1" w:after="100" w:afterAutospacing="1"/>
      <w:ind w:left="2204" w:hanging="360"/>
    </w:pPr>
    <w:rPr>
      <w:rFonts w:cs="Arial"/>
      <w:b/>
      <w:szCs w:val="20"/>
      <w:lang w:val="en-IN"/>
    </w:rPr>
  </w:style>
  <w:style w:type="paragraph" w:customStyle="1" w:styleId="TableBullet">
    <w:name w:val="Table Bullet"/>
    <w:basedOn w:val="Normal"/>
    <w:qFormat/>
    <w:rsid w:val="001308D7"/>
    <w:pPr>
      <w:numPr>
        <w:numId w:val="17"/>
      </w:numPr>
      <w:spacing w:before="100" w:beforeAutospacing="1" w:after="100" w:afterAutospacing="1"/>
      <w:mirrorIndents/>
    </w:pPr>
    <w:rPr>
      <w:rFonts w:cs="Arial"/>
      <w:szCs w:val="20"/>
      <w:lang w:val="en-IN"/>
    </w:rPr>
  </w:style>
  <w:style w:type="paragraph" w:customStyle="1" w:styleId="Numbering1">
    <w:name w:val="Numbering 1"/>
    <w:basedOn w:val="Bullet1"/>
    <w:qFormat/>
    <w:rsid w:val="001308D7"/>
    <w:pPr>
      <w:numPr>
        <w:numId w:val="23"/>
      </w:numPr>
    </w:pPr>
    <w:rPr>
      <w:rFonts w:eastAsia="Arial"/>
      <w:b/>
      <w:bCs/>
    </w:rPr>
  </w:style>
  <w:style w:type="table" w:customStyle="1" w:styleId="Tableformat1">
    <w:name w:val="Table format 1"/>
    <w:basedOn w:val="TableNormal"/>
    <w:uiPriority w:val="99"/>
    <w:rsid w:val="006B1AEC"/>
    <w:pPr>
      <w:ind w:left="57" w:right="57"/>
    </w:pPr>
    <w:rPr>
      <w:rFonts w:ascii="Arial" w:hAnsi="Arial"/>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bottom w:w="57" w:type="dxa"/>
      </w:tblCellMar>
    </w:tblPr>
  </w:style>
  <w:style w:type="paragraph" w:customStyle="1" w:styleId="contentwithIntenet">
    <w:name w:val="content with Intenet"/>
    <w:basedOn w:val="Bluetext"/>
    <w:qFormat/>
    <w:rsid w:val="001308D7"/>
    <w:pPr>
      <w:ind w:left="1134"/>
    </w:pPr>
    <w:rPr>
      <w:rFonts w:eastAsia="Arial"/>
      <w:szCs w:val="20"/>
    </w:rPr>
  </w:style>
  <w:style w:type="paragraph" w:customStyle="1" w:styleId="Content">
    <w:name w:val="Content"/>
    <w:basedOn w:val="Heading4"/>
    <w:qFormat/>
    <w:rsid w:val="001308D7"/>
    <w:pPr>
      <w:ind w:left="1134" w:firstLine="0"/>
    </w:pPr>
  </w:style>
  <w:style w:type="paragraph" w:customStyle="1" w:styleId="Heading3step2">
    <w:name w:val="Heading 3 step 2"/>
    <w:basedOn w:val="Heading3"/>
    <w:link w:val="Heading3step2Char"/>
    <w:qFormat/>
    <w:rsid w:val="00EE4195"/>
    <w:pPr>
      <w:ind w:left="432" w:hanging="432"/>
    </w:pPr>
    <w:rPr>
      <w:rFonts w:eastAsia="Arial"/>
      <w:color w:val="00B0F0"/>
    </w:rPr>
  </w:style>
  <w:style w:type="numbering" w:customStyle="1" w:styleId="CurrentList1">
    <w:name w:val="Current List1"/>
    <w:uiPriority w:val="99"/>
    <w:rsid w:val="001308D7"/>
    <w:pPr>
      <w:numPr>
        <w:numId w:val="176"/>
      </w:numPr>
    </w:pPr>
  </w:style>
  <w:style w:type="paragraph" w:customStyle="1" w:styleId="msonormal0">
    <w:name w:val="msonormal"/>
    <w:basedOn w:val="Normal"/>
    <w:rsid w:val="001308D7"/>
    <w:pPr>
      <w:spacing w:before="100" w:beforeAutospacing="1" w:after="100" w:afterAutospacing="1"/>
    </w:pPr>
    <w:rPr>
      <w:rFonts w:ascii="Times New Roman" w:eastAsia="Times New Roman" w:hAnsi="Times New Roman" w:cs="Times New Roman"/>
      <w:lang w:val="en-US"/>
    </w:rPr>
  </w:style>
  <w:style w:type="paragraph" w:customStyle="1" w:styleId="font5">
    <w:name w:val="font5"/>
    <w:basedOn w:val="Normal"/>
    <w:rsid w:val="001308D7"/>
    <w:pPr>
      <w:spacing w:before="100" w:beforeAutospacing="1" w:after="100" w:afterAutospacing="1"/>
    </w:pPr>
    <w:rPr>
      <w:rFonts w:eastAsia="Times New Roman" w:cs="Arial"/>
      <w:color w:val="000000"/>
      <w:szCs w:val="20"/>
      <w:lang w:val="en-US"/>
    </w:rPr>
  </w:style>
  <w:style w:type="paragraph" w:customStyle="1" w:styleId="xl63">
    <w:name w:val="xl63"/>
    <w:basedOn w:val="Normal"/>
    <w:rsid w:val="001308D7"/>
    <w:pPr>
      <w:spacing w:before="100" w:beforeAutospacing="1" w:after="100" w:afterAutospacing="1"/>
      <w:textAlignment w:val="top"/>
    </w:pPr>
    <w:rPr>
      <w:rFonts w:ascii="Times New Roman" w:eastAsia="Times New Roman" w:hAnsi="Times New Roman" w:cs="Times New Roman"/>
      <w:lang w:val="en-US"/>
    </w:rPr>
  </w:style>
  <w:style w:type="paragraph" w:customStyle="1" w:styleId="xl64">
    <w:name w:val="xl64"/>
    <w:basedOn w:val="Normal"/>
    <w:rsid w:val="001308D7"/>
    <w:pPr>
      <w:pBdr>
        <w:left w:val="single" w:sz="8" w:space="0" w:color="auto"/>
        <w:bottom w:val="single" w:sz="8" w:space="0" w:color="auto"/>
        <w:right w:val="single" w:sz="8" w:space="0" w:color="auto"/>
      </w:pBdr>
      <w:spacing w:before="100" w:beforeAutospacing="1" w:after="100" w:afterAutospacing="1"/>
      <w:textAlignment w:val="top"/>
    </w:pPr>
    <w:rPr>
      <w:rFonts w:eastAsia="Times New Roman" w:cs="Arial"/>
      <w:b/>
      <w:bCs/>
      <w:szCs w:val="20"/>
      <w:lang w:val="en-US"/>
    </w:rPr>
  </w:style>
  <w:style w:type="paragraph" w:customStyle="1" w:styleId="xl65">
    <w:name w:val="xl65"/>
    <w:basedOn w:val="Normal"/>
    <w:rsid w:val="001308D7"/>
    <w:pPr>
      <w:pBdr>
        <w:bottom w:val="single" w:sz="8" w:space="0" w:color="auto"/>
        <w:right w:val="single" w:sz="8" w:space="0" w:color="auto"/>
      </w:pBdr>
      <w:spacing w:before="100" w:beforeAutospacing="1" w:after="100" w:afterAutospacing="1"/>
      <w:textAlignment w:val="top"/>
    </w:pPr>
    <w:rPr>
      <w:rFonts w:eastAsia="Times New Roman" w:cs="Arial"/>
      <w:szCs w:val="20"/>
      <w:lang w:val="en-US"/>
    </w:rPr>
  </w:style>
  <w:style w:type="paragraph" w:customStyle="1" w:styleId="xl66">
    <w:name w:val="xl66"/>
    <w:basedOn w:val="Normal"/>
    <w:rsid w:val="001308D7"/>
    <w:pPr>
      <w:pBdr>
        <w:left w:val="single" w:sz="8" w:space="0" w:color="auto"/>
        <w:bottom w:val="single" w:sz="8" w:space="0" w:color="auto"/>
        <w:right w:val="single" w:sz="8" w:space="0" w:color="auto"/>
      </w:pBdr>
      <w:spacing w:before="100" w:beforeAutospacing="1" w:after="100" w:afterAutospacing="1"/>
      <w:textAlignment w:val="top"/>
    </w:pPr>
    <w:rPr>
      <w:rFonts w:eastAsia="Times New Roman" w:cs="Arial"/>
      <w:szCs w:val="20"/>
      <w:lang w:val="en-US"/>
    </w:rPr>
  </w:style>
  <w:style w:type="paragraph" w:customStyle="1" w:styleId="xl67">
    <w:name w:val="xl67"/>
    <w:basedOn w:val="Normal"/>
    <w:rsid w:val="001308D7"/>
    <w:pPr>
      <w:pBdr>
        <w:bottom w:val="single" w:sz="8" w:space="0" w:color="auto"/>
        <w:right w:val="single" w:sz="8" w:space="0" w:color="auto"/>
      </w:pBdr>
      <w:spacing w:before="100" w:beforeAutospacing="1" w:after="100" w:afterAutospacing="1"/>
      <w:textAlignment w:val="top"/>
    </w:pPr>
    <w:rPr>
      <w:rFonts w:eastAsia="Times New Roman" w:cs="Arial"/>
      <w:color w:val="000000"/>
      <w:szCs w:val="20"/>
      <w:lang w:val="en-US"/>
    </w:rPr>
  </w:style>
  <w:style w:type="paragraph" w:customStyle="1" w:styleId="xl68">
    <w:name w:val="xl68"/>
    <w:basedOn w:val="Normal"/>
    <w:rsid w:val="001308D7"/>
    <w:pPr>
      <w:pBdr>
        <w:top w:val="single" w:sz="8" w:space="0" w:color="auto"/>
        <w:left w:val="single" w:sz="8" w:space="0" w:color="auto"/>
        <w:right w:val="single" w:sz="8" w:space="0" w:color="auto"/>
      </w:pBdr>
      <w:spacing w:before="100" w:beforeAutospacing="1" w:after="100" w:afterAutospacing="1"/>
      <w:textAlignment w:val="top"/>
    </w:pPr>
    <w:rPr>
      <w:rFonts w:eastAsia="Times New Roman" w:cs="Arial"/>
      <w:b/>
      <w:bCs/>
      <w:szCs w:val="20"/>
      <w:lang w:val="en-US"/>
    </w:rPr>
  </w:style>
  <w:style w:type="paragraph" w:customStyle="1" w:styleId="xl69">
    <w:name w:val="xl69"/>
    <w:basedOn w:val="Normal"/>
    <w:rsid w:val="001308D7"/>
    <w:pPr>
      <w:pBdr>
        <w:right w:val="single" w:sz="8" w:space="0" w:color="auto"/>
      </w:pBdr>
      <w:spacing w:before="100" w:beforeAutospacing="1" w:after="100" w:afterAutospacing="1"/>
      <w:textAlignment w:val="top"/>
    </w:pPr>
    <w:rPr>
      <w:rFonts w:eastAsia="Times New Roman" w:cs="Arial"/>
      <w:szCs w:val="20"/>
      <w:lang w:val="en-US"/>
    </w:rPr>
  </w:style>
  <w:style w:type="paragraph" w:customStyle="1" w:styleId="xl70">
    <w:name w:val="xl70"/>
    <w:basedOn w:val="Normal"/>
    <w:rsid w:val="001308D7"/>
    <w:pPr>
      <w:pBdr>
        <w:top w:val="single" w:sz="8" w:space="0" w:color="auto"/>
        <w:left w:val="single" w:sz="8" w:space="0" w:color="auto"/>
        <w:bottom w:val="single" w:sz="8" w:space="0" w:color="auto"/>
        <w:right w:val="single" w:sz="8" w:space="0" w:color="auto"/>
      </w:pBdr>
      <w:shd w:val="clear" w:color="000000" w:fill="D9D9D9"/>
      <w:spacing w:before="100" w:beforeAutospacing="1" w:after="100" w:afterAutospacing="1"/>
      <w:jc w:val="center"/>
      <w:textAlignment w:val="top"/>
    </w:pPr>
    <w:rPr>
      <w:rFonts w:eastAsia="Times New Roman" w:cs="Arial"/>
      <w:b/>
      <w:bCs/>
      <w:color w:val="000000"/>
      <w:szCs w:val="20"/>
      <w:lang w:val="en-US"/>
    </w:rPr>
  </w:style>
  <w:style w:type="paragraph" w:customStyle="1" w:styleId="xl71">
    <w:name w:val="xl71"/>
    <w:basedOn w:val="Normal"/>
    <w:rsid w:val="001308D7"/>
    <w:pPr>
      <w:pBdr>
        <w:top w:val="single" w:sz="8" w:space="0" w:color="auto"/>
        <w:bottom w:val="single" w:sz="8" w:space="0" w:color="auto"/>
        <w:right w:val="single" w:sz="8" w:space="0" w:color="auto"/>
      </w:pBdr>
      <w:shd w:val="clear" w:color="000000" w:fill="D9D9D9"/>
      <w:spacing w:before="100" w:beforeAutospacing="1" w:after="100" w:afterAutospacing="1"/>
      <w:jc w:val="center"/>
      <w:textAlignment w:val="top"/>
    </w:pPr>
    <w:rPr>
      <w:rFonts w:eastAsia="Times New Roman" w:cs="Arial"/>
      <w:b/>
      <w:bCs/>
      <w:color w:val="000000"/>
      <w:szCs w:val="20"/>
      <w:lang w:val="en-US"/>
    </w:rPr>
  </w:style>
  <w:style w:type="paragraph" w:customStyle="1" w:styleId="xl72">
    <w:name w:val="xl72"/>
    <w:basedOn w:val="Normal"/>
    <w:rsid w:val="001308D7"/>
    <w:pPr>
      <w:pBdr>
        <w:top w:val="single" w:sz="8" w:space="0" w:color="auto"/>
        <w:left w:val="single" w:sz="8" w:space="0" w:color="auto"/>
        <w:bottom w:val="single" w:sz="8" w:space="0" w:color="auto"/>
      </w:pBdr>
      <w:shd w:val="clear" w:color="000000" w:fill="D9D9D9"/>
      <w:spacing w:before="100" w:beforeAutospacing="1" w:after="100" w:afterAutospacing="1"/>
      <w:jc w:val="center"/>
      <w:textAlignment w:val="top"/>
    </w:pPr>
    <w:rPr>
      <w:rFonts w:eastAsia="Times New Roman" w:cs="Arial"/>
      <w:b/>
      <w:bCs/>
      <w:color w:val="000000"/>
      <w:szCs w:val="20"/>
      <w:lang w:val="en-US"/>
    </w:rPr>
  </w:style>
  <w:style w:type="paragraph" w:customStyle="1" w:styleId="xl73">
    <w:name w:val="xl73"/>
    <w:basedOn w:val="Normal"/>
    <w:rsid w:val="001308D7"/>
    <w:pPr>
      <w:pBdr>
        <w:top w:val="single" w:sz="8" w:space="0" w:color="auto"/>
        <w:bottom w:val="single" w:sz="8" w:space="0" w:color="auto"/>
      </w:pBdr>
      <w:shd w:val="clear" w:color="000000" w:fill="D9D9D9"/>
      <w:spacing w:before="100" w:beforeAutospacing="1" w:after="100" w:afterAutospacing="1"/>
      <w:jc w:val="center"/>
      <w:textAlignment w:val="top"/>
    </w:pPr>
    <w:rPr>
      <w:rFonts w:eastAsia="Times New Roman" w:cs="Arial"/>
      <w:b/>
      <w:bCs/>
      <w:color w:val="000000"/>
      <w:szCs w:val="20"/>
      <w:lang w:val="en-US"/>
    </w:rPr>
  </w:style>
  <w:style w:type="paragraph" w:customStyle="1" w:styleId="xl74">
    <w:name w:val="xl74"/>
    <w:basedOn w:val="Normal"/>
    <w:rsid w:val="001308D7"/>
    <w:pPr>
      <w:pBdr>
        <w:left w:val="single" w:sz="8" w:space="0" w:color="auto"/>
        <w:bottom w:val="single" w:sz="8" w:space="0" w:color="auto"/>
        <w:right w:val="single" w:sz="8" w:space="0" w:color="auto"/>
      </w:pBdr>
      <w:shd w:val="clear" w:color="000000" w:fill="D9D9D9"/>
      <w:spacing w:before="100" w:beforeAutospacing="1" w:after="100" w:afterAutospacing="1"/>
      <w:jc w:val="center"/>
      <w:textAlignment w:val="top"/>
    </w:pPr>
    <w:rPr>
      <w:rFonts w:eastAsia="Times New Roman" w:cs="Arial"/>
      <w:b/>
      <w:bCs/>
      <w:szCs w:val="20"/>
      <w:lang w:val="en-US"/>
    </w:rPr>
  </w:style>
  <w:style w:type="paragraph" w:customStyle="1" w:styleId="xl75">
    <w:name w:val="xl75"/>
    <w:basedOn w:val="Normal"/>
    <w:rsid w:val="001308D7"/>
    <w:pPr>
      <w:pBdr>
        <w:bottom w:val="single" w:sz="8" w:space="0" w:color="auto"/>
        <w:right w:val="single" w:sz="8" w:space="0" w:color="auto"/>
      </w:pBdr>
      <w:shd w:val="clear" w:color="000000" w:fill="D9D9D9"/>
      <w:spacing w:before="100" w:beforeAutospacing="1" w:after="100" w:afterAutospacing="1"/>
      <w:jc w:val="center"/>
      <w:textAlignment w:val="top"/>
    </w:pPr>
    <w:rPr>
      <w:rFonts w:eastAsia="Times New Roman" w:cs="Arial"/>
      <w:b/>
      <w:bCs/>
      <w:szCs w:val="20"/>
      <w:lang w:val="en-US"/>
    </w:rPr>
  </w:style>
  <w:style w:type="paragraph" w:customStyle="1" w:styleId="xl76">
    <w:name w:val="xl76"/>
    <w:basedOn w:val="Normal"/>
    <w:rsid w:val="001308D7"/>
    <w:pPr>
      <w:pBdr>
        <w:bottom w:val="single" w:sz="8" w:space="0" w:color="auto"/>
        <w:right w:val="single" w:sz="8" w:space="0" w:color="auto"/>
      </w:pBdr>
      <w:shd w:val="clear" w:color="000000" w:fill="D9D9D9"/>
      <w:spacing w:before="100" w:beforeAutospacing="1" w:after="100" w:afterAutospacing="1"/>
      <w:jc w:val="center"/>
      <w:textAlignment w:val="top"/>
    </w:pPr>
    <w:rPr>
      <w:rFonts w:eastAsia="Times New Roman" w:cs="Arial"/>
      <w:b/>
      <w:bCs/>
      <w:color w:val="000000"/>
      <w:szCs w:val="20"/>
      <w:lang w:val="en-US"/>
    </w:rPr>
  </w:style>
  <w:style w:type="paragraph" w:customStyle="1" w:styleId="xl77">
    <w:name w:val="xl77"/>
    <w:basedOn w:val="Normal"/>
    <w:rsid w:val="001308D7"/>
    <w:pPr>
      <w:spacing w:before="100" w:beforeAutospacing="1" w:after="100" w:afterAutospacing="1"/>
      <w:jc w:val="center"/>
      <w:textAlignment w:val="top"/>
    </w:pPr>
    <w:rPr>
      <w:rFonts w:ascii="Times New Roman" w:eastAsia="Times New Roman" w:hAnsi="Times New Roman" w:cs="Times New Roman"/>
      <w:lang w:val="en-US"/>
    </w:rPr>
  </w:style>
  <w:style w:type="paragraph" w:customStyle="1" w:styleId="xl78">
    <w:name w:val="xl78"/>
    <w:basedOn w:val="Normal"/>
    <w:rsid w:val="001308D7"/>
    <w:pPr>
      <w:pBdr>
        <w:bottom w:val="single" w:sz="8" w:space="0" w:color="auto"/>
        <w:right w:val="single" w:sz="8" w:space="0" w:color="auto"/>
      </w:pBdr>
      <w:spacing w:before="100" w:beforeAutospacing="1" w:after="100" w:afterAutospacing="1"/>
      <w:jc w:val="center"/>
      <w:textAlignment w:val="top"/>
    </w:pPr>
    <w:rPr>
      <w:rFonts w:eastAsia="Times New Roman" w:cs="Arial"/>
      <w:szCs w:val="20"/>
      <w:lang w:val="en-US"/>
    </w:rPr>
  </w:style>
  <w:style w:type="paragraph" w:customStyle="1" w:styleId="xl79">
    <w:name w:val="xl79"/>
    <w:basedOn w:val="Normal"/>
    <w:rsid w:val="001308D7"/>
    <w:pPr>
      <w:pBdr>
        <w:bottom w:val="single" w:sz="8" w:space="0" w:color="auto"/>
        <w:right w:val="single" w:sz="8" w:space="0" w:color="auto"/>
      </w:pBdr>
      <w:spacing w:before="100" w:beforeAutospacing="1" w:after="100" w:afterAutospacing="1"/>
      <w:jc w:val="center"/>
      <w:textAlignment w:val="top"/>
    </w:pPr>
    <w:rPr>
      <w:rFonts w:eastAsia="Times New Roman" w:cs="Arial"/>
      <w:color w:val="000000"/>
      <w:szCs w:val="20"/>
      <w:lang w:val="en-US"/>
    </w:rPr>
  </w:style>
  <w:style w:type="paragraph" w:customStyle="1" w:styleId="xl80">
    <w:name w:val="xl80"/>
    <w:basedOn w:val="Normal"/>
    <w:rsid w:val="001308D7"/>
    <w:pPr>
      <w:pBdr>
        <w:top w:val="single" w:sz="8" w:space="0" w:color="auto"/>
        <w:left w:val="single" w:sz="8" w:space="0" w:color="auto"/>
        <w:right w:val="single" w:sz="8" w:space="0" w:color="auto"/>
      </w:pBdr>
      <w:spacing w:before="100" w:beforeAutospacing="1" w:after="100" w:afterAutospacing="1"/>
      <w:jc w:val="center"/>
      <w:textAlignment w:val="top"/>
    </w:pPr>
    <w:rPr>
      <w:rFonts w:eastAsia="Times New Roman" w:cs="Arial"/>
      <w:szCs w:val="20"/>
      <w:lang w:val="en-US"/>
    </w:rPr>
  </w:style>
  <w:style w:type="paragraph" w:customStyle="1" w:styleId="xl81">
    <w:name w:val="xl81"/>
    <w:basedOn w:val="Normal"/>
    <w:rsid w:val="001308D7"/>
    <w:pPr>
      <w:pBdr>
        <w:left w:val="single" w:sz="8" w:space="0" w:color="auto"/>
        <w:bottom w:val="single" w:sz="8" w:space="0" w:color="auto"/>
        <w:right w:val="single" w:sz="8" w:space="0" w:color="auto"/>
      </w:pBdr>
      <w:spacing w:before="100" w:beforeAutospacing="1" w:after="100" w:afterAutospacing="1"/>
      <w:jc w:val="center"/>
      <w:textAlignment w:val="top"/>
    </w:pPr>
    <w:rPr>
      <w:rFonts w:eastAsia="Times New Roman" w:cs="Arial"/>
      <w:szCs w:val="20"/>
      <w:lang w:val="en-US"/>
    </w:rPr>
  </w:style>
  <w:style w:type="paragraph" w:customStyle="1" w:styleId="xl82">
    <w:name w:val="xl82"/>
    <w:basedOn w:val="Normal"/>
    <w:rsid w:val="001308D7"/>
    <w:pPr>
      <w:pBdr>
        <w:left w:val="single" w:sz="8" w:space="0" w:color="auto"/>
        <w:bottom w:val="single" w:sz="8" w:space="0" w:color="auto"/>
        <w:right w:val="single" w:sz="8" w:space="0" w:color="auto"/>
      </w:pBdr>
      <w:spacing w:before="100" w:beforeAutospacing="1" w:after="100" w:afterAutospacing="1"/>
      <w:jc w:val="right"/>
      <w:textAlignment w:val="top"/>
    </w:pPr>
    <w:rPr>
      <w:rFonts w:eastAsia="Times New Roman" w:cs="Arial"/>
      <w:szCs w:val="20"/>
      <w:lang w:val="en-US"/>
    </w:rPr>
  </w:style>
  <w:style w:type="paragraph" w:customStyle="1" w:styleId="xl83">
    <w:name w:val="xl83"/>
    <w:basedOn w:val="Normal"/>
    <w:rsid w:val="001308D7"/>
    <w:pPr>
      <w:pBdr>
        <w:top w:val="single" w:sz="8" w:space="0" w:color="auto"/>
        <w:left w:val="single" w:sz="8" w:space="0" w:color="auto"/>
        <w:right w:val="single" w:sz="8" w:space="0" w:color="auto"/>
      </w:pBdr>
      <w:spacing w:before="100" w:beforeAutospacing="1" w:after="100" w:afterAutospacing="1"/>
      <w:jc w:val="right"/>
      <w:textAlignment w:val="top"/>
    </w:pPr>
    <w:rPr>
      <w:rFonts w:eastAsia="Times New Roman" w:cs="Arial"/>
      <w:b/>
      <w:bCs/>
      <w:szCs w:val="20"/>
      <w:lang w:val="en-US"/>
    </w:rPr>
  </w:style>
  <w:style w:type="paragraph" w:customStyle="1" w:styleId="xl84">
    <w:name w:val="xl84"/>
    <w:basedOn w:val="Normal"/>
    <w:rsid w:val="001308D7"/>
    <w:pPr>
      <w:pBdr>
        <w:left w:val="single" w:sz="8" w:space="0" w:color="auto"/>
        <w:bottom w:val="single" w:sz="8" w:space="0" w:color="auto"/>
        <w:right w:val="single" w:sz="8" w:space="0" w:color="auto"/>
      </w:pBdr>
      <w:spacing w:before="100" w:beforeAutospacing="1" w:after="100" w:afterAutospacing="1"/>
      <w:textAlignment w:val="top"/>
    </w:pPr>
    <w:rPr>
      <w:rFonts w:eastAsia="Times New Roman" w:cs="Arial"/>
      <w:b/>
      <w:bCs/>
      <w:szCs w:val="20"/>
      <w:lang w:val="en-US"/>
    </w:rPr>
  </w:style>
  <w:style w:type="paragraph" w:customStyle="1" w:styleId="BodyTextblue">
    <w:name w:val="Body Text blue"/>
    <w:basedOn w:val="Normal"/>
    <w:qFormat/>
    <w:rsid w:val="001308D7"/>
    <w:pPr>
      <w:spacing w:after="120"/>
    </w:pPr>
    <w:rPr>
      <w:rFonts w:eastAsiaTheme="minorEastAsia"/>
      <w:color w:val="0070AD"/>
      <w:szCs w:val="20"/>
      <w:lang w:val="en-US"/>
    </w:rPr>
  </w:style>
  <w:style w:type="table" w:customStyle="1" w:styleId="TableGrid20">
    <w:name w:val="Table Grid2"/>
    <w:basedOn w:val="TableNormal"/>
    <w:next w:val="TableGrid"/>
    <w:rsid w:val="00C0322C"/>
    <w:pPr>
      <w:spacing w:line="240" w:lineRule="atLeast"/>
    </w:pPr>
    <w:rPr>
      <w:sz w:val="20"/>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170A74"/>
    <w:pPr>
      <w:spacing w:line="240" w:lineRule="atLeast"/>
    </w:pPr>
    <w:rPr>
      <w:sz w:val="20"/>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Tabelle">
    <w:name w:val="Capgemini Tabelle"/>
    <w:basedOn w:val="TableNormal"/>
    <w:uiPriority w:val="99"/>
    <w:rsid w:val="00055EE8"/>
    <w:rPr>
      <w:color w:val="000000"/>
      <w:sz w:val="18"/>
      <w:szCs w:val="20"/>
      <w:lang w:val="de-DE"/>
    </w:rPr>
    <w:tblPr>
      <w:tblStyleRowBandSize w:val="1"/>
      <w:tblBorders>
        <w:insideH w:val="single" w:sz="4" w:space="0" w:color="BFBFBF"/>
      </w:tblBorders>
      <w:tblCellMar>
        <w:top w:w="113" w:type="dxa"/>
        <w:left w:w="17" w:type="dxa"/>
        <w:bottom w:w="57" w:type="dxa"/>
        <w:right w:w="17" w:type="dxa"/>
      </w:tblCellMar>
    </w:tblPr>
    <w:tcPr>
      <w:shd w:val="clear" w:color="auto" w:fill="FFFFFF"/>
    </w:tcPr>
    <w:tblStylePr w:type="firstRow">
      <w:rPr>
        <w:rFonts w:ascii="MinionPro-Regular" w:hAnsi="MinionPro-Regular"/>
        <w:b/>
      </w:rPr>
      <w:tblPr/>
      <w:tcPr>
        <w:tcBorders>
          <w:bottom w:val="single" w:sz="4" w:space="0" w:color="12ABDB"/>
        </w:tcBorders>
        <w:shd w:val="clear" w:color="auto" w:fill="F6F6F6"/>
      </w:tcPr>
    </w:tblStylePr>
    <w:tblStylePr w:type="lastRow">
      <w:rPr>
        <w:rFonts w:ascii="MinionPro-Regular" w:hAnsi="MinionPro-Regular"/>
        <w:b/>
      </w:rPr>
      <w:tblPr/>
      <w:tcPr>
        <w:tcBorders>
          <w:top w:val="single" w:sz="4" w:space="0" w:color="000000"/>
        </w:tcBorders>
        <w:shd w:val="clear" w:color="auto" w:fill="D9D9D9"/>
      </w:tcPr>
    </w:tblStylePr>
    <w:tblStylePr w:type="band1Horz">
      <w:tblPr/>
      <w:tcPr>
        <w:shd w:val="clear" w:color="auto" w:fill="FFFFFF"/>
      </w:tcPr>
    </w:tblStylePr>
    <w:tblStylePr w:type="band2Horz">
      <w:tblPr/>
      <w:tcPr>
        <w:shd w:val="clear" w:color="auto" w:fill="DDDDDD"/>
      </w:tcPr>
    </w:tblStylePr>
  </w:style>
  <w:style w:type="numbering" w:customStyle="1" w:styleId="CurrentList2">
    <w:name w:val="Current List2"/>
    <w:uiPriority w:val="99"/>
    <w:rsid w:val="003F23EE"/>
    <w:pPr>
      <w:numPr>
        <w:numId w:val="53"/>
      </w:numPr>
    </w:pPr>
  </w:style>
  <w:style w:type="table" w:styleId="TableGridLight">
    <w:name w:val="Grid Table Light"/>
    <w:basedOn w:val="TableNormal"/>
    <w:uiPriority w:val="40"/>
    <w:rsid w:val="003B3F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1">
    <w:name w:val="Bullets1"/>
    <w:basedOn w:val="Normal"/>
    <w:link w:val="Bullets1Char"/>
    <w:uiPriority w:val="1"/>
    <w:qFormat/>
    <w:rsid w:val="00ED262A"/>
    <w:pPr>
      <w:numPr>
        <w:numId w:val="111"/>
      </w:numPr>
      <w:spacing w:line="276" w:lineRule="auto"/>
      <w:jc w:val="left"/>
    </w:pPr>
    <w:rPr>
      <w:rFonts w:asciiTheme="minorHAnsi" w:eastAsia="Arial" w:hAnsiTheme="minorHAnsi" w:cs="Arial"/>
      <w:color w:val="44546A" w:themeColor="text2"/>
      <w:sz w:val="22"/>
      <w:szCs w:val="22"/>
      <w:lang w:val="en-US" w:eastAsia="en-AU"/>
    </w:rPr>
  </w:style>
  <w:style w:type="character" w:customStyle="1" w:styleId="Bullets1Char">
    <w:name w:val="Bullets1 Char"/>
    <w:basedOn w:val="DefaultParagraphFont"/>
    <w:link w:val="Bullets1"/>
    <w:uiPriority w:val="1"/>
    <w:rsid w:val="00FB5975"/>
    <w:rPr>
      <w:rFonts w:eastAsia="Arial" w:cs="Arial"/>
      <w:color w:val="44546A" w:themeColor="text2"/>
      <w:sz w:val="22"/>
      <w:szCs w:val="22"/>
      <w:lang w:val="en-US" w:eastAsia="en-AU"/>
    </w:rPr>
  </w:style>
  <w:style w:type="paragraph" w:customStyle="1" w:styleId="normalBody">
    <w:name w:val="normalBody"/>
    <w:basedOn w:val="Normal"/>
    <w:link w:val="normalBodyChar"/>
    <w:uiPriority w:val="1"/>
    <w:qFormat/>
    <w:rsid w:val="00FB5975"/>
    <w:pPr>
      <w:spacing w:before="0" w:after="120" w:line="276" w:lineRule="auto"/>
      <w:jc w:val="left"/>
    </w:pPr>
    <w:rPr>
      <w:rFonts w:eastAsia="Malgun Gothic" w:cs="Arial"/>
      <w:color w:val="44546A" w:themeColor="text2"/>
      <w:sz w:val="22"/>
      <w:szCs w:val="22"/>
      <w:lang w:eastAsia="ko-KR"/>
    </w:rPr>
  </w:style>
  <w:style w:type="character" w:customStyle="1" w:styleId="normalBodyChar">
    <w:name w:val="normalBody Char"/>
    <w:basedOn w:val="DefaultParagraphFont"/>
    <w:link w:val="normalBody"/>
    <w:uiPriority w:val="1"/>
    <w:rsid w:val="00FB5975"/>
    <w:rPr>
      <w:rFonts w:ascii="Arial" w:eastAsia="Malgun Gothic" w:hAnsi="Arial" w:cs="Arial"/>
      <w:color w:val="44546A" w:themeColor="text2"/>
      <w:sz w:val="22"/>
      <w:szCs w:val="22"/>
      <w:lang w:eastAsia="ko-KR"/>
    </w:rPr>
  </w:style>
  <w:style w:type="paragraph" w:customStyle="1" w:styleId="CGBullet1">
    <w:name w:val="CG Bullet 1"/>
    <w:basedOn w:val="ListParagraph"/>
    <w:qFormat/>
    <w:rsid w:val="00ED262A"/>
    <w:pPr>
      <w:numPr>
        <w:numId w:val="112"/>
      </w:numPr>
      <w:spacing w:before="0" w:line="276" w:lineRule="auto"/>
      <w:contextualSpacing w:val="0"/>
      <w:jc w:val="left"/>
    </w:pPr>
    <w:rPr>
      <w:rFonts w:asciiTheme="minorHAnsi" w:eastAsiaTheme="minorHAnsi" w:hAnsiTheme="minorHAnsi" w:cs="Segoe UI"/>
      <w:color w:val="000000" w:themeColor="text1"/>
      <w:kern w:val="4"/>
      <w:lang w:eastAsia="en-US"/>
    </w:rPr>
  </w:style>
  <w:style w:type="character" w:customStyle="1" w:styleId="annotation-4bc46906-dfef-4ebf-b123-1b5814cae135">
    <w:name w:val="annotation-4bc46906-dfef-4ebf-b123-1b5814cae135"/>
    <w:basedOn w:val="DefaultParagraphFont"/>
    <w:rsid w:val="00FB5975"/>
  </w:style>
  <w:style w:type="character" w:customStyle="1" w:styleId="annotation-3da0b01d-9a9d-4da7-8769-1104b2ba5abb">
    <w:name w:val="annotation-3da0b01d-9a9d-4da7-8769-1104b2ba5abb"/>
    <w:basedOn w:val="DefaultParagraphFont"/>
    <w:rsid w:val="00FB5975"/>
  </w:style>
  <w:style w:type="character" w:customStyle="1" w:styleId="annotation-a18dc7b6-56cd-44d0-9003-cffca0ac8b45">
    <w:name w:val="annotation-a18dc7b6-56cd-44d0-9003-cffca0ac8b45"/>
    <w:basedOn w:val="DefaultParagraphFont"/>
    <w:rsid w:val="00FB5975"/>
  </w:style>
  <w:style w:type="character" w:customStyle="1" w:styleId="annotation-f61c6440-558a-49ef-89cf-98f7ae083f72">
    <w:name w:val="annotation-f61c6440-558a-49ef-89cf-98f7ae083f72"/>
    <w:basedOn w:val="DefaultParagraphFont"/>
    <w:rsid w:val="00FB5975"/>
  </w:style>
  <w:style w:type="character" w:customStyle="1" w:styleId="annotation-55c1503d-1f0e-49c8-a462-9c80659974ea">
    <w:name w:val="annotation-55c1503d-1f0e-49c8-a462-9c80659974ea"/>
    <w:basedOn w:val="DefaultParagraphFont"/>
    <w:rsid w:val="00FB5975"/>
  </w:style>
  <w:style w:type="character" w:customStyle="1" w:styleId="annotation-85ee43a0-1fdb-4d42-b165-0be70b75f2d1">
    <w:name w:val="annotation-85ee43a0-1fdb-4d42-b165-0be70b75f2d1"/>
    <w:basedOn w:val="DefaultParagraphFont"/>
    <w:rsid w:val="00FB5975"/>
  </w:style>
  <w:style w:type="character" w:customStyle="1" w:styleId="annotation-d476af61-ea9d-4af3-ba13-94f4875d9037">
    <w:name w:val="annotation-d476af61-ea9d-4af3-ba13-94f4875d9037"/>
    <w:basedOn w:val="DefaultParagraphFont"/>
    <w:rsid w:val="00FB5975"/>
  </w:style>
  <w:style w:type="character" w:customStyle="1" w:styleId="annotation-2c60c152-c202-4f16-b31c-6da971d4885d">
    <w:name w:val="annotation-2c60c152-c202-4f16-b31c-6da971d4885d"/>
    <w:basedOn w:val="DefaultParagraphFont"/>
    <w:rsid w:val="00FB5975"/>
  </w:style>
  <w:style w:type="character" w:customStyle="1" w:styleId="annotation-4386513e-1c8f-42e1-81be-f6fd112f9d69">
    <w:name w:val="annotation-4386513e-1c8f-42e1-81be-f6fd112f9d69"/>
    <w:basedOn w:val="DefaultParagraphFont"/>
    <w:rsid w:val="00FB5975"/>
  </w:style>
  <w:style w:type="character" w:customStyle="1" w:styleId="annotation-3ef98b9b-840c-4eab-8013-348fd96f5a5c">
    <w:name w:val="annotation-3ef98b9b-840c-4eab-8013-348fd96f5a5c"/>
    <w:basedOn w:val="DefaultParagraphFont"/>
    <w:rsid w:val="00FB5975"/>
  </w:style>
  <w:style w:type="character" w:customStyle="1" w:styleId="annotation-e06e49eb-e94f-4009-b65c-930dee61ad94">
    <w:name w:val="annotation-e06e49eb-e94f-4009-b65c-930dee61ad94"/>
    <w:basedOn w:val="DefaultParagraphFont"/>
    <w:rsid w:val="00FB5975"/>
  </w:style>
  <w:style w:type="character" w:customStyle="1" w:styleId="annotation-d10e91ca-7f38-43c3-ab71-fc17623c3abb">
    <w:name w:val="annotation-d10e91ca-7f38-43c3-ab71-fc17623c3abb"/>
    <w:basedOn w:val="DefaultParagraphFont"/>
    <w:rsid w:val="00FB5975"/>
  </w:style>
  <w:style w:type="character" w:customStyle="1" w:styleId="annotation-4a5037b0-4a79-4cd8-9958-1b5bbe875d5d">
    <w:name w:val="annotation-4a5037b0-4a79-4cd8-9958-1b5bbe875d5d"/>
    <w:basedOn w:val="DefaultParagraphFont"/>
    <w:rsid w:val="00FB5975"/>
  </w:style>
  <w:style w:type="character" w:customStyle="1" w:styleId="annotation-6d92e841-08bf-45bc-81f7-0bacc1c715f1">
    <w:name w:val="annotation-6d92e841-08bf-45bc-81f7-0bacc1c715f1"/>
    <w:basedOn w:val="DefaultParagraphFont"/>
    <w:rsid w:val="00FB5975"/>
  </w:style>
  <w:style w:type="table" w:styleId="GridTable4">
    <w:name w:val="Grid Table 4"/>
    <w:basedOn w:val="TableNormal"/>
    <w:uiPriority w:val="49"/>
    <w:rsid w:val="00FB5975"/>
    <w:pPr>
      <w:spacing w:before="140"/>
    </w:pPr>
    <w:rPr>
      <w:rFonts w:ascii="Helvetica Neue" w:eastAsia="Helvetica Neue" w:hAnsi="Helvetica Neue" w:cs="Helvetica Neue"/>
      <w:sz w:val="22"/>
      <w:szCs w:val="22"/>
      <w:lang w:eastAsia="en-AU"/>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FB5975"/>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Heading3CG">
    <w:name w:val="Heading 3 (CG)"/>
    <w:basedOn w:val="Normal"/>
    <w:link w:val="Heading3CGChar"/>
    <w:qFormat/>
    <w:rsid w:val="001F3636"/>
    <w:pPr>
      <w:numPr>
        <w:ilvl w:val="2"/>
        <w:numId w:val="184"/>
      </w:numPr>
      <w:outlineLvl w:val="2"/>
    </w:pPr>
    <w:rPr>
      <w:rFonts w:eastAsia="Arial" w:cs="Arial"/>
      <w:color w:val="00B0F0"/>
      <w:szCs w:val="26"/>
      <w:lang w:val="en-US" w:eastAsia="en-AU"/>
    </w:rPr>
  </w:style>
  <w:style w:type="character" w:customStyle="1" w:styleId="Heading3step2Char">
    <w:name w:val="Heading 3 step 2 Char"/>
    <w:basedOn w:val="Heading3Char"/>
    <w:link w:val="Heading3step2"/>
    <w:rsid w:val="009821AD"/>
    <w:rPr>
      <w:rFonts w:ascii="Arial" w:eastAsia="Arial" w:hAnsi="Arial" w:cs="Arial"/>
      <w:bCs/>
      <w:color w:val="00B0F0"/>
      <w:sz w:val="20"/>
      <w:szCs w:val="26"/>
      <w:lang w:eastAsia="en-AU"/>
    </w:rPr>
  </w:style>
  <w:style w:type="character" w:customStyle="1" w:styleId="Heading3CGChar">
    <w:name w:val="Heading 3 (CG) Char"/>
    <w:basedOn w:val="Heading3step2Char"/>
    <w:link w:val="Heading3CG"/>
    <w:rsid w:val="003D6FA1"/>
    <w:rPr>
      <w:rFonts w:ascii="Ubuntu" w:eastAsia="Arial" w:hAnsi="Ubuntu" w:cs="Arial"/>
      <w:bCs w:val="0"/>
      <w:color w:val="00B0F0"/>
      <w:sz w:val="20"/>
      <w:szCs w:val="26"/>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5528">
      <w:bodyDiv w:val="1"/>
      <w:marLeft w:val="0"/>
      <w:marRight w:val="0"/>
      <w:marTop w:val="0"/>
      <w:marBottom w:val="0"/>
      <w:divBdr>
        <w:top w:val="none" w:sz="0" w:space="0" w:color="auto"/>
        <w:left w:val="none" w:sz="0" w:space="0" w:color="auto"/>
        <w:bottom w:val="none" w:sz="0" w:space="0" w:color="auto"/>
        <w:right w:val="none" w:sz="0" w:space="0" w:color="auto"/>
      </w:divBdr>
    </w:div>
    <w:div w:id="33163911">
      <w:bodyDiv w:val="1"/>
      <w:marLeft w:val="0"/>
      <w:marRight w:val="0"/>
      <w:marTop w:val="0"/>
      <w:marBottom w:val="0"/>
      <w:divBdr>
        <w:top w:val="none" w:sz="0" w:space="0" w:color="auto"/>
        <w:left w:val="none" w:sz="0" w:space="0" w:color="auto"/>
        <w:bottom w:val="none" w:sz="0" w:space="0" w:color="auto"/>
        <w:right w:val="none" w:sz="0" w:space="0" w:color="auto"/>
      </w:divBdr>
      <w:divsChild>
        <w:div w:id="1887258365">
          <w:marLeft w:val="0"/>
          <w:marRight w:val="0"/>
          <w:marTop w:val="0"/>
          <w:marBottom w:val="0"/>
          <w:divBdr>
            <w:top w:val="none" w:sz="0" w:space="0" w:color="auto"/>
            <w:left w:val="none" w:sz="0" w:space="0" w:color="auto"/>
            <w:bottom w:val="none" w:sz="0" w:space="0" w:color="auto"/>
            <w:right w:val="none" w:sz="0" w:space="0" w:color="auto"/>
          </w:divBdr>
        </w:div>
      </w:divsChild>
    </w:div>
    <w:div w:id="97454468">
      <w:bodyDiv w:val="1"/>
      <w:marLeft w:val="0"/>
      <w:marRight w:val="0"/>
      <w:marTop w:val="0"/>
      <w:marBottom w:val="0"/>
      <w:divBdr>
        <w:top w:val="none" w:sz="0" w:space="0" w:color="auto"/>
        <w:left w:val="none" w:sz="0" w:space="0" w:color="auto"/>
        <w:bottom w:val="none" w:sz="0" w:space="0" w:color="auto"/>
        <w:right w:val="none" w:sz="0" w:space="0" w:color="auto"/>
      </w:divBdr>
    </w:div>
    <w:div w:id="579798702">
      <w:bodyDiv w:val="1"/>
      <w:marLeft w:val="0"/>
      <w:marRight w:val="0"/>
      <w:marTop w:val="0"/>
      <w:marBottom w:val="0"/>
      <w:divBdr>
        <w:top w:val="none" w:sz="0" w:space="0" w:color="auto"/>
        <w:left w:val="none" w:sz="0" w:space="0" w:color="auto"/>
        <w:bottom w:val="none" w:sz="0" w:space="0" w:color="auto"/>
        <w:right w:val="none" w:sz="0" w:space="0" w:color="auto"/>
      </w:divBdr>
    </w:div>
    <w:div w:id="779253528">
      <w:bodyDiv w:val="1"/>
      <w:marLeft w:val="0"/>
      <w:marRight w:val="0"/>
      <w:marTop w:val="0"/>
      <w:marBottom w:val="0"/>
      <w:divBdr>
        <w:top w:val="none" w:sz="0" w:space="0" w:color="auto"/>
        <w:left w:val="none" w:sz="0" w:space="0" w:color="auto"/>
        <w:bottom w:val="none" w:sz="0" w:space="0" w:color="auto"/>
        <w:right w:val="none" w:sz="0" w:space="0" w:color="auto"/>
      </w:divBdr>
    </w:div>
    <w:div w:id="848063859">
      <w:bodyDiv w:val="1"/>
      <w:marLeft w:val="0"/>
      <w:marRight w:val="0"/>
      <w:marTop w:val="0"/>
      <w:marBottom w:val="0"/>
      <w:divBdr>
        <w:top w:val="none" w:sz="0" w:space="0" w:color="auto"/>
        <w:left w:val="none" w:sz="0" w:space="0" w:color="auto"/>
        <w:bottom w:val="none" w:sz="0" w:space="0" w:color="auto"/>
        <w:right w:val="none" w:sz="0" w:space="0" w:color="auto"/>
      </w:divBdr>
    </w:div>
    <w:div w:id="931746518">
      <w:bodyDiv w:val="1"/>
      <w:marLeft w:val="0"/>
      <w:marRight w:val="0"/>
      <w:marTop w:val="0"/>
      <w:marBottom w:val="0"/>
      <w:divBdr>
        <w:top w:val="none" w:sz="0" w:space="0" w:color="auto"/>
        <w:left w:val="none" w:sz="0" w:space="0" w:color="auto"/>
        <w:bottom w:val="none" w:sz="0" w:space="0" w:color="auto"/>
        <w:right w:val="none" w:sz="0" w:space="0" w:color="auto"/>
      </w:divBdr>
    </w:div>
    <w:div w:id="1260485316">
      <w:bodyDiv w:val="1"/>
      <w:marLeft w:val="0"/>
      <w:marRight w:val="0"/>
      <w:marTop w:val="0"/>
      <w:marBottom w:val="0"/>
      <w:divBdr>
        <w:top w:val="none" w:sz="0" w:space="0" w:color="auto"/>
        <w:left w:val="none" w:sz="0" w:space="0" w:color="auto"/>
        <w:bottom w:val="none" w:sz="0" w:space="0" w:color="auto"/>
        <w:right w:val="none" w:sz="0" w:space="0" w:color="auto"/>
      </w:divBdr>
    </w:div>
    <w:div w:id="1373916174">
      <w:bodyDiv w:val="1"/>
      <w:marLeft w:val="0"/>
      <w:marRight w:val="0"/>
      <w:marTop w:val="0"/>
      <w:marBottom w:val="0"/>
      <w:divBdr>
        <w:top w:val="none" w:sz="0" w:space="0" w:color="auto"/>
        <w:left w:val="none" w:sz="0" w:space="0" w:color="auto"/>
        <w:bottom w:val="none" w:sz="0" w:space="0" w:color="auto"/>
        <w:right w:val="none" w:sz="0" w:space="0" w:color="auto"/>
      </w:divBdr>
    </w:div>
    <w:div w:id="1430273509">
      <w:bodyDiv w:val="1"/>
      <w:marLeft w:val="0"/>
      <w:marRight w:val="0"/>
      <w:marTop w:val="0"/>
      <w:marBottom w:val="0"/>
      <w:divBdr>
        <w:top w:val="none" w:sz="0" w:space="0" w:color="auto"/>
        <w:left w:val="none" w:sz="0" w:space="0" w:color="auto"/>
        <w:bottom w:val="none" w:sz="0" w:space="0" w:color="auto"/>
        <w:right w:val="none" w:sz="0" w:space="0" w:color="auto"/>
      </w:divBdr>
    </w:div>
    <w:div w:id="1703435369">
      <w:bodyDiv w:val="1"/>
      <w:marLeft w:val="0"/>
      <w:marRight w:val="0"/>
      <w:marTop w:val="0"/>
      <w:marBottom w:val="0"/>
      <w:divBdr>
        <w:top w:val="none" w:sz="0" w:space="0" w:color="auto"/>
        <w:left w:val="none" w:sz="0" w:space="0" w:color="auto"/>
        <w:bottom w:val="none" w:sz="0" w:space="0" w:color="auto"/>
        <w:right w:val="none" w:sz="0" w:space="0" w:color="auto"/>
      </w:divBdr>
    </w:div>
    <w:div w:id="1891265310">
      <w:bodyDiv w:val="1"/>
      <w:marLeft w:val="0"/>
      <w:marRight w:val="0"/>
      <w:marTop w:val="0"/>
      <w:marBottom w:val="0"/>
      <w:divBdr>
        <w:top w:val="none" w:sz="0" w:space="0" w:color="auto"/>
        <w:left w:val="none" w:sz="0" w:space="0" w:color="auto"/>
        <w:bottom w:val="none" w:sz="0" w:space="0" w:color="auto"/>
        <w:right w:val="none" w:sz="0" w:space="0" w:color="auto"/>
      </w:divBdr>
    </w:div>
    <w:div w:id="1919291147">
      <w:bodyDiv w:val="1"/>
      <w:marLeft w:val="0"/>
      <w:marRight w:val="0"/>
      <w:marTop w:val="0"/>
      <w:marBottom w:val="0"/>
      <w:divBdr>
        <w:top w:val="none" w:sz="0" w:space="0" w:color="auto"/>
        <w:left w:val="none" w:sz="0" w:space="0" w:color="auto"/>
        <w:bottom w:val="none" w:sz="0" w:space="0" w:color="auto"/>
        <w:right w:val="none" w:sz="0" w:space="0" w:color="auto"/>
      </w:divBdr>
    </w:div>
    <w:div w:id="2041003796">
      <w:bodyDiv w:val="1"/>
      <w:marLeft w:val="0"/>
      <w:marRight w:val="0"/>
      <w:marTop w:val="0"/>
      <w:marBottom w:val="0"/>
      <w:divBdr>
        <w:top w:val="none" w:sz="0" w:space="0" w:color="auto"/>
        <w:left w:val="none" w:sz="0" w:space="0" w:color="auto"/>
        <w:bottom w:val="none" w:sz="0" w:space="0" w:color="auto"/>
        <w:right w:val="none" w:sz="0" w:space="0" w:color="auto"/>
      </w:divBdr>
    </w:div>
    <w:div w:id="2052998017">
      <w:bodyDiv w:val="1"/>
      <w:marLeft w:val="0"/>
      <w:marRight w:val="0"/>
      <w:marTop w:val="0"/>
      <w:marBottom w:val="0"/>
      <w:divBdr>
        <w:top w:val="none" w:sz="0" w:space="0" w:color="auto"/>
        <w:left w:val="none" w:sz="0" w:space="0" w:color="auto"/>
        <w:bottom w:val="none" w:sz="0" w:space="0" w:color="auto"/>
        <w:right w:val="none" w:sz="0" w:space="0" w:color="auto"/>
      </w:divBdr>
      <w:divsChild>
        <w:div w:id="5131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pgeminiaus.sharepoint.com/:x:/r/sites/TuatahiFirstFibre/Shared%20Documents/Digital%20Road%20Map%202026/OP%23%2002638267%20Digital%20Road%20May%20RFP%20April26/01.%20RFP%20Documents/Unziped/Network%20Stream%20Supporting%20Docs/Network%20-%20Test%20Criteria%20and%20Use%20cases.xlsx?d=w15dbb9e589a542a78862154bbef04874&amp;csf=1&amp;web=1&amp;e=sJm0w4" TargetMode="External"/><Relationship Id="rId2" Type="http://schemas.openxmlformats.org/officeDocument/2006/relationships/hyperlink" Target="mailto:takuma.suto@capgemini.com" TargetMode="External"/><Relationship Id="rId1" Type="http://schemas.openxmlformats.org/officeDocument/2006/relationships/hyperlink" Target="mailto:chloe.kearney@capgemini.co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capgemini.com/news/press-releases/capgemini-brings-real-time-ai-driven-match-insights-to-the-womens-rugby-world-cup-2025-a-first-for-world-rugby/" TargetMode="External"/><Relationship Id="rId21" Type="http://schemas.microsoft.com/office/2016/09/relationships/commentsIds" Target="commentsIds.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0.jpeg"/><Relationship Id="rId16" Type="http://schemas.openxmlformats.org/officeDocument/2006/relationships/image" Target="media/image5.jpeg"/><Relationship Id="rId107" Type="http://schemas.openxmlformats.org/officeDocument/2006/relationships/fontTable" Target="fontTable.xml"/><Relationship Id="rId11" Type="http://schemas.openxmlformats.org/officeDocument/2006/relationships/endnotes" Target="endnotes.xml"/><Relationship Id="rId32" Type="http://schemas.openxmlformats.org/officeDocument/2006/relationships/image" Target="media/image14.png"/><Relationship Id="rId37" Type="http://schemas.openxmlformats.org/officeDocument/2006/relationships/image" Target="media/image19.sv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svg"/><Relationship Id="rId102" Type="http://schemas.openxmlformats.org/officeDocument/2006/relationships/image" Target="media/image76.png"/><Relationship Id="rId5" Type="http://schemas.openxmlformats.org/officeDocument/2006/relationships/customXml" Target="../customXml/item5.xml"/><Relationship Id="rId90" Type="http://schemas.openxmlformats.org/officeDocument/2006/relationships/image" Target="media/image71.png"/><Relationship Id="rId95" Type="http://schemas.openxmlformats.org/officeDocument/2006/relationships/image" Target="media/image75.svg"/><Relationship Id="rId22" Type="http://schemas.microsoft.com/office/2018/08/relationships/commentsExtensible" Target="commentsExtensible.xml"/><Relationship Id="rId27" Type="http://schemas.openxmlformats.org/officeDocument/2006/relationships/hyperlink" Target="https://www.sixnationsrugby.com/en/m6n/news/six-nations-rugby-capgemini-official-partner" TargetMode="External"/><Relationship Id="rId43" Type="http://schemas.openxmlformats.org/officeDocument/2006/relationships/image" Target="media/image25.svg"/><Relationship Id="rId48" Type="http://schemas.openxmlformats.org/officeDocument/2006/relationships/image" Target="media/image30.sv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image" Target="media/image15.sv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header" Target="header1.xml"/><Relationship Id="rId108" Type="http://schemas.microsoft.com/office/2011/relationships/people" Target="people.xml"/><Relationship Id="rId54" Type="http://schemas.openxmlformats.org/officeDocument/2006/relationships/image" Target="media/image36.svg"/><Relationship Id="rId70" Type="http://schemas.openxmlformats.org/officeDocument/2006/relationships/image" Target="media/image52.png"/><Relationship Id="rId75" Type="http://schemas.openxmlformats.org/officeDocument/2006/relationships/image" Target="media/image57.svg"/><Relationship Id="rId91" Type="http://schemas.openxmlformats.org/officeDocument/2006/relationships/image" Target="media/image72.png"/><Relationship Id="rId96" Type="http://schemas.openxmlformats.org/officeDocument/2006/relationships/hyperlink" Target="https://info.3-gis.com/national-network-customer-spotligh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svg"/><Relationship Id="rId106"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image" Target="media/image13.svg"/><Relationship Id="rId44" Type="http://schemas.openxmlformats.org/officeDocument/2006/relationships/image" Target="media/image26.png"/><Relationship Id="rId52" Type="http://schemas.openxmlformats.org/officeDocument/2006/relationships/image" Target="media/image34.svg"/><Relationship Id="rId60" Type="http://schemas.openxmlformats.org/officeDocument/2006/relationships/image" Target="media/image42.sv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svg"/><Relationship Id="rId86" Type="http://schemas.openxmlformats.org/officeDocument/2006/relationships/image" Target="media/image68.png"/><Relationship Id="rId94" Type="http://schemas.openxmlformats.org/officeDocument/2006/relationships/image" Target="media/image74.png"/><Relationship Id="rId99" Type="http://schemas.openxmlformats.org/officeDocument/2006/relationships/hyperlink" Target="https://info.3-gis.com/gasline-customer-spotlight" TargetMode="External"/><Relationship Id="rId101" Type="http://schemas.openxmlformats.org/officeDocument/2006/relationships/hyperlink" Target="https://blog.3-gis.com/blog/futureproofing-denmarks-telecom-infrastructure-why-tdc-net-chose-3-gi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1.png"/><Relationship Id="rId109" Type="http://schemas.openxmlformats.org/officeDocument/2006/relationships/theme" Target="theme/theme1.xml"/><Relationship Id="rId34" Type="http://schemas.openxmlformats.org/officeDocument/2006/relationships/image" Target="media/image16.png"/><Relationship Id="rId50" Type="http://schemas.openxmlformats.org/officeDocument/2006/relationships/image" Target="media/image32.sv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hyperlink" Target="https://info.3-gis.com/fingrid-customer-spotlight"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1.svg"/><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microsoft.com/office/2019/05/relationships/documenttasks" Target="documenttasks/documenttasks1.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comments" Target="comments.xml"/><Relationship Id="rId14" Type="http://schemas.openxmlformats.org/officeDocument/2006/relationships/image" Target="media/image3.png"/><Relationship Id="rId30" Type="http://schemas.openxmlformats.org/officeDocument/2006/relationships/image" Target="media/image12.png"/><Relationship Id="rId35" Type="http://schemas.openxmlformats.org/officeDocument/2006/relationships/image" Target="media/image17.svg"/><Relationship Id="rId56" Type="http://schemas.openxmlformats.org/officeDocument/2006/relationships/image" Target="media/image38.png"/><Relationship Id="rId77" Type="http://schemas.openxmlformats.org/officeDocument/2006/relationships/image" Target="media/image59.svg"/><Relationship Id="rId100" Type="http://schemas.openxmlformats.org/officeDocument/2006/relationships/hyperlink" Target="https://info.3-gis.com/oman-broadband-customer-spotlight" TargetMode="External"/><Relationship Id="rId105"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hyperlink" Target="https://capgeminiaus.sharepoint.com/:x:/r/sites/TuatahiFirstFibre/Shared%20Documents/Digital%20Road%20Map%202026/OP%23%2002638267%20Digital%20Road%20May%20RFP%20April26/01.%20RFP%20Documents/Unziped/Network%20Stream%20Supporting%20Docs/Network%20-%20Test%20Criteria%20and%20Use%20cases.xlsx?d=w15dbb9e589a542a78862154bbef04874&amp;csf=1&amp;web=1&amp;e=sJm0w4" TargetMode="External"/><Relationship Id="rId98" Type="http://schemas.openxmlformats.org/officeDocument/2006/relationships/hyperlink" Target="https://info.3-gis.com/danc-customer-spotlight" TargetMode="External"/><Relationship Id="rId3" Type="http://schemas.openxmlformats.org/officeDocument/2006/relationships/customXml" Target="../customXml/item3.xml"/><Relationship Id="rId25" Type="http://schemas.openxmlformats.org/officeDocument/2006/relationships/hyperlink" Target="https://www.capgemini.com/about-us/approach-to-esg/" TargetMode="External"/><Relationship Id="rId46" Type="http://schemas.openxmlformats.org/officeDocument/2006/relationships/image" Target="media/image28.svg"/><Relationship Id="rId67" Type="http://schemas.openxmlformats.org/officeDocument/2006/relationships/image" Target="media/image49.png"/><Relationship Id="rId20" Type="http://schemas.microsoft.com/office/2011/relationships/commentsExtended" Target="commentsExtended.xml"/><Relationship Id="rId41" Type="http://schemas.openxmlformats.org/officeDocument/2006/relationships/image" Target="media/image23.png"/><Relationship Id="rId62" Type="http://schemas.openxmlformats.org/officeDocument/2006/relationships/image" Target="media/image44.svg"/><Relationship Id="rId83" Type="http://schemas.openxmlformats.org/officeDocument/2006/relationships/image" Target="media/image65.svg"/><Relationship Id="rId88" Type="http://schemas.openxmlformats.org/officeDocument/2006/relationships/hyperlink" Target="https://learn.microsoft.com/en-us/azure/storage/blobs/data-lake-storage-introduction" TargetMode="External"/><Relationship Id="rId111"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77.jpeg"/></Relationships>
</file>

<file path=word/_rels/header2.xml.rels><?xml version="1.0" encoding="UTF-8" standalone="yes"?>
<Relationships xmlns="http://schemas.openxmlformats.org/package/2006/relationships"><Relationship Id="rId1" Type="http://schemas.openxmlformats.org/officeDocument/2006/relationships/image" Target="media/image78.jpeg"/></Relationships>
</file>

<file path=word/documenttasks/documenttasks1.xml><?xml version="1.0" encoding="utf-8"?>
<t:Tasks xmlns:t="http://schemas.microsoft.com/office/tasks/2019/documenttasks" xmlns:oel="http://schemas.microsoft.com/office/2019/extlst">
  <t:Task id="{AA0243C0-2790-4338-9B3D-DA535C995899}">
    <t:Anchor>
      <t:Comment id="477405397"/>
    </t:Anchor>
    <t:History>
      <t:Event id="{4E31C698-D704-4714-885E-86BD5B763102}" time="2025-11-30T21:15:29.383Z">
        <t:Attribution userId="S::RUSC1ANT@police.nsw.gov.au::68500f23-f4ba-4a16-abdf-4abbc97a7635" userProvider="AD" userName="Anthony Ruscic"/>
        <t:Anchor>
          <t:Comment id="2056157412"/>
        </t:Anchor>
        <t:Create/>
      </t:Event>
      <t:Event id="{6F35AEE1-C09E-4039-AECE-098BEB1E628D}" time="2025-11-30T21:15:29.383Z">
        <t:Attribution userId="S::RUSC1ANT@police.nsw.gov.au::68500f23-f4ba-4a16-abdf-4abbc97a7635" userProvider="AD" userName="Anthony Ruscic"/>
        <t:Anchor>
          <t:Comment id="2056157412"/>
        </t:Anchor>
        <t:Assign userId="S::GRIL1PIE@police.nsw.gov.au::06e03b54-27e5-4d66-bba2-8d43728b2fde" userProvider="AD" userName="Pierre-Francis Grillet"/>
      </t:Event>
      <t:Event id="{3B5724B9-26F7-4039-A43D-5AADA020BFF5}" time="2025-11-30T21:15:29.383Z">
        <t:Attribution userId="S::RUSC1ANT@police.nsw.gov.au::68500f23-f4ba-4a16-abdf-4abbc97a7635" userProvider="AD" userName="Anthony Ruscic"/>
        <t:Anchor>
          <t:Comment id="2056157412"/>
        </t:Anchor>
        <t:SetTitle title="@Pierre-Francis Grillet "/>
      </t:Event>
      <t:Event id="{E3DB6A4B-4772-4F27-ADE8-972036C6C21F}" time="2025-11-30T22:56:57.691Z">
        <t:Attribution userId="S::RUSC1ANT@police.nsw.gov.au::68500f23-f4ba-4a16-abdf-4abbc97a7635" userProvider="AD" userName="Anthony Ruscic"/>
        <t:Progress percentComplete="100"/>
      </t:Event>
    </t:History>
  </t:Task>
  <t:Task id="{1C739D90-3BA9-4241-BD9A-C663ACD073F6}">
    <t:Anchor>
      <t:Comment id="2134358152"/>
    </t:Anchor>
    <t:History>
      <t:Event id="{C749FA05-6831-4103-B5BA-A5E7ABF0B1A3}" time="2026-06-01T08:44:27.371Z">
        <t:Attribution userId="S::aditya.nair@capgemini.com::a04985c0-1c17-4b76-aaad-21a800be1273" userProvider="AD" userName="Nair, Aditya"/>
        <t:Anchor>
          <t:Comment id="2134358152"/>
        </t:Anchor>
        <t:Create/>
      </t:Event>
      <t:Event id="{99E9E94B-92B7-43BD-AB5D-A7D46C9012F9}" time="2026-06-01T08:44:27.371Z">
        <t:Attribution userId="S::aditya.nair@capgemini.com::a04985c0-1c17-4b76-aaad-21a800be1273" userProvider="AD" userName="Nair, Aditya"/>
        <t:Anchor>
          <t:Comment id="2134358152"/>
        </t:Anchor>
        <t:Assign userId="S::aditya.nair@capgemini.com::a04985c0-1c17-4b76-aaad-21a800be1273" userProvider="AD" userName="Nair, Aditya"/>
      </t:Event>
      <t:Event id="{5B4D0C5C-7032-41FA-94A2-1208E852FD84}" time="2026-06-01T08:44:27.371Z">
        <t:Attribution userId="S::aditya.nair@capgemini.com::a04985c0-1c17-4b76-aaad-21a800be1273" userProvider="AD" userName="Nair, Aditya"/>
        <t:Anchor>
          <t:Comment id="2134358152"/>
        </t:Anchor>
        <t:SetTitle title="@Nair, Aditya replace with Jordan"/>
      </t:Event>
      <t:Event id="{3EAA8827-996E-4BE4-94CE-CE83F88DC927}" time="2026-06-01T10:12:39.962Z">
        <t:Attribution userId="S::aditya.nair@capgemini.com::a04985c0-1c17-4b76-aaad-21a800be1273" userProvider="AD" userName="Nair, Aditya"/>
        <t:Progress percentComplete="100"/>
      </t:Event>
    </t:History>
  </t:Task>
  <t:Task id="{20E3EBE7-CF78-4392-B045-20A66058C0D2}">
    <t:Anchor>
      <t:Comment id="449201310"/>
    </t:Anchor>
    <t:History>
      <t:Event id="{59EF02D1-4500-47DC-837E-A341BACCB1B6}" time="2026-05-29T07:03:03.232Z">
        <t:Attribution userId="S::tina.swinburne@capgemini.com::4126c2d4-2f25-4e08-abc3-719a860d3393" userProvider="AD" userName="Swinburne, Tina"/>
        <t:Anchor>
          <t:Comment id="449201310"/>
        </t:Anchor>
        <t:Create/>
      </t:Event>
      <t:Event id="{F398205B-B22B-47FE-B20C-288D2A7FC632}" time="2026-05-29T07:03:03.232Z">
        <t:Attribution userId="S::tina.swinburne@capgemini.com::4126c2d4-2f25-4e08-abc3-719a860d3393" userProvider="AD" userName="Swinburne, Tina"/>
        <t:Anchor>
          <t:Comment id="449201310"/>
        </t:Anchor>
        <t:Assign userId="S::chloe.kearney@capgemini.com::48bdebb1-29e4-48b2-bfcc-7ac0048b08b4" userProvider="AD" userName="Kearney, Chloe"/>
      </t:Event>
      <t:Event id="{EDAAC0A9-D8E2-4412-BEC7-4E560D0937A3}" time="2026-05-29T07:03:03.232Z">
        <t:Attribution userId="S::tina.swinburne@capgemini.com::4126c2d4-2f25-4e08-abc3-719a860d3393" userProvider="AD" userName="Swinburne, Tina"/>
        <t:Anchor>
          <t:Comment id="449201310"/>
        </t:Anchor>
        <t:SetTitle title="@Kearney, Chloe Can you please add titles/ descriptors for each of our tables"/>
      </t:Event>
      <t:Event id="{DE70500B-0842-4F88-B6CB-2FEC6CE5EE5D}" time="2026-06-01T05:32:28.931Z">
        <t:Attribution userId="S::chloe.kearney@capgemini.com::48bdebb1-29e4-48b2-bfcc-7ac0048b08b4" userProvider="AD" userName="Kearney, Chloe"/>
        <t:Progress percentComplete="100"/>
      </t:Event>
    </t:History>
  </t:Task>
  <t:Task id="{E6F9AB06-15F9-4B3F-B020-944454FBA1B3}">
    <t:Anchor>
      <t:Comment id="198858926"/>
    </t:Anchor>
    <t:History>
      <t:Event id="{7138414F-131C-4EAE-BDDB-F5534F31E665}" time="2026-05-25T05:58:45.917Z">
        <t:Attribution userId="S::zelna.vandermerwe@capgemini.com::c52bb146-a799-4680-b2e1-a6d5f9d18808" userProvider="AD" userName="van der Merwe, Zelna"/>
        <t:Anchor>
          <t:Comment id="198858926"/>
        </t:Anchor>
        <t:Create/>
      </t:Event>
      <t:Event id="{7AF87CAC-6865-43DE-B29C-F36A8D089C18}" time="2026-05-25T05:58:45.917Z">
        <t:Attribution userId="S::zelna.vandermerwe@capgemini.com::c52bb146-a799-4680-b2e1-a6d5f9d18808" userProvider="AD" userName="van der Merwe, Zelna"/>
        <t:Anchor>
          <t:Comment id="198858926"/>
        </t:Anchor>
        <t:Assign userId="S::melanie.marie@capgemini.com::86fd03af-23be-4a2a-a037-f41514f7367d" userProvider="AD" userName="Marie, Melanie"/>
      </t:Event>
      <t:Event id="{24923947-231B-4531-B1D6-54B69865912C}" time="2026-05-25T05:58:45.917Z">
        <t:Attribution userId="S::zelna.vandermerwe@capgemini.com::c52bb146-a799-4680-b2e1-a6d5f9d18808" userProvider="AD" userName="van der Merwe, Zelna"/>
        <t:Anchor>
          <t:Comment id="198858926"/>
        </t:Anchor>
        <t:SetTitle title="@Marie, Melanie don’t think we need to repeat this here. I would conclude this section by saying, that we are happy to support where possible, even though they will take ownership. "/>
      </t:Event>
      <t:Event id="{91D3E481-6E81-48A0-84A8-3139EB630946}" time="2026-05-26T00:10:29.963Z">
        <t:Attribution userId="S::melanie.marie@capgemini.com::86fd03af-23be-4a2a-a037-f41514f7367d" userProvider="AD" userName="Marie, Melanie"/>
        <t:Progress percentComplete="100"/>
      </t:Event>
    </t:History>
  </t:Task>
  <t:Task id="{96270750-CD79-4973-947D-F06728893BC3}">
    <t:Anchor>
      <t:Comment id="1041726760"/>
    </t:Anchor>
    <t:History>
      <t:Event id="{48C934BE-C965-4293-A874-BAB56EE89070}" time="2026-05-25T06:00:54.826Z">
        <t:Attribution userId="S::zelna.vandermerwe@capgemini.com::c52bb146-a799-4680-b2e1-a6d5f9d18808" userProvider="AD" userName="van der Merwe, Zelna"/>
        <t:Anchor>
          <t:Comment id="1041726760"/>
        </t:Anchor>
        <t:Create/>
      </t:Event>
      <t:Event id="{4BF5A013-EC92-4982-81D2-279F4DE4438B}" time="2026-05-25T06:00:54.826Z">
        <t:Attribution userId="S::zelna.vandermerwe@capgemini.com::c52bb146-a799-4680-b2e1-a6d5f9d18808" userProvider="AD" userName="van der Merwe, Zelna"/>
        <t:Anchor>
          <t:Comment id="1041726760"/>
        </t:Anchor>
        <t:Assign userId="S::melanie.marie@capgemini.com::86fd03af-23be-4a2a-a037-f41514f7367d" userProvider="AD" userName="Marie, Melanie"/>
      </t:Event>
      <t:Event id="{BB8C70D3-78D8-4789-91C4-31A5BE2BCCB2}" time="2026-05-25T06:00:54.826Z">
        <t:Attribution userId="S::zelna.vandermerwe@capgemini.com::c52bb146-a799-4680-b2e1-a6d5f9d18808" userProvider="AD" userName="van der Merwe, Zelna"/>
        <t:Anchor>
          <t:Comment id="1041726760"/>
        </t:Anchor>
        <t:SetTitle title="@Marie, Melanie would add here that Organisational Change Management will be embedded within the PMO and delivery governance model rather than operating as a standalone activity. Change impacts, stakeholder actions, readiness activities, communications…"/>
      </t:Event>
      <t:Event id="{79D216D5-303F-4F82-858E-E9465AEBD291}" time="2026-05-26T00:07:10.338Z">
        <t:Attribution userId="S::melanie.marie@capgemini.com::86fd03af-23be-4a2a-a037-f41514f7367d" userProvider="AD" userName="Marie, Melanie"/>
        <t:Progress percentComplete="100"/>
      </t:Event>
    </t:History>
  </t:Task>
  <t:Task id="{2121FFE1-3938-48D5-BFBD-0DBA76629420}">
    <t:Anchor>
      <t:Comment id="410083853"/>
    </t:Anchor>
    <t:History>
      <t:Event id="{478736C7-ACEE-4D02-9D2D-B82A4A614121}" time="2026-05-29T06:15:40.494Z">
        <t:Attribution userId="S::tina.swinburne@capgemini.com::4126c2d4-2f25-4e08-abc3-719a860d3393" userProvider="AD" userName="Swinburne, Tina"/>
        <t:Anchor>
          <t:Comment id="376804065"/>
        </t:Anchor>
        <t:Create/>
      </t:Event>
      <t:Event id="{4E86A8B1-5C76-4DD5-8D76-91B80CF46AF8}" time="2026-05-29T06:15:40.494Z">
        <t:Attribution userId="S::tina.swinburne@capgemini.com::4126c2d4-2f25-4e08-abc3-719a860d3393" userProvider="AD" userName="Swinburne, Tina"/>
        <t:Anchor>
          <t:Comment id="376804065"/>
        </t:Anchor>
        <t:Assign userId="S::takuma.suto@capgemini.com::2ebd394a-79e6-4ecd-9357-e06718d5343d" userProvider="AD" userName="Suto, Takuma"/>
      </t:Event>
      <t:Event id="{32C9D05C-B40B-462E-B074-11A8040EE5F9}" time="2026-05-29T06:15:40.494Z">
        <t:Attribution userId="S::tina.swinburne@capgemini.com::4126c2d4-2f25-4e08-abc3-719a860d3393" userProvider="AD" userName="Swinburne, Tina"/>
        <t:Anchor>
          <t:Comment id="376804065"/>
        </t:Anchor>
        <t:SetTitle title="@Suto, Takuma I agree with Arshita n this. We need to add context to this list too. This doesn’t look like the best place for our dependencies"/>
      </t:Event>
      <t:Event id="{1EEB450B-F9E8-464A-B9A1-EBE48295F9E1}" time="2026-06-01T01:38:30.497Z">
        <t:Attribution userId="S::takuma.suto@capgemini.com::2ebd394a-79e6-4ecd-9357-e06718d5343d" userProvider="AD" userName="Suto, Takuma"/>
        <t:Progress percentComplete="100"/>
      </t:Event>
    </t:History>
  </t:Task>
  <t:Task id="{5C6F4223-CCC6-468E-BD43-8DCF79D90CA9}">
    <t:Anchor>
      <t:Comment id="1403538013"/>
    </t:Anchor>
    <t:History>
      <t:Event id="{7D2752CE-418B-4984-A43D-0CD1CE91B2A8}" time="2026-05-29T20:09:08.195Z">
        <t:Attribution userId="S::arshita.cheeti@capgemini.com::31c10bc6-620b-4752-8cdf-c37959894a23" userProvider="AD" userName="Cheeti, Arshita"/>
        <t:Anchor>
          <t:Comment id="1403538013"/>
        </t:Anchor>
        <t:Create/>
      </t:Event>
      <t:Event id="{BB28FEF4-76C5-455D-9674-D685FF3B0F20}" time="2026-05-29T20:09:08.195Z">
        <t:Attribution userId="S::arshita.cheeti@capgemini.com::31c10bc6-620b-4752-8cdf-c37959894a23" userProvider="AD" userName="Cheeti, Arshita"/>
        <t:Anchor>
          <t:Comment id="1403538013"/>
        </t:Anchor>
        <t:Assign userId="S::jordan.le-goff@capgemini.com::f8637703-9c00-4264-8e42-6e8336cf3ce9" userProvider="AD" userName="LE GOFF, Jordan"/>
      </t:Event>
      <t:Event id="{374F99C0-9D4F-4A51-BD6A-1BD8B8234C52}" time="2026-05-29T20:09:08.195Z">
        <t:Attribution userId="S::arshita.cheeti@capgemini.com::31c10bc6-620b-4752-8cdf-c37959894a23" userProvider="AD" userName="Cheeti, Arshita"/>
        <t:Anchor>
          <t:Comment id="1403538013"/>
        </t:Anchor>
        <t:SetTitle title="@LE GOFF, Jordan Once you move the workpackage 6 content to a separate word document, please add the document here."/>
      </t:Event>
      <t:Event id="{071608E4-C445-4A0D-B63A-A132532CCA79}" time="2026-06-01T18:07:50.455Z">
        <t:Attribution userId="S::aditya.nair@capgemini.com::a04985c0-1c17-4b76-aaad-21a800be1273" userProvider="AD" userName="Nair, Aditya"/>
        <t:Progress percentComplete="100"/>
      </t:Event>
    </t:History>
  </t:Task>
  <t:Task id="{0668CB46-C28F-4015-8474-FCB4143B4F17}">
    <t:Anchor>
      <t:Comment id="284533983"/>
    </t:Anchor>
    <t:History>
      <t:Event id="{F8D9022F-9DCE-468C-A613-1FA5EB888B1D}" time="2026-05-25T06:11:19.541Z">
        <t:Attribution userId="S::zelna.vandermerwe@capgemini.com::c52bb146-a799-4680-b2e1-a6d5f9d18808" userProvider="AD" userName="van der Merwe, Zelna"/>
        <t:Anchor>
          <t:Comment id="284533983"/>
        </t:Anchor>
        <t:Create/>
      </t:Event>
      <t:Event id="{4F57B6F5-A026-4C48-A0F2-4ADF28EAE888}" time="2026-05-25T06:11:19.541Z">
        <t:Attribution userId="S::zelna.vandermerwe@capgemini.com::c52bb146-a799-4680-b2e1-a6d5f9d18808" userProvider="AD" userName="van der Merwe, Zelna"/>
        <t:Anchor>
          <t:Comment id="284533983"/>
        </t:Anchor>
        <t:Assign userId="S::melanie.marie@capgemini.com::86fd03af-23be-4a2a-a037-f41514f7367d" userProvider="AD" userName="Marie, Melanie"/>
      </t:Event>
      <t:Event id="{4455F0FC-FB87-48E4-9DAD-1CF4D5325DFE}" time="2026-05-25T06:11:19.541Z">
        <t:Attribution userId="S::zelna.vandermerwe@capgemini.com::c52bb146-a799-4680-b2e1-a6d5f9d18808" userProvider="AD" userName="van der Merwe, Zelna"/>
        <t:Anchor>
          <t:Comment id="284533983"/>
        </t:Anchor>
        <t:SetTitle title="@Marie, Melanie lets add a bit more description around business readiness Business readiness will be tracked progressively against delivery milestones, with clear readiness criteria defined for each release or work package. Readiness assessments will…"/>
      </t:Event>
      <t:Event id="{D5882A8B-5525-4076-9890-BD005708FF54}" time="2026-05-26T00:16:54.798Z">
        <t:Attribution userId="S::melanie.marie@capgemini.com::86fd03af-23be-4a2a-a037-f41514f7367d" userProvider="AD" userName="Marie, Melanie"/>
        <t:Progress percentComplete="100"/>
      </t:Event>
    </t:History>
  </t:Task>
  <t:Task id="{98130CA9-9861-4D81-A2DC-5E8FA21106DD}">
    <t:Anchor>
      <t:Comment id="612665626"/>
    </t:Anchor>
    <t:History>
      <t:Event id="{792ED756-8FB0-4B25-8E08-F0384887193C}" time="2026-05-29T07:06:23.066Z">
        <t:Attribution userId="S::tina.swinburne@capgemini.com::4126c2d4-2f25-4e08-abc3-719a860d3393" userProvider="AD" userName="Swinburne, Tina"/>
        <t:Anchor>
          <t:Comment id="612665626"/>
        </t:Anchor>
        <t:Create/>
      </t:Event>
      <t:Event id="{5C29A92C-4174-4873-86C9-DB2AFB241B7F}" time="2026-05-29T07:06:23.066Z">
        <t:Attribution userId="S::tina.swinburne@capgemini.com::4126c2d4-2f25-4e08-abc3-719a860d3393" userProvider="AD" userName="Swinburne, Tina"/>
        <t:Anchor>
          <t:Comment id="612665626"/>
        </t:Anchor>
        <t:Assign userId="S::chloe.kearney@capgemini.com::48bdebb1-29e4-48b2-bfcc-7ac0048b08b4" userProvider="AD" userName="Kearney, Chloe"/>
      </t:Event>
      <t:Event id="{5448DD9D-0DB7-4C32-B252-87196F6E017E}" time="2026-05-29T07:06:23.066Z">
        <t:Attribution userId="S::tina.swinburne@capgemini.com::4126c2d4-2f25-4e08-abc3-719a860d3393" userProvider="AD" userName="Swinburne, Tina"/>
        <t:Anchor>
          <t:Comment id="612665626"/>
        </t:Anchor>
        <t:SetTitle title="@Kearney, Chloe I think we need to connect our 3 decision loops into our Governance Frame or cadences. "/>
      </t:Event>
      <t:Event id="{A33065BE-9576-4E04-A41F-F64732CD8306}" time="2026-06-01T10:36:31.609Z">
        <t:Attribution userId="S::chloe.kearney@capgemini.com::48bdebb1-29e4-48b2-bfcc-7ac0048b08b4" userProvider="AD" userName="Kearney, Chloe"/>
        <t:Progress percentComplete="100"/>
      </t:Event>
    </t:History>
  </t:Task>
  <t:Task id="{FAEC199C-21DA-476D-A0C7-72F753937566}">
    <t:Anchor>
      <t:Comment id="1825910020"/>
    </t:Anchor>
    <t:History>
      <t:Event id="{AB7D5869-5CF4-4772-A4CC-C085B4A887B2}" time="2026-05-29T07:08:28.149Z">
        <t:Attribution userId="S::tina.swinburne@capgemini.com::4126c2d4-2f25-4e08-abc3-719a860d3393" userProvider="AD" userName="Swinburne, Tina"/>
        <t:Anchor>
          <t:Comment id="888751745"/>
        </t:Anchor>
        <t:Create/>
      </t:Event>
      <t:Event id="{D3F80EC5-5DD3-41DC-8361-FE7E26DE850F}" time="2026-05-29T07:08:28.149Z">
        <t:Attribution userId="S::tina.swinburne@capgemini.com::4126c2d4-2f25-4e08-abc3-719a860d3393" userProvider="AD" userName="Swinburne, Tina"/>
        <t:Anchor>
          <t:Comment id="888751745"/>
        </t:Anchor>
        <t:Assign userId="S::chloe.kearney@capgemini.com::48bdebb1-29e4-48b2-bfcc-7ac0048b08b4" userProvider="AD" userName="Kearney, Chloe"/>
      </t:Event>
      <t:Event id="{36CE38F2-7A68-4256-BD20-B35516D49855}" time="2026-05-29T07:08:28.149Z">
        <t:Attribution userId="S::tina.swinburne@capgemini.com::4126c2d4-2f25-4e08-abc3-719a860d3393" userProvider="AD" userName="Swinburne, Tina"/>
        <t:Anchor>
          <t:Comment id="888751745"/>
        </t:Anchor>
        <t:SetTitle title="@Kearney, Chloe This is good. Another place though to add our control loops as mitigations to risk. An additional risk is simply making decisions not aligned to outcomes"/>
      </t:Event>
      <t:Event id="{23481D9D-B02A-4139-B809-68D79537AE11}" time="2026-06-01T10:36:35.896Z">
        <t:Attribution userId="S::chloe.kearney@capgemini.com::48bdebb1-29e4-48b2-bfcc-7ac0048b08b4" userProvider="AD" userName="Kearney, Chloe"/>
        <t:Progress percentComplete="100"/>
      </t:Event>
    </t:History>
  </t:Task>
  <t:Task id="{0527A805-28BB-40B3-9207-A1F17F4F881D}">
    <t:Anchor>
      <t:Comment id="1448662182"/>
    </t:Anchor>
    <t:History>
      <t:Event id="{281D7F65-28F5-4D23-AF6C-0F4995EA71B3}" time="2026-05-29T19:50:56.72Z">
        <t:Attribution userId="S::arshita.cheeti@capgemini.com::31c10bc6-620b-4752-8cdf-c37959894a23" userProvider="AD" userName="Cheeti, Arshita"/>
        <t:Anchor>
          <t:Comment id="1448662182"/>
        </t:Anchor>
        <t:Create/>
      </t:Event>
      <t:Event id="{19342874-258E-40DF-BF99-B7960C1E3DEE}" time="2026-05-29T19:50:56.72Z">
        <t:Attribution userId="S::arshita.cheeti@capgemini.com::31c10bc6-620b-4752-8cdf-c37959894a23" userProvider="AD" userName="Cheeti, Arshita"/>
        <t:Anchor>
          <t:Comment id="1448662182"/>
        </t:Anchor>
        <t:Assign userId="S::nidhi.mahajan@capgemini.com::044021c4-e30f-4f2e-bbd2-3d0bf0d6da51" userProvider="AD" userName="Mahajan, Nidhi"/>
      </t:Event>
      <t:Event id="{DB6EEC35-41B5-41FB-A09E-49B515EF0C7A}" time="2026-05-29T19:50:56.72Z">
        <t:Attribution userId="S::arshita.cheeti@capgemini.com::31c10bc6-620b-4752-8cdf-c37959894a23" userProvider="AD" userName="Cheeti, Arshita"/>
        <t:Anchor>
          <t:Comment id="1448662182"/>
        </t:Anchor>
        <t:SetTitle title="@Mahajan, Nidhi - The content appears like a straight co-pilot lift and shift. Can you contextualise to the program and structure the content CC: @Suto, Takuma "/>
      </t:Event>
    </t:History>
  </t:Task>
  <t:Task id="{35FD072C-D6D7-4A19-B787-BA037590BB72}">
    <t:Anchor>
      <t:Comment id="681974838"/>
    </t:Anchor>
    <t:History>
      <t:Event id="{30D8BCF0-8CA9-486A-9D7D-A1565EDEE683}" time="2026-05-29T19:52:40.199Z">
        <t:Attribution userId="S::arshita.cheeti@capgemini.com::31c10bc6-620b-4752-8cdf-c37959894a23" userProvider="AD" userName="Cheeti, Arshita"/>
        <t:Anchor>
          <t:Comment id="681974838"/>
        </t:Anchor>
        <t:Create/>
      </t:Event>
      <t:Event id="{DB58FB43-D373-4060-B125-EBBC9D92A865}" time="2026-05-29T19:52:40.199Z">
        <t:Attribution userId="S::arshita.cheeti@capgemini.com::31c10bc6-620b-4752-8cdf-c37959894a23" userProvider="AD" userName="Cheeti, Arshita"/>
        <t:Anchor>
          <t:Comment id="681974838"/>
        </t:Anchor>
        <t:Assign userId="S::nidhi.mahajan@capgemini.com::044021c4-e30f-4f2e-bbd2-3d0bf0d6da51" userProvider="AD" userName="Mahajan, Nidhi"/>
      </t:Event>
      <t:Event id="{F03C7E95-C163-4EA0-9597-8BC3943E5C8E}" time="2026-05-29T19:52:40.199Z">
        <t:Attribution userId="S::arshita.cheeti@capgemini.com::31c10bc6-620b-4752-8cdf-c37959894a23" userProvider="AD" userName="Cheeti, Arshita"/>
        <t:Anchor>
          <t:Comment id="681974838"/>
        </t:Anchor>
        <t:SetTitle title="@Mahajan, Nidhi - Re-do this section. Same comment as Workpackage 3.Cc: @Suto, Takuma and @Anand, Rahul "/>
      </t:Event>
      <t:Event id="{E7721291-97D5-4E10-87DA-357E1DB0A2F5}" time="2026-06-01T04:38:05.408Z">
        <t:Attribution userId="S::nidhi.mahajan@capgemini.com::044021c4-e30f-4f2e-bbd2-3d0bf0d6da51" userProvider="AD" userName="Mahajan, Nidhi"/>
        <t:Progress percentComplete="100"/>
      </t:Event>
    </t:History>
  </t:Task>
  <t:Task id="{B659D469-254B-4723-82D8-B93D7DDF6781}">
    <t:Anchor>
      <t:Comment id="1327465880"/>
    </t:Anchor>
    <t:History>
      <t:Event id="{AF7CC7C3-7A65-43DB-B3F5-1A86317DAF7A}" time="2026-05-29T19:56:43.535Z">
        <t:Attribution userId="S::arshita.cheeti@capgemini.com::31c10bc6-620b-4752-8cdf-c37959894a23" userProvider="AD" userName="Cheeti, Arshita"/>
        <t:Anchor>
          <t:Comment id="1327465880"/>
        </t:Anchor>
        <t:Create/>
      </t:Event>
      <t:Event id="{5AE2FBD1-5FA9-40F3-9834-29C8F41DEC48}" time="2026-05-29T19:56:43.535Z">
        <t:Attribution userId="S::arshita.cheeti@capgemini.com::31c10bc6-620b-4752-8cdf-c37959894a23" userProvider="AD" userName="Cheeti, Arshita"/>
        <t:Anchor>
          <t:Comment id="1327465880"/>
        </t:Anchor>
        <t:Assign userId="S::paul.russo@capgemini.com::f2359052-44a5-4b40-a350-2fd36d8caffe" userProvider="AD" userName="Russo, Paul"/>
      </t:Event>
      <t:Event id="{706993F4-B8B1-4777-8878-E7FBF9881D7D}" time="2026-05-29T19:56:43.535Z">
        <t:Attribution userId="S::arshita.cheeti@capgemini.com::31c10bc6-620b-4752-8cdf-c37959894a23" userProvider="AD" userName="Cheeti, Arshita"/>
        <t:Anchor>
          <t:Comment id="1327465880"/>
        </t:Anchor>
        <t:SetTitle title=" @Russo, Paul @Anand, Rahul @Suto, Takuma This section requires a hard read and more content. Please update"/>
      </t:Event>
      <t:Event id="{68AAB46F-5003-450A-985C-D01F909EA5E7}" time="2026-06-01T11:43:44.599Z">
        <t:Attribution userId="S::paul.russo@capgemini.com::f2359052-44a5-4b40-a350-2fd36d8caffe" userProvider="AD" userName="Russo, Paul"/>
        <t:Progress percentComplete="100"/>
      </t:Event>
    </t:History>
  </t:Task>
  <t:Task id="{97936D2A-B988-47D7-B145-E80FBCCA2C2E}">
    <t:Anchor>
      <t:Comment id="2114313013"/>
    </t:Anchor>
    <t:History>
      <t:Event id="{3C5E21A5-778A-47DD-8364-58DF9AD6EC0A}" time="2026-05-29T20:07:06.126Z">
        <t:Attribution userId="S::arshita.cheeti@capgemini.com::31c10bc6-620b-4752-8cdf-c37959894a23" userProvider="AD" userName="Cheeti, Arshita"/>
        <t:Anchor>
          <t:Comment id="2114313013"/>
        </t:Anchor>
        <t:Create/>
      </t:Event>
      <t:Event id="{80FC11A0-1ECA-48B2-8195-D616ABB3287A}" time="2026-05-29T20:07:06.126Z">
        <t:Attribution userId="S::arshita.cheeti@capgemini.com::31c10bc6-620b-4752-8cdf-c37959894a23" userProvider="AD" userName="Cheeti, Arshita"/>
        <t:Anchor>
          <t:Comment id="2114313013"/>
        </t:Anchor>
        <t:Assign userId="S::kamaruddin.sayyed@capgemini.com::3928144b-de71-4e0c-aa40-6cae7750d8e4" userProvider="AD" userName="Sayyed, Kamaruddin"/>
      </t:Event>
      <t:Event id="{95D8A38B-BE02-491F-9208-873CE2325357}" time="2026-05-29T20:07:06.126Z">
        <t:Attribution userId="S::arshita.cheeti@capgemini.com::31c10bc6-620b-4752-8cdf-c37959894a23" userProvider="AD" userName="Cheeti, Arshita"/>
        <t:Anchor>
          <t:Comment id="2114313013"/>
        </t:Anchor>
        <t:SetTitle title="@Sayyed, Kamaruddin Once the register is cleaned to your liking after removing/ appending content as you see fit between word and excel, please add the register here"/>
      </t:Event>
      <t:Event id="{99EFB36B-EFEA-4491-A9F2-F4C9166040C2}" time="2026-05-31T14:39:20.213Z">
        <t:Attribution userId="S::kamaruddin.sayyed@capgemini.com::3928144b-de71-4e0c-aa40-6cae7750d8e4" userProvider="AD" userName="Sayyed, Kamaruddin"/>
        <t:Progress percentComplete="100"/>
      </t:Event>
    </t:History>
  </t:Task>
  <t:Task id="{4ACA2904-A0B4-44F6-8275-D5D657B3DC2F}">
    <t:Anchor>
      <t:Comment id="1023002452"/>
    </t:Anchor>
    <t:History>
      <t:Event id="{1B3E1BD9-C467-47C1-BBD7-8E39965D1D68}" time="2026-05-29T20:07:40.478Z">
        <t:Attribution userId="S::arshita.cheeti@capgemini.com::31c10bc6-620b-4752-8cdf-c37959894a23" userProvider="AD" userName="Cheeti, Arshita"/>
        <t:Anchor>
          <t:Comment id="1023002452"/>
        </t:Anchor>
        <t:Create/>
      </t:Event>
      <t:Event id="{B6893839-F665-4723-8E19-C97C1C040A2A}" time="2026-05-29T20:07:40.478Z">
        <t:Attribution userId="S::arshita.cheeti@capgemini.com::31c10bc6-620b-4752-8cdf-c37959894a23" userProvider="AD" userName="Cheeti, Arshita"/>
        <t:Anchor>
          <t:Comment id="1023002452"/>
        </t:Anchor>
        <t:Assign userId="S::aditya.nair@capgemini.com::a04985c0-1c17-4b76-aaad-21a800be1273" userProvider="AD" userName="Nair, Aditya"/>
      </t:Event>
      <t:Event id="{7020D586-A33A-4639-A7F4-F44A5FB7FC6F}" time="2026-05-29T20:07:40.478Z">
        <t:Attribution userId="S::arshita.cheeti@capgemini.com::31c10bc6-620b-4752-8cdf-c37959894a23" userProvider="AD" userName="Cheeti, Arshita"/>
        <t:Anchor>
          <t:Comment id="1023002452"/>
        </t:Anchor>
        <t:SetTitle title="@Nair, Aditya or @Kearney, Chloe - Please take care of the cross referencing"/>
      </t:Event>
      <t:Event id="{2837E3E8-A11C-4323-B350-E20767484990}" time="2026-06-01T18:07:37.394Z">
        <t:Attribution userId="S::aditya.nair@capgemini.com::a04985c0-1c17-4b76-aaad-21a800be1273" userProvider="AD" userName="Nair, Aditya"/>
        <t:Progress percentComplete="100"/>
      </t:Event>
    </t:History>
  </t:Task>
  <t:Task id="{4B89AAC6-4DDF-40FA-B4E7-CDF562706C47}">
    <t:Anchor>
      <t:Comment id="495964015"/>
    </t:Anchor>
    <t:History>
      <t:Event id="{9A3A6DB3-5BF6-44F3-8350-D09FE7A998C8}" time="2026-06-01T01:54:40.317Z">
        <t:Attribution userId="S::tina.swinburne@capgemini.com::4126c2d4-2f25-4e08-abc3-719a860d3393" userProvider="AD" userName="Swinburne, Tina"/>
        <t:Anchor>
          <t:Comment id="198625227"/>
        </t:Anchor>
        <t:Create/>
      </t:Event>
      <t:Event id="{E7FC306B-5D23-4207-8F8D-5090C432791B}" time="2026-06-01T01:54:40.317Z">
        <t:Attribution userId="S::tina.swinburne@capgemini.com::4126c2d4-2f25-4e08-abc3-719a860d3393" userProvider="AD" userName="Swinburne, Tina"/>
        <t:Anchor>
          <t:Comment id="198625227"/>
        </t:Anchor>
        <t:Assign userId="S::takuma.suto@capgemini.com::2ebd394a-79e6-4ecd-9357-e06718d5343d" userProvider="AD" userName="Suto, Takuma"/>
      </t:Event>
      <t:Event id="{46CBA883-9818-4DDB-A242-A5BE3A724EBE}" time="2026-06-01T01:54:40.317Z">
        <t:Attribution userId="S::tina.swinburne@capgemini.com::4126c2d4-2f25-4e08-abc3-719a860d3393" userProvider="AD" userName="Swinburne, Tina"/>
        <t:Anchor>
          <t:Comment id="198625227"/>
        </t:Anchor>
        <t:SetTitle title="@Suto, Takuma We discussed this today and agreed to note that we will manage all dependencies as part of PMO but will not call them out again (as the dependencies are mentioned throughout the entire doc)"/>
      </t:Event>
    </t:History>
  </t:Task>
  <t:Task id="{6D8B0DD8-DBF7-4A57-9F95-0213E69B0FEA}">
    <t:Anchor>
      <t:Comment id="733881703"/>
    </t:Anchor>
    <t:History>
      <t:Event id="{39E7D78F-B9B9-404C-8D6E-E6A00F7AC089}" time="2026-06-01T03:57:41.611Z">
        <t:Attribution userId="S::aditya.nair@capgemini.com::a04985c0-1c17-4b76-aaad-21a800be1273" userProvider="AD" userName="Nair, Aditya"/>
        <t:Anchor>
          <t:Comment id="733881703"/>
        </t:Anchor>
        <t:Create/>
      </t:Event>
      <t:Event id="{F431D708-AC38-416E-935F-63618E2832CB}" time="2026-06-01T03:57:41.611Z">
        <t:Attribution userId="S::aditya.nair@capgemini.com::a04985c0-1c17-4b76-aaad-21a800be1273" userProvider="AD" userName="Nair, Aditya"/>
        <t:Anchor>
          <t:Comment id="733881703"/>
        </t:Anchor>
        <t:Assign userId="S::chloe.kearney@capgemini.com::48bdebb1-29e4-48b2-bfcc-7ac0048b08b4" userProvider="AD" userName="Kearney, Chloe"/>
      </t:Event>
      <t:Event id="{7AE59782-96F8-4143-9586-67C93913F91D}" time="2026-06-01T03:57:41.611Z">
        <t:Attribution userId="S::aditya.nair@capgemini.com::a04985c0-1c17-4b76-aaad-21a800be1273" userProvider="AD" userName="Nair, Aditya"/>
        <t:Anchor>
          <t:Comment id="733881703"/>
        </t:Anchor>
        <t:SetTitle title="@Kearney, Chloe please add latest"/>
      </t:Event>
      <t:Event id="{42E0C889-FC72-4EDC-9A26-279D375A217E}" time="2026-06-01T10:32:52.304Z">
        <t:Attribution userId="S::chloe.kearney@capgemini.com::48bdebb1-29e4-48b2-bfcc-7ac0048b08b4" userProvider="AD" userName="Kearney, Chloe"/>
        <t:Progress percentComplete="100"/>
      </t:Event>
    </t:History>
  </t:Task>
  <t:Task id="{44AF2F9E-7473-4A37-BBF6-E1FD0206EC17}">
    <t:Anchor>
      <t:Comment id="1643258245"/>
    </t:Anchor>
    <t:History>
      <t:Event id="{9F6ED1CD-780E-45BA-958A-0582FFDFE33C}" time="2026-06-01T04:00:25.311Z">
        <t:Attribution userId="S::aditya.nair@capgemini.com::a04985c0-1c17-4b76-aaad-21a800be1273" userProvider="AD" userName="Nair, Aditya"/>
        <t:Anchor>
          <t:Comment id="1643258245"/>
        </t:Anchor>
        <t:Create/>
      </t:Event>
      <t:Event id="{189EA296-98E5-4785-8A65-BA9F5765474F}" time="2026-06-01T04:00:25.311Z">
        <t:Attribution userId="S::aditya.nair@capgemini.com::a04985c0-1c17-4b76-aaad-21a800be1273" userProvider="AD" userName="Nair, Aditya"/>
        <t:Anchor>
          <t:Comment id="1643258245"/>
        </t:Anchor>
        <t:Assign userId="S::chloe.kearney@capgemini.com::48bdebb1-29e4-48b2-bfcc-7ac0048b08b4" userProvider="AD" userName="Kearney, Chloe"/>
      </t:Event>
      <t:Event id="{1EF48FB0-9B60-4E65-9842-19C69DC029CC}" time="2026-06-01T04:00:25.311Z">
        <t:Attribution userId="S::aditya.nair@capgemini.com::a04985c0-1c17-4b76-aaad-21a800be1273" userProvider="AD" userName="Nair, Aditya"/>
        <t:Anchor>
          <t:Comment id="1643258245"/>
        </t:Anchor>
        <t:SetTitle title="@Kearney, Chloe please confirm with Paul Russo"/>
      </t:Event>
      <t:Event id="{6D26FA13-9D07-48A1-9AD7-83D5F49A1603}" time="2026-06-01T18:04:05.118Z">
        <t:Attribution userId="S::aditya.nair@capgemini.com::a04985c0-1c17-4b76-aaad-21a800be1273" userProvider="AD" userName="Nair, Aditya"/>
        <t:Progress percentComplete="100"/>
      </t:Event>
    </t:History>
  </t:Task>
  <t:Task id="{9D71E147-B965-4B59-9BE7-02B552625969}">
    <t:Anchor>
      <t:Comment id="836501051"/>
    </t:Anchor>
    <t:History>
      <t:Event id="{0FA072EA-58D8-4DCF-B756-238425A0322A}" time="2026-05-29T16:54:05.057Z">
        <t:Attribution userId="S::arshita.cheeti@capgemini.com::31c10bc6-620b-4752-8cdf-c37959894a23" userProvider="AD" userName="Cheeti, Arshita"/>
        <t:Anchor>
          <t:Comment id="836501051"/>
        </t:Anchor>
        <t:Create/>
      </t:Event>
      <t:Event id="{D6100EC0-78E0-473F-8DD6-3CB825CEDEEC}" time="2026-05-29T16:54:05.057Z">
        <t:Attribution userId="S::arshita.cheeti@capgemini.com::31c10bc6-620b-4752-8cdf-c37959894a23" userProvider="AD" userName="Cheeti, Arshita"/>
        <t:Anchor>
          <t:Comment id="836501051"/>
        </t:Anchor>
        <t:Assign userId="S::akhilesh.dhoke@capgemini.com::316e2303-6602-4387-9232-7ad8fac1324c" userProvider="AD" userName="Dhoke, Akhilesh"/>
      </t:Event>
      <t:Event id="{3C75A78C-A9C5-4C77-A232-E27C4B715BA1}" time="2026-05-29T16:54:05.057Z">
        <t:Attribution userId="S::arshita.cheeti@capgemini.com::31c10bc6-620b-4752-8cdf-c37959894a23" userProvider="AD" userName="Cheeti, Arshita"/>
        <t:Anchor>
          <t:Comment id="836501051"/>
        </t:Anchor>
        <t:SetTitle title="@Dhoke, Akhilesh - Can you note the AI accelerators that are used in testing and have been taken into consideration for estimates"/>
      </t:Event>
      <t:Event id="{623182A3-2436-49C0-ADBA-C3B27A6AE560}" time="2026-06-01T11:45:31.102Z">
        <t:Attribution userId="S::anitha.martin@capgemini.com::33df65a6-30b3-4085-bd4f-19fc2a44c11a" userProvider="AD" userName="Martin, Anith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ff55be-3bc1-4765-a71f-a41344807116">
      <Terms xmlns="http://schemas.microsoft.com/office/infopath/2007/PartnerControls"/>
    </lcf76f155ced4ddcb4097134ff3c332f>
  </documentManagement>
</p:properties>
</file>

<file path=customXml/item4.xml>��
</file>

<file path=customXml/item5.xml><?xml version="1.0" encoding="utf-8"?>
<ct:contentTypeSchema xmlns:ct="http://schemas.microsoft.com/office/2006/metadata/contentType" xmlns:ma="http://schemas.microsoft.com/office/2006/metadata/properties/metaAttributes" ct:_="" ma:_="" ma:contentTypeName="Document" ma:contentTypeID="0x010100F7336FC7732FE54B8BD465BA8845BF7A" ma:contentTypeVersion="12" ma:contentTypeDescription="Create a new document." ma:contentTypeScope="" ma:versionID="caa4a471feab830226b5d84b1fcbf9bb">
  <xsd:schema xmlns:xsd="http://www.w3.org/2001/XMLSchema" xmlns:xs="http://www.w3.org/2001/XMLSchema" xmlns:p="http://schemas.microsoft.com/office/2006/metadata/properties" xmlns:ns2="b5ff55be-3bc1-4765-a71f-a41344807116" targetNamespace="http://schemas.microsoft.com/office/2006/metadata/properties" ma:root="true" ma:fieldsID="cc470bfc83ed93081acb89e63f89b4f1" ns2:_="">
    <xsd:import namespace="b5ff55be-3bc1-4765-a71f-a413448071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f55be-3bc1-4765-a71f-a413448071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B5C325-9CB4-4C7D-B907-A44EB94648FF}">
  <ds:schemaRefs>
    <ds:schemaRef ds:uri="http://schemas.microsoft.com/sharepoint/v3/contenttype/forms"/>
  </ds:schemaRefs>
</ds:datastoreItem>
</file>

<file path=customXml/itemProps2.xml><?xml version="1.0" encoding="utf-8"?>
<ds:datastoreItem xmlns:ds="http://schemas.openxmlformats.org/officeDocument/2006/customXml" ds:itemID="{9B5F642B-C945-4564-B20B-F532E5C728BF}">
  <ds:schemaRefs>
    <ds:schemaRef ds:uri="http://schemas.openxmlformats.org/officeDocument/2006/bibliography"/>
  </ds:schemaRefs>
</ds:datastoreItem>
</file>

<file path=customXml/itemProps3.xml><?xml version="1.0" encoding="utf-8"?>
<ds:datastoreItem xmlns:ds="http://schemas.openxmlformats.org/officeDocument/2006/customXml" ds:itemID="{5E368894-16D4-4C3C-959D-6398832EEE47}">
  <ds:schemaRefs>
    <ds:schemaRef ds:uri="http://schemas.microsoft.com/office/2006/metadata/properties"/>
    <ds:schemaRef ds:uri="http://schemas.microsoft.com/office/infopath/2007/PartnerControls"/>
    <ds:schemaRef ds:uri="a8652715-39c2-49c3-bac8-83ea5307ca92"/>
    <ds:schemaRef ds:uri="8df8a689-738a-44f9-bb83-61ada295f205"/>
  </ds:schemaRefs>
</ds:datastoreItem>
</file>

<file path=customXml/itemProps4.xml><?xml version="1.0" encoding="utf-8"?>
<ds:datastoreItem xmlns:ds="http://schemas.openxmlformats.org/officeDocument/2006/customXml" ds:itemID="{158C639D-2BF5-4DC9-AD7F-81D4D9EA366C}">
  <ds:schemaRefs>
    <ds:schemaRef ds:uri="http://www.w3.org/2001/XMLSchema"/>
  </ds:schemaRefs>
</ds:datastoreItem>
</file>

<file path=customXml/itemProps5.xml><?xml version="1.0" encoding="utf-8"?>
<ds:datastoreItem xmlns:ds="http://schemas.openxmlformats.org/officeDocument/2006/customXml" ds:itemID="{E169C83F-D343-4F2F-8479-B1E8B4CB0247}"/>
</file>

<file path=docMetadata/LabelInfo.xml><?xml version="1.0" encoding="utf-8"?>
<clbl:labelList xmlns:clbl="http://schemas.microsoft.com/office/2020/mipLabelMetadata">
  <clbl:label id="{47dea8b7-9eaa-40b7-9fe0-5c9e237036c0}" enabled="1" method="Standar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Pages>
  <Words>44935</Words>
  <Characters>256131</Characters>
  <Application>Microsoft Office Word</Application>
  <DocSecurity>4</DocSecurity>
  <Lines>2134</Lines>
  <Paragraphs>600</Paragraphs>
  <ScaleCrop>false</ScaleCrop>
  <Company/>
  <LinksUpToDate>false</LinksUpToDate>
  <CharactersWithSpaces>300466</CharactersWithSpaces>
  <SharedDoc>false</SharedDoc>
  <HLinks>
    <vt:vector size="966" baseType="variant">
      <vt:variant>
        <vt:i4>2818165</vt:i4>
      </vt:variant>
      <vt:variant>
        <vt:i4>597</vt:i4>
      </vt:variant>
      <vt:variant>
        <vt:i4>0</vt:i4>
      </vt:variant>
      <vt:variant>
        <vt:i4>5</vt:i4>
      </vt:variant>
      <vt:variant>
        <vt:lpwstr>https://blog.3-gis.com/blog/futureproofing-denmarks-telecom-infrastructure-why-tdc-net-chose-3-gis</vt:lpwstr>
      </vt:variant>
      <vt:variant>
        <vt:lpwstr/>
      </vt:variant>
      <vt:variant>
        <vt:i4>5570582</vt:i4>
      </vt:variant>
      <vt:variant>
        <vt:i4>594</vt:i4>
      </vt:variant>
      <vt:variant>
        <vt:i4>0</vt:i4>
      </vt:variant>
      <vt:variant>
        <vt:i4>5</vt:i4>
      </vt:variant>
      <vt:variant>
        <vt:lpwstr>https://info.3-gis.com/oman-broadband-customer-spotlight</vt:lpwstr>
      </vt:variant>
      <vt:variant>
        <vt:lpwstr/>
      </vt:variant>
      <vt:variant>
        <vt:i4>1245196</vt:i4>
      </vt:variant>
      <vt:variant>
        <vt:i4>591</vt:i4>
      </vt:variant>
      <vt:variant>
        <vt:i4>0</vt:i4>
      </vt:variant>
      <vt:variant>
        <vt:i4>5</vt:i4>
      </vt:variant>
      <vt:variant>
        <vt:lpwstr>https://info.3-gis.com/gasline-customer-spotlight</vt:lpwstr>
      </vt:variant>
      <vt:variant>
        <vt:lpwstr/>
      </vt:variant>
      <vt:variant>
        <vt:i4>6488187</vt:i4>
      </vt:variant>
      <vt:variant>
        <vt:i4>588</vt:i4>
      </vt:variant>
      <vt:variant>
        <vt:i4>0</vt:i4>
      </vt:variant>
      <vt:variant>
        <vt:i4>5</vt:i4>
      </vt:variant>
      <vt:variant>
        <vt:lpwstr>https://info.3-gis.com/danc-customer-spotlight</vt:lpwstr>
      </vt:variant>
      <vt:variant>
        <vt:lpwstr/>
      </vt:variant>
      <vt:variant>
        <vt:i4>1376264</vt:i4>
      </vt:variant>
      <vt:variant>
        <vt:i4>585</vt:i4>
      </vt:variant>
      <vt:variant>
        <vt:i4>0</vt:i4>
      </vt:variant>
      <vt:variant>
        <vt:i4>5</vt:i4>
      </vt:variant>
      <vt:variant>
        <vt:lpwstr>https://info.3-gis.com/fingrid-customer-spotlight</vt:lpwstr>
      </vt:variant>
      <vt:variant>
        <vt:lpwstr/>
      </vt:variant>
      <vt:variant>
        <vt:i4>3145837</vt:i4>
      </vt:variant>
      <vt:variant>
        <vt:i4>582</vt:i4>
      </vt:variant>
      <vt:variant>
        <vt:i4>0</vt:i4>
      </vt:variant>
      <vt:variant>
        <vt:i4>5</vt:i4>
      </vt:variant>
      <vt:variant>
        <vt:lpwstr>https://info.3-gis.com/national-network-customer-spotlight</vt:lpwstr>
      </vt:variant>
      <vt:variant>
        <vt:lpwstr/>
      </vt:variant>
      <vt:variant>
        <vt:i4>7798837</vt:i4>
      </vt:variant>
      <vt:variant>
        <vt:i4>579</vt:i4>
      </vt:variant>
      <vt:variant>
        <vt:i4>0</vt:i4>
      </vt:variant>
      <vt:variant>
        <vt:i4>5</vt:i4>
      </vt:variant>
      <vt:variant>
        <vt:lpwstr>https://capgeminiaus.sharepoint.com/:x:/r/sites/TuatahiFirstFibre/Shared Documents/Digital Road Map 2026/OP%23 02638267 Digital Road May RFP April26/01. RFP Documents/Unziped/Network Stream Supporting Docs/Network - Test Criteria and Use cases.xlsx?d=w15dbb9e589a542a78862154bbef04874&amp;csf=1&amp;web=1&amp;e=sJm0w4</vt:lpwstr>
      </vt:variant>
      <vt:variant>
        <vt:lpwstr/>
      </vt:variant>
      <vt:variant>
        <vt:i4>5111878</vt:i4>
      </vt:variant>
      <vt:variant>
        <vt:i4>576</vt:i4>
      </vt:variant>
      <vt:variant>
        <vt:i4>0</vt:i4>
      </vt:variant>
      <vt:variant>
        <vt:i4>5</vt:i4>
      </vt:variant>
      <vt:variant>
        <vt:lpwstr>https://learn.microsoft.com/en-us/azure/storage/blobs/data-lake-storage-introduction</vt:lpwstr>
      </vt:variant>
      <vt:variant>
        <vt:lpwstr/>
      </vt:variant>
      <vt:variant>
        <vt:i4>786507</vt:i4>
      </vt:variant>
      <vt:variant>
        <vt:i4>549</vt:i4>
      </vt:variant>
      <vt:variant>
        <vt:i4>0</vt:i4>
      </vt:variant>
      <vt:variant>
        <vt:i4>5</vt:i4>
      </vt:variant>
      <vt:variant>
        <vt:lpwstr>https://www.sixnationsrugby.com/en/m6n/news/six-nations-rugby-capgemini-official-partner</vt:lpwstr>
      </vt:variant>
      <vt:variant>
        <vt:lpwstr/>
      </vt:variant>
      <vt:variant>
        <vt:i4>1441792</vt:i4>
      </vt:variant>
      <vt:variant>
        <vt:i4>546</vt:i4>
      </vt:variant>
      <vt:variant>
        <vt:i4>0</vt:i4>
      </vt:variant>
      <vt:variant>
        <vt:i4>5</vt:i4>
      </vt:variant>
      <vt:variant>
        <vt:lpwstr>https://www.capgemini.com/news/press-releases/capgemini-brings-real-time-ai-driven-match-insights-to-the-womens-rugby-world-cup-2025-a-first-for-world-rugby/</vt:lpwstr>
      </vt:variant>
      <vt:variant>
        <vt:lpwstr/>
      </vt:variant>
      <vt:variant>
        <vt:i4>3604537</vt:i4>
      </vt:variant>
      <vt:variant>
        <vt:i4>543</vt:i4>
      </vt:variant>
      <vt:variant>
        <vt:i4>0</vt:i4>
      </vt:variant>
      <vt:variant>
        <vt:i4>5</vt:i4>
      </vt:variant>
      <vt:variant>
        <vt:lpwstr>https://www.capgemini.com/about-us/approach-to-esg/</vt:lpwstr>
      </vt:variant>
      <vt:variant>
        <vt:lpwstr/>
      </vt:variant>
      <vt:variant>
        <vt:i4>1048625</vt:i4>
      </vt:variant>
      <vt:variant>
        <vt:i4>536</vt:i4>
      </vt:variant>
      <vt:variant>
        <vt:i4>0</vt:i4>
      </vt:variant>
      <vt:variant>
        <vt:i4>5</vt:i4>
      </vt:variant>
      <vt:variant>
        <vt:lpwstr/>
      </vt:variant>
      <vt:variant>
        <vt:lpwstr>_Toc231276506</vt:lpwstr>
      </vt:variant>
      <vt:variant>
        <vt:i4>1048625</vt:i4>
      </vt:variant>
      <vt:variant>
        <vt:i4>530</vt:i4>
      </vt:variant>
      <vt:variant>
        <vt:i4>0</vt:i4>
      </vt:variant>
      <vt:variant>
        <vt:i4>5</vt:i4>
      </vt:variant>
      <vt:variant>
        <vt:lpwstr/>
      </vt:variant>
      <vt:variant>
        <vt:lpwstr>_Toc231276505</vt:lpwstr>
      </vt:variant>
      <vt:variant>
        <vt:i4>1048625</vt:i4>
      </vt:variant>
      <vt:variant>
        <vt:i4>524</vt:i4>
      </vt:variant>
      <vt:variant>
        <vt:i4>0</vt:i4>
      </vt:variant>
      <vt:variant>
        <vt:i4>5</vt:i4>
      </vt:variant>
      <vt:variant>
        <vt:lpwstr/>
      </vt:variant>
      <vt:variant>
        <vt:lpwstr>_Toc231276504</vt:lpwstr>
      </vt:variant>
      <vt:variant>
        <vt:i4>1048625</vt:i4>
      </vt:variant>
      <vt:variant>
        <vt:i4>518</vt:i4>
      </vt:variant>
      <vt:variant>
        <vt:i4>0</vt:i4>
      </vt:variant>
      <vt:variant>
        <vt:i4>5</vt:i4>
      </vt:variant>
      <vt:variant>
        <vt:lpwstr/>
      </vt:variant>
      <vt:variant>
        <vt:lpwstr>_Toc231276503</vt:lpwstr>
      </vt:variant>
      <vt:variant>
        <vt:i4>1048625</vt:i4>
      </vt:variant>
      <vt:variant>
        <vt:i4>512</vt:i4>
      </vt:variant>
      <vt:variant>
        <vt:i4>0</vt:i4>
      </vt:variant>
      <vt:variant>
        <vt:i4>5</vt:i4>
      </vt:variant>
      <vt:variant>
        <vt:lpwstr/>
      </vt:variant>
      <vt:variant>
        <vt:lpwstr>_Toc231276502</vt:lpwstr>
      </vt:variant>
      <vt:variant>
        <vt:i4>1048625</vt:i4>
      </vt:variant>
      <vt:variant>
        <vt:i4>506</vt:i4>
      </vt:variant>
      <vt:variant>
        <vt:i4>0</vt:i4>
      </vt:variant>
      <vt:variant>
        <vt:i4>5</vt:i4>
      </vt:variant>
      <vt:variant>
        <vt:lpwstr/>
      </vt:variant>
      <vt:variant>
        <vt:lpwstr>_Toc231276501</vt:lpwstr>
      </vt:variant>
      <vt:variant>
        <vt:i4>1048625</vt:i4>
      </vt:variant>
      <vt:variant>
        <vt:i4>500</vt:i4>
      </vt:variant>
      <vt:variant>
        <vt:i4>0</vt:i4>
      </vt:variant>
      <vt:variant>
        <vt:i4>5</vt:i4>
      </vt:variant>
      <vt:variant>
        <vt:lpwstr/>
      </vt:variant>
      <vt:variant>
        <vt:lpwstr>_Toc231276500</vt:lpwstr>
      </vt:variant>
      <vt:variant>
        <vt:i4>1638448</vt:i4>
      </vt:variant>
      <vt:variant>
        <vt:i4>494</vt:i4>
      </vt:variant>
      <vt:variant>
        <vt:i4>0</vt:i4>
      </vt:variant>
      <vt:variant>
        <vt:i4>5</vt:i4>
      </vt:variant>
      <vt:variant>
        <vt:lpwstr/>
      </vt:variant>
      <vt:variant>
        <vt:lpwstr>_Toc231276499</vt:lpwstr>
      </vt:variant>
      <vt:variant>
        <vt:i4>1638448</vt:i4>
      </vt:variant>
      <vt:variant>
        <vt:i4>488</vt:i4>
      </vt:variant>
      <vt:variant>
        <vt:i4>0</vt:i4>
      </vt:variant>
      <vt:variant>
        <vt:i4>5</vt:i4>
      </vt:variant>
      <vt:variant>
        <vt:lpwstr/>
      </vt:variant>
      <vt:variant>
        <vt:lpwstr>_Toc231276498</vt:lpwstr>
      </vt:variant>
      <vt:variant>
        <vt:i4>1638448</vt:i4>
      </vt:variant>
      <vt:variant>
        <vt:i4>482</vt:i4>
      </vt:variant>
      <vt:variant>
        <vt:i4>0</vt:i4>
      </vt:variant>
      <vt:variant>
        <vt:i4>5</vt:i4>
      </vt:variant>
      <vt:variant>
        <vt:lpwstr/>
      </vt:variant>
      <vt:variant>
        <vt:lpwstr>_Toc231276497</vt:lpwstr>
      </vt:variant>
      <vt:variant>
        <vt:i4>1638448</vt:i4>
      </vt:variant>
      <vt:variant>
        <vt:i4>476</vt:i4>
      </vt:variant>
      <vt:variant>
        <vt:i4>0</vt:i4>
      </vt:variant>
      <vt:variant>
        <vt:i4>5</vt:i4>
      </vt:variant>
      <vt:variant>
        <vt:lpwstr/>
      </vt:variant>
      <vt:variant>
        <vt:lpwstr>_Toc231276496</vt:lpwstr>
      </vt:variant>
      <vt:variant>
        <vt:i4>1638448</vt:i4>
      </vt:variant>
      <vt:variant>
        <vt:i4>470</vt:i4>
      </vt:variant>
      <vt:variant>
        <vt:i4>0</vt:i4>
      </vt:variant>
      <vt:variant>
        <vt:i4>5</vt:i4>
      </vt:variant>
      <vt:variant>
        <vt:lpwstr/>
      </vt:variant>
      <vt:variant>
        <vt:lpwstr>_Toc231276495</vt:lpwstr>
      </vt:variant>
      <vt:variant>
        <vt:i4>1638448</vt:i4>
      </vt:variant>
      <vt:variant>
        <vt:i4>464</vt:i4>
      </vt:variant>
      <vt:variant>
        <vt:i4>0</vt:i4>
      </vt:variant>
      <vt:variant>
        <vt:i4>5</vt:i4>
      </vt:variant>
      <vt:variant>
        <vt:lpwstr/>
      </vt:variant>
      <vt:variant>
        <vt:lpwstr>_Toc231276494</vt:lpwstr>
      </vt:variant>
      <vt:variant>
        <vt:i4>1638448</vt:i4>
      </vt:variant>
      <vt:variant>
        <vt:i4>458</vt:i4>
      </vt:variant>
      <vt:variant>
        <vt:i4>0</vt:i4>
      </vt:variant>
      <vt:variant>
        <vt:i4>5</vt:i4>
      </vt:variant>
      <vt:variant>
        <vt:lpwstr/>
      </vt:variant>
      <vt:variant>
        <vt:lpwstr>_Toc231276493</vt:lpwstr>
      </vt:variant>
      <vt:variant>
        <vt:i4>1638448</vt:i4>
      </vt:variant>
      <vt:variant>
        <vt:i4>452</vt:i4>
      </vt:variant>
      <vt:variant>
        <vt:i4>0</vt:i4>
      </vt:variant>
      <vt:variant>
        <vt:i4>5</vt:i4>
      </vt:variant>
      <vt:variant>
        <vt:lpwstr/>
      </vt:variant>
      <vt:variant>
        <vt:lpwstr>_Toc231276492</vt:lpwstr>
      </vt:variant>
      <vt:variant>
        <vt:i4>1638448</vt:i4>
      </vt:variant>
      <vt:variant>
        <vt:i4>446</vt:i4>
      </vt:variant>
      <vt:variant>
        <vt:i4>0</vt:i4>
      </vt:variant>
      <vt:variant>
        <vt:i4>5</vt:i4>
      </vt:variant>
      <vt:variant>
        <vt:lpwstr/>
      </vt:variant>
      <vt:variant>
        <vt:lpwstr>_Toc231276491</vt:lpwstr>
      </vt:variant>
      <vt:variant>
        <vt:i4>1638448</vt:i4>
      </vt:variant>
      <vt:variant>
        <vt:i4>440</vt:i4>
      </vt:variant>
      <vt:variant>
        <vt:i4>0</vt:i4>
      </vt:variant>
      <vt:variant>
        <vt:i4>5</vt:i4>
      </vt:variant>
      <vt:variant>
        <vt:lpwstr/>
      </vt:variant>
      <vt:variant>
        <vt:lpwstr>_Toc231276490</vt:lpwstr>
      </vt:variant>
      <vt:variant>
        <vt:i4>1572912</vt:i4>
      </vt:variant>
      <vt:variant>
        <vt:i4>434</vt:i4>
      </vt:variant>
      <vt:variant>
        <vt:i4>0</vt:i4>
      </vt:variant>
      <vt:variant>
        <vt:i4>5</vt:i4>
      </vt:variant>
      <vt:variant>
        <vt:lpwstr/>
      </vt:variant>
      <vt:variant>
        <vt:lpwstr>_Toc231276489</vt:lpwstr>
      </vt:variant>
      <vt:variant>
        <vt:i4>1572912</vt:i4>
      </vt:variant>
      <vt:variant>
        <vt:i4>428</vt:i4>
      </vt:variant>
      <vt:variant>
        <vt:i4>0</vt:i4>
      </vt:variant>
      <vt:variant>
        <vt:i4>5</vt:i4>
      </vt:variant>
      <vt:variant>
        <vt:lpwstr/>
      </vt:variant>
      <vt:variant>
        <vt:lpwstr>_Toc231276488</vt:lpwstr>
      </vt:variant>
      <vt:variant>
        <vt:i4>1572912</vt:i4>
      </vt:variant>
      <vt:variant>
        <vt:i4>422</vt:i4>
      </vt:variant>
      <vt:variant>
        <vt:i4>0</vt:i4>
      </vt:variant>
      <vt:variant>
        <vt:i4>5</vt:i4>
      </vt:variant>
      <vt:variant>
        <vt:lpwstr/>
      </vt:variant>
      <vt:variant>
        <vt:lpwstr>_Toc231276487</vt:lpwstr>
      </vt:variant>
      <vt:variant>
        <vt:i4>1572912</vt:i4>
      </vt:variant>
      <vt:variant>
        <vt:i4>416</vt:i4>
      </vt:variant>
      <vt:variant>
        <vt:i4>0</vt:i4>
      </vt:variant>
      <vt:variant>
        <vt:i4>5</vt:i4>
      </vt:variant>
      <vt:variant>
        <vt:lpwstr/>
      </vt:variant>
      <vt:variant>
        <vt:lpwstr>_Toc231276486</vt:lpwstr>
      </vt:variant>
      <vt:variant>
        <vt:i4>1572912</vt:i4>
      </vt:variant>
      <vt:variant>
        <vt:i4>410</vt:i4>
      </vt:variant>
      <vt:variant>
        <vt:i4>0</vt:i4>
      </vt:variant>
      <vt:variant>
        <vt:i4>5</vt:i4>
      </vt:variant>
      <vt:variant>
        <vt:lpwstr/>
      </vt:variant>
      <vt:variant>
        <vt:lpwstr>_Toc231276485</vt:lpwstr>
      </vt:variant>
      <vt:variant>
        <vt:i4>1572912</vt:i4>
      </vt:variant>
      <vt:variant>
        <vt:i4>404</vt:i4>
      </vt:variant>
      <vt:variant>
        <vt:i4>0</vt:i4>
      </vt:variant>
      <vt:variant>
        <vt:i4>5</vt:i4>
      </vt:variant>
      <vt:variant>
        <vt:lpwstr/>
      </vt:variant>
      <vt:variant>
        <vt:lpwstr>_Toc231276484</vt:lpwstr>
      </vt:variant>
      <vt:variant>
        <vt:i4>1572912</vt:i4>
      </vt:variant>
      <vt:variant>
        <vt:i4>398</vt:i4>
      </vt:variant>
      <vt:variant>
        <vt:i4>0</vt:i4>
      </vt:variant>
      <vt:variant>
        <vt:i4>5</vt:i4>
      </vt:variant>
      <vt:variant>
        <vt:lpwstr/>
      </vt:variant>
      <vt:variant>
        <vt:lpwstr>_Toc231276483</vt:lpwstr>
      </vt:variant>
      <vt:variant>
        <vt:i4>1572912</vt:i4>
      </vt:variant>
      <vt:variant>
        <vt:i4>392</vt:i4>
      </vt:variant>
      <vt:variant>
        <vt:i4>0</vt:i4>
      </vt:variant>
      <vt:variant>
        <vt:i4>5</vt:i4>
      </vt:variant>
      <vt:variant>
        <vt:lpwstr/>
      </vt:variant>
      <vt:variant>
        <vt:lpwstr>_Toc231276482</vt:lpwstr>
      </vt:variant>
      <vt:variant>
        <vt:i4>1572912</vt:i4>
      </vt:variant>
      <vt:variant>
        <vt:i4>386</vt:i4>
      </vt:variant>
      <vt:variant>
        <vt:i4>0</vt:i4>
      </vt:variant>
      <vt:variant>
        <vt:i4>5</vt:i4>
      </vt:variant>
      <vt:variant>
        <vt:lpwstr/>
      </vt:variant>
      <vt:variant>
        <vt:lpwstr>_Toc231276481</vt:lpwstr>
      </vt:variant>
      <vt:variant>
        <vt:i4>1572912</vt:i4>
      </vt:variant>
      <vt:variant>
        <vt:i4>380</vt:i4>
      </vt:variant>
      <vt:variant>
        <vt:i4>0</vt:i4>
      </vt:variant>
      <vt:variant>
        <vt:i4>5</vt:i4>
      </vt:variant>
      <vt:variant>
        <vt:lpwstr/>
      </vt:variant>
      <vt:variant>
        <vt:lpwstr>_Toc231276480</vt:lpwstr>
      </vt:variant>
      <vt:variant>
        <vt:i4>1507376</vt:i4>
      </vt:variant>
      <vt:variant>
        <vt:i4>374</vt:i4>
      </vt:variant>
      <vt:variant>
        <vt:i4>0</vt:i4>
      </vt:variant>
      <vt:variant>
        <vt:i4>5</vt:i4>
      </vt:variant>
      <vt:variant>
        <vt:lpwstr/>
      </vt:variant>
      <vt:variant>
        <vt:lpwstr>_Toc231276479</vt:lpwstr>
      </vt:variant>
      <vt:variant>
        <vt:i4>1507376</vt:i4>
      </vt:variant>
      <vt:variant>
        <vt:i4>368</vt:i4>
      </vt:variant>
      <vt:variant>
        <vt:i4>0</vt:i4>
      </vt:variant>
      <vt:variant>
        <vt:i4>5</vt:i4>
      </vt:variant>
      <vt:variant>
        <vt:lpwstr/>
      </vt:variant>
      <vt:variant>
        <vt:lpwstr>_Toc231276478</vt:lpwstr>
      </vt:variant>
      <vt:variant>
        <vt:i4>1507376</vt:i4>
      </vt:variant>
      <vt:variant>
        <vt:i4>362</vt:i4>
      </vt:variant>
      <vt:variant>
        <vt:i4>0</vt:i4>
      </vt:variant>
      <vt:variant>
        <vt:i4>5</vt:i4>
      </vt:variant>
      <vt:variant>
        <vt:lpwstr/>
      </vt:variant>
      <vt:variant>
        <vt:lpwstr>_Toc231276477</vt:lpwstr>
      </vt:variant>
      <vt:variant>
        <vt:i4>1507376</vt:i4>
      </vt:variant>
      <vt:variant>
        <vt:i4>356</vt:i4>
      </vt:variant>
      <vt:variant>
        <vt:i4>0</vt:i4>
      </vt:variant>
      <vt:variant>
        <vt:i4>5</vt:i4>
      </vt:variant>
      <vt:variant>
        <vt:lpwstr/>
      </vt:variant>
      <vt:variant>
        <vt:lpwstr>_Toc231276476</vt:lpwstr>
      </vt:variant>
      <vt:variant>
        <vt:i4>1507376</vt:i4>
      </vt:variant>
      <vt:variant>
        <vt:i4>350</vt:i4>
      </vt:variant>
      <vt:variant>
        <vt:i4>0</vt:i4>
      </vt:variant>
      <vt:variant>
        <vt:i4>5</vt:i4>
      </vt:variant>
      <vt:variant>
        <vt:lpwstr/>
      </vt:variant>
      <vt:variant>
        <vt:lpwstr>_Toc231276475</vt:lpwstr>
      </vt:variant>
      <vt:variant>
        <vt:i4>1507376</vt:i4>
      </vt:variant>
      <vt:variant>
        <vt:i4>344</vt:i4>
      </vt:variant>
      <vt:variant>
        <vt:i4>0</vt:i4>
      </vt:variant>
      <vt:variant>
        <vt:i4>5</vt:i4>
      </vt:variant>
      <vt:variant>
        <vt:lpwstr/>
      </vt:variant>
      <vt:variant>
        <vt:lpwstr>_Toc231276474</vt:lpwstr>
      </vt:variant>
      <vt:variant>
        <vt:i4>1507376</vt:i4>
      </vt:variant>
      <vt:variant>
        <vt:i4>338</vt:i4>
      </vt:variant>
      <vt:variant>
        <vt:i4>0</vt:i4>
      </vt:variant>
      <vt:variant>
        <vt:i4>5</vt:i4>
      </vt:variant>
      <vt:variant>
        <vt:lpwstr/>
      </vt:variant>
      <vt:variant>
        <vt:lpwstr>_Toc231276473</vt:lpwstr>
      </vt:variant>
      <vt:variant>
        <vt:i4>1507376</vt:i4>
      </vt:variant>
      <vt:variant>
        <vt:i4>332</vt:i4>
      </vt:variant>
      <vt:variant>
        <vt:i4>0</vt:i4>
      </vt:variant>
      <vt:variant>
        <vt:i4>5</vt:i4>
      </vt:variant>
      <vt:variant>
        <vt:lpwstr/>
      </vt:variant>
      <vt:variant>
        <vt:lpwstr>_Toc231276472</vt:lpwstr>
      </vt:variant>
      <vt:variant>
        <vt:i4>1507376</vt:i4>
      </vt:variant>
      <vt:variant>
        <vt:i4>326</vt:i4>
      </vt:variant>
      <vt:variant>
        <vt:i4>0</vt:i4>
      </vt:variant>
      <vt:variant>
        <vt:i4>5</vt:i4>
      </vt:variant>
      <vt:variant>
        <vt:lpwstr/>
      </vt:variant>
      <vt:variant>
        <vt:lpwstr>_Toc231276471</vt:lpwstr>
      </vt:variant>
      <vt:variant>
        <vt:i4>1507376</vt:i4>
      </vt:variant>
      <vt:variant>
        <vt:i4>320</vt:i4>
      </vt:variant>
      <vt:variant>
        <vt:i4>0</vt:i4>
      </vt:variant>
      <vt:variant>
        <vt:i4>5</vt:i4>
      </vt:variant>
      <vt:variant>
        <vt:lpwstr/>
      </vt:variant>
      <vt:variant>
        <vt:lpwstr>_Toc231276470</vt:lpwstr>
      </vt:variant>
      <vt:variant>
        <vt:i4>1441840</vt:i4>
      </vt:variant>
      <vt:variant>
        <vt:i4>314</vt:i4>
      </vt:variant>
      <vt:variant>
        <vt:i4>0</vt:i4>
      </vt:variant>
      <vt:variant>
        <vt:i4>5</vt:i4>
      </vt:variant>
      <vt:variant>
        <vt:lpwstr/>
      </vt:variant>
      <vt:variant>
        <vt:lpwstr>_Toc231276469</vt:lpwstr>
      </vt:variant>
      <vt:variant>
        <vt:i4>1441840</vt:i4>
      </vt:variant>
      <vt:variant>
        <vt:i4>308</vt:i4>
      </vt:variant>
      <vt:variant>
        <vt:i4>0</vt:i4>
      </vt:variant>
      <vt:variant>
        <vt:i4>5</vt:i4>
      </vt:variant>
      <vt:variant>
        <vt:lpwstr/>
      </vt:variant>
      <vt:variant>
        <vt:lpwstr>_Toc231276468</vt:lpwstr>
      </vt:variant>
      <vt:variant>
        <vt:i4>1441840</vt:i4>
      </vt:variant>
      <vt:variant>
        <vt:i4>302</vt:i4>
      </vt:variant>
      <vt:variant>
        <vt:i4>0</vt:i4>
      </vt:variant>
      <vt:variant>
        <vt:i4>5</vt:i4>
      </vt:variant>
      <vt:variant>
        <vt:lpwstr/>
      </vt:variant>
      <vt:variant>
        <vt:lpwstr>_Toc231276467</vt:lpwstr>
      </vt:variant>
      <vt:variant>
        <vt:i4>1441840</vt:i4>
      </vt:variant>
      <vt:variant>
        <vt:i4>296</vt:i4>
      </vt:variant>
      <vt:variant>
        <vt:i4>0</vt:i4>
      </vt:variant>
      <vt:variant>
        <vt:i4>5</vt:i4>
      </vt:variant>
      <vt:variant>
        <vt:lpwstr/>
      </vt:variant>
      <vt:variant>
        <vt:lpwstr>_Toc231276466</vt:lpwstr>
      </vt:variant>
      <vt:variant>
        <vt:i4>1441840</vt:i4>
      </vt:variant>
      <vt:variant>
        <vt:i4>290</vt:i4>
      </vt:variant>
      <vt:variant>
        <vt:i4>0</vt:i4>
      </vt:variant>
      <vt:variant>
        <vt:i4>5</vt:i4>
      </vt:variant>
      <vt:variant>
        <vt:lpwstr/>
      </vt:variant>
      <vt:variant>
        <vt:lpwstr>_Toc231276465</vt:lpwstr>
      </vt:variant>
      <vt:variant>
        <vt:i4>1441840</vt:i4>
      </vt:variant>
      <vt:variant>
        <vt:i4>284</vt:i4>
      </vt:variant>
      <vt:variant>
        <vt:i4>0</vt:i4>
      </vt:variant>
      <vt:variant>
        <vt:i4>5</vt:i4>
      </vt:variant>
      <vt:variant>
        <vt:lpwstr/>
      </vt:variant>
      <vt:variant>
        <vt:lpwstr>_Toc231276464</vt:lpwstr>
      </vt:variant>
      <vt:variant>
        <vt:i4>1441840</vt:i4>
      </vt:variant>
      <vt:variant>
        <vt:i4>278</vt:i4>
      </vt:variant>
      <vt:variant>
        <vt:i4>0</vt:i4>
      </vt:variant>
      <vt:variant>
        <vt:i4>5</vt:i4>
      </vt:variant>
      <vt:variant>
        <vt:lpwstr/>
      </vt:variant>
      <vt:variant>
        <vt:lpwstr>_Toc231276463</vt:lpwstr>
      </vt:variant>
      <vt:variant>
        <vt:i4>1441840</vt:i4>
      </vt:variant>
      <vt:variant>
        <vt:i4>272</vt:i4>
      </vt:variant>
      <vt:variant>
        <vt:i4>0</vt:i4>
      </vt:variant>
      <vt:variant>
        <vt:i4>5</vt:i4>
      </vt:variant>
      <vt:variant>
        <vt:lpwstr/>
      </vt:variant>
      <vt:variant>
        <vt:lpwstr>_Toc231276462</vt:lpwstr>
      </vt:variant>
      <vt:variant>
        <vt:i4>1441840</vt:i4>
      </vt:variant>
      <vt:variant>
        <vt:i4>266</vt:i4>
      </vt:variant>
      <vt:variant>
        <vt:i4>0</vt:i4>
      </vt:variant>
      <vt:variant>
        <vt:i4>5</vt:i4>
      </vt:variant>
      <vt:variant>
        <vt:lpwstr/>
      </vt:variant>
      <vt:variant>
        <vt:lpwstr>_Toc231276461</vt:lpwstr>
      </vt:variant>
      <vt:variant>
        <vt:i4>1441840</vt:i4>
      </vt:variant>
      <vt:variant>
        <vt:i4>260</vt:i4>
      </vt:variant>
      <vt:variant>
        <vt:i4>0</vt:i4>
      </vt:variant>
      <vt:variant>
        <vt:i4>5</vt:i4>
      </vt:variant>
      <vt:variant>
        <vt:lpwstr/>
      </vt:variant>
      <vt:variant>
        <vt:lpwstr>_Toc231276460</vt:lpwstr>
      </vt:variant>
      <vt:variant>
        <vt:i4>1376304</vt:i4>
      </vt:variant>
      <vt:variant>
        <vt:i4>254</vt:i4>
      </vt:variant>
      <vt:variant>
        <vt:i4>0</vt:i4>
      </vt:variant>
      <vt:variant>
        <vt:i4>5</vt:i4>
      </vt:variant>
      <vt:variant>
        <vt:lpwstr/>
      </vt:variant>
      <vt:variant>
        <vt:lpwstr>_Toc231276459</vt:lpwstr>
      </vt:variant>
      <vt:variant>
        <vt:i4>1376304</vt:i4>
      </vt:variant>
      <vt:variant>
        <vt:i4>248</vt:i4>
      </vt:variant>
      <vt:variant>
        <vt:i4>0</vt:i4>
      </vt:variant>
      <vt:variant>
        <vt:i4>5</vt:i4>
      </vt:variant>
      <vt:variant>
        <vt:lpwstr/>
      </vt:variant>
      <vt:variant>
        <vt:lpwstr>_Toc231276458</vt:lpwstr>
      </vt:variant>
      <vt:variant>
        <vt:i4>1376304</vt:i4>
      </vt:variant>
      <vt:variant>
        <vt:i4>242</vt:i4>
      </vt:variant>
      <vt:variant>
        <vt:i4>0</vt:i4>
      </vt:variant>
      <vt:variant>
        <vt:i4>5</vt:i4>
      </vt:variant>
      <vt:variant>
        <vt:lpwstr/>
      </vt:variant>
      <vt:variant>
        <vt:lpwstr>_Toc231276457</vt:lpwstr>
      </vt:variant>
      <vt:variant>
        <vt:i4>1376304</vt:i4>
      </vt:variant>
      <vt:variant>
        <vt:i4>236</vt:i4>
      </vt:variant>
      <vt:variant>
        <vt:i4>0</vt:i4>
      </vt:variant>
      <vt:variant>
        <vt:i4>5</vt:i4>
      </vt:variant>
      <vt:variant>
        <vt:lpwstr/>
      </vt:variant>
      <vt:variant>
        <vt:lpwstr>_Toc231276456</vt:lpwstr>
      </vt:variant>
      <vt:variant>
        <vt:i4>1376304</vt:i4>
      </vt:variant>
      <vt:variant>
        <vt:i4>230</vt:i4>
      </vt:variant>
      <vt:variant>
        <vt:i4>0</vt:i4>
      </vt:variant>
      <vt:variant>
        <vt:i4>5</vt:i4>
      </vt:variant>
      <vt:variant>
        <vt:lpwstr/>
      </vt:variant>
      <vt:variant>
        <vt:lpwstr>_Toc231276455</vt:lpwstr>
      </vt:variant>
      <vt:variant>
        <vt:i4>1376304</vt:i4>
      </vt:variant>
      <vt:variant>
        <vt:i4>224</vt:i4>
      </vt:variant>
      <vt:variant>
        <vt:i4>0</vt:i4>
      </vt:variant>
      <vt:variant>
        <vt:i4>5</vt:i4>
      </vt:variant>
      <vt:variant>
        <vt:lpwstr/>
      </vt:variant>
      <vt:variant>
        <vt:lpwstr>_Toc231276454</vt:lpwstr>
      </vt:variant>
      <vt:variant>
        <vt:i4>1376304</vt:i4>
      </vt:variant>
      <vt:variant>
        <vt:i4>218</vt:i4>
      </vt:variant>
      <vt:variant>
        <vt:i4>0</vt:i4>
      </vt:variant>
      <vt:variant>
        <vt:i4>5</vt:i4>
      </vt:variant>
      <vt:variant>
        <vt:lpwstr/>
      </vt:variant>
      <vt:variant>
        <vt:lpwstr>_Toc231276453</vt:lpwstr>
      </vt:variant>
      <vt:variant>
        <vt:i4>1376304</vt:i4>
      </vt:variant>
      <vt:variant>
        <vt:i4>212</vt:i4>
      </vt:variant>
      <vt:variant>
        <vt:i4>0</vt:i4>
      </vt:variant>
      <vt:variant>
        <vt:i4>5</vt:i4>
      </vt:variant>
      <vt:variant>
        <vt:lpwstr/>
      </vt:variant>
      <vt:variant>
        <vt:lpwstr>_Toc231276452</vt:lpwstr>
      </vt:variant>
      <vt:variant>
        <vt:i4>1376304</vt:i4>
      </vt:variant>
      <vt:variant>
        <vt:i4>206</vt:i4>
      </vt:variant>
      <vt:variant>
        <vt:i4>0</vt:i4>
      </vt:variant>
      <vt:variant>
        <vt:i4>5</vt:i4>
      </vt:variant>
      <vt:variant>
        <vt:lpwstr/>
      </vt:variant>
      <vt:variant>
        <vt:lpwstr>_Toc231276451</vt:lpwstr>
      </vt:variant>
      <vt:variant>
        <vt:i4>1376304</vt:i4>
      </vt:variant>
      <vt:variant>
        <vt:i4>200</vt:i4>
      </vt:variant>
      <vt:variant>
        <vt:i4>0</vt:i4>
      </vt:variant>
      <vt:variant>
        <vt:i4>5</vt:i4>
      </vt:variant>
      <vt:variant>
        <vt:lpwstr/>
      </vt:variant>
      <vt:variant>
        <vt:lpwstr>_Toc231276450</vt:lpwstr>
      </vt:variant>
      <vt:variant>
        <vt:i4>1310768</vt:i4>
      </vt:variant>
      <vt:variant>
        <vt:i4>194</vt:i4>
      </vt:variant>
      <vt:variant>
        <vt:i4>0</vt:i4>
      </vt:variant>
      <vt:variant>
        <vt:i4>5</vt:i4>
      </vt:variant>
      <vt:variant>
        <vt:lpwstr/>
      </vt:variant>
      <vt:variant>
        <vt:lpwstr>_Toc231276449</vt:lpwstr>
      </vt:variant>
      <vt:variant>
        <vt:i4>1310768</vt:i4>
      </vt:variant>
      <vt:variant>
        <vt:i4>188</vt:i4>
      </vt:variant>
      <vt:variant>
        <vt:i4>0</vt:i4>
      </vt:variant>
      <vt:variant>
        <vt:i4>5</vt:i4>
      </vt:variant>
      <vt:variant>
        <vt:lpwstr/>
      </vt:variant>
      <vt:variant>
        <vt:lpwstr>_Toc231276448</vt:lpwstr>
      </vt:variant>
      <vt:variant>
        <vt:i4>1310768</vt:i4>
      </vt:variant>
      <vt:variant>
        <vt:i4>182</vt:i4>
      </vt:variant>
      <vt:variant>
        <vt:i4>0</vt:i4>
      </vt:variant>
      <vt:variant>
        <vt:i4>5</vt:i4>
      </vt:variant>
      <vt:variant>
        <vt:lpwstr/>
      </vt:variant>
      <vt:variant>
        <vt:lpwstr>_Toc231276447</vt:lpwstr>
      </vt:variant>
      <vt:variant>
        <vt:i4>1310768</vt:i4>
      </vt:variant>
      <vt:variant>
        <vt:i4>176</vt:i4>
      </vt:variant>
      <vt:variant>
        <vt:i4>0</vt:i4>
      </vt:variant>
      <vt:variant>
        <vt:i4>5</vt:i4>
      </vt:variant>
      <vt:variant>
        <vt:lpwstr/>
      </vt:variant>
      <vt:variant>
        <vt:lpwstr>_Toc231276446</vt:lpwstr>
      </vt:variant>
      <vt:variant>
        <vt:i4>1310768</vt:i4>
      </vt:variant>
      <vt:variant>
        <vt:i4>170</vt:i4>
      </vt:variant>
      <vt:variant>
        <vt:i4>0</vt:i4>
      </vt:variant>
      <vt:variant>
        <vt:i4>5</vt:i4>
      </vt:variant>
      <vt:variant>
        <vt:lpwstr/>
      </vt:variant>
      <vt:variant>
        <vt:lpwstr>_Toc231276445</vt:lpwstr>
      </vt:variant>
      <vt:variant>
        <vt:i4>1310768</vt:i4>
      </vt:variant>
      <vt:variant>
        <vt:i4>164</vt:i4>
      </vt:variant>
      <vt:variant>
        <vt:i4>0</vt:i4>
      </vt:variant>
      <vt:variant>
        <vt:i4>5</vt:i4>
      </vt:variant>
      <vt:variant>
        <vt:lpwstr/>
      </vt:variant>
      <vt:variant>
        <vt:lpwstr>_Toc231276444</vt:lpwstr>
      </vt:variant>
      <vt:variant>
        <vt:i4>1310768</vt:i4>
      </vt:variant>
      <vt:variant>
        <vt:i4>158</vt:i4>
      </vt:variant>
      <vt:variant>
        <vt:i4>0</vt:i4>
      </vt:variant>
      <vt:variant>
        <vt:i4>5</vt:i4>
      </vt:variant>
      <vt:variant>
        <vt:lpwstr/>
      </vt:variant>
      <vt:variant>
        <vt:lpwstr>_Toc231276443</vt:lpwstr>
      </vt:variant>
      <vt:variant>
        <vt:i4>1310768</vt:i4>
      </vt:variant>
      <vt:variant>
        <vt:i4>152</vt:i4>
      </vt:variant>
      <vt:variant>
        <vt:i4>0</vt:i4>
      </vt:variant>
      <vt:variant>
        <vt:i4>5</vt:i4>
      </vt:variant>
      <vt:variant>
        <vt:lpwstr/>
      </vt:variant>
      <vt:variant>
        <vt:lpwstr>_Toc231276442</vt:lpwstr>
      </vt:variant>
      <vt:variant>
        <vt:i4>1310768</vt:i4>
      </vt:variant>
      <vt:variant>
        <vt:i4>146</vt:i4>
      </vt:variant>
      <vt:variant>
        <vt:i4>0</vt:i4>
      </vt:variant>
      <vt:variant>
        <vt:i4>5</vt:i4>
      </vt:variant>
      <vt:variant>
        <vt:lpwstr/>
      </vt:variant>
      <vt:variant>
        <vt:lpwstr>_Toc231276441</vt:lpwstr>
      </vt:variant>
      <vt:variant>
        <vt:i4>1310768</vt:i4>
      </vt:variant>
      <vt:variant>
        <vt:i4>140</vt:i4>
      </vt:variant>
      <vt:variant>
        <vt:i4>0</vt:i4>
      </vt:variant>
      <vt:variant>
        <vt:i4>5</vt:i4>
      </vt:variant>
      <vt:variant>
        <vt:lpwstr/>
      </vt:variant>
      <vt:variant>
        <vt:lpwstr>_Toc231276440</vt:lpwstr>
      </vt:variant>
      <vt:variant>
        <vt:i4>1245232</vt:i4>
      </vt:variant>
      <vt:variant>
        <vt:i4>134</vt:i4>
      </vt:variant>
      <vt:variant>
        <vt:i4>0</vt:i4>
      </vt:variant>
      <vt:variant>
        <vt:i4>5</vt:i4>
      </vt:variant>
      <vt:variant>
        <vt:lpwstr/>
      </vt:variant>
      <vt:variant>
        <vt:lpwstr>_Toc231276439</vt:lpwstr>
      </vt:variant>
      <vt:variant>
        <vt:i4>1245232</vt:i4>
      </vt:variant>
      <vt:variant>
        <vt:i4>128</vt:i4>
      </vt:variant>
      <vt:variant>
        <vt:i4>0</vt:i4>
      </vt:variant>
      <vt:variant>
        <vt:i4>5</vt:i4>
      </vt:variant>
      <vt:variant>
        <vt:lpwstr/>
      </vt:variant>
      <vt:variant>
        <vt:lpwstr>_Toc231276438</vt:lpwstr>
      </vt:variant>
      <vt:variant>
        <vt:i4>1245232</vt:i4>
      </vt:variant>
      <vt:variant>
        <vt:i4>122</vt:i4>
      </vt:variant>
      <vt:variant>
        <vt:i4>0</vt:i4>
      </vt:variant>
      <vt:variant>
        <vt:i4>5</vt:i4>
      </vt:variant>
      <vt:variant>
        <vt:lpwstr/>
      </vt:variant>
      <vt:variant>
        <vt:lpwstr>_Toc231276437</vt:lpwstr>
      </vt:variant>
      <vt:variant>
        <vt:i4>1245232</vt:i4>
      </vt:variant>
      <vt:variant>
        <vt:i4>116</vt:i4>
      </vt:variant>
      <vt:variant>
        <vt:i4>0</vt:i4>
      </vt:variant>
      <vt:variant>
        <vt:i4>5</vt:i4>
      </vt:variant>
      <vt:variant>
        <vt:lpwstr/>
      </vt:variant>
      <vt:variant>
        <vt:lpwstr>_Toc231276436</vt:lpwstr>
      </vt:variant>
      <vt:variant>
        <vt:i4>1245232</vt:i4>
      </vt:variant>
      <vt:variant>
        <vt:i4>110</vt:i4>
      </vt:variant>
      <vt:variant>
        <vt:i4>0</vt:i4>
      </vt:variant>
      <vt:variant>
        <vt:i4>5</vt:i4>
      </vt:variant>
      <vt:variant>
        <vt:lpwstr/>
      </vt:variant>
      <vt:variant>
        <vt:lpwstr>_Toc231276435</vt:lpwstr>
      </vt:variant>
      <vt:variant>
        <vt:i4>1245232</vt:i4>
      </vt:variant>
      <vt:variant>
        <vt:i4>104</vt:i4>
      </vt:variant>
      <vt:variant>
        <vt:i4>0</vt:i4>
      </vt:variant>
      <vt:variant>
        <vt:i4>5</vt:i4>
      </vt:variant>
      <vt:variant>
        <vt:lpwstr/>
      </vt:variant>
      <vt:variant>
        <vt:lpwstr>_Toc231276434</vt:lpwstr>
      </vt:variant>
      <vt:variant>
        <vt:i4>1245232</vt:i4>
      </vt:variant>
      <vt:variant>
        <vt:i4>98</vt:i4>
      </vt:variant>
      <vt:variant>
        <vt:i4>0</vt:i4>
      </vt:variant>
      <vt:variant>
        <vt:i4>5</vt:i4>
      </vt:variant>
      <vt:variant>
        <vt:lpwstr/>
      </vt:variant>
      <vt:variant>
        <vt:lpwstr>_Toc231276433</vt:lpwstr>
      </vt:variant>
      <vt:variant>
        <vt:i4>1245232</vt:i4>
      </vt:variant>
      <vt:variant>
        <vt:i4>92</vt:i4>
      </vt:variant>
      <vt:variant>
        <vt:i4>0</vt:i4>
      </vt:variant>
      <vt:variant>
        <vt:i4>5</vt:i4>
      </vt:variant>
      <vt:variant>
        <vt:lpwstr/>
      </vt:variant>
      <vt:variant>
        <vt:lpwstr>_Toc231276432</vt:lpwstr>
      </vt:variant>
      <vt:variant>
        <vt:i4>1245232</vt:i4>
      </vt:variant>
      <vt:variant>
        <vt:i4>86</vt:i4>
      </vt:variant>
      <vt:variant>
        <vt:i4>0</vt:i4>
      </vt:variant>
      <vt:variant>
        <vt:i4>5</vt:i4>
      </vt:variant>
      <vt:variant>
        <vt:lpwstr/>
      </vt:variant>
      <vt:variant>
        <vt:lpwstr>_Toc231276431</vt:lpwstr>
      </vt:variant>
      <vt:variant>
        <vt:i4>1245232</vt:i4>
      </vt:variant>
      <vt:variant>
        <vt:i4>80</vt:i4>
      </vt:variant>
      <vt:variant>
        <vt:i4>0</vt:i4>
      </vt:variant>
      <vt:variant>
        <vt:i4>5</vt:i4>
      </vt:variant>
      <vt:variant>
        <vt:lpwstr/>
      </vt:variant>
      <vt:variant>
        <vt:lpwstr>_Toc231276430</vt:lpwstr>
      </vt:variant>
      <vt:variant>
        <vt:i4>1179696</vt:i4>
      </vt:variant>
      <vt:variant>
        <vt:i4>74</vt:i4>
      </vt:variant>
      <vt:variant>
        <vt:i4>0</vt:i4>
      </vt:variant>
      <vt:variant>
        <vt:i4>5</vt:i4>
      </vt:variant>
      <vt:variant>
        <vt:lpwstr/>
      </vt:variant>
      <vt:variant>
        <vt:lpwstr>_Toc231276429</vt:lpwstr>
      </vt:variant>
      <vt:variant>
        <vt:i4>1179696</vt:i4>
      </vt:variant>
      <vt:variant>
        <vt:i4>68</vt:i4>
      </vt:variant>
      <vt:variant>
        <vt:i4>0</vt:i4>
      </vt:variant>
      <vt:variant>
        <vt:i4>5</vt:i4>
      </vt:variant>
      <vt:variant>
        <vt:lpwstr/>
      </vt:variant>
      <vt:variant>
        <vt:lpwstr>_Toc231276428</vt:lpwstr>
      </vt:variant>
      <vt:variant>
        <vt:i4>1179696</vt:i4>
      </vt:variant>
      <vt:variant>
        <vt:i4>62</vt:i4>
      </vt:variant>
      <vt:variant>
        <vt:i4>0</vt:i4>
      </vt:variant>
      <vt:variant>
        <vt:i4>5</vt:i4>
      </vt:variant>
      <vt:variant>
        <vt:lpwstr/>
      </vt:variant>
      <vt:variant>
        <vt:lpwstr>_Toc231276427</vt:lpwstr>
      </vt:variant>
      <vt:variant>
        <vt:i4>1179696</vt:i4>
      </vt:variant>
      <vt:variant>
        <vt:i4>56</vt:i4>
      </vt:variant>
      <vt:variant>
        <vt:i4>0</vt:i4>
      </vt:variant>
      <vt:variant>
        <vt:i4>5</vt:i4>
      </vt:variant>
      <vt:variant>
        <vt:lpwstr/>
      </vt:variant>
      <vt:variant>
        <vt:lpwstr>_Toc231276426</vt:lpwstr>
      </vt:variant>
      <vt:variant>
        <vt:i4>1179696</vt:i4>
      </vt:variant>
      <vt:variant>
        <vt:i4>50</vt:i4>
      </vt:variant>
      <vt:variant>
        <vt:i4>0</vt:i4>
      </vt:variant>
      <vt:variant>
        <vt:i4>5</vt:i4>
      </vt:variant>
      <vt:variant>
        <vt:lpwstr/>
      </vt:variant>
      <vt:variant>
        <vt:lpwstr>_Toc231276425</vt:lpwstr>
      </vt:variant>
      <vt:variant>
        <vt:i4>1179696</vt:i4>
      </vt:variant>
      <vt:variant>
        <vt:i4>44</vt:i4>
      </vt:variant>
      <vt:variant>
        <vt:i4>0</vt:i4>
      </vt:variant>
      <vt:variant>
        <vt:i4>5</vt:i4>
      </vt:variant>
      <vt:variant>
        <vt:lpwstr/>
      </vt:variant>
      <vt:variant>
        <vt:lpwstr>_Toc231276424</vt:lpwstr>
      </vt:variant>
      <vt:variant>
        <vt:i4>1179696</vt:i4>
      </vt:variant>
      <vt:variant>
        <vt:i4>38</vt:i4>
      </vt:variant>
      <vt:variant>
        <vt:i4>0</vt:i4>
      </vt:variant>
      <vt:variant>
        <vt:i4>5</vt:i4>
      </vt:variant>
      <vt:variant>
        <vt:lpwstr/>
      </vt:variant>
      <vt:variant>
        <vt:lpwstr>_Toc231276423</vt:lpwstr>
      </vt:variant>
      <vt:variant>
        <vt:i4>1179696</vt:i4>
      </vt:variant>
      <vt:variant>
        <vt:i4>32</vt:i4>
      </vt:variant>
      <vt:variant>
        <vt:i4>0</vt:i4>
      </vt:variant>
      <vt:variant>
        <vt:i4>5</vt:i4>
      </vt:variant>
      <vt:variant>
        <vt:lpwstr/>
      </vt:variant>
      <vt:variant>
        <vt:lpwstr>_Toc231276422</vt:lpwstr>
      </vt:variant>
      <vt:variant>
        <vt:i4>1179696</vt:i4>
      </vt:variant>
      <vt:variant>
        <vt:i4>26</vt:i4>
      </vt:variant>
      <vt:variant>
        <vt:i4>0</vt:i4>
      </vt:variant>
      <vt:variant>
        <vt:i4>5</vt:i4>
      </vt:variant>
      <vt:variant>
        <vt:lpwstr/>
      </vt:variant>
      <vt:variant>
        <vt:lpwstr>_Toc231276421</vt:lpwstr>
      </vt:variant>
      <vt:variant>
        <vt:i4>1179696</vt:i4>
      </vt:variant>
      <vt:variant>
        <vt:i4>20</vt:i4>
      </vt:variant>
      <vt:variant>
        <vt:i4>0</vt:i4>
      </vt:variant>
      <vt:variant>
        <vt:i4>5</vt:i4>
      </vt:variant>
      <vt:variant>
        <vt:lpwstr/>
      </vt:variant>
      <vt:variant>
        <vt:lpwstr>_Toc231276420</vt:lpwstr>
      </vt:variant>
      <vt:variant>
        <vt:i4>1114160</vt:i4>
      </vt:variant>
      <vt:variant>
        <vt:i4>14</vt:i4>
      </vt:variant>
      <vt:variant>
        <vt:i4>0</vt:i4>
      </vt:variant>
      <vt:variant>
        <vt:i4>5</vt:i4>
      </vt:variant>
      <vt:variant>
        <vt:lpwstr/>
      </vt:variant>
      <vt:variant>
        <vt:lpwstr>_Toc231276419</vt:lpwstr>
      </vt:variant>
      <vt:variant>
        <vt:i4>1114160</vt:i4>
      </vt:variant>
      <vt:variant>
        <vt:i4>8</vt:i4>
      </vt:variant>
      <vt:variant>
        <vt:i4>0</vt:i4>
      </vt:variant>
      <vt:variant>
        <vt:i4>5</vt:i4>
      </vt:variant>
      <vt:variant>
        <vt:lpwstr/>
      </vt:variant>
      <vt:variant>
        <vt:lpwstr>_Toc231276418</vt:lpwstr>
      </vt:variant>
      <vt:variant>
        <vt:i4>1114160</vt:i4>
      </vt:variant>
      <vt:variant>
        <vt:i4>2</vt:i4>
      </vt:variant>
      <vt:variant>
        <vt:i4>0</vt:i4>
      </vt:variant>
      <vt:variant>
        <vt:i4>5</vt:i4>
      </vt:variant>
      <vt:variant>
        <vt:lpwstr/>
      </vt:variant>
      <vt:variant>
        <vt:lpwstr>_Toc231276417</vt:lpwstr>
      </vt:variant>
      <vt:variant>
        <vt:i4>1441911</vt:i4>
      </vt:variant>
      <vt:variant>
        <vt:i4>177</vt:i4>
      </vt:variant>
      <vt:variant>
        <vt:i4>0</vt:i4>
      </vt:variant>
      <vt:variant>
        <vt:i4>5</vt:i4>
      </vt:variant>
      <vt:variant>
        <vt:lpwstr>mailto:alexander.taxis@capgemini.com</vt:lpwstr>
      </vt:variant>
      <vt:variant>
        <vt:lpwstr/>
      </vt:variant>
      <vt:variant>
        <vt:i4>5570674</vt:i4>
      </vt:variant>
      <vt:variant>
        <vt:i4>174</vt:i4>
      </vt:variant>
      <vt:variant>
        <vt:i4>0</vt:i4>
      </vt:variant>
      <vt:variant>
        <vt:i4>5</vt:i4>
      </vt:variant>
      <vt:variant>
        <vt:lpwstr>mailto:jordan.le-goff@capgemini.com</vt:lpwstr>
      </vt:variant>
      <vt:variant>
        <vt:lpwstr/>
      </vt:variant>
      <vt:variant>
        <vt:i4>3211358</vt:i4>
      </vt:variant>
      <vt:variant>
        <vt:i4>171</vt:i4>
      </vt:variant>
      <vt:variant>
        <vt:i4>0</vt:i4>
      </vt:variant>
      <vt:variant>
        <vt:i4>5</vt:i4>
      </vt:variant>
      <vt:variant>
        <vt:lpwstr>mailto:kamaruddin.sayyed@capgemini.com</vt:lpwstr>
      </vt:variant>
      <vt:variant>
        <vt:lpwstr/>
      </vt:variant>
      <vt:variant>
        <vt:i4>7143445</vt:i4>
      </vt:variant>
      <vt:variant>
        <vt:i4>168</vt:i4>
      </vt:variant>
      <vt:variant>
        <vt:i4>0</vt:i4>
      </vt:variant>
      <vt:variant>
        <vt:i4>5</vt:i4>
      </vt:variant>
      <vt:variant>
        <vt:lpwstr>mailto:chloe.kearney@capgemini.com</vt:lpwstr>
      </vt:variant>
      <vt:variant>
        <vt:lpwstr/>
      </vt:variant>
      <vt:variant>
        <vt:i4>5636152</vt:i4>
      </vt:variant>
      <vt:variant>
        <vt:i4>165</vt:i4>
      </vt:variant>
      <vt:variant>
        <vt:i4>0</vt:i4>
      </vt:variant>
      <vt:variant>
        <vt:i4>5</vt:i4>
      </vt:variant>
      <vt:variant>
        <vt:lpwstr>mailto:aditya.nair@capgemini.com</vt:lpwstr>
      </vt:variant>
      <vt:variant>
        <vt:lpwstr/>
      </vt:variant>
      <vt:variant>
        <vt:i4>5636152</vt:i4>
      </vt:variant>
      <vt:variant>
        <vt:i4>162</vt:i4>
      </vt:variant>
      <vt:variant>
        <vt:i4>0</vt:i4>
      </vt:variant>
      <vt:variant>
        <vt:i4>5</vt:i4>
      </vt:variant>
      <vt:variant>
        <vt:lpwstr>mailto:aditya.nair@capgemini.com</vt:lpwstr>
      </vt:variant>
      <vt:variant>
        <vt:lpwstr/>
      </vt:variant>
      <vt:variant>
        <vt:i4>7143445</vt:i4>
      </vt:variant>
      <vt:variant>
        <vt:i4>159</vt:i4>
      </vt:variant>
      <vt:variant>
        <vt:i4>0</vt:i4>
      </vt:variant>
      <vt:variant>
        <vt:i4>5</vt:i4>
      </vt:variant>
      <vt:variant>
        <vt:lpwstr>mailto:chloe.kearney@capgemini.com</vt:lpwstr>
      </vt:variant>
      <vt:variant>
        <vt:lpwstr/>
      </vt:variant>
      <vt:variant>
        <vt:i4>5636152</vt:i4>
      </vt:variant>
      <vt:variant>
        <vt:i4>156</vt:i4>
      </vt:variant>
      <vt:variant>
        <vt:i4>0</vt:i4>
      </vt:variant>
      <vt:variant>
        <vt:i4>5</vt:i4>
      </vt:variant>
      <vt:variant>
        <vt:lpwstr>mailto:aditya.nair@capgemini.com</vt:lpwstr>
      </vt:variant>
      <vt:variant>
        <vt:lpwstr/>
      </vt:variant>
      <vt:variant>
        <vt:i4>6029372</vt:i4>
      </vt:variant>
      <vt:variant>
        <vt:i4>153</vt:i4>
      </vt:variant>
      <vt:variant>
        <vt:i4>0</vt:i4>
      </vt:variant>
      <vt:variant>
        <vt:i4>5</vt:i4>
      </vt:variant>
      <vt:variant>
        <vt:lpwstr>mailto:takuma.suto@capgemini.com</vt:lpwstr>
      </vt:variant>
      <vt:variant>
        <vt:lpwstr/>
      </vt:variant>
      <vt:variant>
        <vt:i4>5570674</vt:i4>
      </vt:variant>
      <vt:variant>
        <vt:i4>150</vt:i4>
      </vt:variant>
      <vt:variant>
        <vt:i4>0</vt:i4>
      </vt:variant>
      <vt:variant>
        <vt:i4>5</vt:i4>
      </vt:variant>
      <vt:variant>
        <vt:lpwstr>mailto:jordan.le-goff@capgemini.com</vt:lpwstr>
      </vt:variant>
      <vt:variant>
        <vt:lpwstr/>
      </vt:variant>
      <vt:variant>
        <vt:i4>1638524</vt:i4>
      </vt:variant>
      <vt:variant>
        <vt:i4>147</vt:i4>
      </vt:variant>
      <vt:variant>
        <vt:i4>0</vt:i4>
      </vt:variant>
      <vt:variant>
        <vt:i4>5</vt:i4>
      </vt:variant>
      <vt:variant>
        <vt:lpwstr>mailto:praveen.raorane@capgemini.com</vt:lpwstr>
      </vt:variant>
      <vt:variant>
        <vt:lpwstr/>
      </vt:variant>
      <vt:variant>
        <vt:i4>6094910</vt:i4>
      </vt:variant>
      <vt:variant>
        <vt:i4>144</vt:i4>
      </vt:variant>
      <vt:variant>
        <vt:i4>0</vt:i4>
      </vt:variant>
      <vt:variant>
        <vt:i4>5</vt:i4>
      </vt:variant>
      <vt:variant>
        <vt:lpwstr>mailto:akhilesh.dhoke@capgemini.com</vt:lpwstr>
      </vt:variant>
      <vt:variant>
        <vt:lpwstr/>
      </vt:variant>
      <vt:variant>
        <vt:i4>7798837</vt:i4>
      </vt:variant>
      <vt:variant>
        <vt:i4>141</vt:i4>
      </vt:variant>
      <vt:variant>
        <vt:i4>0</vt:i4>
      </vt:variant>
      <vt:variant>
        <vt:i4>5</vt:i4>
      </vt:variant>
      <vt:variant>
        <vt:lpwstr>https://capgeminiaus.sharepoint.com/:x:/r/sites/TuatahiFirstFibre/Shared Documents/Digital Road Map 2026/OP%23 02638267 Digital Road May RFP April26/01. RFP Documents/Unziped/Network Stream Supporting Docs/Network - Test Criteria and Use cases.xlsx?d=w15dbb9e589a542a78862154bbef04874&amp;csf=1&amp;web=1&amp;e=sJm0w4</vt:lpwstr>
      </vt:variant>
      <vt:variant>
        <vt:lpwstr/>
      </vt:variant>
      <vt:variant>
        <vt:i4>6094910</vt:i4>
      </vt:variant>
      <vt:variant>
        <vt:i4>138</vt:i4>
      </vt:variant>
      <vt:variant>
        <vt:i4>0</vt:i4>
      </vt:variant>
      <vt:variant>
        <vt:i4>5</vt:i4>
      </vt:variant>
      <vt:variant>
        <vt:lpwstr>mailto:akhilesh.dhoke@capgemini.com</vt:lpwstr>
      </vt:variant>
      <vt:variant>
        <vt:lpwstr/>
      </vt:variant>
      <vt:variant>
        <vt:i4>6094910</vt:i4>
      </vt:variant>
      <vt:variant>
        <vt:i4>135</vt:i4>
      </vt:variant>
      <vt:variant>
        <vt:i4>0</vt:i4>
      </vt:variant>
      <vt:variant>
        <vt:i4>5</vt:i4>
      </vt:variant>
      <vt:variant>
        <vt:lpwstr>mailto:akhilesh.dhoke@capgemini.com</vt:lpwstr>
      </vt:variant>
      <vt:variant>
        <vt:lpwstr/>
      </vt:variant>
      <vt:variant>
        <vt:i4>6946821</vt:i4>
      </vt:variant>
      <vt:variant>
        <vt:i4>132</vt:i4>
      </vt:variant>
      <vt:variant>
        <vt:i4>0</vt:i4>
      </vt:variant>
      <vt:variant>
        <vt:i4>5</vt:i4>
      </vt:variant>
      <vt:variant>
        <vt:lpwstr>mailto:melanie.marie@capgemini.com</vt:lpwstr>
      </vt:variant>
      <vt:variant>
        <vt:lpwstr/>
      </vt:variant>
      <vt:variant>
        <vt:i4>6946821</vt:i4>
      </vt:variant>
      <vt:variant>
        <vt:i4>129</vt:i4>
      </vt:variant>
      <vt:variant>
        <vt:i4>0</vt:i4>
      </vt:variant>
      <vt:variant>
        <vt:i4>5</vt:i4>
      </vt:variant>
      <vt:variant>
        <vt:lpwstr>mailto:melanie.marie@capgemini.com</vt:lpwstr>
      </vt:variant>
      <vt:variant>
        <vt:lpwstr/>
      </vt:variant>
      <vt:variant>
        <vt:i4>3211358</vt:i4>
      </vt:variant>
      <vt:variant>
        <vt:i4>126</vt:i4>
      </vt:variant>
      <vt:variant>
        <vt:i4>0</vt:i4>
      </vt:variant>
      <vt:variant>
        <vt:i4>5</vt:i4>
      </vt:variant>
      <vt:variant>
        <vt:lpwstr>mailto:kamaruddin.sayyed@capgemini.com</vt:lpwstr>
      </vt:variant>
      <vt:variant>
        <vt:lpwstr/>
      </vt:variant>
      <vt:variant>
        <vt:i4>3211358</vt:i4>
      </vt:variant>
      <vt:variant>
        <vt:i4>123</vt:i4>
      </vt:variant>
      <vt:variant>
        <vt:i4>0</vt:i4>
      </vt:variant>
      <vt:variant>
        <vt:i4>5</vt:i4>
      </vt:variant>
      <vt:variant>
        <vt:lpwstr>mailto:kamaruddin.sayyed@capgemini.com</vt:lpwstr>
      </vt:variant>
      <vt:variant>
        <vt:lpwstr/>
      </vt:variant>
      <vt:variant>
        <vt:i4>1638524</vt:i4>
      </vt:variant>
      <vt:variant>
        <vt:i4>120</vt:i4>
      </vt:variant>
      <vt:variant>
        <vt:i4>0</vt:i4>
      </vt:variant>
      <vt:variant>
        <vt:i4>5</vt:i4>
      </vt:variant>
      <vt:variant>
        <vt:lpwstr>mailto:praveen.raorane@capgemini.com</vt:lpwstr>
      </vt:variant>
      <vt:variant>
        <vt:lpwstr/>
      </vt:variant>
      <vt:variant>
        <vt:i4>5570674</vt:i4>
      </vt:variant>
      <vt:variant>
        <vt:i4>117</vt:i4>
      </vt:variant>
      <vt:variant>
        <vt:i4>0</vt:i4>
      </vt:variant>
      <vt:variant>
        <vt:i4>5</vt:i4>
      </vt:variant>
      <vt:variant>
        <vt:lpwstr>mailto:jordan.le-goff@capgemini.com</vt:lpwstr>
      </vt:variant>
      <vt:variant>
        <vt:lpwstr/>
      </vt:variant>
      <vt:variant>
        <vt:i4>917627</vt:i4>
      </vt:variant>
      <vt:variant>
        <vt:i4>114</vt:i4>
      </vt:variant>
      <vt:variant>
        <vt:i4>0</vt:i4>
      </vt:variant>
      <vt:variant>
        <vt:i4>5</vt:i4>
      </vt:variant>
      <vt:variant>
        <vt:lpwstr>mailto:arshita.cheeti@capgemini.com</vt:lpwstr>
      </vt:variant>
      <vt:variant>
        <vt:lpwstr/>
      </vt:variant>
      <vt:variant>
        <vt:i4>524404</vt:i4>
      </vt:variant>
      <vt:variant>
        <vt:i4>111</vt:i4>
      </vt:variant>
      <vt:variant>
        <vt:i4>0</vt:i4>
      </vt:variant>
      <vt:variant>
        <vt:i4>5</vt:i4>
      </vt:variant>
      <vt:variant>
        <vt:lpwstr>mailto:rahul.anand@capgemini.com</vt:lpwstr>
      </vt:variant>
      <vt:variant>
        <vt:lpwstr/>
      </vt:variant>
      <vt:variant>
        <vt:i4>6029372</vt:i4>
      </vt:variant>
      <vt:variant>
        <vt:i4>108</vt:i4>
      </vt:variant>
      <vt:variant>
        <vt:i4>0</vt:i4>
      </vt:variant>
      <vt:variant>
        <vt:i4>5</vt:i4>
      </vt:variant>
      <vt:variant>
        <vt:lpwstr>mailto:takuma.suto@capgemini.com</vt:lpwstr>
      </vt:variant>
      <vt:variant>
        <vt:lpwstr/>
      </vt:variant>
      <vt:variant>
        <vt:i4>7864320</vt:i4>
      </vt:variant>
      <vt:variant>
        <vt:i4>105</vt:i4>
      </vt:variant>
      <vt:variant>
        <vt:i4>0</vt:i4>
      </vt:variant>
      <vt:variant>
        <vt:i4>5</vt:i4>
      </vt:variant>
      <vt:variant>
        <vt:lpwstr>mailto:nidhi.mahajan@capgemini.com</vt:lpwstr>
      </vt:variant>
      <vt:variant>
        <vt:lpwstr/>
      </vt:variant>
      <vt:variant>
        <vt:i4>3080259</vt:i4>
      </vt:variant>
      <vt:variant>
        <vt:i4>102</vt:i4>
      </vt:variant>
      <vt:variant>
        <vt:i4>0</vt:i4>
      </vt:variant>
      <vt:variant>
        <vt:i4>5</vt:i4>
      </vt:variant>
      <vt:variant>
        <vt:lpwstr>mailto:anitha.martin@capgemini.com</vt:lpwstr>
      </vt:variant>
      <vt:variant>
        <vt:lpwstr/>
      </vt:variant>
      <vt:variant>
        <vt:i4>917627</vt:i4>
      </vt:variant>
      <vt:variant>
        <vt:i4>99</vt:i4>
      </vt:variant>
      <vt:variant>
        <vt:i4>0</vt:i4>
      </vt:variant>
      <vt:variant>
        <vt:i4>5</vt:i4>
      </vt:variant>
      <vt:variant>
        <vt:lpwstr>mailto:arshita.cheeti@capgemini.com</vt:lpwstr>
      </vt:variant>
      <vt:variant>
        <vt:lpwstr/>
      </vt:variant>
      <vt:variant>
        <vt:i4>524404</vt:i4>
      </vt:variant>
      <vt:variant>
        <vt:i4>96</vt:i4>
      </vt:variant>
      <vt:variant>
        <vt:i4>0</vt:i4>
      </vt:variant>
      <vt:variant>
        <vt:i4>5</vt:i4>
      </vt:variant>
      <vt:variant>
        <vt:lpwstr>mailto:rahul.anand@capgemini.com</vt:lpwstr>
      </vt:variant>
      <vt:variant>
        <vt:lpwstr/>
      </vt:variant>
      <vt:variant>
        <vt:i4>6029372</vt:i4>
      </vt:variant>
      <vt:variant>
        <vt:i4>93</vt:i4>
      </vt:variant>
      <vt:variant>
        <vt:i4>0</vt:i4>
      </vt:variant>
      <vt:variant>
        <vt:i4>5</vt:i4>
      </vt:variant>
      <vt:variant>
        <vt:lpwstr>mailto:takuma.suto@capgemini.com</vt:lpwstr>
      </vt:variant>
      <vt:variant>
        <vt:lpwstr/>
      </vt:variant>
      <vt:variant>
        <vt:i4>7864320</vt:i4>
      </vt:variant>
      <vt:variant>
        <vt:i4>90</vt:i4>
      </vt:variant>
      <vt:variant>
        <vt:i4>0</vt:i4>
      </vt:variant>
      <vt:variant>
        <vt:i4>5</vt:i4>
      </vt:variant>
      <vt:variant>
        <vt:lpwstr>mailto:nidhi.mahajan@capgemini.com</vt:lpwstr>
      </vt:variant>
      <vt:variant>
        <vt:lpwstr/>
      </vt:variant>
      <vt:variant>
        <vt:i4>6029372</vt:i4>
      </vt:variant>
      <vt:variant>
        <vt:i4>87</vt:i4>
      </vt:variant>
      <vt:variant>
        <vt:i4>0</vt:i4>
      </vt:variant>
      <vt:variant>
        <vt:i4>5</vt:i4>
      </vt:variant>
      <vt:variant>
        <vt:lpwstr>mailto:takuma.suto@capgemini.com</vt:lpwstr>
      </vt:variant>
      <vt:variant>
        <vt:lpwstr/>
      </vt:variant>
      <vt:variant>
        <vt:i4>524404</vt:i4>
      </vt:variant>
      <vt:variant>
        <vt:i4>84</vt:i4>
      </vt:variant>
      <vt:variant>
        <vt:i4>0</vt:i4>
      </vt:variant>
      <vt:variant>
        <vt:i4>5</vt:i4>
      </vt:variant>
      <vt:variant>
        <vt:lpwstr>mailto:rahul.anand@capgemini.com</vt:lpwstr>
      </vt:variant>
      <vt:variant>
        <vt:lpwstr/>
      </vt:variant>
      <vt:variant>
        <vt:i4>4915260</vt:i4>
      </vt:variant>
      <vt:variant>
        <vt:i4>81</vt:i4>
      </vt:variant>
      <vt:variant>
        <vt:i4>0</vt:i4>
      </vt:variant>
      <vt:variant>
        <vt:i4>5</vt:i4>
      </vt:variant>
      <vt:variant>
        <vt:lpwstr>mailto:paul.russo@capgemini.com</vt:lpwstr>
      </vt:variant>
      <vt:variant>
        <vt:lpwstr/>
      </vt:variant>
      <vt:variant>
        <vt:i4>5242936</vt:i4>
      </vt:variant>
      <vt:variant>
        <vt:i4>78</vt:i4>
      </vt:variant>
      <vt:variant>
        <vt:i4>0</vt:i4>
      </vt:variant>
      <vt:variant>
        <vt:i4>5</vt:i4>
      </vt:variant>
      <vt:variant>
        <vt:lpwstr>mailto:tina.swinburne@capgemini.com</vt:lpwstr>
      </vt:variant>
      <vt:variant>
        <vt:lpwstr/>
      </vt:variant>
      <vt:variant>
        <vt:i4>6029372</vt:i4>
      </vt:variant>
      <vt:variant>
        <vt:i4>75</vt:i4>
      </vt:variant>
      <vt:variant>
        <vt:i4>0</vt:i4>
      </vt:variant>
      <vt:variant>
        <vt:i4>5</vt:i4>
      </vt:variant>
      <vt:variant>
        <vt:lpwstr>mailto:takuma.suto@capgemini.com</vt:lpwstr>
      </vt:variant>
      <vt:variant>
        <vt:lpwstr/>
      </vt:variant>
      <vt:variant>
        <vt:i4>7143445</vt:i4>
      </vt:variant>
      <vt:variant>
        <vt:i4>72</vt:i4>
      </vt:variant>
      <vt:variant>
        <vt:i4>0</vt:i4>
      </vt:variant>
      <vt:variant>
        <vt:i4>5</vt:i4>
      </vt:variant>
      <vt:variant>
        <vt:lpwstr>mailto:chloe.kearney@capgemini.com</vt:lpwstr>
      </vt:variant>
      <vt:variant>
        <vt:lpwstr/>
      </vt:variant>
      <vt:variant>
        <vt:i4>5242936</vt:i4>
      </vt:variant>
      <vt:variant>
        <vt:i4>69</vt:i4>
      </vt:variant>
      <vt:variant>
        <vt:i4>0</vt:i4>
      </vt:variant>
      <vt:variant>
        <vt:i4>5</vt:i4>
      </vt:variant>
      <vt:variant>
        <vt:lpwstr>mailto:tina.swinburne@capgemini.com</vt:lpwstr>
      </vt:variant>
      <vt:variant>
        <vt:lpwstr/>
      </vt:variant>
      <vt:variant>
        <vt:i4>7143445</vt:i4>
      </vt:variant>
      <vt:variant>
        <vt:i4>66</vt:i4>
      </vt:variant>
      <vt:variant>
        <vt:i4>0</vt:i4>
      </vt:variant>
      <vt:variant>
        <vt:i4>5</vt:i4>
      </vt:variant>
      <vt:variant>
        <vt:lpwstr>mailto:chloe.kearney@capgemini.com</vt:lpwstr>
      </vt:variant>
      <vt:variant>
        <vt:lpwstr/>
      </vt:variant>
      <vt:variant>
        <vt:i4>6029372</vt:i4>
      </vt:variant>
      <vt:variant>
        <vt:i4>63</vt:i4>
      </vt:variant>
      <vt:variant>
        <vt:i4>0</vt:i4>
      </vt:variant>
      <vt:variant>
        <vt:i4>5</vt:i4>
      </vt:variant>
      <vt:variant>
        <vt:lpwstr>mailto:takuma.suto@capgemini.com</vt:lpwstr>
      </vt:variant>
      <vt:variant>
        <vt:lpwstr/>
      </vt:variant>
      <vt:variant>
        <vt:i4>5242936</vt:i4>
      </vt:variant>
      <vt:variant>
        <vt:i4>60</vt:i4>
      </vt:variant>
      <vt:variant>
        <vt:i4>0</vt:i4>
      </vt:variant>
      <vt:variant>
        <vt:i4>5</vt:i4>
      </vt:variant>
      <vt:variant>
        <vt:lpwstr>mailto:tina.swinburne@capgemini.com</vt:lpwstr>
      </vt:variant>
      <vt:variant>
        <vt:lpwstr/>
      </vt:variant>
      <vt:variant>
        <vt:i4>7143445</vt:i4>
      </vt:variant>
      <vt:variant>
        <vt:i4>57</vt:i4>
      </vt:variant>
      <vt:variant>
        <vt:i4>0</vt:i4>
      </vt:variant>
      <vt:variant>
        <vt:i4>5</vt:i4>
      </vt:variant>
      <vt:variant>
        <vt:lpwstr>mailto:chloe.kearney@capgemini.com</vt:lpwstr>
      </vt:variant>
      <vt:variant>
        <vt:lpwstr/>
      </vt:variant>
      <vt:variant>
        <vt:i4>5242936</vt:i4>
      </vt:variant>
      <vt:variant>
        <vt:i4>54</vt:i4>
      </vt:variant>
      <vt:variant>
        <vt:i4>0</vt:i4>
      </vt:variant>
      <vt:variant>
        <vt:i4>5</vt:i4>
      </vt:variant>
      <vt:variant>
        <vt:lpwstr>mailto:tina.swinburne@capgemini.com</vt:lpwstr>
      </vt:variant>
      <vt:variant>
        <vt:lpwstr/>
      </vt:variant>
      <vt:variant>
        <vt:i4>7143445</vt:i4>
      </vt:variant>
      <vt:variant>
        <vt:i4>51</vt:i4>
      </vt:variant>
      <vt:variant>
        <vt:i4>0</vt:i4>
      </vt:variant>
      <vt:variant>
        <vt:i4>5</vt:i4>
      </vt:variant>
      <vt:variant>
        <vt:lpwstr>mailto:chloe.kearney@capgemini.com</vt:lpwstr>
      </vt:variant>
      <vt:variant>
        <vt:lpwstr/>
      </vt:variant>
      <vt:variant>
        <vt:i4>7143445</vt:i4>
      </vt:variant>
      <vt:variant>
        <vt:i4>48</vt:i4>
      </vt:variant>
      <vt:variant>
        <vt:i4>0</vt:i4>
      </vt:variant>
      <vt:variant>
        <vt:i4>5</vt:i4>
      </vt:variant>
      <vt:variant>
        <vt:lpwstr>mailto:chloe.kearney@capgemini.com</vt:lpwstr>
      </vt:variant>
      <vt:variant>
        <vt:lpwstr/>
      </vt:variant>
      <vt:variant>
        <vt:i4>5636152</vt:i4>
      </vt:variant>
      <vt:variant>
        <vt:i4>45</vt:i4>
      </vt:variant>
      <vt:variant>
        <vt:i4>0</vt:i4>
      </vt:variant>
      <vt:variant>
        <vt:i4>5</vt:i4>
      </vt:variant>
      <vt:variant>
        <vt:lpwstr>mailto:aditya.nair@capgemini.com</vt:lpwstr>
      </vt:variant>
      <vt:variant>
        <vt:lpwstr/>
      </vt:variant>
      <vt:variant>
        <vt:i4>4915260</vt:i4>
      </vt:variant>
      <vt:variant>
        <vt:i4>42</vt:i4>
      </vt:variant>
      <vt:variant>
        <vt:i4>0</vt:i4>
      </vt:variant>
      <vt:variant>
        <vt:i4>5</vt:i4>
      </vt:variant>
      <vt:variant>
        <vt:lpwstr>mailto:paul.russo@capgemini.com</vt:lpwstr>
      </vt:variant>
      <vt:variant>
        <vt:lpwstr/>
      </vt:variant>
      <vt:variant>
        <vt:i4>4915260</vt:i4>
      </vt:variant>
      <vt:variant>
        <vt:i4>39</vt:i4>
      </vt:variant>
      <vt:variant>
        <vt:i4>0</vt:i4>
      </vt:variant>
      <vt:variant>
        <vt:i4>5</vt:i4>
      </vt:variant>
      <vt:variant>
        <vt:lpwstr>mailto:paul.russo@capgemini.com</vt:lpwstr>
      </vt:variant>
      <vt:variant>
        <vt:lpwstr/>
      </vt:variant>
      <vt:variant>
        <vt:i4>7143445</vt:i4>
      </vt:variant>
      <vt:variant>
        <vt:i4>36</vt:i4>
      </vt:variant>
      <vt:variant>
        <vt:i4>0</vt:i4>
      </vt:variant>
      <vt:variant>
        <vt:i4>5</vt:i4>
      </vt:variant>
      <vt:variant>
        <vt:lpwstr>mailto:chloe.kearney@capgemini.com</vt:lpwstr>
      </vt:variant>
      <vt:variant>
        <vt:lpwstr/>
      </vt:variant>
      <vt:variant>
        <vt:i4>6094910</vt:i4>
      </vt:variant>
      <vt:variant>
        <vt:i4>33</vt:i4>
      </vt:variant>
      <vt:variant>
        <vt:i4>0</vt:i4>
      </vt:variant>
      <vt:variant>
        <vt:i4>5</vt:i4>
      </vt:variant>
      <vt:variant>
        <vt:lpwstr>mailto:akhilesh.dhoke@capgemini.com</vt:lpwstr>
      </vt:variant>
      <vt:variant>
        <vt:lpwstr/>
      </vt:variant>
      <vt:variant>
        <vt:i4>5636152</vt:i4>
      </vt:variant>
      <vt:variant>
        <vt:i4>30</vt:i4>
      </vt:variant>
      <vt:variant>
        <vt:i4>0</vt:i4>
      </vt:variant>
      <vt:variant>
        <vt:i4>5</vt:i4>
      </vt:variant>
      <vt:variant>
        <vt:lpwstr>mailto:aditya.nair@capgemini.com</vt:lpwstr>
      </vt:variant>
      <vt:variant>
        <vt:lpwstr/>
      </vt:variant>
      <vt:variant>
        <vt:i4>5636152</vt:i4>
      </vt:variant>
      <vt:variant>
        <vt:i4>27</vt:i4>
      </vt:variant>
      <vt:variant>
        <vt:i4>0</vt:i4>
      </vt:variant>
      <vt:variant>
        <vt:i4>5</vt:i4>
      </vt:variant>
      <vt:variant>
        <vt:lpwstr>mailto:aditya.nair@capgemini.com</vt:lpwstr>
      </vt:variant>
      <vt:variant>
        <vt:lpwstr/>
      </vt:variant>
      <vt:variant>
        <vt:i4>6029372</vt:i4>
      </vt:variant>
      <vt:variant>
        <vt:i4>24</vt:i4>
      </vt:variant>
      <vt:variant>
        <vt:i4>0</vt:i4>
      </vt:variant>
      <vt:variant>
        <vt:i4>5</vt:i4>
      </vt:variant>
      <vt:variant>
        <vt:lpwstr>mailto:takuma.suto@capgemini.com</vt:lpwstr>
      </vt:variant>
      <vt:variant>
        <vt:lpwstr/>
      </vt:variant>
      <vt:variant>
        <vt:i4>524404</vt:i4>
      </vt:variant>
      <vt:variant>
        <vt:i4>21</vt:i4>
      </vt:variant>
      <vt:variant>
        <vt:i4>0</vt:i4>
      </vt:variant>
      <vt:variant>
        <vt:i4>5</vt:i4>
      </vt:variant>
      <vt:variant>
        <vt:lpwstr>mailto:rahul.anand@capgemini.com</vt:lpwstr>
      </vt:variant>
      <vt:variant>
        <vt:lpwstr/>
      </vt:variant>
      <vt:variant>
        <vt:i4>7143445</vt:i4>
      </vt:variant>
      <vt:variant>
        <vt:i4>18</vt:i4>
      </vt:variant>
      <vt:variant>
        <vt:i4>0</vt:i4>
      </vt:variant>
      <vt:variant>
        <vt:i4>5</vt:i4>
      </vt:variant>
      <vt:variant>
        <vt:lpwstr>mailto:chloe.kearney@capgemini.com</vt:lpwstr>
      </vt:variant>
      <vt:variant>
        <vt:lpwstr/>
      </vt:variant>
      <vt:variant>
        <vt:i4>6029372</vt:i4>
      </vt:variant>
      <vt:variant>
        <vt:i4>15</vt:i4>
      </vt:variant>
      <vt:variant>
        <vt:i4>0</vt:i4>
      </vt:variant>
      <vt:variant>
        <vt:i4>5</vt:i4>
      </vt:variant>
      <vt:variant>
        <vt:lpwstr>mailto:takuma.suto@capgemini.com</vt:lpwstr>
      </vt:variant>
      <vt:variant>
        <vt:lpwstr/>
      </vt:variant>
      <vt:variant>
        <vt:i4>6946821</vt:i4>
      </vt:variant>
      <vt:variant>
        <vt:i4>12</vt:i4>
      </vt:variant>
      <vt:variant>
        <vt:i4>0</vt:i4>
      </vt:variant>
      <vt:variant>
        <vt:i4>5</vt:i4>
      </vt:variant>
      <vt:variant>
        <vt:lpwstr>mailto:melanie.marie@capgemini.com</vt:lpwstr>
      </vt:variant>
      <vt:variant>
        <vt:lpwstr/>
      </vt:variant>
      <vt:variant>
        <vt:i4>5242936</vt:i4>
      </vt:variant>
      <vt:variant>
        <vt:i4>9</vt:i4>
      </vt:variant>
      <vt:variant>
        <vt:i4>0</vt:i4>
      </vt:variant>
      <vt:variant>
        <vt:i4>5</vt:i4>
      </vt:variant>
      <vt:variant>
        <vt:lpwstr>mailto:tina.swinburne@capgemini.com</vt:lpwstr>
      </vt:variant>
      <vt:variant>
        <vt:lpwstr/>
      </vt:variant>
      <vt:variant>
        <vt:i4>6029372</vt:i4>
      </vt:variant>
      <vt:variant>
        <vt:i4>6</vt:i4>
      </vt:variant>
      <vt:variant>
        <vt:i4>0</vt:i4>
      </vt:variant>
      <vt:variant>
        <vt:i4>5</vt:i4>
      </vt:variant>
      <vt:variant>
        <vt:lpwstr>mailto:takuma.suto@capgemini.com</vt:lpwstr>
      </vt:variant>
      <vt:variant>
        <vt:lpwstr/>
      </vt:variant>
      <vt:variant>
        <vt:i4>524404</vt:i4>
      </vt:variant>
      <vt:variant>
        <vt:i4>3</vt:i4>
      </vt:variant>
      <vt:variant>
        <vt:i4>0</vt:i4>
      </vt:variant>
      <vt:variant>
        <vt:i4>5</vt:i4>
      </vt:variant>
      <vt:variant>
        <vt:lpwstr>mailto:rahul.anand@capgemini.com</vt:lpwstr>
      </vt:variant>
      <vt:variant>
        <vt:lpwstr/>
      </vt:variant>
      <vt:variant>
        <vt:i4>4915260</vt:i4>
      </vt:variant>
      <vt:variant>
        <vt:i4>0</vt:i4>
      </vt:variant>
      <vt:variant>
        <vt:i4>0</vt:i4>
      </vt:variant>
      <vt:variant>
        <vt:i4>5</vt:i4>
      </vt:variant>
      <vt:variant>
        <vt:lpwstr>mailto:paul.russo@capgemini.com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D - RFP Response</dc:title>
  <dc:subject/>
  <dc:creator>Voon Chin</dc:creator>
  <cp:keywords/>
  <dc:description/>
  <cp:lastModifiedBy>Koefoed, Bruce</cp:lastModifiedBy>
  <cp:revision>1995</cp:revision>
  <cp:lastPrinted>2025-07-03T08:37:00Z</cp:lastPrinted>
  <dcterms:created xsi:type="dcterms:W3CDTF">2026-05-12T05:39:00Z</dcterms:created>
  <dcterms:modified xsi:type="dcterms:W3CDTF">2026-06-01T21:06:00Z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0x010100F7336FC7732FE54B8BD465BA8845BF7A</vt:lpwstr>
  </property>
  <property fmtid="{D5CDD505-2E9C-101B-9397-08002B2CF9AE}" pid="3" name="MediaServiceImageTags">
    <vt:lpwstr/>
  </property>
  <property fmtid="{D5CDD505-2E9C-101B-9397-08002B2CF9AE}" pid="4" name="Order">
    <vt:r8>16500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docLang">
    <vt:lpwstr>en</vt:lpwstr>
  </property>
</Properties>
</file>